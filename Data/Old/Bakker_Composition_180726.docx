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7A2A" w14:textId="1C9EF918" w:rsidR="00900F41" w:rsidRDefault="00900F41" w:rsidP="00900F41">
      <w:pPr>
        <w:jc w:val="center"/>
      </w:pPr>
      <w:r>
        <w:t>T</w:t>
      </w:r>
      <w:r w:rsidR="00B365EC">
        <w:t>he illusion of control</w:t>
      </w:r>
      <w:r>
        <w:t>: Spatial variation in composition complicates detection of fertilizer effects</w:t>
      </w:r>
    </w:p>
    <w:p w14:paraId="4ADFE4C1" w14:textId="77777777" w:rsidR="00620B84" w:rsidRDefault="00620B84" w:rsidP="00900F41">
      <w:pPr>
        <w:jc w:val="center"/>
      </w:pPr>
    </w:p>
    <w:p w14:paraId="0A57B049" w14:textId="6AC5876C" w:rsidR="00620B84" w:rsidRDefault="00B365EC" w:rsidP="00900F41">
      <w:pPr>
        <w:jc w:val="center"/>
      </w:pPr>
      <w:r>
        <w:t xml:space="preserve">Jonathan D. Bakker, Claire E. Wainwright, </w:t>
      </w:r>
      <w:r w:rsidR="00900F41">
        <w:t xml:space="preserve">Jeremiah </w:t>
      </w:r>
      <w:proofErr w:type="gramStart"/>
      <w:r w:rsidR="00900F41">
        <w:t>Henning, …</w:t>
      </w:r>
      <w:proofErr w:type="gramEnd"/>
    </w:p>
    <w:p w14:paraId="2048D4DF" w14:textId="77777777" w:rsidR="00620B84" w:rsidRDefault="00620B84" w:rsidP="00900F41">
      <w:pPr>
        <w:jc w:val="center"/>
      </w:pPr>
    </w:p>
    <w:p w14:paraId="251B39CB" w14:textId="36E9308C" w:rsidR="00620B84" w:rsidRDefault="00B365EC" w:rsidP="00900F41">
      <w:pPr>
        <w:jc w:val="center"/>
      </w:pPr>
      <w:r>
        <w:t>180</w:t>
      </w:r>
      <w:r w:rsidR="00900F41">
        <w:t>726</w:t>
      </w:r>
    </w:p>
    <w:p w14:paraId="19C6DAF9" w14:textId="77777777" w:rsidR="00900F41" w:rsidRDefault="00900F41" w:rsidP="00900F41">
      <w:pPr>
        <w:jc w:val="center"/>
      </w:pPr>
    </w:p>
    <w:p w14:paraId="7CCB4058" w14:textId="1AB89419" w:rsidR="00900F41" w:rsidRDefault="00900F41" w:rsidP="00900F41">
      <w:pPr>
        <w:jc w:val="center"/>
      </w:pPr>
      <w:r>
        <w:t xml:space="preserve">Target Journal: </w:t>
      </w:r>
      <w:commentRangeStart w:id="0"/>
      <w:r w:rsidR="0002088E" w:rsidRPr="0002088E">
        <w:rPr>
          <w:i/>
        </w:rPr>
        <w:t>Ecology</w:t>
      </w:r>
      <w:commentRangeEnd w:id="0"/>
      <w:r w:rsidR="0002088E">
        <w:rPr>
          <w:rStyle w:val="CommentReference"/>
        </w:rPr>
        <w:commentReference w:id="0"/>
      </w:r>
    </w:p>
    <w:p w14:paraId="24668E04" w14:textId="77777777" w:rsidR="00620B84" w:rsidRDefault="00620B84" w:rsidP="00900F41"/>
    <w:p w14:paraId="0D62FF1B" w14:textId="77777777" w:rsidR="00620B84" w:rsidRDefault="00B365EC" w:rsidP="00900F41">
      <w:pPr>
        <w:pStyle w:val="Heading1"/>
      </w:pPr>
      <w:commentRangeStart w:id="1"/>
      <w:commentRangeStart w:id="2"/>
      <w:r>
        <w:t>Abstract</w:t>
      </w:r>
      <w:commentRangeEnd w:id="1"/>
      <w:r>
        <w:commentReference w:id="1"/>
      </w:r>
      <w:commentRangeEnd w:id="2"/>
      <w:r w:rsidR="00153566">
        <w:rPr>
          <w:rStyle w:val="CommentReference"/>
          <w:rFonts w:ascii="Calibri" w:eastAsiaTheme="minorEastAsia" w:hAnsi="Calibri" w:cs="Calibri"/>
          <w:color w:val="auto"/>
        </w:rPr>
        <w:commentReference w:id="2"/>
      </w:r>
    </w:p>
    <w:p w14:paraId="29E16582" w14:textId="77777777" w:rsidR="00620B84" w:rsidRDefault="00B365EC" w:rsidP="00900F41">
      <w:r>
        <w:t xml:space="preserve">Community composition </w:t>
      </w:r>
      <w:commentRangeStart w:id="3"/>
      <w:r>
        <w:t>varies in response to many different factors</w:t>
      </w:r>
      <w:commentRangeEnd w:id="3"/>
      <w:r>
        <w:commentReference w:id="3"/>
      </w:r>
      <w:r>
        <w:t xml:space="preserve">.  </w:t>
      </w:r>
      <w:commentRangeStart w:id="4"/>
      <w:commentRangeStart w:id="5"/>
      <w:r>
        <w:t xml:space="preserve">For example, spatial variation may reflect differences in colonization history and abiotic conditions, while temporal variation may reflect </w:t>
      </w:r>
      <w:proofErr w:type="spellStart"/>
      <w:r>
        <w:rPr>
          <w:rFonts w:asciiTheme="majorHAnsi" w:hAnsiTheme="majorHAnsi" w:cstheme="majorHAnsi"/>
        </w:rPr>
        <w:t>interannual</w:t>
      </w:r>
      <w:proofErr w:type="spellEnd"/>
      <w:r>
        <w:rPr>
          <w:rFonts w:asciiTheme="majorHAnsi" w:hAnsiTheme="majorHAnsi" w:cstheme="majorHAnsi"/>
        </w:rPr>
        <w:t xml:space="preserve"> weather patterns and successional dynamics.  </w:t>
      </w:r>
      <w:commentRangeStart w:id="6"/>
      <w:commentRangeEnd w:id="4"/>
      <w:r>
        <w:commentReference w:id="4"/>
      </w:r>
      <w:r>
        <w:rPr>
          <w:rFonts w:asciiTheme="majorHAnsi" w:hAnsiTheme="majorHAnsi" w:cstheme="majorHAnsi"/>
        </w:rPr>
        <w:t xml:space="preserve">When spatial and/or temporal variation are considerable, it may be difficult to detect or understand the </w:t>
      </w:r>
      <w:commentRangeStart w:id="7"/>
      <w:commentRangeStart w:id="8"/>
      <w:r>
        <w:rPr>
          <w:rFonts w:asciiTheme="majorHAnsi" w:hAnsiTheme="majorHAnsi" w:cstheme="majorHAnsi"/>
        </w:rPr>
        <w:t>effects of management actions.</w:t>
      </w:r>
      <w:commentRangeEnd w:id="5"/>
      <w:r>
        <w:commentReference w:id="5"/>
      </w:r>
      <w:commentRangeEnd w:id="7"/>
      <w:r>
        <w:commentReference w:id="7"/>
      </w:r>
      <w:commentRangeEnd w:id="8"/>
      <w:r>
        <w:commentReference w:id="8"/>
      </w:r>
      <w:r>
        <w:rPr>
          <w:rFonts w:asciiTheme="majorHAnsi" w:hAnsiTheme="majorHAnsi" w:cstheme="majorHAnsi"/>
        </w:rPr>
        <w:t xml:space="preserve">  </w:t>
      </w:r>
      <w:commentRangeEnd w:id="6"/>
      <w:r>
        <w:commentReference w:id="6"/>
      </w:r>
      <w:r>
        <w:rPr>
          <w:rFonts w:asciiTheme="majorHAnsi" w:hAnsiTheme="majorHAnsi" w:cstheme="majorHAnsi"/>
        </w:rPr>
        <w:t xml:space="preserve">Therefore, we examined the relative importance of </w:t>
      </w:r>
      <w:del w:id="9" w:author="Jeremiah Henning" w:date="2018-06-09T16:43:00Z">
        <w:r>
          <w:rPr>
            <w:rFonts w:asciiTheme="majorHAnsi" w:hAnsiTheme="majorHAnsi" w:cstheme="majorHAnsi"/>
          </w:rPr>
          <w:delText xml:space="preserve">these </w:delText>
        </w:r>
      </w:del>
      <w:ins w:id="10" w:author="Jeremiah Henning" w:date="2018-06-09T16:43:00Z">
        <w:r>
          <w:rPr>
            <w:rFonts w:asciiTheme="majorHAnsi" w:hAnsiTheme="majorHAnsi" w:cstheme="majorHAnsi"/>
          </w:rPr>
          <w:t xml:space="preserve">spatial and temporal </w:t>
        </w:r>
      </w:ins>
      <w:r>
        <w:rPr>
          <w:rFonts w:asciiTheme="majorHAnsi" w:hAnsiTheme="majorHAnsi" w:cstheme="majorHAnsi"/>
        </w:rPr>
        <w:t xml:space="preserve">sources of variation, and why they differ among sites.  </w:t>
      </w:r>
      <w:r>
        <w:t>We analyzed compositional data from 41 grassland sites from the Nutrient Network, a globally distributed collaborative experiment.  At each site, nitrogen (N), phosphorus (P), and potassium plus micronutrients (K+) were applied in a</w:t>
      </w:r>
      <w:ins w:id="11" w:author="Prober, Suzanne (L&amp;W, Floreat)" w:date="2018-06-25T17:26:00Z">
        <w:r>
          <w:t xml:space="preserve"> replicated,</w:t>
        </w:r>
      </w:ins>
      <w:r>
        <w:t xml:space="preserve"> factorial design </w:t>
      </w:r>
      <w:commentRangeStart w:id="12"/>
      <w:r>
        <w:t>to 24 plots (8 treatments; 1 replicate plot per block; 3 blocks)</w:t>
      </w:r>
      <w:commentRangeEnd w:id="12"/>
      <w:r>
        <w:commentReference w:id="12"/>
      </w:r>
      <w:r>
        <w:t xml:space="preserve">.  </w:t>
      </w:r>
      <w:ins w:id="13" w:author="Jeremiah Henning" w:date="2018-06-09T13:38:00Z">
        <w:r>
          <w:t>Plant c</w:t>
        </w:r>
      </w:ins>
      <w:del w:id="14" w:author="Jeremiah Henning" w:date="2018-06-09T13:38:00Z">
        <w:r>
          <w:delText>C</w:delText>
        </w:r>
      </w:del>
      <w:r>
        <w:t xml:space="preserve">omposition was assessed annually for 4 years (pre-treatment plus 3 years post-treatment) in each plot.  </w:t>
      </w:r>
      <w:commentRangeStart w:id="15"/>
      <w:r>
        <w:t xml:space="preserve">Sites were analyzed separately due to large compositional differences among them.  </w:t>
      </w:r>
      <w:commentRangeEnd w:id="15"/>
      <w:r>
        <w:commentReference w:id="15"/>
      </w:r>
      <w:r>
        <w:t>Composition</w:t>
      </w:r>
      <w:ins w:id="16" w:author="Carlos Alberto Arnillas Merino" w:date="2018-07-04T15:29:00Z">
        <w:r>
          <w:t>al dissimilarity</w:t>
        </w:r>
      </w:ins>
      <w:r>
        <w:t xml:space="preserve"> was quantified using Bray-Curtis distance.  Using an identically structured subset of the plots at each site (3 blocks, 1 treatment plot per block, 4 years; n = 96 plot-years), we partitioned the variation in </w:t>
      </w:r>
      <w:ins w:id="17" w:author="Jeremiah Henning" w:date="2018-06-09T13:47:00Z">
        <w:r>
          <w:t xml:space="preserve">plant community </w:t>
        </w:r>
      </w:ins>
      <w:r>
        <w:t xml:space="preserve">composition and determined the percentage of variation associated with each term (block, treatment, year, and interactions).  </w:t>
      </w:r>
      <w:ins w:id="18" w:author="Jeremiah Henning" w:date="2018-06-09T13:48:00Z">
        <w:r>
          <w:t xml:space="preserve">Next, we compared the </w:t>
        </w:r>
      </w:ins>
      <w:del w:id="19" w:author="Jeremiah Henning" w:date="2018-06-09T13:48:00Z">
        <w:r>
          <w:delText xml:space="preserve">Partitioning </w:delText>
        </w:r>
      </w:del>
      <w:r>
        <w:t xml:space="preserve">patterns </w:t>
      </w:r>
      <w:ins w:id="20" w:author="Prober, Suzanne (L&amp;W, Floreat)" w:date="2018-06-25T17:30:00Z">
        <w:r>
          <w:t xml:space="preserve">of </w:t>
        </w:r>
      </w:ins>
      <w:ins w:id="21" w:author="Jeremiah Henning" w:date="2018-06-09T13:48:00Z">
        <w:r>
          <w:t xml:space="preserve">variation partitioning </w:t>
        </w:r>
      </w:ins>
      <w:del w:id="22" w:author="Jeremiah Henning" w:date="2018-06-09T13:49:00Z">
        <w:r>
          <w:delText xml:space="preserve">were compared among sites </w:delText>
        </w:r>
      </w:del>
      <w:r>
        <w:t xml:space="preserve">using Principal Component Analysis, and related to potential explanatory variables.  Treatment effects were assessed for statistical significance using PERMANOVA.  </w:t>
      </w:r>
      <w:ins w:id="23" w:author="Jeremiah Henning" w:date="2018-06-09T13:56:00Z">
        <w:r>
          <w:t>Overall, we found that m</w:t>
        </w:r>
      </w:ins>
      <w:del w:id="24" w:author="Jeremiah Henning" w:date="2018-06-09T13:56:00Z">
        <w:r>
          <w:delText>M</w:delText>
        </w:r>
      </w:del>
      <w:r>
        <w:t xml:space="preserve">ost of the variation in </w:t>
      </w:r>
      <w:ins w:id="25" w:author="Jeremiah Henning" w:date="2018-06-09T13:56:00Z">
        <w:r>
          <w:t xml:space="preserve">community </w:t>
        </w:r>
      </w:ins>
      <w:r>
        <w:t xml:space="preserve">composition (&gt;80%) was explained by two PCs, one strongly related to temporal variation (year) and the other to spatial variation (block, </w:t>
      </w:r>
      <w:commentRangeStart w:id="26"/>
      <w:proofErr w:type="spellStart"/>
      <w:r>
        <w:t>block</w:t>
      </w:r>
      <w:proofErr w:type="gramStart"/>
      <w:r>
        <w:t>:treatment</w:t>
      </w:r>
      <w:commentRangeEnd w:id="26"/>
      <w:proofErr w:type="spellEnd"/>
      <w:proofErr w:type="gramEnd"/>
      <w:r>
        <w:commentReference w:id="26"/>
      </w:r>
      <w:r>
        <w:t xml:space="preserve">).  Temporal variation (PC1) was </w:t>
      </w:r>
      <w:del w:id="27" w:author="Jeremiah Henning" w:date="2018-06-09T13:57:00Z">
        <w:r>
          <w:delText xml:space="preserve">strongly </w:delText>
        </w:r>
      </w:del>
      <w:r>
        <w:t xml:space="preserve">positively related to </w:t>
      </w:r>
      <w:commentRangeStart w:id="28"/>
      <w:ins w:id="29" w:author="EWS" w:date="2018-07-05T09:04:00Z">
        <w:r>
          <w:t xml:space="preserve">site </w:t>
        </w:r>
      </w:ins>
      <w:commentRangeStart w:id="30"/>
      <w:commentRangeStart w:id="31"/>
      <w:r>
        <w:t xml:space="preserve">elevation </w:t>
      </w:r>
      <w:commentRangeEnd w:id="30"/>
      <w:r>
        <w:commentReference w:id="30"/>
      </w:r>
      <w:commentRangeEnd w:id="31"/>
      <w:r>
        <w:commentReference w:id="31"/>
      </w:r>
      <w:r>
        <w:t xml:space="preserve">and </w:t>
      </w:r>
      <w:commentRangeStart w:id="32"/>
      <w:commentRangeStart w:id="33"/>
      <w:r>
        <w:t>size</w:t>
      </w:r>
      <w:commentRangeEnd w:id="32"/>
      <w:r>
        <w:commentReference w:id="32"/>
      </w:r>
      <w:commentRangeEnd w:id="33"/>
      <w:r>
        <w:commentReference w:id="33"/>
      </w:r>
      <w:r>
        <w:t xml:space="preserve"> of the species pool</w:t>
      </w:r>
      <w:commentRangeEnd w:id="28"/>
      <w:r>
        <w:commentReference w:id="28"/>
      </w:r>
      <w:r>
        <w:t xml:space="preserve">, but spatial variation (PC2) was not related to any of the explanatory variables.  </w:t>
      </w:r>
      <w:commentRangeStart w:id="34"/>
      <w:r>
        <w:t xml:space="preserve">Treatment effects on composition were </w:t>
      </w:r>
      <w:del w:id="35" w:author="Jeremiah Henning" w:date="2018-06-09T13:58:00Z">
        <w:r>
          <w:delText>much smaller</w:delText>
        </w:r>
      </w:del>
      <w:ins w:id="36" w:author="Jeremiah Henning" w:date="2018-06-09T13:58:00Z">
        <w:r>
          <w:t>weak relative to</w:t>
        </w:r>
      </w:ins>
      <w:r>
        <w:t xml:space="preserve"> </w:t>
      </w:r>
      <w:del w:id="37" w:author="Jeremiah Henning" w:date="2018-06-09T13:58:00Z">
        <w:r>
          <w:delText xml:space="preserve">than </w:delText>
        </w:r>
      </w:del>
      <w:r>
        <w:t xml:space="preserve">temporal </w:t>
      </w:r>
      <w:commentRangeEnd w:id="34"/>
      <w:r>
        <w:commentReference w:id="34"/>
      </w:r>
      <w:r>
        <w:t>and spatial variation</w:t>
      </w:r>
      <w:del w:id="38" w:author="Jeremiah Henning" w:date="2018-06-09T13:58:00Z">
        <w:r>
          <w:delText xml:space="preserve"> in composition</w:delText>
        </w:r>
      </w:del>
      <w:r>
        <w:t xml:space="preserve">.  </w:t>
      </w:r>
      <w:commentRangeStart w:id="39"/>
      <w:r>
        <w:t xml:space="preserve">One or more fertilizer treatments had a significant main effect on composition in about half of sites.  Other sites had significant interactions between fertilizers and time, though about a quarter of sites had no </w:t>
      </w:r>
      <w:r>
        <w:lastRenderedPageBreak/>
        <w:t xml:space="preserve">fertilizer effects. </w:t>
      </w:r>
      <w:commentRangeEnd w:id="39"/>
      <w:r>
        <w:commentReference w:id="39"/>
      </w:r>
      <w:r>
        <w:t xml:space="preserve"> N was the fertilizer that resulted </w:t>
      </w:r>
      <w:ins w:id="40" w:author="Prober, Suzanne (L&amp;W, Floreat)" w:date="2018-06-25T17:36:00Z">
        <w:r>
          <w:t xml:space="preserve">in </w:t>
        </w:r>
      </w:ins>
      <w:r>
        <w:t xml:space="preserve">compositional change at the most sites, followed by P and then K+, though all fertilizer combinations had significant effects at </w:t>
      </w:r>
      <w:commentRangeStart w:id="41"/>
      <w:r>
        <w:t xml:space="preserve">one </w:t>
      </w:r>
      <w:commentRangeEnd w:id="41"/>
      <w:r>
        <w:commentReference w:id="41"/>
      </w:r>
      <w:r>
        <w:t xml:space="preserve">or more sites.  This study demonstrates that temporal and spatial variation in composition often greatly exceed the variation associated with fertilizer treatments, and can confound the detection of treatment-related compositional changes.  </w:t>
      </w:r>
      <w:commentRangeStart w:id="42"/>
      <w:r>
        <w:t xml:space="preserve">The effects of P were stronger at sites that exhibit high temporal variation in composition. </w:t>
      </w:r>
      <w:commentRangeStart w:id="43"/>
      <w:commentRangeEnd w:id="42"/>
      <w:r>
        <w:commentReference w:id="42"/>
      </w:r>
      <w:r>
        <w:t>Model selection indicated that the strength of the effect of some fertilizers was related to climatic variables or other site-level variables</w:t>
      </w:r>
      <w:commentRangeStart w:id="44"/>
      <w:commentRangeEnd w:id="43"/>
      <w:r>
        <w:commentReference w:id="43"/>
      </w:r>
      <w:r>
        <w:t xml:space="preserve">.  </w:t>
      </w:r>
      <w:commentRangeStart w:id="45"/>
      <w:r>
        <w:t xml:space="preserve">Managers need to understand the relative importance of these sources and incorporate them into monitoring strategies, such as when deciding how many plots to establish, whether to use permanent or temporary plots, and how many years to monitor them. </w:t>
      </w:r>
      <w:commentRangeEnd w:id="45"/>
      <w:r>
        <w:commentReference w:id="45"/>
      </w:r>
      <w:commentRangeEnd w:id="44"/>
      <w:r>
        <w:commentReference w:id="44"/>
      </w:r>
      <w:r>
        <w:t xml:space="preserve"> Future work should examine whether temporal and treatment-related</w:t>
      </w:r>
      <w:ins w:id="46" w:author="EWS" w:date="2018-07-05T09:13:00Z">
        <w:r>
          <w:t>,</w:t>
        </w:r>
      </w:ins>
      <w:r>
        <w:t xml:space="preserve"> </w:t>
      </w:r>
      <w:del w:id="47" w:author="EWS" w:date="2018-07-05T09:13:00Z">
        <w:r>
          <w:delText xml:space="preserve">compositional </w:delText>
        </w:r>
      </w:del>
      <w:ins w:id="48" w:author="EWS" w:date="2018-07-05T09:13:00Z">
        <w:r>
          <w:t>compositional-</w:t>
        </w:r>
      </w:ins>
      <w:r>
        <w:t>change reflect directional change, divergence, or convergence.</w:t>
      </w:r>
    </w:p>
    <w:p w14:paraId="46FFF6A1" w14:textId="77777777" w:rsidR="00620B84" w:rsidRDefault="00620B84" w:rsidP="00900F41"/>
    <w:p w14:paraId="64A5667D" w14:textId="77777777" w:rsidR="00620B84" w:rsidRDefault="00B365EC" w:rsidP="008A4D77">
      <w:pPr>
        <w:pStyle w:val="Heading1"/>
      </w:pPr>
      <w:commentRangeStart w:id="49"/>
      <w:commentRangeStart w:id="50"/>
      <w:commentRangeStart w:id="51"/>
      <w:r>
        <w:t>Introduction</w:t>
      </w:r>
      <w:commentRangeEnd w:id="49"/>
      <w:ins w:id="52" w:author="Juan" w:date="2018-07-15T23:48:00Z">
        <w:r>
          <w:commentReference w:id="49"/>
        </w:r>
      </w:ins>
      <w:commentRangeEnd w:id="50"/>
      <w:commentRangeEnd w:id="51"/>
      <w:r w:rsidR="007570A2">
        <w:rPr>
          <w:rStyle w:val="CommentReference"/>
          <w:rFonts w:ascii="Calibri" w:eastAsiaTheme="minorEastAsia" w:hAnsi="Calibri" w:cs="Calibri"/>
          <w:color w:val="auto"/>
        </w:rPr>
        <w:commentReference w:id="50"/>
      </w:r>
      <w:ins w:id="53" w:author="Juan" w:date="2018-07-15T23:48:00Z">
        <w:r>
          <w:commentReference w:id="51"/>
        </w:r>
      </w:ins>
    </w:p>
    <w:p w14:paraId="5EB1C2EC" w14:textId="7706F39C" w:rsidR="00FB66C9" w:rsidRDefault="00900F41" w:rsidP="007570A2">
      <w:r w:rsidRPr="007570A2">
        <w:t>Biodiversity</w:t>
      </w:r>
      <w:r w:rsidR="00421D8B">
        <w:t xml:space="preserve"> </w:t>
      </w:r>
      <w:r w:rsidRPr="007570A2">
        <w:t>underpins many ecosystem functions and services.</w:t>
      </w:r>
      <w:r w:rsidR="00421D8B">
        <w:t xml:space="preserve">  </w:t>
      </w:r>
      <w:r w:rsidR="00FB66C9">
        <w:t xml:space="preserve">Biodiversity is threatened by various human activities.  </w:t>
      </w:r>
      <w:r w:rsidR="00FB66C9" w:rsidRPr="007570A2">
        <w:t xml:space="preserve">Global studies </w:t>
      </w:r>
      <w:r w:rsidR="00FB66C9">
        <w:t xml:space="preserve">have </w:t>
      </w:r>
      <w:r w:rsidR="00FB66C9" w:rsidRPr="007570A2">
        <w:t xml:space="preserve">improved our understanding of the impacts of human activities on biodiversity as well as its consequences on ecosystem functioning and service provisioning. </w:t>
      </w:r>
      <w:r w:rsidR="003E0A6A">
        <w:t xml:space="preserve"> There is a </w:t>
      </w:r>
      <w:r w:rsidR="003E0A6A">
        <w:rPr>
          <w:lang w:bidi="en-US"/>
        </w:rPr>
        <w:t xml:space="preserve">growing global collective of ecosystem observatories (NEON, TERN, SAEON </w:t>
      </w:r>
      <w:proofErr w:type="spellStart"/>
      <w:r w:rsidR="003E0A6A">
        <w:rPr>
          <w:lang w:bidi="en-US"/>
        </w:rPr>
        <w:t>etc</w:t>
      </w:r>
      <w:proofErr w:type="spellEnd"/>
      <w:r w:rsidR="003E0A6A">
        <w:rPr>
          <w:lang w:bidi="en-US"/>
        </w:rPr>
        <w:t>), and these observatories require efficient programs to detect ecological change</w:t>
      </w:r>
      <w:r w:rsidR="00B56216">
        <w:rPr>
          <w:lang w:bidi="en-US"/>
        </w:rPr>
        <w:t>, including for biodiversity.</w:t>
      </w:r>
    </w:p>
    <w:p w14:paraId="350050DE" w14:textId="231A3691" w:rsidR="00900F41" w:rsidRDefault="00FB66C9" w:rsidP="007570A2">
      <w:r>
        <w:t>Biodiversity can be expressed in several ways.  Much work has focused on simple univariate metrics like richness, though recent work has emphasized the importance of moving beyond these to understand compositional changes (</w:t>
      </w:r>
      <w:proofErr w:type="spellStart"/>
      <w:r>
        <w:t>Hillebrand</w:t>
      </w:r>
      <w:proofErr w:type="spellEnd"/>
      <w:r>
        <w:t xml:space="preserve"> et al. 2018; </w:t>
      </w:r>
      <w:r w:rsidR="0002088E">
        <w:rPr>
          <w:highlight w:val="yellow"/>
        </w:rPr>
        <w:t>other c</w:t>
      </w:r>
      <w:r>
        <w:rPr>
          <w:highlight w:val="yellow"/>
        </w:rPr>
        <w:t>itations</w:t>
      </w:r>
      <w:r>
        <w:t xml:space="preserve">).  </w:t>
      </w:r>
      <w:r w:rsidR="00421D8B">
        <w:t>C</w:t>
      </w:r>
      <w:r w:rsidR="00900F41">
        <w:t>omposition incorporates taxon identity, and can also incorporate abundance</w:t>
      </w:r>
      <w:r w:rsidR="003E0A6A">
        <w:t xml:space="preserve"> – communities with the same richness could differ in species identity, abundances, or both.  This complexity is reflected in how composition is expressed:</w:t>
      </w:r>
      <w:r>
        <w:t xml:space="preserve"> instead of a single univariate response for each sample unit, </w:t>
      </w:r>
      <w:r w:rsidR="003E0A6A">
        <w:t>d</w:t>
      </w:r>
      <w:r>
        <w:t xml:space="preserve">ifferences from one sample unit to another are expressed as a dissimilarity, and the set of dissimilarities among all sample units are summarized in a distance matrix.  This </w:t>
      </w:r>
    </w:p>
    <w:p w14:paraId="7D3011E0" w14:textId="331E4F29" w:rsidR="00F618DC" w:rsidRDefault="003E0A6A" w:rsidP="007570A2">
      <w:r>
        <w:t>A</w:t>
      </w:r>
      <w:r w:rsidR="00421D8B">
        <w:t xml:space="preserve">ccurate assessments </w:t>
      </w:r>
      <w:r>
        <w:t xml:space="preserve">of biodiversity </w:t>
      </w:r>
      <w:r w:rsidR="00421D8B">
        <w:t xml:space="preserve">at global scales need to understand variation within local sites.  </w:t>
      </w:r>
      <w:r w:rsidR="00C51973">
        <w:t xml:space="preserve">Natural sources of variation include spatial variation – differences in composition from one plot to another – and temporal variation – variation in composition over time.  </w:t>
      </w:r>
      <w:r w:rsidR="004B6FC4">
        <w:t xml:space="preserve">Spatial variation is often driven by edaphic conditions and can occur at different spatial scales.  </w:t>
      </w:r>
      <w:commentRangeStart w:id="54"/>
      <w:commentRangeStart w:id="55"/>
      <w:r w:rsidR="004B6FC4">
        <w:t xml:space="preserve">Temporal variation </w:t>
      </w:r>
      <w:commentRangeEnd w:id="54"/>
      <w:r w:rsidR="004B6FC4">
        <w:commentReference w:id="54"/>
      </w:r>
      <w:commentRangeEnd w:id="55"/>
      <w:r w:rsidR="004B6FC4">
        <w:rPr>
          <w:rStyle w:val="CommentReference"/>
        </w:rPr>
        <w:commentReference w:id="55"/>
      </w:r>
      <w:r w:rsidR="004B6FC4">
        <w:t xml:space="preserve">can reflect changing conditions such as weather patterns but can also reflect successional </w:t>
      </w:r>
      <w:commentRangeStart w:id="56"/>
      <w:commentRangeStart w:id="57"/>
      <w:r w:rsidR="004B6FC4">
        <w:t>dynamics</w:t>
      </w:r>
      <w:commentRangeEnd w:id="56"/>
      <w:r w:rsidR="004B6FC4">
        <w:commentReference w:id="56"/>
      </w:r>
      <w:commentRangeEnd w:id="57"/>
      <w:r w:rsidR="004B6FC4">
        <w:rPr>
          <w:rStyle w:val="CommentReference"/>
        </w:rPr>
        <w:commentReference w:id="57"/>
      </w:r>
      <w:r w:rsidR="004B6FC4">
        <w:t xml:space="preserve">.  </w:t>
      </w:r>
      <w:r w:rsidR="00C51973">
        <w:t>[</w:t>
      </w:r>
      <w:r w:rsidR="00C51973" w:rsidRPr="00C51973">
        <w:rPr>
          <w:highlight w:val="yellow"/>
        </w:rPr>
        <w:t>add a</w:t>
      </w:r>
      <w:r w:rsidR="0002088E">
        <w:rPr>
          <w:highlight w:val="yellow"/>
        </w:rPr>
        <w:t>nother</w:t>
      </w:r>
      <w:r w:rsidR="00C51973" w:rsidRPr="00C51973">
        <w:rPr>
          <w:highlight w:val="yellow"/>
        </w:rPr>
        <w:t xml:space="preserve"> sentence or two about what we know about these sources of variatio</w:t>
      </w:r>
      <w:r w:rsidR="009371BE">
        <w:rPr>
          <w:highlight w:val="yellow"/>
        </w:rPr>
        <w:t>n – and their potential predictors?</w:t>
      </w:r>
      <w:bookmarkStart w:id="58" w:name="_GoBack"/>
      <w:bookmarkEnd w:id="58"/>
      <w:r w:rsidR="00C51973">
        <w:t>].</w:t>
      </w:r>
    </w:p>
    <w:p w14:paraId="7A4893F3" w14:textId="1AB56924" w:rsidR="00900F41" w:rsidRDefault="00C51973" w:rsidP="007570A2">
      <w:r>
        <w:t xml:space="preserve">Global assessments often do not just consider spatial and temporal variation, but also seek to understand the effects of anthropogenic sources of variation such as management actions.  </w:t>
      </w:r>
      <w:r w:rsidR="00F618DC">
        <w:t>M</w:t>
      </w:r>
      <w:r w:rsidR="00900F41">
        <w:t xml:space="preserve">anagement actions </w:t>
      </w:r>
      <w:r w:rsidR="00F618DC">
        <w:t>influence composition based on their differential</w:t>
      </w:r>
      <w:r w:rsidR="00900F41">
        <w:t xml:space="preserve"> </w:t>
      </w:r>
      <w:r w:rsidR="00F618DC">
        <w:t>e</w:t>
      </w:r>
      <w:r w:rsidR="00900F41">
        <w:t>ffect</w:t>
      </w:r>
      <w:r w:rsidR="00F618DC">
        <w:t xml:space="preserve">s on </w:t>
      </w:r>
      <w:r w:rsidR="00900F41">
        <w:t>species</w:t>
      </w:r>
      <w:r>
        <w:t xml:space="preserve"> – </w:t>
      </w:r>
      <w:r>
        <w:lastRenderedPageBreak/>
        <w:t>favoring some species over others</w:t>
      </w:r>
      <w:r w:rsidR="00900F41">
        <w:t xml:space="preserve">.  However, the magnitude of </w:t>
      </w:r>
      <w:r w:rsidR="00F618DC">
        <w:t xml:space="preserve">management-related </w:t>
      </w:r>
      <w:r>
        <w:t>variation,</w:t>
      </w:r>
      <w:r w:rsidR="00320419">
        <w:t xml:space="preserve"> and our ability to dete</w:t>
      </w:r>
      <w:r>
        <w:t>ct it,</w:t>
      </w:r>
      <w:r w:rsidR="00F618DC">
        <w:t xml:space="preserve"> </w:t>
      </w:r>
      <w:r w:rsidR="00900F41">
        <w:t xml:space="preserve">may depend on the natural compositional variation of the </w:t>
      </w:r>
      <w:r>
        <w:t>site</w:t>
      </w:r>
      <w:r w:rsidR="00900F41">
        <w:t xml:space="preserve">.  </w:t>
      </w:r>
      <w:r w:rsidR="00F618DC">
        <w:t xml:space="preserve">For example, if </w:t>
      </w:r>
      <w:r>
        <w:t xml:space="preserve">a site contains </w:t>
      </w:r>
      <w:r w:rsidR="00F618DC">
        <w:t>high spatial variation in composition</w:t>
      </w:r>
      <w:r>
        <w:t>,</w:t>
      </w:r>
      <w:r w:rsidR="00F618DC">
        <w:t xml:space="preserve"> </w:t>
      </w:r>
      <w:r>
        <w:t xml:space="preserve">then </w:t>
      </w:r>
      <w:r w:rsidR="00F618DC">
        <w:t xml:space="preserve">management actions </w:t>
      </w:r>
      <w:r>
        <w:t xml:space="preserve">will only be detectable if they </w:t>
      </w:r>
      <w:r w:rsidR="00F618DC">
        <w:t xml:space="preserve">have consistently affected </w:t>
      </w:r>
      <w:r w:rsidR="00320419">
        <w:t xml:space="preserve">a range of species. In contrast, if a site contains low spatial variation in composition, then management actions can be detectable if they affect those species that are widespread across the site.  Similarly, if a site contains high temporal variation in composition, such as an annual grassland where the community is re-established each year, then there are many opportunities for species to be established or lost and thus it should be relatively ‘easy’ to detect management actions.  In contrast, a site with low temporal variation, such as a stable community dominated by perennials, may have fewer opportunities for compositional change – changes in relative abundance may be more likely than changes in species identity – and thus </w:t>
      </w:r>
      <w:r w:rsidR="004B6FC4">
        <w:t>management actions are less likely to be detectable</w:t>
      </w:r>
      <w:r w:rsidR="00900F41">
        <w:t xml:space="preserve">.  </w:t>
      </w:r>
    </w:p>
    <w:p w14:paraId="1A57D90B" w14:textId="780EAD21" w:rsidR="00620B84" w:rsidRDefault="00B56216" w:rsidP="007570A2">
      <w:commentRangeStart w:id="59"/>
      <w:r>
        <w:t xml:space="preserve">Composition directly affects ecosystem services such as productivity, pollination, and nutrient cycling.  Thus, understanding how composition varies within sites, and how controls on composition vary among sites, could have implications for ecosystem management and for the societal benefits provided.  </w:t>
      </w:r>
      <w:commentRangeEnd w:id="59"/>
      <w:r>
        <w:rPr>
          <w:rStyle w:val="CommentReference"/>
        </w:rPr>
        <w:commentReference w:id="59"/>
      </w:r>
      <w:r>
        <w:t xml:space="preserve">We </w:t>
      </w:r>
      <w:r w:rsidR="006B6745">
        <w:t>used a global collaborative experiment, the Nutrient Network (</w:t>
      </w:r>
      <w:proofErr w:type="spellStart"/>
      <w:r w:rsidR="006B6745">
        <w:t>NutNet</w:t>
      </w:r>
      <w:proofErr w:type="spellEnd"/>
      <w:r w:rsidR="006B6745">
        <w:t>), to examine</w:t>
      </w:r>
      <w:r w:rsidR="00B365EC">
        <w:t xml:space="preserve"> </w:t>
      </w:r>
      <w:commentRangeStart w:id="60"/>
      <w:r w:rsidR="00B365EC">
        <w:t>compositional variation</w:t>
      </w:r>
      <w:commentRangeEnd w:id="60"/>
      <w:r w:rsidR="00B365EC">
        <w:commentReference w:id="60"/>
      </w:r>
      <w:r w:rsidR="00B365EC">
        <w:t xml:space="preserve"> </w:t>
      </w:r>
      <w:r w:rsidR="004B6FC4">
        <w:t>with</w:t>
      </w:r>
      <w:r w:rsidR="00B365EC">
        <w:t>in grassland</w:t>
      </w:r>
      <w:r>
        <w:t xml:space="preserve"> plant communitie</w:t>
      </w:r>
      <w:r w:rsidR="00B365EC">
        <w:t>s</w:t>
      </w:r>
      <w:r w:rsidR="00724AAF">
        <w:t xml:space="preserve"> and to compare within-site variation among sites (c</w:t>
      </w:r>
      <w:r w:rsidR="006B6745">
        <w:t>omposition was assessed separately for each site as the sites span such a wide ecological range that among-site compositional differences would have obscured within-site differences</w:t>
      </w:r>
      <w:r w:rsidR="00724AAF">
        <w:t>)</w:t>
      </w:r>
      <w:r w:rsidR="006B6745">
        <w:t xml:space="preserve">.  We explored three questions:  </w:t>
      </w:r>
      <w:commentRangeStart w:id="61"/>
      <w:r w:rsidR="00B365EC">
        <w:t xml:space="preserve">First, how </w:t>
      </w:r>
      <w:r w:rsidR="00724AAF">
        <w:t xml:space="preserve">do sites compare in terms of </w:t>
      </w:r>
      <w:r w:rsidR="00F30214">
        <w:t xml:space="preserve">their </w:t>
      </w:r>
      <w:r w:rsidR="00724AAF">
        <w:t xml:space="preserve">within-site compositional variation?  </w:t>
      </w:r>
      <w:commentRangeEnd w:id="61"/>
      <w:r w:rsidR="00F30214">
        <w:rPr>
          <w:rStyle w:val="CommentReference"/>
        </w:rPr>
        <w:commentReference w:id="61"/>
      </w:r>
      <w:r w:rsidR="00B365EC">
        <w:t>Second,</w:t>
      </w:r>
      <w:r w:rsidR="00724AAF">
        <w:t xml:space="preserve"> </w:t>
      </w:r>
      <w:r w:rsidR="00424E5A">
        <w:t xml:space="preserve">which sites have similar patterns in terms of how much of the compositional variation is attributable to </w:t>
      </w:r>
      <w:r w:rsidR="00B365EC">
        <w:t xml:space="preserve">spatial, temporal, and </w:t>
      </w:r>
      <w:r w:rsidR="00424E5A">
        <w:t>management</w:t>
      </w:r>
      <w:r w:rsidR="00B365EC">
        <w:t xml:space="preserve">-related sources?  </w:t>
      </w:r>
      <w:commentRangeStart w:id="62"/>
      <w:r w:rsidR="00B365EC">
        <w:t xml:space="preserve">Third, how </w:t>
      </w:r>
      <w:r w:rsidR="00330563">
        <w:t>does nutrient addition</w:t>
      </w:r>
      <w:r w:rsidR="00B365EC">
        <w:t xml:space="preserve"> alter composition, and are these effects related to site-level characteristics?</w:t>
      </w:r>
      <w:commentRangeEnd w:id="62"/>
      <w:r w:rsidR="00424E5A">
        <w:rPr>
          <w:rStyle w:val="CommentReference"/>
        </w:rPr>
        <w:commentReference w:id="62"/>
      </w:r>
    </w:p>
    <w:p w14:paraId="2121DC2E" w14:textId="77777777" w:rsidR="00900F41" w:rsidRDefault="00900F41" w:rsidP="00900F41"/>
    <w:p w14:paraId="372E4B8B" w14:textId="77777777" w:rsidR="00620B84" w:rsidRDefault="00B365EC" w:rsidP="008B1597">
      <w:pPr>
        <w:pStyle w:val="Heading1"/>
      </w:pPr>
      <w:r>
        <w:t>Methods</w:t>
      </w:r>
    </w:p>
    <w:p w14:paraId="26866E55" w14:textId="738F6AB8" w:rsidR="00424E5A" w:rsidRDefault="00B365EC" w:rsidP="00900F41">
      <w:pPr>
        <w:rPr>
          <w:rFonts w:asciiTheme="majorHAnsi" w:hAnsiTheme="majorHAnsi"/>
        </w:rPr>
      </w:pPr>
      <w:r w:rsidRPr="00900F41">
        <w:rPr>
          <w:rFonts w:asciiTheme="majorHAnsi" w:hAnsiTheme="majorHAnsi"/>
        </w:rPr>
        <w:t xml:space="preserve">Data were gathered through </w:t>
      </w:r>
      <w:proofErr w:type="spellStart"/>
      <w:r w:rsidR="00424E5A">
        <w:rPr>
          <w:rFonts w:asciiTheme="majorHAnsi" w:hAnsiTheme="majorHAnsi"/>
        </w:rPr>
        <w:t>NutNet’s</w:t>
      </w:r>
      <w:proofErr w:type="spellEnd"/>
      <w:r w:rsidR="00424E5A">
        <w:rPr>
          <w:rFonts w:asciiTheme="majorHAnsi" w:hAnsiTheme="majorHAnsi"/>
        </w:rPr>
        <w:t xml:space="preserve"> </w:t>
      </w:r>
      <w:r w:rsidRPr="00900F41">
        <w:rPr>
          <w:rFonts w:asciiTheme="majorHAnsi" w:hAnsiTheme="majorHAnsi" w:cs="Times New Roman"/>
          <w:color w:val="000000" w:themeColor="text1"/>
        </w:rPr>
        <w:t>multiple-nutrient addition experiment</w:t>
      </w:r>
      <w:r w:rsidRPr="00900F41">
        <w:rPr>
          <w:rFonts w:asciiTheme="majorHAnsi" w:hAnsiTheme="majorHAnsi"/>
        </w:rPr>
        <w:t xml:space="preserve">.  The experimental approach is summarized in Borer et al. (2014).  </w:t>
      </w:r>
      <w:r w:rsidR="006459CF">
        <w:rPr>
          <w:rFonts w:asciiTheme="majorHAnsi" w:hAnsiTheme="majorHAnsi"/>
        </w:rPr>
        <w:t xml:space="preserve">At each site, plots </w:t>
      </w:r>
      <w:r w:rsidR="006459CF" w:rsidRPr="00900F41">
        <w:rPr>
          <w:rFonts w:asciiTheme="majorHAnsi" w:hAnsiTheme="majorHAnsi"/>
        </w:rPr>
        <w:t>are 5 x 5</w:t>
      </w:r>
      <w:r w:rsidR="006459CF">
        <w:rPr>
          <w:rFonts w:asciiTheme="majorHAnsi" w:hAnsiTheme="majorHAnsi"/>
        </w:rPr>
        <w:t xml:space="preserve"> m and are separated by at least 1 m. </w:t>
      </w:r>
      <w:proofErr w:type="gramStart"/>
      <w:r w:rsidR="00424E5A">
        <w:rPr>
          <w:rFonts w:asciiTheme="majorHAnsi" w:hAnsiTheme="majorHAnsi"/>
        </w:rPr>
        <w:t>Briefly</w:t>
      </w:r>
      <w:proofErr w:type="gramEnd"/>
      <w:r w:rsidR="00424E5A">
        <w:rPr>
          <w:rFonts w:asciiTheme="majorHAnsi" w:hAnsiTheme="majorHAnsi"/>
        </w:rPr>
        <w:t xml:space="preserve">, </w:t>
      </w:r>
      <w:r w:rsidR="006459CF">
        <w:rPr>
          <w:rFonts w:asciiTheme="majorHAnsi" w:hAnsiTheme="majorHAnsi"/>
        </w:rPr>
        <w:t xml:space="preserve">eight factorial combinations of </w:t>
      </w:r>
      <w:r w:rsidR="00424E5A">
        <w:rPr>
          <w:rFonts w:asciiTheme="majorHAnsi" w:hAnsiTheme="majorHAnsi"/>
        </w:rPr>
        <w:t xml:space="preserve">nitrogen, phosphorus, and potassium </w:t>
      </w:r>
      <w:r w:rsidR="006459CF">
        <w:rPr>
          <w:rFonts w:asciiTheme="majorHAnsi" w:hAnsiTheme="majorHAnsi"/>
        </w:rPr>
        <w:t xml:space="preserve">are added </w:t>
      </w:r>
      <w:r w:rsidR="00424E5A">
        <w:rPr>
          <w:rFonts w:asciiTheme="majorHAnsi" w:hAnsiTheme="majorHAnsi"/>
        </w:rPr>
        <w:t xml:space="preserve">to each site annually.  </w:t>
      </w:r>
    </w:p>
    <w:p w14:paraId="0614F774" w14:textId="1651CC7F" w:rsidR="00620B84" w:rsidRDefault="00B365EC" w:rsidP="00900F41">
      <w:r w:rsidRPr="00900F41">
        <w:rPr>
          <w:rFonts w:asciiTheme="majorHAnsi" w:hAnsiTheme="majorHAnsi"/>
        </w:rPr>
        <w:t xml:space="preserve">Sampling follows a standardized protocol (Borer et al. 2014).  We measured plant </w:t>
      </w:r>
      <w:r w:rsidRPr="00900F41">
        <w:rPr>
          <w:rFonts w:asciiTheme="majorHAnsi" w:eastAsia="MS Mincho" w:hAnsiTheme="majorHAnsi" w:cs="Times New Roman"/>
          <w:color w:val="000000" w:themeColor="text1"/>
        </w:rPr>
        <w:t xml:space="preserve">community composition in </w:t>
      </w:r>
      <w:r w:rsidR="007570A2">
        <w:rPr>
          <w:rFonts w:asciiTheme="majorHAnsi" w:eastAsia="MS Mincho" w:hAnsiTheme="majorHAnsi" w:cs="Times New Roman"/>
          <w:color w:val="000000" w:themeColor="text1"/>
        </w:rPr>
        <w:t>one</w:t>
      </w:r>
      <w:r w:rsidR="008B1597" w:rsidRPr="00900F41">
        <w:rPr>
          <w:rFonts w:asciiTheme="majorHAnsi" w:eastAsia="MS Mincho" w:hAnsiTheme="majorHAnsi" w:cs="Times New Roman"/>
          <w:color w:val="000000" w:themeColor="text1"/>
        </w:rPr>
        <w:t xml:space="preserve"> permanent, randomly selected 1 </w:t>
      </w:r>
      <w:r w:rsidR="00424E5A">
        <w:rPr>
          <w:rFonts w:asciiTheme="majorHAnsi" w:eastAsia="MS Mincho" w:hAnsiTheme="majorHAnsi" w:cs="Times New Roman"/>
          <w:color w:val="000000" w:themeColor="text1"/>
        </w:rPr>
        <w:t>x</w:t>
      </w:r>
      <w:r w:rsidR="008B1597" w:rsidRPr="00900F41">
        <w:rPr>
          <w:rFonts w:asciiTheme="majorHAnsi" w:eastAsia="MS Mincho" w:hAnsiTheme="majorHAnsi" w:cs="Times New Roman"/>
          <w:color w:val="000000" w:themeColor="text1"/>
        </w:rPr>
        <w:t xml:space="preserve"> 1 m subplot</w:t>
      </w:r>
      <w:r w:rsidR="008B1597">
        <w:rPr>
          <w:rFonts w:asciiTheme="majorHAnsi" w:eastAsia="MS Mincho" w:hAnsiTheme="majorHAnsi" w:cs="Times New Roman"/>
          <w:color w:val="000000" w:themeColor="text1"/>
        </w:rPr>
        <w:t xml:space="preserve"> </w:t>
      </w:r>
      <w:r w:rsidR="007570A2">
        <w:rPr>
          <w:rFonts w:asciiTheme="majorHAnsi" w:eastAsia="MS Mincho" w:hAnsiTheme="majorHAnsi" w:cs="Times New Roman"/>
          <w:color w:val="000000" w:themeColor="text1"/>
        </w:rPr>
        <w:t>per</w:t>
      </w:r>
      <w:r w:rsidRPr="00900F41">
        <w:rPr>
          <w:rFonts w:asciiTheme="majorHAnsi" w:eastAsia="MS Mincho" w:hAnsiTheme="majorHAnsi" w:cs="Times New Roman"/>
          <w:color w:val="000000" w:themeColor="text1"/>
        </w:rPr>
        <w:t xml:space="preserve"> plot</w:t>
      </w:r>
      <w:r w:rsidR="008B1597">
        <w:rPr>
          <w:rFonts w:asciiTheme="majorHAnsi" w:eastAsia="MS Mincho" w:hAnsiTheme="majorHAnsi" w:cs="Times New Roman"/>
          <w:color w:val="000000" w:themeColor="text1"/>
        </w:rPr>
        <w:t>,</w:t>
      </w:r>
      <w:r w:rsidRPr="00900F41">
        <w:rPr>
          <w:rFonts w:asciiTheme="majorHAnsi" w:eastAsia="MS Mincho" w:hAnsiTheme="majorHAnsi" w:cs="Times New Roman"/>
          <w:color w:val="000000" w:themeColor="text1"/>
        </w:rPr>
        <w:t xml:space="preserve"> visually estimating cover </w:t>
      </w:r>
      <w:r w:rsidR="007570A2">
        <w:rPr>
          <w:rFonts w:asciiTheme="majorHAnsi" w:eastAsia="MS Mincho" w:hAnsiTheme="majorHAnsi" w:cs="Times New Roman"/>
          <w:color w:val="000000" w:themeColor="text1"/>
        </w:rPr>
        <w:t>for</w:t>
      </w:r>
      <w:r w:rsidRPr="00900F41">
        <w:rPr>
          <w:rFonts w:asciiTheme="majorHAnsi" w:eastAsia="MS Mincho" w:hAnsiTheme="majorHAnsi" w:cs="Times New Roman"/>
          <w:color w:val="000000" w:themeColor="text1"/>
        </w:rPr>
        <w:t xml:space="preserve"> each plant species.</w:t>
      </w:r>
      <w:r w:rsidRPr="00900F41">
        <w:rPr>
          <w:rFonts w:asciiTheme="majorHAnsi" w:hAnsiTheme="majorHAnsi"/>
        </w:rPr>
        <w:t xml:space="preserve"> Sites were sampled once or twice during </w:t>
      </w:r>
      <w:r>
        <w:t xml:space="preserve">the growing season, depending on the perceived </w:t>
      </w:r>
      <w:r w:rsidR="007570A2">
        <w:t xml:space="preserve">intra-annual variation </w:t>
      </w:r>
      <w:r>
        <w:t xml:space="preserve">in species occurrence.  Here, we focused on sites </w:t>
      </w:r>
      <w:r w:rsidR="00900F41">
        <w:t xml:space="preserve">where </w:t>
      </w:r>
      <w:r>
        <w:t xml:space="preserve">plant community composition </w:t>
      </w:r>
      <w:r w:rsidR="00900F41">
        <w:t xml:space="preserve">had been collected during </w:t>
      </w:r>
      <w:r>
        <w:t>four growing seasons</w:t>
      </w:r>
      <w:r w:rsidR="00AC5288">
        <w:t xml:space="preserve"> (pre-treatment plus 3 years of treatment)</w:t>
      </w:r>
      <w:r w:rsidR="00153566">
        <w:t xml:space="preserve"> and </w:t>
      </w:r>
      <w:r w:rsidR="008B1597">
        <w:t xml:space="preserve">that </w:t>
      </w:r>
      <w:r>
        <w:t xml:space="preserve">had at least 3 treatment blocks, giving us a total of </w:t>
      </w:r>
      <w:r>
        <w:rPr>
          <w:highlight w:val="yellow"/>
        </w:rPr>
        <w:t>41 sites spanning 12 countries on 6 continents</w:t>
      </w:r>
      <w:r>
        <w:t xml:space="preserve"> (Table S1; Figure 1). </w:t>
      </w:r>
    </w:p>
    <w:p w14:paraId="67793ECC" w14:textId="7A8DFF67" w:rsidR="00620B84" w:rsidRDefault="00B365EC" w:rsidP="00900F41">
      <w:r>
        <w:lastRenderedPageBreak/>
        <w:t xml:space="preserve">Analyses of compositional change are sensitive to taxonomic differences.  We reviewed the nomenclature at each site to ensure consistent naming over time (the Nutrient Network nomenclature system also aims for consistency across sites but this was less important in our analysis).  Taxonomic adjustments were made in about three-quarters of sites, usually by combining species at the genus level (Table S2).  The resulting dataset consists of ~ 50,000 records from ~ 1,400 taxa.  </w:t>
      </w:r>
    </w:p>
    <w:p w14:paraId="7099D462" w14:textId="417734A8" w:rsidR="00620B84" w:rsidRDefault="00AC5288" w:rsidP="00900F41">
      <w:r>
        <w:t xml:space="preserve">We </w:t>
      </w:r>
      <w:r w:rsidR="00074D45">
        <w:t>calculated</w:t>
      </w:r>
      <w:r>
        <w:t xml:space="preserve"> s</w:t>
      </w:r>
      <w:commentRangeStart w:id="63"/>
      <w:commentRangeStart w:id="64"/>
      <w:commentRangeStart w:id="65"/>
      <w:r w:rsidR="00B365EC">
        <w:t xml:space="preserve">everal </w:t>
      </w:r>
      <w:r w:rsidR="00074D45">
        <w:t xml:space="preserve">potential </w:t>
      </w:r>
      <w:r w:rsidR="00B365EC">
        <w:t xml:space="preserve">site-level </w:t>
      </w:r>
      <w:r w:rsidR="00074D45">
        <w:t xml:space="preserve">variables that we thought might be </w:t>
      </w:r>
      <w:r>
        <w:t xml:space="preserve">related to the </w:t>
      </w:r>
      <w:commentRangeEnd w:id="63"/>
      <w:r w:rsidR="00B365EC">
        <w:commentReference w:id="63"/>
      </w:r>
      <w:commentRangeEnd w:id="64"/>
      <w:r>
        <w:rPr>
          <w:rStyle w:val="CommentReference"/>
        </w:rPr>
        <w:commentReference w:id="64"/>
      </w:r>
      <w:r w:rsidR="00B365EC">
        <w:t xml:space="preserve">magnitude and partitioning of </w:t>
      </w:r>
      <w:r>
        <w:t xml:space="preserve">within-site </w:t>
      </w:r>
      <w:r w:rsidR="00B365EC">
        <w:t>compositional variation</w:t>
      </w:r>
      <w:r w:rsidR="00153566">
        <w:t>: elevation, management history, gamma diversity, productivity, spatial variation in edaphic characteristics, climate, and compositional partitioning</w:t>
      </w:r>
      <w:r w:rsidR="00B365EC">
        <w:t xml:space="preserve">.  </w:t>
      </w:r>
      <w:commentRangeStart w:id="66"/>
      <w:commentRangeStart w:id="67"/>
      <w:r w:rsidR="00B365EC">
        <w:t xml:space="preserve">Site </w:t>
      </w:r>
      <w:commentRangeEnd w:id="66"/>
      <w:r w:rsidR="00B365EC">
        <w:commentReference w:id="66"/>
      </w:r>
      <w:commentRangeEnd w:id="67"/>
      <w:r w:rsidR="00106F26">
        <w:rPr>
          <w:rStyle w:val="CommentReference"/>
        </w:rPr>
        <w:commentReference w:id="67"/>
      </w:r>
      <w:r w:rsidR="00B365EC">
        <w:t>elevation (m) was log-transformed</w:t>
      </w:r>
      <w:r w:rsidR="00074D45">
        <w:t xml:space="preserve">; </w:t>
      </w:r>
      <w:commentRangeStart w:id="68"/>
      <w:r w:rsidR="00074D45">
        <w:t>this variable is not an ecological driver but rather is correlated with many other variables</w:t>
      </w:r>
      <w:commentRangeEnd w:id="68"/>
      <w:r w:rsidR="00074D45">
        <w:rPr>
          <w:rStyle w:val="CommentReference"/>
        </w:rPr>
        <w:commentReference w:id="68"/>
      </w:r>
      <w:r w:rsidR="00B365EC">
        <w:t xml:space="preserve">.  Management history was coded as a binary variable based on whether there were records of the site being managed or burned or grazed or </w:t>
      </w:r>
      <w:commentRangeStart w:id="69"/>
      <w:r w:rsidR="00B365EC">
        <w:t>subject to anthropogenic disturbances</w:t>
      </w:r>
      <w:commentRangeEnd w:id="69"/>
      <w:r w:rsidR="00B365EC">
        <w:commentReference w:id="69"/>
      </w:r>
      <w:r w:rsidR="00B365EC">
        <w:t xml:space="preserve">.  The size of the species pool </w:t>
      </w:r>
      <w:commentRangeEnd w:id="65"/>
      <w:r w:rsidR="00B365EC">
        <w:commentReference w:id="65"/>
      </w:r>
      <w:r w:rsidR="00B365EC">
        <w:t>(gamma diversity) was quantified as the total number of taxa recorded in the 96 plot-year combinations at the site (after the above taxonomic adjustments).  Productivity was calculated as the average live biomass (g m</w:t>
      </w:r>
      <w:r w:rsidRPr="00AC5288">
        <w:rPr>
          <w:vertAlign w:val="superscript"/>
        </w:rPr>
        <w:t>-</w:t>
      </w:r>
      <w:r w:rsidR="00B365EC" w:rsidRPr="00AC5288">
        <w:rPr>
          <w:vertAlign w:val="superscript"/>
        </w:rPr>
        <w:t>2</w:t>
      </w:r>
      <w:r w:rsidR="00B365EC">
        <w:t xml:space="preserve">) </w:t>
      </w:r>
      <w:commentRangeStart w:id="70"/>
      <w:commentRangeStart w:id="71"/>
      <w:r w:rsidR="00B365EC">
        <w:t>in unfertilized plots</w:t>
      </w:r>
      <w:commentRangeEnd w:id="70"/>
      <w:r w:rsidR="00B365EC">
        <w:commentReference w:id="70"/>
      </w:r>
      <w:commentRangeEnd w:id="71"/>
      <w:r w:rsidR="00074D45">
        <w:rPr>
          <w:rStyle w:val="CommentReference"/>
        </w:rPr>
        <w:commentReference w:id="71"/>
      </w:r>
      <w:r w:rsidR="00B365EC">
        <w:t xml:space="preserve">.  </w:t>
      </w:r>
      <w:commentRangeStart w:id="72"/>
      <w:r w:rsidR="00074D45">
        <w:t xml:space="preserve">Spatial variation in edaphic characteristics was calculated as the coefficient of variation in live biomass in unfertilized plots.  </w:t>
      </w:r>
      <w:commentRangeEnd w:id="72"/>
      <w:r w:rsidR="00074D45">
        <w:rPr>
          <w:rStyle w:val="CommentReference"/>
        </w:rPr>
        <w:commentReference w:id="72"/>
      </w:r>
      <w:r w:rsidR="00B365EC">
        <w:t xml:space="preserve">Climate was </w:t>
      </w:r>
      <w:r w:rsidR="00106F26">
        <w:t xml:space="preserve">indexed as five principal components derived from a PCA of 23 climate-related variables (Table S3).  </w:t>
      </w:r>
      <w:r w:rsidR="00B365EC">
        <w:t>Finally, the compositional partitioning described below identified three clusters of sites that differ in primary source of variation.</w:t>
      </w:r>
    </w:p>
    <w:p w14:paraId="5875B048" w14:textId="77777777" w:rsidR="00620B84" w:rsidRDefault="00620B84" w:rsidP="00900F41"/>
    <w:p w14:paraId="35F89D96" w14:textId="77777777" w:rsidR="00620B84" w:rsidRDefault="00B365EC" w:rsidP="008B1597">
      <w:pPr>
        <w:pStyle w:val="Heading2"/>
      </w:pPr>
      <w:commentRangeStart w:id="73"/>
      <w:r>
        <w:t>Statistical analysis</w:t>
      </w:r>
      <w:commentRangeEnd w:id="73"/>
      <w:r>
        <w:commentReference w:id="73"/>
      </w:r>
    </w:p>
    <w:p w14:paraId="1DC25EC2" w14:textId="5B450D2E" w:rsidR="00620B84" w:rsidRDefault="00B365EC" w:rsidP="008B1597">
      <w:r>
        <w:t xml:space="preserve">All analyses were done in R (version </w:t>
      </w:r>
      <w:r w:rsidR="00074D45">
        <w:t>3.5.</w:t>
      </w:r>
      <w:r w:rsidR="00106F26">
        <w:t>1</w:t>
      </w:r>
      <w:r>
        <w:t>), with packages listed where appropriate.</w:t>
      </w:r>
    </w:p>
    <w:p w14:paraId="19ABA3D5" w14:textId="4EB02618" w:rsidR="00BF00DE" w:rsidRDefault="00B365EC" w:rsidP="001B0156">
      <w:commentRangeStart w:id="74"/>
      <w:r w:rsidRPr="00900F41">
        <w:t xml:space="preserve">To ensure that differences in </w:t>
      </w:r>
      <w:r>
        <w:t xml:space="preserve">plant community composition </w:t>
      </w:r>
      <w:r w:rsidR="00074D45">
        <w:t>among</w:t>
      </w:r>
      <w:r w:rsidR="0002088E">
        <w:t xml:space="preserve"> </w:t>
      </w:r>
      <w:r w:rsidRPr="00900F41">
        <w:t xml:space="preserve">sites </w:t>
      </w:r>
      <w:r>
        <w:t xml:space="preserve">was </w:t>
      </w:r>
      <w:r w:rsidRPr="00900F41">
        <w:t xml:space="preserve">not related to </w:t>
      </w:r>
      <w:r w:rsidR="00BB7CAB">
        <w:t xml:space="preserve">differences in how the experiment was implemented at different sites, </w:t>
      </w:r>
      <w:r w:rsidRPr="00900F41">
        <w:t xml:space="preserve">such as </w:t>
      </w:r>
      <w:r w:rsidR="00BB7CAB">
        <w:t xml:space="preserve">differences in the number of blocks, </w:t>
      </w:r>
      <w:r w:rsidRPr="00900F41">
        <w:t xml:space="preserve">we </w:t>
      </w:r>
      <w:r>
        <w:t xml:space="preserve">first </w:t>
      </w:r>
      <w:proofErr w:type="spellStart"/>
      <w:r w:rsidRPr="00900F41">
        <w:t>subsetted</w:t>
      </w:r>
      <w:proofErr w:type="spellEnd"/>
      <w:r w:rsidRPr="00900F41">
        <w:t xml:space="preserve"> the data to include only those sites that met two criteria: </w:t>
      </w:r>
      <w:proofErr w:type="spellStart"/>
      <w:r w:rsidRPr="00900F41">
        <w:t>i</w:t>
      </w:r>
      <w:proofErr w:type="spellEnd"/>
      <w:r w:rsidRPr="00900F41">
        <w:t xml:space="preserve">) all 8 combinations of </w:t>
      </w:r>
      <w:r w:rsidR="00330563">
        <w:t>nutrient addition</w:t>
      </w:r>
      <w:r w:rsidRPr="00900F41">
        <w:t xml:space="preserve"> were tested in one plot per block and 3 blocks per site, and ii) every plot was measured every year.  Sites that established one or two additional blocks were reduced to this structure by </w:t>
      </w:r>
      <w:commentRangeStart w:id="75"/>
      <w:r w:rsidRPr="00900F41">
        <w:t>selecting</w:t>
      </w:r>
      <w:commentRangeEnd w:id="75"/>
      <w:r>
        <w:commentReference w:id="75"/>
      </w:r>
      <w:r w:rsidRPr="00900F41">
        <w:t xml:space="preserve"> 3 blocks.  </w:t>
      </w:r>
      <w:commentRangeEnd w:id="74"/>
      <w:r>
        <w:commentReference w:id="74"/>
      </w:r>
      <w:r w:rsidRPr="00900F41">
        <w:t>Two sites had six blocks each; these were divided into two groups of 3 blocks each following advice from the site leads</w:t>
      </w:r>
      <w:ins w:id="76" w:author="Jeremiah Henning" w:date="2018-06-09T16:27:00Z">
        <w:r>
          <w:t xml:space="preserve"> (maybe include cite leads as personal communication)</w:t>
        </w:r>
      </w:ins>
      <w:r>
        <w:t xml:space="preserve">; each group was treated as a site.  The resulting dataset contained 24 plots per site x 4 years = 96 plot-year combinations per site and was available for 43 sites, for a total of 4,128 site-plot-year combinations. </w:t>
      </w:r>
      <w:r w:rsidR="00BB7CAB">
        <w:t>As noted above, w</w:t>
      </w:r>
      <w:r>
        <w:t xml:space="preserve">e analyzed </w:t>
      </w:r>
      <w:r w:rsidR="00BB7CAB">
        <w:t xml:space="preserve">composition separately for </w:t>
      </w:r>
      <w:r>
        <w:t xml:space="preserve">each site. </w:t>
      </w:r>
      <w:r w:rsidR="00BB7CAB">
        <w:t>C</w:t>
      </w:r>
      <w:r>
        <w:t xml:space="preserve">omposition was expressed as a site-plot-year x taxon matrix and relativized by site-plot-year total.  The composition matrix was then converted to a distance matrix using the Bray-Curtis distance measure. </w:t>
      </w:r>
      <w:r w:rsidR="00BF00DE">
        <w:t xml:space="preserve"> </w:t>
      </w:r>
      <w:r w:rsidR="00BB7CAB">
        <w:t xml:space="preserve">The distance matrix for </w:t>
      </w:r>
      <w:r w:rsidR="0002088E">
        <w:t xml:space="preserve">each </w:t>
      </w:r>
      <w:r w:rsidR="00BB7CAB">
        <w:t xml:space="preserve">site contains </w:t>
      </w:r>
      <w:r w:rsidR="0002088E">
        <w:t xml:space="preserve">a numerical summary of all of the </w:t>
      </w:r>
      <w:r w:rsidR="00BB7CAB">
        <w:t xml:space="preserve">compositional differences </w:t>
      </w:r>
      <w:r w:rsidR="001B0156">
        <w:t xml:space="preserve">among the plot-years </w:t>
      </w:r>
      <w:r w:rsidR="00BB7CAB">
        <w:t>within it – spatial variation among plots, temporal variation of plots over time, variation</w:t>
      </w:r>
      <w:r w:rsidR="00330563">
        <w:t xml:space="preserve"> related to nutrient addition treatments, and interactions among these factors</w:t>
      </w:r>
      <w:r w:rsidR="00BB7CAB">
        <w:t xml:space="preserve">. </w:t>
      </w:r>
      <w:r w:rsidR="001B0156">
        <w:t xml:space="preserve"> </w:t>
      </w:r>
    </w:p>
    <w:p w14:paraId="09AF3AA9" w14:textId="083C3FDB" w:rsidR="001B0156" w:rsidRDefault="00BF00DE" w:rsidP="001B0156">
      <w:r w:rsidRPr="0002088E">
        <w:rPr>
          <w:i/>
        </w:rPr>
        <w:t>Question 1</w:t>
      </w:r>
      <w:r>
        <w:t xml:space="preserve">: </w:t>
      </w:r>
      <w:commentRangeStart w:id="77"/>
      <w:commentRangeStart w:id="78"/>
      <w:r w:rsidR="001B0156">
        <w:t>The overall magnitude of compositional variation</w:t>
      </w:r>
      <w:r w:rsidR="00F30214">
        <w:t xml:space="preserve"> </w:t>
      </w:r>
      <w:r w:rsidR="001B0156">
        <w:t xml:space="preserve">was expressed as the mean Bray-Curtis distance for each site.  This value was compared to the expected amount of spatial and temporal variation in composition, where spatial variation was calculated as the mean Bray-Curtis distance among all plots in the pre-treatment year, and temporal variation as the mean Bray-Curtis distance among all control plots in all years.  </w:t>
      </w:r>
      <w:r w:rsidR="00F30214">
        <w:t>We used</w:t>
      </w:r>
      <w:r w:rsidR="001B0156">
        <w:t xml:space="preserve"> a linear </w:t>
      </w:r>
      <w:r w:rsidR="00F30214">
        <w:t xml:space="preserve">mixed </w:t>
      </w:r>
      <w:r w:rsidR="001B0156">
        <w:t>model</w:t>
      </w:r>
      <w:r w:rsidR="00F30214">
        <w:t xml:space="preserve"> with site as a random effect to test whether these three types of distances differed</w:t>
      </w:r>
      <w:r w:rsidR="001B0156">
        <w:t>.</w:t>
      </w:r>
      <w:commentRangeEnd w:id="77"/>
      <w:r w:rsidR="001B0156">
        <w:commentReference w:id="77"/>
      </w:r>
      <w:commentRangeEnd w:id="78"/>
      <w:r w:rsidR="00106F26">
        <w:rPr>
          <w:rStyle w:val="CommentReference"/>
        </w:rPr>
        <w:commentReference w:id="78"/>
      </w:r>
    </w:p>
    <w:p w14:paraId="44B9F518" w14:textId="25FDC587" w:rsidR="00620B84" w:rsidRDefault="00BF00DE" w:rsidP="008B1597">
      <w:r w:rsidRPr="0002088E">
        <w:rPr>
          <w:i/>
        </w:rPr>
        <w:t>Question 2</w:t>
      </w:r>
      <w:r>
        <w:t xml:space="preserve">: </w:t>
      </w:r>
      <w:r w:rsidR="001B0156">
        <w:t>The PERMANOVA technique (</w:t>
      </w:r>
      <w:r w:rsidR="00BB7CAB">
        <w:t xml:space="preserve">Anderson 2001) </w:t>
      </w:r>
      <w:r w:rsidR="001B0156">
        <w:t xml:space="preserve">can partition a </w:t>
      </w:r>
      <w:r w:rsidR="00BB7CAB">
        <w:t xml:space="preserve">distance matrix </w:t>
      </w:r>
      <w:r w:rsidR="001B0156">
        <w:t xml:space="preserve">and express how much of the </w:t>
      </w:r>
      <w:r w:rsidR="00BB7CAB">
        <w:t xml:space="preserve">variation </w:t>
      </w:r>
      <w:r w:rsidR="001B0156">
        <w:t xml:space="preserve">is </w:t>
      </w:r>
      <w:r w:rsidR="00BB7CAB">
        <w:t xml:space="preserve">associated with </w:t>
      </w:r>
      <w:r w:rsidR="001B0156">
        <w:t xml:space="preserve">each of the </w:t>
      </w:r>
      <w:r w:rsidR="00BB7CAB">
        <w:t>different sources</w:t>
      </w:r>
      <w:r w:rsidR="001B0156">
        <w:t>.  In the context of our analysis, there were seven sources: block (spatial</w:t>
      </w:r>
      <w:r w:rsidR="0002088E">
        <w:t>; 3 levels</w:t>
      </w:r>
      <w:r w:rsidR="001B0156">
        <w:t>), year (temporal</w:t>
      </w:r>
      <w:r w:rsidR="0002088E">
        <w:t>; 4 levels</w:t>
      </w:r>
      <w:r w:rsidR="001B0156">
        <w:t xml:space="preserve">), </w:t>
      </w:r>
      <w:r w:rsidR="00330563">
        <w:t>nutrient addition</w:t>
      </w:r>
      <w:r w:rsidR="001B0156">
        <w:t xml:space="preserve"> (</w:t>
      </w:r>
      <w:r w:rsidR="0002088E">
        <w:t>8 levels</w:t>
      </w:r>
      <w:r w:rsidR="001B0156">
        <w:t xml:space="preserve">), and the interactions between them.  </w:t>
      </w:r>
      <w:r w:rsidR="00F30214">
        <w:t xml:space="preserve">PERMANOVA is available in R through the </w:t>
      </w:r>
      <w:proofErr w:type="spellStart"/>
      <w:r w:rsidR="001B0156">
        <w:t>adonis</w:t>
      </w:r>
      <w:proofErr w:type="spellEnd"/>
      <w:r w:rsidR="001B0156">
        <w:t xml:space="preserve"> function</w:t>
      </w:r>
      <w:r w:rsidR="00F30214">
        <w:t xml:space="preserve"> (vegan package), which we used</w:t>
      </w:r>
      <w:r w:rsidR="001B0156">
        <w:t xml:space="preserve"> to calculate how much of </w:t>
      </w:r>
      <w:r>
        <w:t xml:space="preserve">the </w:t>
      </w:r>
      <w:r w:rsidR="001B0156">
        <w:t xml:space="preserve">variation </w:t>
      </w:r>
      <w:r>
        <w:t xml:space="preserve">within the distance matrix </w:t>
      </w:r>
      <w:r w:rsidR="001B0156">
        <w:t>was associated with each source.  Since these source</w:t>
      </w:r>
      <w:r w:rsidR="00F30214">
        <w:t>s</w:t>
      </w:r>
      <w:r w:rsidR="001B0156">
        <w:t xml:space="preserve"> account for all of the variation, we expressed the variation associated with each as a proportion of the total variation. </w:t>
      </w:r>
      <w:r w:rsidR="00B30A2D">
        <w:t xml:space="preserve"> We compiled the proportion of variance explained by each factor into a site x term matrix (43 x 7) and </w:t>
      </w:r>
      <w:r>
        <w:t>applied</w:t>
      </w:r>
      <w:r w:rsidR="00B30A2D">
        <w:t xml:space="preserve"> two procedures to </w:t>
      </w:r>
      <w:r>
        <w:t xml:space="preserve">this matrix to enable </w:t>
      </w:r>
      <w:r w:rsidR="00B30A2D">
        <w:t xml:space="preserve">comparisons among sites.  First, </w:t>
      </w:r>
      <w:r>
        <w:t xml:space="preserve">we used hierarchical cluster analysis </w:t>
      </w:r>
      <w:r w:rsidR="00330563">
        <w:t>(</w:t>
      </w:r>
      <w:proofErr w:type="spellStart"/>
      <w:r w:rsidR="00330563">
        <w:t>hclust</w:t>
      </w:r>
      <w:proofErr w:type="spellEnd"/>
      <w:r w:rsidR="00330563">
        <w:t xml:space="preserve"> function) </w:t>
      </w:r>
      <w:r>
        <w:t>to classify groups of sites with similar patterns of compositional partitioning.  Second, w</w:t>
      </w:r>
      <w:r w:rsidR="00B30A2D">
        <w:t>e used Principal Components Analysis (PCA</w:t>
      </w:r>
      <w:r w:rsidR="00330563">
        <w:t xml:space="preserve">; </w:t>
      </w:r>
      <w:proofErr w:type="spellStart"/>
      <w:r w:rsidR="00330563">
        <w:t>princomp</w:t>
      </w:r>
      <w:proofErr w:type="spellEnd"/>
      <w:r w:rsidR="00330563">
        <w:t xml:space="preserve"> function</w:t>
      </w:r>
      <w:r w:rsidR="00B30A2D">
        <w:t>) to express the differences among sites</w:t>
      </w:r>
      <w:r>
        <w:t xml:space="preserve"> in as few dimensions as possible.</w:t>
      </w:r>
    </w:p>
    <w:p w14:paraId="3FFA4277" w14:textId="4307C611" w:rsidR="00B30A2D" w:rsidRDefault="00BF00DE" w:rsidP="008B1597">
      <w:r>
        <w:t>Because principal components are orthogonal, they can be analyzed separately.  We tested whether the score</w:t>
      </w:r>
      <w:r w:rsidR="002D5844">
        <w:t xml:space="preserve"> for each site along </w:t>
      </w:r>
      <w:r>
        <w:t xml:space="preserve">each principal component </w:t>
      </w:r>
      <w:r w:rsidR="002D5844">
        <w:t xml:space="preserve">were related to the </w:t>
      </w:r>
      <w:commentRangeStart w:id="79"/>
      <w:r w:rsidR="002D5844">
        <w:t>potential explanatory variables identified above</w:t>
      </w:r>
      <w:commentRangeEnd w:id="79"/>
      <w:r w:rsidR="002D5844">
        <w:rPr>
          <w:rStyle w:val="CommentReference"/>
        </w:rPr>
        <w:commentReference w:id="79"/>
      </w:r>
      <w:r w:rsidR="002D5844">
        <w:t>, using m</w:t>
      </w:r>
      <w:r>
        <w:t xml:space="preserve">odel selection </w:t>
      </w:r>
      <w:r w:rsidR="007D6DDA">
        <w:t>(</w:t>
      </w:r>
      <w:proofErr w:type="spellStart"/>
      <w:r w:rsidR="007D6DDA">
        <w:t>stepAIC</w:t>
      </w:r>
      <w:proofErr w:type="spellEnd"/>
      <w:r w:rsidR="007D6DDA">
        <w:t xml:space="preserve"> function; MASS package) </w:t>
      </w:r>
      <w:r>
        <w:t xml:space="preserve">to identify models that balanced parsimony with explanatory power.  We used BIC as the model selection criterion with </w:t>
      </w:r>
      <w:r w:rsidRPr="002D5844">
        <w:rPr>
          <w:i/>
        </w:rPr>
        <w:t>k</w:t>
      </w:r>
      <w:r>
        <w:t xml:space="preserve"> </w:t>
      </w:r>
      <w:r w:rsidR="002D5844">
        <w:t>equal to the log of the number of sites</w:t>
      </w:r>
      <w:r>
        <w:t xml:space="preserve">.  </w:t>
      </w:r>
    </w:p>
    <w:p w14:paraId="3711DD72" w14:textId="568887C9" w:rsidR="00620B84" w:rsidRDefault="008C199F" w:rsidP="0002088E">
      <w:r w:rsidRPr="00A6603F">
        <w:rPr>
          <w:i/>
        </w:rPr>
        <w:t>Question 3</w:t>
      </w:r>
      <w:r w:rsidRPr="00A6603F">
        <w:t xml:space="preserve">: </w:t>
      </w:r>
      <w:r w:rsidR="0002088E" w:rsidRPr="00A6603F">
        <w:t>P</w:t>
      </w:r>
      <w:r w:rsidR="00B30A2D" w:rsidRPr="00A6603F">
        <w:t xml:space="preserve">artitioning </w:t>
      </w:r>
      <w:r w:rsidR="0002088E" w:rsidRPr="00A6603F">
        <w:t xml:space="preserve">of </w:t>
      </w:r>
      <w:r w:rsidR="00B30A2D" w:rsidRPr="00A6603F">
        <w:t xml:space="preserve">a distance matrix </w:t>
      </w:r>
      <w:r w:rsidR="0002088E" w:rsidRPr="00A6603F">
        <w:t xml:space="preserve">is not a statistical test.  </w:t>
      </w:r>
      <w:r w:rsidR="003C1B3A" w:rsidRPr="00A6603F">
        <w:t>P</w:t>
      </w:r>
      <w:r w:rsidR="002D5844" w:rsidRPr="00A6603F">
        <w:t xml:space="preserve">ERMANOVA-type statistical tests are permutation-based and </w:t>
      </w:r>
      <w:r w:rsidR="003C1B3A" w:rsidRPr="00A6603F">
        <w:t xml:space="preserve">therefore </w:t>
      </w:r>
      <w:r w:rsidR="002D5844" w:rsidRPr="00A6603F">
        <w:t xml:space="preserve">require specification of the correct error </w:t>
      </w:r>
      <w:r w:rsidR="002D5844" w:rsidRPr="00F26E92">
        <w:t>term</w:t>
      </w:r>
      <w:r w:rsidR="0002088E" w:rsidRPr="00F26E92">
        <w:t>s</w:t>
      </w:r>
      <w:r w:rsidR="002D5844" w:rsidRPr="00F26E92">
        <w:t xml:space="preserve">.  </w:t>
      </w:r>
      <w:r w:rsidR="00F26E92" w:rsidRPr="00F26E92">
        <w:t xml:space="preserve">Here, we were interested in whether the individual </w:t>
      </w:r>
      <w:r w:rsidR="006459CF">
        <w:t>nutrient</w:t>
      </w:r>
      <w:r w:rsidR="00F26E92" w:rsidRPr="00F26E92">
        <w:t xml:space="preserve"> combinations affected composition, so we tested them separately rather than as a single factor as was done above.</w:t>
      </w:r>
      <w:r w:rsidR="00F26E92">
        <w:t xml:space="preserve"> </w:t>
      </w:r>
      <w:r w:rsidR="00E92A83">
        <w:t xml:space="preserve"> </w:t>
      </w:r>
      <w:r w:rsidR="0002088E" w:rsidRPr="00A6603F">
        <w:t xml:space="preserve">We </w:t>
      </w:r>
      <w:r w:rsidR="00F26E92">
        <w:t xml:space="preserve">used a two-step sequence </w:t>
      </w:r>
      <w:r w:rsidR="0002088E" w:rsidRPr="00A6603F">
        <w:t>as appropriate for a split-</w:t>
      </w:r>
      <w:r w:rsidR="0002088E" w:rsidRPr="00594539">
        <w:t>plot or repeated measures design (Anderson et al. 2008).  F</w:t>
      </w:r>
      <w:r w:rsidR="00A6603F" w:rsidRPr="00594539">
        <w:t xml:space="preserve">irst, we tested </w:t>
      </w:r>
      <w:r w:rsidR="0002088E" w:rsidRPr="00594539">
        <w:t>t</w:t>
      </w:r>
      <w:commentRangeStart w:id="80"/>
      <w:r w:rsidR="00B365EC" w:rsidRPr="00594539">
        <w:t xml:space="preserve">he main effects of </w:t>
      </w:r>
      <w:r w:rsidR="006459CF">
        <w:t>nutrient addition</w:t>
      </w:r>
      <w:r w:rsidR="00B365EC" w:rsidRPr="00594539">
        <w:t xml:space="preserve"> as whole-plot effects</w:t>
      </w:r>
      <w:r w:rsidR="00A6603F" w:rsidRPr="00594539">
        <w:t xml:space="preserve">.  Since each plot was measured </w:t>
      </w:r>
      <w:r w:rsidR="006459CF">
        <w:t xml:space="preserve">in </w:t>
      </w:r>
      <w:r w:rsidR="00A6603F" w:rsidRPr="00594539">
        <w:t xml:space="preserve">four </w:t>
      </w:r>
      <w:r w:rsidR="006459CF">
        <w:t>years</w:t>
      </w:r>
      <w:r w:rsidR="00A6603F" w:rsidRPr="00594539">
        <w:t>, its centroid in the</w:t>
      </w:r>
      <w:r w:rsidR="00A6603F">
        <w:t xml:space="preserve"> compositional space was calculated using Principal Coordinates Analysis (</w:t>
      </w:r>
      <w:proofErr w:type="spellStart"/>
      <w:r w:rsidR="00A6603F">
        <w:t>PCoA</w:t>
      </w:r>
      <w:proofErr w:type="spellEnd"/>
      <w:r w:rsidR="00A6603F">
        <w:t xml:space="preserve">).  The resulting matrix of 24 plots (8 </w:t>
      </w:r>
      <w:r w:rsidR="00106F26">
        <w:t>nutrient combinations</w:t>
      </w:r>
      <w:r w:rsidR="00A6603F">
        <w:t xml:space="preserve"> × 3 blocks) was analyzed for </w:t>
      </w:r>
      <w:r w:rsidR="006459CF">
        <w:t>nutrient addition</w:t>
      </w:r>
      <w:r w:rsidR="00A6603F">
        <w:t xml:space="preserve"> main effects; </w:t>
      </w:r>
      <w:commentRangeStart w:id="81"/>
      <w:r w:rsidR="00A6603F">
        <w:t xml:space="preserve">block was included </w:t>
      </w:r>
      <w:r w:rsidR="00E92A83">
        <w:t xml:space="preserve">in all models </w:t>
      </w:r>
      <w:r w:rsidR="00A6603F">
        <w:t>to account for spatial variation</w:t>
      </w:r>
      <w:commentRangeEnd w:id="81"/>
      <w:r w:rsidR="00A6603F">
        <w:commentReference w:id="81"/>
      </w:r>
      <w:r w:rsidR="00A6603F">
        <w:t xml:space="preserve">, and the residual (aka block x </w:t>
      </w:r>
      <w:r w:rsidR="006459CF">
        <w:t>nutrient</w:t>
      </w:r>
      <w:r w:rsidR="00A6603F">
        <w:t xml:space="preserve"> interaction) was the denominator for the test statistic.  Second, we tested </w:t>
      </w:r>
      <w:r w:rsidR="007D6DDA">
        <w:t xml:space="preserve">time and </w:t>
      </w:r>
      <w:r w:rsidR="00E92A83">
        <w:t>its</w:t>
      </w:r>
      <w:r w:rsidR="00A6603F">
        <w:t xml:space="preserve"> interactions between </w:t>
      </w:r>
      <w:r w:rsidR="006459CF">
        <w:t>nutrient</w:t>
      </w:r>
      <w:r w:rsidR="00E92A83">
        <w:t xml:space="preserve"> combinations </w:t>
      </w:r>
      <w:r w:rsidR="00A6603F">
        <w:t xml:space="preserve">as </w:t>
      </w:r>
      <w:r w:rsidR="00B365EC">
        <w:t xml:space="preserve">split-plot effects.  </w:t>
      </w:r>
      <w:r w:rsidR="00A6603F">
        <w:t xml:space="preserve">For this </w:t>
      </w:r>
      <w:r w:rsidR="00B365EC">
        <w:t xml:space="preserve">analysis, the full distance matrix (96 plot-years) was analyzed in a model which included plot ID </w:t>
      </w:r>
      <w:r w:rsidR="007D6DDA">
        <w:t xml:space="preserve">(24 levels) </w:t>
      </w:r>
      <w:r w:rsidR="00B365EC">
        <w:t>to account for inter-plot variation (</w:t>
      </w:r>
      <w:r w:rsidR="006459CF">
        <w:t xml:space="preserve">this term was </w:t>
      </w:r>
      <w:r w:rsidR="00330563">
        <w:t xml:space="preserve">not evaluated as </w:t>
      </w:r>
      <w:r w:rsidR="006459CF">
        <w:t xml:space="preserve">it </w:t>
      </w:r>
      <w:r w:rsidR="007D6DDA">
        <w:t xml:space="preserve">was </w:t>
      </w:r>
      <w:r w:rsidR="00B365EC">
        <w:t>already tested in the whole-plot analysis</w:t>
      </w:r>
      <w:r w:rsidR="006459CF">
        <w:t>, but was included to account for plot-level variation</w:t>
      </w:r>
      <w:r w:rsidR="00B365EC">
        <w:t xml:space="preserve">), </w:t>
      </w:r>
      <w:r w:rsidR="006459CF">
        <w:t>year</w:t>
      </w:r>
      <w:r w:rsidR="007D6DDA" w:rsidRPr="00E92A83">
        <w:t xml:space="preserve"> (4 levels)</w:t>
      </w:r>
      <w:r w:rsidR="00B365EC" w:rsidRPr="00E92A83">
        <w:t xml:space="preserve">, the </w:t>
      </w:r>
      <w:r w:rsidR="00E92A83" w:rsidRPr="00E92A83">
        <w:t xml:space="preserve">block x </w:t>
      </w:r>
      <w:r w:rsidR="006459CF">
        <w:t>year</w:t>
      </w:r>
      <w:r w:rsidR="00E92A83" w:rsidRPr="00E92A83">
        <w:t xml:space="preserve"> interaction, and the </w:t>
      </w:r>
      <w:r w:rsidR="00B365EC" w:rsidRPr="00E92A83">
        <w:t>interaction</w:t>
      </w:r>
      <w:r w:rsidR="00E92A83" w:rsidRPr="00E92A83">
        <w:t>s</w:t>
      </w:r>
      <w:r w:rsidR="00B365EC" w:rsidRPr="00E92A83">
        <w:t xml:space="preserve"> of </w:t>
      </w:r>
      <w:r w:rsidR="00E92A83" w:rsidRPr="00E92A83">
        <w:t xml:space="preserve">time with each </w:t>
      </w:r>
      <w:r w:rsidR="006459CF">
        <w:t>nutrient</w:t>
      </w:r>
      <w:r w:rsidR="00B365EC" w:rsidRPr="00E92A83">
        <w:t xml:space="preserve"> combination.  </w:t>
      </w:r>
      <w:r w:rsidR="00F854B3" w:rsidRPr="00E92A83">
        <w:t xml:space="preserve">The </w:t>
      </w:r>
      <w:r w:rsidR="00E92A83" w:rsidRPr="00E92A83">
        <w:t xml:space="preserve">residual (aka block x </w:t>
      </w:r>
      <w:r w:rsidR="006459CF">
        <w:t>year</w:t>
      </w:r>
      <w:r w:rsidR="00E92A83" w:rsidRPr="00E92A83">
        <w:t xml:space="preserve"> x </w:t>
      </w:r>
      <w:r w:rsidR="006459CF">
        <w:t>nutrient</w:t>
      </w:r>
      <w:r w:rsidR="00E92A83" w:rsidRPr="00E92A83">
        <w:t xml:space="preserve"> interaction) was the denominator for the test statistic</w:t>
      </w:r>
      <w:r w:rsidR="00F854B3" w:rsidRPr="00E92A83">
        <w:t xml:space="preserve">.  </w:t>
      </w:r>
      <w:r w:rsidR="00E92A83">
        <w:t xml:space="preserve">The amount of variation </w:t>
      </w:r>
      <w:r w:rsidR="00594539">
        <w:t>accounted for by each term (</w:t>
      </w:r>
      <w:r w:rsidR="00E92A83">
        <w:t>partial R</w:t>
      </w:r>
      <w:r w:rsidR="00E92A83" w:rsidRPr="00F854B3">
        <w:rPr>
          <w:vertAlign w:val="superscript"/>
        </w:rPr>
        <w:t>2</w:t>
      </w:r>
      <w:r w:rsidR="00594539">
        <w:t>) and the associated P-value were recorded</w:t>
      </w:r>
      <w:r w:rsidR="00E92A83">
        <w:t xml:space="preserve">.  </w:t>
      </w:r>
      <w:r w:rsidR="007D6DDA" w:rsidRPr="00E92A83">
        <w:t>Statistical</w:t>
      </w:r>
      <w:r w:rsidR="007D6DDA">
        <w:t xml:space="preserve"> significance was </w:t>
      </w:r>
      <w:r w:rsidR="007D6DDA" w:rsidRPr="00A6603F">
        <w:t>assessed using 9999 permutations</w:t>
      </w:r>
      <w:r w:rsidR="00330563">
        <w:t xml:space="preserve"> </w:t>
      </w:r>
      <w:r w:rsidR="006459CF">
        <w:t>with</w:t>
      </w:r>
      <w:r w:rsidR="00330563">
        <w:t xml:space="preserve"> α = 0.05</w:t>
      </w:r>
      <w:r w:rsidR="007D6DDA">
        <w:t xml:space="preserve">.  </w:t>
      </w:r>
      <w:r w:rsidR="00A6603F">
        <w:t xml:space="preserve">The </w:t>
      </w:r>
      <w:r w:rsidR="00B365EC">
        <w:t xml:space="preserve">number of sites exhibiting significant </w:t>
      </w:r>
      <w:r w:rsidR="006459CF">
        <w:t>nutrient</w:t>
      </w:r>
      <w:r w:rsidR="00B365EC">
        <w:t xml:space="preserve"> </w:t>
      </w:r>
      <w:r w:rsidR="00F854B3">
        <w:t xml:space="preserve">or </w:t>
      </w:r>
      <w:r w:rsidR="006459CF">
        <w:t xml:space="preserve">nutrient </w:t>
      </w:r>
      <w:r w:rsidR="00F854B3">
        <w:t xml:space="preserve">x </w:t>
      </w:r>
      <w:r w:rsidR="006459CF">
        <w:t>year</w:t>
      </w:r>
      <w:r w:rsidR="00F854B3">
        <w:t xml:space="preserve"> </w:t>
      </w:r>
      <w:r w:rsidR="00B365EC">
        <w:t xml:space="preserve">effects were tallied.  </w:t>
      </w:r>
      <w:commentRangeStart w:id="82"/>
      <w:r w:rsidR="00B365EC">
        <w:t xml:space="preserve">Model selection was used to determine </w:t>
      </w:r>
      <w:r w:rsidR="00594539">
        <w:t>whether differences among sites in the amount of variation associated with each term could be accounted for by the potential explanatory variables as described above for principal components.</w:t>
      </w:r>
      <w:commentRangeEnd w:id="82"/>
      <w:r w:rsidR="00B365EC">
        <w:commentReference w:id="82"/>
      </w:r>
      <w:commentRangeEnd w:id="80"/>
      <w:r w:rsidR="00B365EC">
        <w:commentReference w:id="80"/>
      </w:r>
    </w:p>
    <w:p w14:paraId="43693AF3" w14:textId="77777777" w:rsidR="00620B84" w:rsidRDefault="00B365EC" w:rsidP="006459CF">
      <w:pPr>
        <w:pStyle w:val="Heading1"/>
      </w:pPr>
      <w:commentRangeStart w:id="83"/>
      <w:r>
        <w:t>Results</w:t>
      </w:r>
      <w:commentRangeEnd w:id="83"/>
      <w:r>
        <w:commentReference w:id="83"/>
      </w:r>
    </w:p>
    <w:p w14:paraId="370762A1" w14:textId="06CA946E" w:rsidR="00620B84" w:rsidRDefault="00594539" w:rsidP="006459CF">
      <w:pPr>
        <w:pStyle w:val="Heading2"/>
      </w:pPr>
      <w:r>
        <w:t xml:space="preserve">Question 1: </w:t>
      </w:r>
      <w:r w:rsidR="00B365EC">
        <w:t>Magnitude of Compositional Variation</w:t>
      </w:r>
    </w:p>
    <w:p w14:paraId="315F98F9" w14:textId="2DB86524" w:rsidR="00620B84" w:rsidRDefault="00D765DA" w:rsidP="006459CF">
      <w:r>
        <w:t>S</w:t>
      </w:r>
      <w:r w:rsidR="00B365EC">
        <w:t>ites exhibited considerable compositional variation.  On average, the Bray-Curtis distance between any two plot-years at a</w:t>
      </w:r>
      <w:commentRangeStart w:id="84"/>
      <w:commentRangeStart w:id="85"/>
      <w:r w:rsidR="00B365EC">
        <w:t xml:space="preserve"> site was 0.53 (Figure 2A).  In comparison, the average spatial variation (comparing pre-treatment data from all 24 plots at a site) was 0.47, and the average temporal variation </w:t>
      </w:r>
      <w:commentRangeStart w:id="86"/>
      <w:r w:rsidR="00B365EC">
        <w:t>(comparing variation among control plots over time) was 0.48</w:t>
      </w:r>
      <w:commentRangeEnd w:id="86"/>
      <w:r w:rsidR="00B365EC">
        <w:commentReference w:id="86"/>
      </w:r>
      <w:r w:rsidR="00B365EC">
        <w:t>.</w:t>
      </w:r>
      <w:commentRangeEnd w:id="84"/>
      <w:r w:rsidR="00B365EC">
        <w:commentReference w:id="84"/>
      </w:r>
      <w:commentRangeEnd w:id="85"/>
      <w:r w:rsidR="00B365EC">
        <w:commentReference w:id="85"/>
      </w:r>
    </w:p>
    <w:p w14:paraId="2E1BAC0D" w14:textId="1E9F496B" w:rsidR="00620B84" w:rsidRDefault="00B365EC">
      <w:r>
        <w:t>Among sites, mean compositional variation ranged from 0.1</w:t>
      </w:r>
      <w:r w:rsidR="000C05B6">
        <w:t>7</w:t>
      </w:r>
      <w:r>
        <w:t xml:space="preserve"> to 0.7</w:t>
      </w:r>
      <w:r w:rsidR="000C05B6">
        <w:t>3</w:t>
      </w:r>
      <w:r>
        <w:t xml:space="preserve">.  Model selection indicated that the amount of compositional variation was related to productivity and </w:t>
      </w:r>
      <w:r w:rsidR="000C05B6">
        <w:t>gamma diversity</w:t>
      </w:r>
      <w:r>
        <w:t xml:space="preserve"> </w:t>
      </w:r>
      <w:r>
        <w:rPr>
          <w:highlight w:val="yellow"/>
        </w:rPr>
        <w:t xml:space="preserve">(BIOCLIM.5 was </w:t>
      </w:r>
      <w:r w:rsidR="00B62161">
        <w:rPr>
          <w:highlight w:val="yellow"/>
        </w:rPr>
        <w:t xml:space="preserve">also </w:t>
      </w:r>
      <w:r>
        <w:rPr>
          <w:highlight w:val="yellow"/>
        </w:rPr>
        <w:t>marginally significant)</w:t>
      </w:r>
      <w:r>
        <w:t xml:space="preserve">.  </w:t>
      </w:r>
      <w:commentRangeStart w:id="87"/>
      <w:r>
        <w:t xml:space="preserve">More productive sites exhibited less compositional variation, as did sites with smaller species pools (Figure </w:t>
      </w:r>
      <w:commentRangeStart w:id="88"/>
      <w:r>
        <w:t>2B</w:t>
      </w:r>
      <w:commentRangeEnd w:id="88"/>
      <w:r>
        <w:commentReference w:id="88"/>
      </w:r>
      <w:r>
        <w:t>).</w:t>
      </w:r>
      <w:commentRangeEnd w:id="87"/>
      <w:r>
        <w:commentReference w:id="87"/>
      </w:r>
    </w:p>
    <w:p w14:paraId="76A42DCF" w14:textId="77777777" w:rsidR="00620B84" w:rsidRDefault="00620B84"/>
    <w:p w14:paraId="137E5C28" w14:textId="24AD01FA" w:rsidR="00620B84" w:rsidRDefault="00594539" w:rsidP="006459CF">
      <w:pPr>
        <w:pStyle w:val="Heading2"/>
      </w:pPr>
      <w:r>
        <w:t xml:space="preserve">Question 2: </w:t>
      </w:r>
      <w:commentRangeStart w:id="89"/>
      <w:r w:rsidR="00B365EC">
        <w:t>Compositional Partitioning</w:t>
      </w:r>
      <w:commentRangeEnd w:id="89"/>
      <w:r w:rsidR="00B365EC">
        <w:commentReference w:id="89"/>
      </w:r>
    </w:p>
    <w:p w14:paraId="71A22B0B" w14:textId="1E11B534" w:rsidR="00620B84" w:rsidRDefault="00B365EC" w:rsidP="006459CF">
      <w:r>
        <w:t xml:space="preserve">Two PCs accounted for 82% of the compositional variation (Figure 3A).  The first PC was strongly related to time and the second to block (Table 1).  Thus, temporal and spatial variation were the largest sources of compositional variation within sites. </w:t>
      </w:r>
      <w:commentRangeStart w:id="90"/>
      <w:r>
        <w:t xml:space="preserve">Surprisingly, nutrient </w:t>
      </w:r>
      <w:proofErr w:type="spellStart"/>
      <w:r w:rsidR="006459CF">
        <w:t>combinatios</w:t>
      </w:r>
      <w:proofErr w:type="spellEnd"/>
      <w:r w:rsidR="006459CF">
        <w:t xml:space="preserve"> did not account for very much of the </w:t>
      </w:r>
      <w:r>
        <w:t xml:space="preserve">variation in community composition </w:t>
      </w:r>
      <w:r w:rsidR="006459CF">
        <w:t xml:space="preserve">within most sites </w:t>
      </w:r>
      <w:r>
        <w:t xml:space="preserve">(Table </w:t>
      </w:r>
      <w:commentRangeEnd w:id="90"/>
      <w:r>
        <w:commentReference w:id="90"/>
      </w:r>
      <w:r>
        <w:t xml:space="preserve">1). </w:t>
      </w:r>
      <w:commentRangeStart w:id="91"/>
      <w:r>
        <w:t>Hierarchical cluster analysis identified three strong clusters of sites</w:t>
      </w:r>
      <w:r w:rsidR="00823DD3">
        <w:t xml:space="preserve"> (Figure S1).  These clusters aligned </w:t>
      </w:r>
      <w:r>
        <w:t>with the primary sources of compositional variation</w:t>
      </w:r>
      <w:r w:rsidR="00823DD3">
        <w:t xml:space="preserve">: much of the </w:t>
      </w:r>
      <w:r>
        <w:t>composition</w:t>
      </w:r>
      <w:r w:rsidR="007C4054">
        <w:t xml:space="preserve">al variation related to </w:t>
      </w:r>
      <w:r>
        <w:t>temporal changes</w:t>
      </w:r>
      <w:r w:rsidR="007C4054">
        <w:t xml:space="preserve"> in one cluster, to spatial variation among blocks in a second cluster, and to spatial variation within blocks (i.e., the</w:t>
      </w:r>
      <w:r>
        <w:t xml:space="preserve"> </w:t>
      </w:r>
      <w:r w:rsidR="007C4054">
        <w:t xml:space="preserve">Block x Nutrient </w:t>
      </w:r>
      <w:r>
        <w:t>interaction)</w:t>
      </w:r>
      <w:r w:rsidR="007C4054">
        <w:t xml:space="preserve"> in a third cluster</w:t>
      </w:r>
      <w:r w:rsidR="00823DD3" w:rsidRPr="00823DD3">
        <w:t xml:space="preserve"> </w:t>
      </w:r>
      <w:r w:rsidR="00823DD3">
        <w:t>(Figure 3B)</w:t>
      </w:r>
      <w:r>
        <w:t>.</w:t>
      </w:r>
      <w:commentRangeEnd w:id="91"/>
      <w:r>
        <w:commentReference w:id="91"/>
      </w:r>
    </w:p>
    <w:p w14:paraId="1F9F8F6C" w14:textId="26D006BA" w:rsidR="00620B84" w:rsidRDefault="00B365EC">
      <w:r>
        <w:t xml:space="preserve">Site scores along the Temporal PC were related to </w:t>
      </w:r>
      <w:commentRangeStart w:id="92"/>
      <w:commentRangeStart w:id="93"/>
      <w:r>
        <w:t xml:space="preserve">elevation </w:t>
      </w:r>
      <w:commentRangeEnd w:id="92"/>
      <w:r>
        <w:commentReference w:id="92"/>
      </w:r>
      <w:commentRangeEnd w:id="93"/>
      <w:r>
        <w:commentReference w:id="93"/>
      </w:r>
      <w:r>
        <w:t>and to size of the species pool (</w:t>
      </w:r>
      <w:commentRangeStart w:id="94"/>
      <w:r w:rsidR="007C4054">
        <w:t>adjusted R</w:t>
      </w:r>
      <w:r w:rsidR="007C4054" w:rsidRPr="007C4054">
        <w:rPr>
          <w:vertAlign w:val="superscript"/>
        </w:rPr>
        <w:t>2</w:t>
      </w:r>
      <w:r w:rsidR="007C4054">
        <w:t xml:space="preserve"> = 0.397</w:t>
      </w:r>
      <w:commentRangeEnd w:id="94"/>
      <w:r w:rsidR="006459CF">
        <w:rPr>
          <w:rStyle w:val="CommentReference"/>
        </w:rPr>
        <w:commentReference w:id="94"/>
      </w:r>
      <w:r w:rsidR="007C4054">
        <w:t xml:space="preserve">; </w:t>
      </w:r>
      <w:r>
        <w:t xml:space="preserve">Figure 3C).  Higher elevation sites exhibited lower temporal variation, and sites with smaller </w:t>
      </w:r>
      <w:commentRangeStart w:id="95"/>
      <w:r>
        <w:t xml:space="preserve">species pools were more likely to exhibit high temporal variation in </w:t>
      </w:r>
      <w:commentRangeStart w:id="96"/>
      <w:r>
        <w:t>composition</w:t>
      </w:r>
      <w:commentRangeEnd w:id="95"/>
      <w:r>
        <w:commentReference w:id="95"/>
      </w:r>
      <w:commentRangeEnd w:id="96"/>
      <w:r>
        <w:commentReference w:id="96"/>
      </w:r>
      <w:r>
        <w:t>.</w:t>
      </w:r>
    </w:p>
    <w:p w14:paraId="299F1878" w14:textId="46B21053" w:rsidR="00620B84" w:rsidRDefault="007C4054">
      <w:r>
        <w:t>Site scores along the Spatial PC were related to within-site variability in productivity (</w:t>
      </w:r>
      <w:commentRangeStart w:id="97"/>
      <w:r>
        <w:t>adjusted R</w:t>
      </w:r>
      <w:r w:rsidRPr="007C4054">
        <w:rPr>
          <w:vertAlign w:val="superscript"/>
        </w:rPr>
        <w:t>2</w:t>
      </w:r>
      <w:r>
        <w:t xml:space="preserve"> = 0.096</w:t>
      </w:r>
      <w:commentRangeEnd w:id="97"/>
      <w:r w:rsidR="006459CF">
        <w:rPr>
          <w:rStyle w:val="CommentReference"/>
        </w:rPr>
        <w:commentReference w:id="97"/>
      </w:r>
      <w:r>
        <w:t>; Figure 3D).  Sites with more variabl</w:t>
      </w:r>
      <w:r w:rsidR="006459CF">
        <w:t>e</w:t>
      </w:r>
      <w:r>
        <w:t xml:space="preserve"> productivity were also more likely to have a greater percentage of their compositional variation within blocks.</w:t>
      </w:r>
    </w:p>
    <w:p w14:paraId="577A8185" w14:textId="7221B1C9" w:rsidR="00620B84" w:rsidRDefault="007C4054" w:rsidP="006459CF">
      <w:pPr>
        <w:pStyle w:val="Heading2"/>
      </w:pPr>
      <w:r>
        <w:t>Nutrient Addition</w:t>
      </w:r>
      <w:r w:rsidR="00B365EC">
        <w:t xml:space="preserve"> Effects</w:t>
      </w:r>
    </w:p>
    <w:p w14:paraId="328DC769" w14:textId="5E90D17D" w:rsidR="00620B84" w:rsidRDefault="00B365EC">
      <w:r w:rsidRPr="00DE0A5F">
        <w:t xml:space="preserve">Statistically significant main effects of </w:t>
      </w:r>
      <w:r w:rsidR="007C4054" w:rsidRPr="00DE0A5F">
        <w:t>nutrient addition</w:t>
      </w:r>
      <w:r w:rsidRPr="00DE0A5F">
        <w:t xml:space="preserve"> were detected in 4</w:t>
      </w:r>
      <w:r w:rsidR="00DE0A5F" w:rsidRPr="00DE0A5F">
        <w:t>7</w:t>
      </w:r>
      <w:r w:rsidRPr="00DE0A5F">
        <w:t xml:space="preserve">% of sites, and </w:t>
      </w:r>
      <w:r w:rsidR="007C4054" w:rsidRPr="00DE0A5F">
        <w:t>Year x Nutrient Addition</w:t>
      </w:r>
      <w:r w:rsidRPr="00DE0A5F">
        <w:t xml:space="preserve"> interactions were detected in 63% of sites (</w:t>
      </w:r>
      <w:commentRangeStart w:id="98"/>
      <w:r w:rsidRPr="00DE0A5F">
        <w:t>Figure 4A</w:t>
      </w:r>
      <w:commentRangeEnd w:id="98"/>
      <w:r w:rsidRPr="00DE0A5F">
        <w:commentReference w:id="98"/>
      </w:r>
      <w:r w:rsidRPr="00DE0A5F">
        <w:t xml:space="preserve">).  </w:t>
      </w:r>
      <w:r w:rsidR="007C4054" w:rsidRPr="00DE0A5F">
        <w:t>Nutrient addition</w:t>
      </w:r>
      <w:r w:rsidRPr="00DE0A5F">
        <w:t xml:space="preserve"> had no significant effect on composition – alone or in interaction with </w:t>
      </w:r>
      <w:r w:rsidR="007C4054" w:rsidRPr="00DE0A5F">
        <w:t>Year</w:t>
      </w:r>
      <w:r w:rsidRPr="00DE0A5F">
        <w:t xml:space="preserve"> – in about one</w:t>
      </w:r>
      <w:r>
        <w:t xml:space="preserve"> quarter (26%) of sites.</w:t>
      </w:r>
      <w:r w:rsidR="003A7C9A">
        <w:t xml:space="preserve">  </w:t>
      </w:r>
      <w:r w:rsidR="00C41B8C">
        <w:t>Most of the other sites had one or two significant terms (Table 2; Table S4).</w:t>
      </w:r>
    </w:p>
    <w:p w14:paraId="52E497FE" w14:textId="77777777" w:rsidR="003A7C9A" w:rsidRDefault="006459CF">
      <w:r>
        <w:t xml:space="preserve">Nutrients were </w:t>
      </w:r>
      <w:commentRangeStart w:id="99"/>
      <w:r w:rsidR="00B365EC">
        <w:t xml:space="preserve">more likely to be significant individually rather than in combination with other </w:t>
      </w:r>
      <w:r>
        <w:t>nutrients</w:t>
      </w:r>
      <w:r w:rsidR="00B365EC">
        <w:t xml:space="preserve">, </w:t>
      </w:r>
      <w:commentRangeStart w:id="100"/>
      <w:r w:rsidR="00B365EC">
        <w:t xml:space="preserve">though every combination was </w:t>
      </w:r>
      <w:r>
        <w:t xml:space="preserve">statistically </w:t>
      </w:r>
      <w:r w:rsidR="00B365EC">
        <w:t xml:space="preserve">significant in at least one </w:t>
      </w:r>
      <w:commentRangeEnd w:id="100"/>
      <w:r w:rsidR="00B365EC">
        <w:commentReference w:id="100"/>
      </w:r>
      <w:r w:rsidR="00B365EC">
        <w:t xml:space="preserve">site (Figure 4B).  </w:t>
      </w:r>
      <w:commentRangeStart w:id="101"/>
      <w:commentRangeStart w:id="102"/>
      <w:r w:rsidR="00B365EC">
        <w:t>Interactions</w:t>
      </w:r>
      <w:commentRangeEnd w:id="101"/>
      <w:r w:rsidR="00B365EC">
        <w:commentReference w:id="101"/>
      </w:r>
      <w:commentRangeEnd w:id="102"/>
      <w:r w:rsidR="004C4C49">
        <w:rPr>
          <w:rStyle w:val="CommentReference"/>
        </w:rPr>
        <w:commentReference w:id="102"/>
      </w:r>
      <w:r w:rsidR="00B365EC">
        <w:t xml:space="preserve"> with time were more </w:t>
      </w:r>
      <w:r w:rsidR="000C5D28">
        <w:t>often statistically significant</w:t>
      </w:r>
      <w:r w:rsidR="00B365EC">
        <w:t xml:space="preserve"> than </w:t>
      </w:r>
      <w:r w:rsidR="000C5D28">
        <w:t xml:space="preserve">were </w:t>
      </w:r>
      <w:r w:rsidR="00B365EC">
        <w:t xml:space="preserve">main effects of </w:t>
      </w:r>
      <w:r>
        <w:t>nutrients</w:t>
      </w:r>
      <w:r w:rsidR="00B365EC">
        <w:t xml:space="preserve">.  Nitrogen (% of sites) was the most common fertilizer responded to, followed by P (% of sites) and then K+ (% of sites).  </w:t>
      </w:r>
      <w:r w:rsidR="000C5D28">
        <w:t>T</w:t>
      </w:r>
      <w:commentRangeStart w:id="103"/>
      <w:r w:rsidR="00B365EC">
        <w:t xml:space="preserve">he </w:t>
      </w:r>
      <w:r w:rsidR="000C5D28">
        <w:t>least responsive nutrient combination was NP</w:t>
      </w:r>
      <w:r w:rsidR="004C4C49">
        <w:t xml:space="preserve">; composition changed in a </w:t>
      </w:r>
      <w:r w:rsidR="000C5D28">
        <w:t xml:space="preserve">statistically significant </w:t>
      </w:r>
      <w:r w:rsidR="004C4C49">
        <w:t xml:space="preserve">manner in response to this treatment at a single </w:t>
      </w:r>
      <w:r w:rsidR="000C5D28">
        <w:t>site</w:t>
      </w:r>
      <w:r w:rsidR="00B365EC">
        <w:t>.</w:t>
      </w:r>
      <w:commentRangeEnd w:id="99"/>
      <w:r w:rsidR="00B365EC">
        <w:commentReference w:id="99"/>
      </w:r>
      <w:commentRangeEnd w:id="103"/>
    </w:p>
    <w:p w14:paraId="329CDAA5" w14:textId="3E3E87F7" w:rsidR="00620B84" w:rsidRDefault="00B365EC">
      <w:r>
        <w:commentReference w:id="103"/>
      </w:r>
      <w:r w:rsidR="000C5D28">
        <w:t xml:space="preserve">Differences among sites in the </w:t>
      </w:r>
      <w:r>
        <w:t>amount of compos</w:t>
      </w:r>
      <w:r w:rsidR="000C5D28">
        <w:t xml:space="preserve">itional variation accounted for </w:t>
      </w:r>
      <w:r>
        <w:t xml:space="preserve">by </w:t>
      </w:r>
      <w:r w:rsidR="000C5D28">
        <w:t>each nutrient</w:t>
      </w:r>
      <w:r>
        <w:t xml:space="preserve"> combination</w:t>
      </w:r>
      <w:r w:rsidR="000C5D28">
        <w:t xml:space="preserve">, as expressed as its partial </w:t>
      </w:r>
      <w:r w:rsidR="000C5D28" w:rsidRPr="000C5D28">
        <w:rPr>
          <w:i/>
        </w:rPr>
        <w:t>R</w:t>
      </w:r>
      <w:r w:rsidR="000C5D28" w:rsidRPr="000C5D28">
        <w:rPr>
          <w:vertAlign w:val="superscript"/>
        </w:rPr>
        <w:t>2</w:t>
      </w:r>
      <w:r w:rsidR="000C5D28">
        <w:t xml:space="preserve"> value, are related in part to </w:t>
      </w:r>
      <w:r>
        <w:t xml:space="preserve">site-level explanatory variables (Table </w:t>
      </w:r>
      <w:r w:rsidR="00C41B8C">
        <w:t>3</w:t>
      </w:r>
      <w:r>
        <w:t xml:space="preserve">).  </w:t>
      </w:r>
      <w:r w:rsidR="000C5D28">
        <w:t>These models accounted for up to a third of the variation among sites</w:t>
      </w:r>
      <w:r w:rsidR="004C4C49">
        <w:t>; the best-fitting models related to patterns associated with P and with PK</w:t>
      </w:r>
      <w:r w:rsidR="000C5D28">
        <w:t xml:space="preserve">.  Different explanatory variables were often selected for </w:t>
      </w:r>
      <w:r w:rsidR="004C4C49">
        <w:t xml:space="preserve">different nutrient combinations and for </w:t>
      </w:r>
      <w:r w:rsidR="000C5D28">
        <w:t xml:space="preserve">models of Nutrient main effects compared to models of Nutrient x Year interactions.  </w:t>
      </w:r>
      <w:commentRangeStart w:id="104"/>
      <w:commentRangeStart w:id="105"/>
      <w:r>
        <w:t xml:space="preserve">For example, </w:t>
      </w:r>
      <w:r w:rsidR="004C4C49">
        <w:t xml:space="preserve">the amount of compositional change accounted for by </w:t>
      </w:r>
      <w:r>
        <w:t xml:space="preserve">P </w:t>
      </w:r>
      <w:r w:rsidR="004C4C49">
        <w:t xml:space="preserve">was greater in sites in the </w:t>
      </w:r>
      <w:r>
        <w:t>‘Temporal’ cluster than in either of the spatial clusters</w:t>
      </w:r>
      <w:r w:rsidR="004C4C49">
        <w:t xml:space="preserve"> and was also greater in in warm, dry sites than in cool, wet sites</w:t>
      </w:r>
      <w:r>
        <w:t xml:space="preserve"> (Figure 5</w:t>
      </w:r>
      <w:r w:rsidR="004C4C49">
        <w:t>A</w:t>
      </w:r>
      <w:r>
        <w:t xml:space="preserve">).  </w:t>
      </w:r>
      <w:r w:rsidR="004C4C49">
        <w:t>The amount of compositional change accounted for by the P x Year interaction was even more strongly associated with the ‘Temporal’ cluster and was also greater in sites</w:t>
      </w:r>
      <w:r>
        <w:t xml:space="preserve"> with low productivity</w:t>
      </w:r>
      <w:r w:rsidR="004C4C49">
        <w:t xml:space="preserve"> (Figure 5B)</w:t>
      </w:r>
      <w:r>
        <w:t>.</w:t>
      </w:r>
      <w:commentRangeEnd w:id="104"/>
      <w:r>
        <w:commentReference w:id="104"/>
      </w:r>
      <w:commentRangeEnd w:id="105"/>
      <w:r w:rsidR="004C4C49">
        <w:rPr>
          <w:rStyle w:val="CommentReference"/>
        </w:rPr>
        <w:commentReference w:id="105"/>
      </w:r>
    </w:p>
    <w:p w14:paraId="648E7008" w14:textId="77777777" w:rsidR="004C4C49" w:rsidRDefault="004C4C49"/>
    <w:p w14:paraId="3866A1BD" w14:textId="77777777" w:rsidR="00620B84" w:rsidRDefault="00B365EC" w:rsidP="004C4C49">
      <w:pPr>
        <w:pStyle w:val="Heading1"/>
      </w:pPr>
      <w:commentRangeStart w:id="106"/>
      <w:r>
        <w:t>Discussion</w:t>
      </w:r>
      <w:commentRangeEnd w:id="106"/>
      <w:r>
        <w:commentReference w:id="106"/>
      </w:r>
    </w:p>
    <w:p w14:paraId="264B5116" w14:textId="4FC1BAA3" w:rsidR="0030758F" w:rsidRDefault="0030758F" w:rsidP="0030758F">
      <w:r>
        <w:t>Our results demonstrate strong differences among sites in terms of the magnitude and sources of compositional variation.  Some of these differences are explainable by</w:t>
      </w:r>
      <w:r w:rsidR="00C05D09">
        <w:t>,</w:t>
      </w:r>
      <w:r>
        <w:t xml:space="preserve"> </w:t>
      </w:r>
      <w:r w:rsidR="00C05D09">
        <w:t xml:space="preserve">or related to, differences among </w:t>
      </w:r>
      <w:r>
        <w:t>site</w:t>
      </w:r>
      <w:r w:rsidR="00C05D09">
        <w:t>s in productivity and other variables.</w:t>
      </w:r>
      <w:r>
        <w:t xml:space="preserve"> </w:t>
      </w:r>
      <w:r w:rsidR="00C05D09">
        <w:t xml:space="preserve"> Recognizing these differences has implications in terms of how sensitive sites are to management actions and our ability to detect the effects of those actions.</w:t>
      </w:r>
    </w:p>
    <w:p w14:paraId="2F4DAA18" w14:textId="77777777" w:rsidR="0030758F" w:rsidRPr="0030758F" w:rsidRDefault="0030758F" w:rsidP="0030758F"/>
    <w:p w14:paraId="476FAC78" w14:textId="2277020A" w:rsidR="00434219" w:rsidRDefault="00C05D09" w:rsidP="004C4C49">
      <w:pPr>
        <w:pStyle w:val="Heading2"/>
      </w:pPr>
      <w:r>
        <w:t xml:space="preserve">Sites Differ in </w:t>
      </w:r>
      <w:r w:rsidR="00434219">
        <w:t>Magnitude of Compositional Variation</w:t>
      </w:r>
    </w:p>
    <w:p w14:paraId="347EE224" w14:textId="7238AB2E" w:rsidR="0068261C" w:rsidRDefault="0036307C" w:rsidP="00434219">
      <w:r>
        <w:t xml:space="preserve">Our sites are located around the globe and differ in many different respects.  By </w:t>
      </w:r>
      <w:proofErr w:type="spellStart"/>
      <w:r>
        <w:t>subsetting</w:t>
      </w:r>
      <w:proofErr w:type="spellEnd"/>
      <w:r>
        <w:t xml:space="preserve"> our data so that all sites had identical analytical structures (3 blocks x 8 plots x 4 years = 96 plot-year combinations), we ensured that any differences we detected were not a result of differences in number of blocks or other design elements.  </w:t>
      </w:r>
      <w:r w:rsidR="0068261C">
        <w:t xml:space="preserve">We also made site-specific taxonomic adjustments to avoid ‘spurious’ compositional changes over time.  </w:t>
      </w:r>
      <w:r w:rsidR="00BF2BD5">
        <w:t xml:space="preserve">Even with this control, sites differed considerably in terms of how much compositional variation was documented within them.  </w:t>
      </w:r>
    </w:p>
    <w:p w14:paraId="3A702641" w14:textId="7544A7A5" w:rsidR="00BF2BD5" w:rsidRDefault="0068261C" w:rsidP="00434219">
      <w:r>
        <w:t xml:space="preserve">Magnitude of variation was </w:t>
      </w:r>
      <w:r w:rsidR="00BF2BD5">
        <w:t>related to productivity</w:t>
      </w:r>
      <w:r>
        <w:t>…</w:t>
      </w:r>
    </w:p>
    <w:p w14:paraId="65E06418" w14:textId="44BB9887" w:rsidR="0068261C" w:rsidRDefault="0068261C" w:rsidP="00434219">
      <w:r>
        <w:t>Magnitude of variation was also related to gamma diversity…</w:t>
      </w:r>
    </w:p>
    <w:p w14:paraId="776A4FF2" w14:textId="0D28CB6C" w:rsidR="00620B84" w:rsidRDefault="00620B84" w:rsidP="00B62161"/>
    <w:p w14:paraId="0B211035" w14:textId="4A95ED09" w:rsidR="00434219" w:rsidRDefault="00434219" w:rsidP="00434219">
      <w:pPr>
        <w:pStyle w:val="Heading2"/>
      </w:pPr>
      <w:r>
        <w:t>S</w:t>
      </w:r>
      <w:r w:rsidR="00C05D09">
        <w:t>ites Differ in S</w:t>
      </w:r>
      <w:r>
        <w:t>ources of Variation</w:t>
      </w:r>
    </w:p>
    <w:p w14:paraId="7C5E3BFC" w14:textId="7BC79950" w:rsidR="00434219" w:rsidRDefault="00434219" w:rsidP="00434219">
      <w:r>
        <w:t xml:space="preserve">In addition to differing in terms of how much compositional variation they contain, sites also differ in terms of the factors that account for that variation.  </w:t>
      </w:r>
      <w:r w:rsidR="0036307C">
        <w:t>Three clusters…</w:t>
      </w:r>
    </w:p>
    <w:p w14:paraId="55C4D95E" w14:textId="30CA8B63" w:rsidR="0036307C" w:rsidRDefault="0036307C" w:rsidP="00434219">
      <w:r>
        <w:t>Explanatory variables associated with partial R</w:t>
      </w:r>
      <w:r w:rsidRPr="0036307C">
        <w:rPr>
          <w:vertAlign w:val="superscript"/>
        </w:rPr>
        <w:t>2</w:t>
      </w:r>
      <w:r>
        <w:t xml:space="preserve"> of each nutrient combination…</w:t>
      </w:r>
    </w:p>
    <w:p w14:paraId="69129125" w14:textId="791E4092" w:rsidR="00620B84" w:rsidRDefault="006459CF">
      <w:r>
        <w:t>Interestingly, the fewest sites responded to the NP combination even though that combination has been shown to limit productivity (Fay) and richness (</w:t>
      </w:r>
      <w:proofErr w:type="spellStart"/>
      <w:r>
        <w:t>Harpole</w:t>
      </w:r>
      <w:proofErr w:type="spellEnd"/>
      <w:r>
        <w:t>) at multiple sites.</w:t>
      </w:r>
      <w:r>
        <w:commentReference w:id="107"/>
      </w:r>
      <w:r>
        <w:t xml:space="preserve">  </w:t>
      </w:r>
      <w:commentRangeStart w:id="108"/>
      <w:r w:rsidR="00B365EC">
        <w:t xml:space="preserve">Consistency of effects – compare to Phil, Stan </w:t>
      </w:r>
      <w:commentRangeEnd w:id="108"/>
      <w:r w:rsidR="00B365EC">
        <w:commentReference w:id="108"/>
      </w:r>
      <w:r w:rsidR="00B365EC">
        <w:t>(Table S4)</w:t>
      </w:r>
    </w:p>
    <w:p w14:paraId="11031335" w14:textId="77777777" w:rsidR="00620B84" w:rsidRDefault="00620B84"/>
    <w:p w14:paraId="49952FD3" w14:textId="10C3A8B4" w:rsidR="00C05D09" w:rsidRDefault="00C05D09" w:rsidP="00C05D09">
      <w:pPr>
        <w:pStyle w:val="Heading2"/>
      </w:pPr>
      <w:r>
        <w:t>Management and Monitoring Implications</w:t>
      </w:r>
    </w:p>
    <w:p w14:paraId="55136860" w14:textId="5C433CD9" w:rsidR="0036307C" w:rsidRPr="0036307C" w:rsidRDefault="0036307C" w:rsidP="0036307C">
      <w:r>
        <w:t>The results of this study have implications for our ability to detect effects of management actions and for our monitoring programs.</w:t>
      </w:r>
    </w:p>
    <w:p w14:paraId="63775BA8" w14:textId="6779F3A2" w:rsidR="00C05D09" w:rsidRDefault="00C05D09" w:rsidP="00C05D09">
      <w:r w:rsidRPr="0036307C">
        <w:rPr>
          <w:i/>
        </w:rPr>
        <w:t>Management implications</w:t>
      </w:r>
      <w:r>
        <w:t>:</w:t>
      </w:r>
      <w:r w:rsidRPr="00C05D09">
        <w:t xml:space="preserve"> </w:t>
      </w:r>
      <w:r w:rsidR="00BF2BD5">
        <w:t>Nutrient addition</w:t>
      </w:r>
      <w:r>
        <w:t xml:space="preserve"> effects are small relative to spatial and temporal variation within sites but may strengthen over time; additional research needed.</w:t>
      </w:r>
      <w:bookmarkStart w:id="109" w:name="move5163963541"/>
      <w:bookmarkEnd w:id="109"/>
      <w:r w:rsidR="0036307C">
        <w:t xml:space="preserve">  These sites continue to be monitored, so future research could assess whether the three clusters identified here are predictors of long-term </w:t>
      </w:r>
      <w:r w:rsidR="00BF2BD5">
        <w:t>nutrient addition</w:t>
      </w:r>
      <w:r w:rsidR="0036307C">
        <w:t xml:space="preserve"> effects.</w:t>
      </w:r>
    </w:p>
    <w:p w14:paraId="34708182" w14:textId="40CE0678" w:rsidR="00C05D09" w:rsidRDefault="00C05D09" w:rsidP="00C05D09">
      <w:r w:rsidRPr="0036307C">
        <w:rPr>
          <w:i/>
        </w:rPr>
        <w:t>Monitoring implications</w:t>
      </w:r>
      <w:r>
        <w:t xml:space="preserve">: Patterns of spatial and temporal variation in composition can be accommodated to some extent during monitoring. </w:t>
      </w:r>
      <w:commentRangeStart w:id="110"/>
      <w:r>
        <w:t>For example, it is well recognized that re-measuring permanent plots reduces the effect of spatial variation compared to establishing new temporary plots</w:t>
      </w:r>
      <w:commentRangeEnd w:id="110"/>
      <w:r>
        <w:commentReference w:id="110"/>
      </w:r>
      <w:r>
        <w:t xml:space="preserve"> at each measurement date.  However, even though this is exactly what we did, the natural variation from one plot to another and the variation on the same plots over time were very similar (Figure 2A).  It is possible that spatial and temporal variation would have differential effects on the two aspects of compositional variation, turnover and changes in abundance (</w:t>
      </w:r>
      <w:proofErr w:type="spellStart"/>
      <w:r>
        <w:t>Baselga</w:t>
      </w:r>
      <w:proofErr w:type="spellEnd"/>
      <w:r>
        <w:t xml:space="preserve"> citation).  For example, we might expect species turnover to be more prevalent spatially and changes in abundance to be more prevalent temporally.  </w:t>
      </w:r>
    </w:p>
    <w:p w14:paraId="3D2BBB29" w14:textId="4380393A" w:rsidR="00C05D09" w:rsidRDefault="0036307C">
      <w:r>
        <w:t xml:space="preserve">For example, spatial and temporal variation can affect our ability to detect treatment effects, depending on how they are incorporated into the experimental design and analysis.  Large-scale sources of spatial variation can be incorporated into experimental designs through blocking, while small-scale sources (e.g., variation within blocks) are not explainable by such factors and therefore increase the unexplained variation that forms the denominator for the treatment test statistic and thus reduces the size of the text statistic.  </w:t>
      </w:r>
    </w:p>
    <w:p w14:paraId="252D3935" w14:textId="77777777" w:rsidR="0036307C" w:rsidRDefault="0036307C" w:rsidP="0036307C">
      <w:r>
        <w:t>Temporal variation can be accounted for by re-measuring permanent plots as opposed to measuring new temporary plots at each date.  However, our results demonstrate that permanent plots are not a complete solution: there was very large compositional change in control plots over time even though the same plots were re-measured each time.  Temporal changes were ubiquitous – the main effect of Year was the only term that was statistically significant for every site.</w:t>
      </w:r>
    </w:p>
    <w:p w14:paraId="30E902F4" w14:textId="28D80045" w:rsidR="00BF2BD5" w:rsidRDefault="00BF2BD5" w:rsidP="00BF2BD5">
      <w:r>
        <w:t>Considerable variation in composition – more than implied by use of ‘control’ treatment.  Even untreated plots changed about 50% in composition over time.</w:t>
      </w:r>
    </w:p>
    <w:p w14:paraId="2920435C" w14:textId="77777777" w:rsidR="0036307C" w:rsidRDefault="0036307C"/>
    <w:p w14:paraId="74B33CF8" w14:textId="00EAC506" w:rsidR="00C05D09" w:rsidRDefault="00C05D09" w:rsidP="00C05D09">
      <w:pPr>
        <w:pStyle w:val="Heading2"/>
      </w:pPr>
      <w:r>
        <w:t>Conclusions</w:t>
      </w:r>
    </w:p>
    <w:p w14:paraId="1B36F9F8" w14:textId="77777777" w:rsidR="00C05D09" w:rsidRDefault="00C05D09"/>
    <w:p w14:paraId="3E049FA9" w14:textId="77777777" w:rsidR="00620B84" w:rsidRDefault="00B365EC" w:rsidP="004C4C49">
      <w:pPr>
        <w:pStyle w:val="Heading1"/>
      </w:pPr>
      <w:r>
        <w:t>Acknowledgements</w:t>
      </w:r>
    </w:p>
    <w:p w14:paraId="526DF434" w14:textId="249E11F1" w:rsidR="00620B84" w:rsidRDefault="00B365EC" w:rsidP="004C4C49">
      <w:r>
        <w:t>We thank…</w:t>
      </w:r>
    </w:p>
    <w:p w14:paraId="5F231BEC" w14:textId="77777777" w:rsidR="00942737" w:rsidRDefault="00942737" w:rsidP="00942737"/>
    <w:p w14:paraId="5F3E589D" w14:textId="77777777" w:rsidR="00620B84" w:rsidRDefault="00B365EC" w:rsidP="004C4C49">
      <w:pPr>
        <w:pStyle w:val="Heading1"/>
      </w:pPr>
      <w:r>
        <w:t>References</w:t>
      </w:r>
    </w:p>
    <w:p w14:paraId="75DA642F" w14:textId="5D2B2B05" w:rsidR="00620B84" w:rsidRDefault="007570A2" w:rsidP="007570A2">
      <w:pPr>
        <w:ind w:left="720" w:hanging="720"/>
        <w:rPr>
          <w:lang w:bidi="en-US"/>
        </w:rPr>
      </w:pPr>
      <w:proofErr w:type="spellStart"/>
      <w:r>
        <w:rPr>
          <w:lang w:bidi="en-US"/>
        </w:rPr>
        <w:t>Hillebrand</w:t>
      </w:r>
      <w:proofErr w:type="spellEnd"/>
      <w:r>
        <w:rPr>
          <w:lang w:bidi="en-US"/>
        </w:rPr>
        <w:t xml:space="preserve">, H., B. Blasius, E. T. Borer, J. M. Chase, J. A. Downing, B. K. Eriksson, C. T. </w:t>
      </w:r>
      <w:proofErr w:type="spellStart"/>
      <w:r>
        <w:rPr>
          <w:lang w:bidi="en-US"/>
        </w:rPr>
        <w:t>Filstrup</w:t>
      </w:r>
      <w:proofErr w:type="spellEnd"/>
      <w:r>
        <w:rPr>
          <w:lang w:bidi="en-US"/>
        </w:rPr>
        <w:t xml:space="preserve">, W. S. </w:t>
      </w:r>
      <w:proofErr w:type="spellStart"/>
      <w:r>
        <w:rPr>
          <w:lang w:bidi="en-US"/>
        </w:rPr>
        <w:t>Harpole</w:t>
      </w:r>
      <w:proofErr w:type="spellEnd"/>
      <w:r>
        <w:rPr>
          <w:lang w:bidi="en-US"/>
        </w:rPr>
        <w:t xml:space="preserve">, D. </w:t>
      </w:r>
      <w:proofErr w:type="spellStart"/>
      <w:r>
        <w:rPr>
          <w:lang w:bidi="en-US"/>
        </w:rPr>
        <w:t>Hodapp</w:t>
      </w:r>
      <w:proofErr w:type="spellEnd"/>
      <w:r>
        <w:rPr>
          <w:lang w:bidi="en-US"/>
        </w:rPr>
        <w:t xml:space="preserve">, S. Larsen, A. M. </w:t>
      </w:r>
      <w:proofErr w:type="spellStart"/>
      <w:r>
        <w:rPr>
          <w:lang w:bidi="en-US"/>
        </w:rPr>
        <w:t>Lewandowska</w:t>
      </w:r>
      <w:proofErr w:type="spellEnd"/>
      <w:r>
        <w:rPr>
          <w:lang w:bidi="en-US"/>
        </w:rPr>
        <w:t xml:space="preserve">, E. W. </w:t>
      </w:r>
      <w:proofErr w:type="spellStart"/>
      <w:r>
        <w:rPr>
          <w:lang w:bidi="en-US"/>
        </w:rPr>
        <w:t>Seabloom</w:t>
      </w:r>
      <w:proofErr w:type="spellEnd"/>
      <w:r>
        <w:rPr>
          <w:lang w:bidi="en-US"/>
        </w:rPr>
        <w:t xml:space="preserve">, D. B. Van de Waal, and A. B. </w:t>
      </w:r>
      <w:proofErr w:type="spellStart"/>
      <w:r>
        <w:rPr>
          <w:lang w:bidi="en-US"/>
        </w:rPr>
        <w:t>Ryabov</w:t>
      </w:r>
      <w:proofErr w:type="spellEnd"/>
      <w:r>
        <w:rPr>
          <w:lang w:bidi="en-US"/>
        </w:rPr>
        <w:t>. 2018. Biodiversity change is uncoupled from species richness trends: Consequences for conservation and monitoring. Journal of Applied Ecology 55:169-184.</w:t>
      </w:r>
    </w:p>
    <w:p w14:paraId="5C1E4205" w14:textId="77777777" w:rsidR="007570A2" w:rsidRDefault="007570A2" w:rsidP="007570A2">
      <w:pPr>
        <w:ind w:left="720" w:hanging="720"/>
      </w:pPr>
    </w:p>
    <w:p w14:paraId="56426785" w14:textId="77777777" w:rsidR="00620B84" w:rsidRDefault="00B365EC" w:rsidP="007570A2">
      <w:r>
        <w:br w:type="page"/>
      </w:r>
    </w:p>
    <w:p w14:paraId="4C8A2A50" w14:textId="77777777" w:rsidR="00620B84" w:rsidRDefault="00B365EC" w:rsidP="007570A2">
      <w:r>
        <w:t>Table 1.  Loadings associated with the first two principal components from a PCA of the components of compositional variation for 43 sites with the same experimental structure (3 blocks, 8 plots per block, 4 years) at each site.  Loadings above 0.4 are in bold font, and positive loadings are in italics.  Loadings with an absolute value &lt; 0.1 are not shown.</w:t>
      </w:r>
    </w:p>
    <w:p w14:paraId="6B862676" w14:textId="77777777" w:rsidR="00620B84" w:rsidRDefault="00620B84" w:rsidP="007570A2"/>
    <w:tbl>
      <w:tblPr>
        <w:tblStyle w:val="TableGrid"/>
        <w:tblW w:w="6629" w:type="dxa"/>
        <w:tblCellMar>
          <w:left w:w="118" w:type="dxa"/>
        </w:tblCellMar>
        <w:tblLook w:val="04A0" w:firstRow="1" w:lastRow="0" w:firstColumn="1" w:lastColumn="0" w:noHBand="0" w:noVBand="1"/>
      </w:tblPr>
      <w:tblGrid>
        <w:gridCol w:w="3538"/>
        <w:gridCol w:w="1650"/>
        <w:gridCol w:w="1441"/>
      </w:tblGrid>
      <w:tr w:rsidR="00620B84" w14:paraId="333243F8" w14:textId="77777777" w:rsidTr="00823DD3">
        <w:tc>
          <w:tcPr>
            <w:tcW w:w="3538" w:type="dxa"/>
            <w:tcBorders>
              <w:left w:val="nil"/>
              <w:right w:val="nil"/>
            </w:tcBorders>
            <w:shd w:val="clear" w:color="auto" w:fill="auto"/>
          </w:tcPr>
          <w:p w14:paraId="147E702F" w14:textId="77777777" w:rsidR="00620B84" w:rsidRDefault="00B365EC" w:rsidP="004B6FC4">
            <w:r>
              <w:t>Source</w:t>
            </w:r>
          </w:p>
        </w:tc>
        <w:tc>
          <w:tcPr>
            <w:tcW w:w="1650" w:type="dxa"/>
            <w:tcBorders>
              <w:left w:val="nil"/>
              <w:right w:val="nil"/>
            </w:tcBorders>
            <w:shd w:val="clear" w:color="auto" w:fill="auto"/>
          </w:tcPr>
          <w:p w14:paraId="51A28387" w14:textId="77777777" w:rsidR="00620B84" w:rsidRDefault="00B365EC" w:rsidP="000C05B6">
            <w:pPr>
              <w:jc w:val="center"/>
            </w:pPr>
            <w:r>
              <w:t>PC1 (Temporal)</w:t>
            </w:r>
          </w:p>
        </w:tc>
        <w:tc>
          <w:tcPr>
            <w:tcW w:w="1441" w:type="dxa"/>
            <w:tcBorders>
              <w:left w:val="nil"/>
              <w:right w:val="nil"/>
            </w:tcBorders>
            <w:shd w:val="clear" w:color="auto" w:fill="auto"/>
          </w:tcPr>
          <w:p w14:paraId="629CC4AE" w14:textId="77777777" w:rsidR="00620B84" w:rsidRDefault="00B365EC" w:rsidP="000C05B6">
            <w:pPr>
              <w:jc w:val="center"/>
            </w:pPr>
            <w:r>
              <w:t>PC2 (Spatial)</w:t>
            </w:r>
          </w:p>
        </w:tc>
      </w:tr>
      <w:tr w:rsidR="00620B84" w14:paraId="08758F44" w14:textId="77777777" w:rsidTr="00823DD3">
        <w:tc>
          <w:tcPr>
            <w:tcW w:w="3538" w:type="dxa"/>
            <w:tcBorders>
              <w:top w:val="nil"/>
              <w:left w:val="nil"/>
              <w:bottom w:val="nil"/>
              <w:right w:val="nil"/>
            </w:tcBorders>
            <w:shd w:val="clear" w:color="auto" w:fill="auto"/>
          </w:tcPr>
          <w:p w14:paraId="2A664521" w14:textId="77777777" w:rsidR="00620B84" w:rsidRDefault="00B365EC" w:rsidP="008A4D77">
            <w:r>
              <w:t>Block</w:t>
            </w:r>
          </w:p>
        </w:tc>
        <w:tc>
          <w:tcPr>
            <w:tcW w:w="1650" w:type="dxa"/>
            <w:tcBorders>
              <w:top w:val="nil"/>
              <w:left w:val="nil"/>
              <w:bottom w:val="nil"/>
              <w:right w:val="nil"/>
            </w:tcBorders>
            <w:shd w:val="clear" w:color="auto" w:fill="auto"/>
          </w:tcPr>
          <w:p w14:paraId="3076DA22" w14:textId="77777777" w:rsidR="00620B84" w:rsidRPr="000C05B6" w:rsidRDefault="00B365EC" w:rsidP="000C05B6">
            <w:pPr>
              <w:jc w:val="center"/>
              <w:rPr>
                <w:i/>
              </w:rPr>
            </w:pPr>
            <w:r w:rsidRPr="000C05B6">
              <w:rPr>
                <w:i/>
              </w:rPr>
              <w:t>0.31</w:t>
            </w:r>
          </w:p>
        </w:tc>
        <w:tc>
          <w:tcPr>
            <w:tcW w:w="1441" w:type="dxa"/>
            <w:tcBorders>
              <w:top w:val="nil"/>
              <w:left w:val="nil"/>
              <w:bottom w:val="nil"/>
              <w:right w:val="nil"/>
            </w:tcBorders>
            <w:shd w:val="clear" w:color="auto" w:fill="auto"/>
          </w:tcPr>
          <w:p w14:paraId="5A9B0758" w14:textId="77777777" w:rsidR="00620B84" w:rsidRPr="000C05B6" w:rsidRDefault="00B365EC" w:rsidP="000C05B6">
            <w:pPr>
              <w:jc w:val="center"/>
              <w:rPr>
                <w:b/>
                <w:i/>
              </w:rPr>
            </w:pPr>
            <w:r w:rsidRPr="000C05B6">
              <w:rPr>
                <w:b/>
                <w:i/>
              </w:rPr>
              <w:t>0.79</w:t>
            </w:r>
          </w:p>
        </w:tc>
      </w:tr>
      <w:tr w:rsidR="00620B84" w14:paraId="5613D389" w14:textId="77777777" w:rsidTr="00823DD3">
        <w:tc>
          <w:tcPr>
            <w:tcW w:w="3538" w:type="dxa"/>
            <w:tcBorders>
              <w:top w:val="nil"/>
              <w:left w:val="nil"/>
              <w:bottom w:val="nil"/>
              <w:right w:val="nil"/>
            </w:tcBorders>
            <w:shd w:val="clear" w:color="auto" w:fill="auto"/>
          </w:tcPr>
          <w:p w14:paraId="2105E472" w14:textId="7E8995FE" w:rsidR="00620B84" w:rsidRDefault="00823DD3" w:rsidP="008A4D77">
            <w:r>
              <w:t>Year</w:t>
            </w:r>
          </w:p>
        </w:tc>
        <w:tc>
          <w:tcPr>
            <w:tcW w:w="1650" w:type="dxa"/>
            <w:tcBorders>
              <w:top w:val="nil"/>
              <w:left w:val="nil"/>
              <w:bottom w:val="nil"/>
              <w:right w:val="nil"/>
            </w:tcBorders>
            <w:shd w:val="clear" w:color="auto" w:fill="auto"/>
          </w:tcPr>
          <w:p w14:paraId="7A199A7D" w14:textId="77777777" w:rsidR="00620B84" w:rsidRPr="000C05B6" w:rsidRDefault="00B365EC" w:rsidP="000C05B6">
            <w:pPr>
              <w:jc w:val="center"/>
              <w:rPr>
                <w:b/>
              </w:rPr>
            </w:pPr>
            <w:r w:rsidRPr="000C05B6">
              <w:rPr>
                <w:b/>
              </w:rPr>
              <w:t>-0.71</w:t>
            </w:r>
          </w:p>
        </w:tc>
        <w:tc>
          <w:tcPr>
            <w:tcW w:w="1441" w:type="dxa"/>
            <w:tcBorders>
              <w:top w:val="nil"/>
              <w:left w:val="nil"/>
              <w:bottom w:val="nil"/>
              <w:right w:val="nil"/>
            </w:tcBorders>
            <w:shd w:val="clear" w:color="auto" w:fill="auto"/>
          </w:tcPr>
          <w:p w14:paraId="4348ACA3" w14:textId="77777777" w:rsidR="00620B84" w:rsidRDefault="00B365EC" w:rsidP="000C05B6">
            <w:pPr>
              <w:jc w:val="center"/>
            </w:pPr>
            <w:r>
              <w:t>-0.14</w:t>
            </w:r>
          </w:p>
        </w:tc>
      </w:tr>
      <w:tr w:rsidR="00620B84" w14:paraId="44EA444E" w14:textId="77777777" w:rsidTr="00823DD3">
        <w:tc>
          <w:tcPr>
            <w:tcW w:w="3538" w:type="dxa"/>
            <w:tcBorders>
              <w:top w:val="nil"/>
              <w:left w:val="nil"/>
              <w:bottom w:val="nil"/>
              <w:right w:val="nil"/>
            </w:tcBorders>
            <w:shd w:val="clear" w:color="auto" w:fill="auto"/>
          </w:tcPr>
          <w:p w14:paraId="51A7254E" w14:textId="29A5808C" w:rsidR="00620B84" w:rsidRDefault="00823DD3" w:rsidP="008A4D77">
            <w:r>
              <w:t>Nutrient Addition</w:t>
            </w:r>
          </w:p>
        </w:tc>
        <w:tc>
          <w:tcPr>
            <w:tcW w:w="1650" w:type="dxa"/>
            <w:tcBorders>
              <w:top w:val="nil"/>
              <w:left w:val="nil"/>
              <w:bottom w:val="nil"/>
              <w:right w:val="nil"/>
            </w:tcBorders>
            <w:shd w:val="clear" w:color="auto" w:fill="auto"/>
          </w:tcPr>
          <w:p w14:paraId="144F08D1" w14:textId="77777777" w:rsidR="00620B84" w:rsidRPr="000C05B6" w:rsidRDefault="00B365EC" w:rsidP="000C05B6">
            <w:pPr>
              <w:jc w:val="center"/>
              <w:rPr>
                <w:i/>
              </w:rPr>
            </w:pPr>
            <w:r w:rsidRPr="000C05B6">
              <w:rPr>
                <w:i/>
              </w:rPr>
              <w:t>0.21</w:t>
            </w:r>
          </w:p>
        </w:tc>
        <w:tc>
          <w:tcPr>
            <w:tcW w:w="1441" w:type="dxa"/>
            <w:tcBorders>
              <w:top w:val="nil"/>
              <w:left w:val="nil"/>
              <w:bottom w:val="nil"/>
              <w:right w:val="nil"/>
            </w:tcBorders>
            <w:shd w:val="clear" w:color="auto" w:fill="auto"/>
          </w:tcPr>
          <w:p w14:paraId="3711E77C" w14:textId="77777777" w:rsidR="00620B84" w:rsidRDefault="00B365EC" w:rsidP="000C05B6">
            <w:pPr>
              <w:jc w:val="center"/>
            </w:pPr>
            <w:r>
              <w:t>-0.28</w:t>
            </w:r>
          </w:p>
        </w:tc>
      </w:tr>
      <w:tr w:rsidR="00620B84" w14:paraId="2EBFBBC1" w14:textId="77777777" w:rsidTr="00823DD3">
        <w:tc>
          <w:tcPr>
            <w:tcW w:w="3538" w:type="dxa"/>
            <w:tcBorders>
              <w:top w:val="nil"/>
              <w:left w:val="nil"/>
              <w:bottom w:val="nil"/>
              <w:right w:val="nil"/>
            </w:tcBorders>
            <w:shd w:val="clear" w:color="auto" w:fill="auto"/>
          </w:tcPr>
          <w:p w14:paraId="6A4B5061" w14:textId="589ABB6A" w:rsidR="00620B84" w:rsidRDefault="00823DD3" w:rsidP="00823DD3">
            <w:r>
              <w:t>Block x Year</w:t>
            </w:r>
          </w:p>
        </w:tc>
        <w:tc>
          <w:tcPr>
            <w:tcW w:w="1650" w:type="dxa"/>
            <w:tcBorders>
              <w:top w:val="nil"/>
              <w:left w:val="nil"/>
              <w:bottom w:val="nil"/>
              <w:right w:val="nil"/>
            </w:tcBorders>
            <w:shd w:val="clear" w:color="auto" w:fill="auto"/>
          </w:tcPr>
          <w:p w14:paraId="66579697" w14:textId="77777777" w:rsidR="00620B84" w:rsidRDefault="00620B84" w:rsidP="000C05B6">
            <w:pPr>
              <w:jc w:val="center"/>
            </w:pPr>
          </w:p>
        </w:tc>
        <w:tc>
          <w:tcPr>
            <w:tcW w:w="1441" w:type="dxa"/>
            <w:tcBorders>
              <w:top w:val="nil"/>
              <w:left w:val="nil"/>
              <w:bottom w:val="nil"/>
              <w:right w:val="nil"/>
            </w:tcBorders>
            <w:shd w:val="clear" w:color="auto" w:fill="auto"/>
          </w:tcPr>
          <w:p w14:paraId="49391AA3" w14:textId="77777777" w:rsidR="00620B84" w:rsidRPr="000C05B6" w:rsidRDefault="00B365EC" w:rsidP="000C05B6">
            <w:pPr>
              <w:jc w:val="center"/>
              <w:rPr>
                <w:i/>
              </w:rPr>
            </w:pPr>
            <w:r w:rsidRPr="000C05B6">
              <w:rPr>
                <w:i/>
              </w:rPr>
              <w:t>0.11</w:t>
            </w:r>
          </w:p>
        </w:tc>
      </w:tr>
      <w:tr w:rsidR="00620B84" w14:paraId="55AD4E69" w14:textId="77777777" w:rsidTr="00823DD3">
        <w:tc>
          <w:tcPr>
            <w:tcW w:w="3538" w:type="dxa"/>
            <w:tcBorders>
              <w:top w:val="nil"/>
              <w:left w:val="nil"/>
              <w:bottom w:val="nil"/>
              <w:right w:val="nil"/>
            </w:tcBorders>
            <w:shd w:val="clear" w:color="auto" w:fill="auto"/>
          </w:tcPr>
          <w:p w14:paraId="0C929B1B" w14:textId="482418B5" w:rsidR="00620B84" w:rsidRDefault="00B365EC" w:rsidP="00823DD3">
            <w:r>
              <w:t>Block</w:t>
            </w:r>
            <w:r w:rsidR="00823DD3">
              <w:t xml:space="preserve"> x Nutrient Addition</w:t>
            </w:r>
          </w:p>
        </w:tc>
        <w:tc>
          <w:tcPr>
            <w:tcW w:w="1650" w:type="dxa"/>
            <w:tcBorders>
              <w:top w:val="nil"/>
              <w:left w:val="nil"/>
              <w:bottom w:val="nil"/>
              <w:right w:val="nil"/>
            </w:tcBorders>
            <w:shd w:val="clear" w:color="auto" w:fill="auto"/>
          </w:tcPr>
          <w:p w14:paraId="6F5512ED" w14:textId="77777777" w:rsidR="00620B84" w:rsidRPr="000C05B6" w:rsidRDefault="00B365EC" w:rsidP="000C05B6">
            <w:pPr>
              <w:jc w:val="center"/>
              <w:rPr>
                <w:b/>
                <w:i/>
              </w:rPr>
            </w:pPr>
            <w:r w:rsidRPr="000C05B6">
              <w:rPr>
                <w:b/>
                <w:i/>
              </w:rPr>
              <w:t>0.55</w:t>
            </w:r>
          </w:p>
        </w:tc>
        <w:tc>
          <w:tcPr>
            <w:tcW w:w="1441" w:type="dxa"/>
            <w:tcBorders>
              <w:top w:val="nil"/>
              <w:left w:val="nil"/>
              <w:bottom w:val="nil"/>
              <w:right w:val="nil"/>
            </w:tcBorders>
            <w:shd w:val="clear" w:color="auto" w:fill="auto"/>
          </w:tcPr>
          <w:p w14:paraId="2DC4102D" w14:textId="77777777" w:rsidR="00620B84" w:rsidRPr="000C05B6" w:rsidRDefault="00B365EC" w:rsidP="000C05B6">
            <w:pPr>
              <w:jc w:val="center"/>
              <w:rPr>
                <w:b/>
              </w:rPr>
            </w:pPr>
            <w:r w:rsidRPr="000C05B6">
              <w:rPr>
                <w:b/>
              </w:rPr>
              <w:t>-0.51</w:t>
            </w:r>
          </w:p>
        </w:tc>
      </w:tr>
      <w:tr w:rsidR="00620B84" w14:paraId="0DB326D3" w14:textId="77777777" w:rsidTr="00823DD3">
        <w:tc>
          <w:tcPr>
            <w:tcW w:w="3538" w:type="dxa"/>
            <w:tcBorders>
              <w:top w:val="nil"/>
              <w:left w:val="nil"/>
              <w:bottom w:val="nil"/>
              <w:right w:val="nil"/>
            </w:tcBorders>
            <w:shd w:val="clear" w:color="auto" w:fill="auto"/>
          </w:tcPr>
          <w:p w14:paraId="74A5F798" w14:textId="3F4CD9A7" w:rsidR="00620B84" w:rsidRDefault="00823DD3" w:rsidP="00823DD3">
            <w:r>
              <w:t>Year x Nutrient Addition</w:t>
            </w:r>
          </w:p>
        </w:tc>
        <w:tc>
          <w:tcPr>
            <w:tcW w:w="1650" w:type="dxa"/>
            <w:tcBorders>
              <w:top w:val="nil"/>
              <w:left w:val="nil"/>
              <w:bottom w:val="nil"/>
              <w:right w:val="nil"/>
            </w:tcBorders>
            <w:shd w:val="clear" w:color="auto" w:fill="auto"/>
          </w:tcPr>
          <w:p w14:paraId="1E18802D" w14:textId="77777777" w:rsidR="00620B84" w:rsidRDefault="00B365EC" w:rsidP="000C05B6">
            <w:pPr>
              <w:jc w:val="center"/>
            </w:pPr>
            <w:r>
              <w:t>-0.14</w:t>
            </w:r>
          </w:p>
        </w:tc>
        <w:tc>
          <w:tcPr>
            <w:tcW w:w="1441" w:type="dxa"/>
            <w:tcBorders>
              <w:top w:val="nil"/>
              <w:left w:val="nil"/>
              <w:bottom w:val="nil"/>
              <w:right w:val="nil"/>
            </w:tcBorders>
            <w:shd w:val="clear" w:color="auto" w:fill="auto"/>
          </w:tcPr>
          <w:p w14:paraId="2CF9FEDD" w14:textId="77777777" w:rsidR="00620B84" w:rsidRDefault="00620B84" w:rsidP="000C05B6">
            <w:pPr>
              <w:jc w:val="center"/>
            </w:pPr>
          </w:p>
        </w:tc>
      </w:tr>
      <w:tr w:rsidR="00620B84" w14:paraId="34434324" w14:textId="77777777" w:rsidTr="00823DD3">
        <w:tc>
          <w:tcPr>
            <w:tcW w:w="3538" w:type="dxa"/>
            <w:tcBorders>
              <w:top w:val="nil"/>
              <w:left w:val="nil"/>
              <w:right w:val="nil"/>
            </w:tcBorders>
            <w:shd w:val="clear" w:color="auto" w:fill="auto"/>
          </w:tcPr>
          <w:p w14:paraId="2CE52B85" w14:textId="7AB4A662" w:rsidR="00620B84" w:rsidRDefault="00B365EC" w:rsidP="00823DD3">
            <w:r>
              <w:t>Block</w:t>
            </w:r>
            <w:r w:rsidR="00823DD3">
              <w:t xml:space="preserve"> x Year x Nutrient Addition</w:t>
            </w:r>
          </w:p>
        </w:tc>
        <w:tc>
          <w:tcPr>
            <w:tcW w:w="1650" w:type="dxa"/>
            <w:tcBorders>
              <w:top w:val="nil"/>
              <w:left w:val="nil"/>
              <w:right w:val="nil"/>
            </w:tcBorders>
            <w:shd w:val="clear" w:color="auto" w:fill="auto"/>
          </w:tcPr>
          <w:p w14:paraId="6EC35000" w14:textId="77777777" w:rsidR="00620B84" w:rsidRDefault="00B365EC" w:rsidP="000C05B6">
            <w:pPr>
              <w:jc w:val="center"/>
            </w:pPr>
            <w:r>
              <w:t>-0.17</w:t>
            </w:r>
          </w:p>
        </w:tc>
        <w:tc>
          <w:tcPr>
            <w:tcW w:w="1441" w:type="dxa"/>
            <w:tcBorders>
              <w:top w:val="nil"/>
              <w:left w:val="nil"/>
              <w:right w:val="nil"/>
            </w:tcBorders>
            <w:shd w:val="clear" w:color="auto" w:fill="auto"/>
          </w:tcPr>
          <w:p w14:paraId="55E1032A" w14:textId="77777777" w:rsidR="00620B84" w:rsidRDefault="00620B84" w:rsidP="000C05B6">
            <w:pPr>
              <w:jc w:val="center"/>
            </w:pPr>
          </w:p>
        </w:tc>
      </w:tr>
      <w:tr w:rsidR="00620B84" w14:paraId="2F1582CC" w14:textId="77777777" w:rsidTr="00823DD3">
        <w:tc>
          <w:tcPr>
            <w:tcW w:w="3538" w:type="dxa"/>
            <w:tcBorders>
              <w:top w:val="nil"/>
              <w:left w:val="nil"/>
              <w:bottom w:val="nil"/>
              <w:right w:val="nil"/>
            </w:tcBorders>
            <w:shd w:val="clear" w:color="auto" w:fill="auto"/>
          </w:tcPr>
          <w:p w14:paraId="1373909A" w14:textId="77777777" w:rsidR="00620B84" w:rsidRDefault="00B365EC" w:rsidP="008A4D77">
            <w:r>
              <w:t>Proportion of variance</w:t>
            </w:r>
          </w:p>
        </w:tc>
        <w:tc>
          <w:tcPr>
            <w:tcW w:w="1650" w:type="dxa"/>
            <w:tcBorders>
              <w:top w:val="nil"/>
              <w:left w:val="nil"/>
              <w:bottom w:val="nil"/>
              <w:right w:val="nil"/>
            </w:tcBorders>
            <w:shd w:val="clear" w:color="auto" w:fill="auto"/>
          </w:tcPr>
          <w:p w14:paraId="537F1339" w14:textId="77777777" w:rsidR="00620B84" w:rsidRDefault="00B365EC" w:rsidP="000C05B6">
            <w:pPr>
              <w:jc w:val="center"/>
            </w:pPr>
            <w:r>
              <w:t>0.55</w:t>
            </w:r>
          </w:p>
        </w:tc>
        <w:tc>
          <w:tcPr>
            <w:tcW w:w="1441" w:type="dxa"/>
            <w:tcBorders>
              <w:top w:val="nil"/>
              <w:left w:val="nil"/>
              <w:bottom w:val="nil"/>
              <w:right w:val="nil"/>
            </w:tcBorders>
            <w:shd w:val="clear" w:color="auto" w:fill="auto"/>
          </w:tcPr>
          <w:p w14:paraId="4D116326" w14:textId="77777777" w:rsidR="00620B84" w:rsidRDefault="00B365EC" w:rsidP="000C05B6">
            <w:pPr>
              <w:jc w:val="center"/>
            </w:pPr>
            <w:r>
              <w:t>0.27</w:t>
            </w:r>
          </w:p>
        </w:tc>
      </w:tr>
      <w:tr w:rsidR="00620B84" w14:paraId="64D60924" w14:textId="77777777" w:rsidTr="00823DD3">
        <w:tc>
          <w:tcPr>
            <w:tcW w:w="3538" w:type="dxa"/>
            <w:tcBorders>
              <w:top w:val="nil"/>
              <w:left w:val="nil"/>
              <w:right w:val="nil"/>
            </w:tcBorders>
            <w:shd w:val="clear" w:color="auto" w:fill="auto"/>
          </w:tcPr>
          <w:p w14:paraId="6747855A" w14:textId="77777777" w:rsidR="00620B84" w:rsidRDefault="00B365EC" w:rsidP="008A4D77">
            <w:r>
              <w:t>Cumulative proportion</w:t>
            </w:r>
          </w:p>
        </w:tc>
        <w:tc>
          <w:tcPr>
            <w:tcW w:w="1650" w:type="dxa"/>
            <w:tcBorders>
              <w:top w:val="nil"/>
              <w:left w:val="nil"/>
              <w:right w:val="nil"/>
            </w:tcBorders>
            <w:shd w:val="clear" w:color="auto" w:fill="auto"/>
          </w:tcPr>
          <w:p w14:paraId="3DD3C535" w14:textId="77777777" w:rsidR="00620B84" w:rsidRDefault="00B365EC" w:rsidP="000C05B6">
            <w:pPr>
              <w:jc w:val="center"/>
            </w:pPr>
            <w:r>
              <w:t>0.55</w:t>
            </w:r>
          </w:p>
        </w:tc>
        <w:tc>
          <w:tcPr>
            <w:tcW w:w="1441" w:type="dxa"/>
            <w:tcBorders>
              <w:top w:val="nil"/>
              <w:left w:val="nil"/>
              <w:right w:val="nil"/>
            </w:tcBorders>
            <w:shd w:val="clear" w:color="auto" w:fill="auto"/>
          </w:tcPr>
          <w:p w14:paraId="0041513C" w14:textId="77777777" w:rsidR="00620B84" w:rsidRDefault="00B365EC" w:rsidP="000C05B6">
            <w:pPr>
              <w:jc w:val="center"/>
            </w:pPr>
            <w:r>
              <w:t>0.82</w:t>
            </w:r>
          </w:p>
        </w:tc>
      </w:tr>
    </w:tbl>
    <w:p w14:paraId="02299994" w14:textId="77777777" w:rsidR="00620B84" w:rsidRDefault="00620B84" w:rsidP="00900F41"/>
    <w:p w14:paraId="10F5690F" w14:textId="77777777" w:rsidR="00620B84" w:rsidRDefault="00B365EC" w:rsidP="00900F41">
      <w:r>
        <w:br w:type="page"/>
      </w:r>
    </w:p>
    <w:p w14:paraId="7FF2EF76" w14:textId="45687A7D" w:rsidR="00C41B8C" w:rsidRDefault="00C41B8C" w:rsidP="00942737">
      <w:r>
        <w:t>Table 2.  Number of sites with statistically significant</w:t>
      </w:r>
      <w:r w:rsidR="00FA6709">
        <w:t xml:space="preserve"> effects of year and varying numbers of nutrient combinations.</w:t>
      </w:r>
    </w:p>
    <w:p w14:paraId="065FC4D3" w14:textId="77777777" w:rsidR="00C41B8C" w:rsidRDefault="00C41B8C" w:rsidP="00942737"/>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89"/>
        <w:gridCol w:w="2368"/>
        <w:gridCol w:w="2542"/>
        <w:gridCol w:w="2177"/>
      </w:tblGrid>
      <w:tr w:rsidR="00FA6709" w:rsidRPr="00C41B8C" w14:paraId="744BBB7B" w14:textId="1B0ABE07" w:rsidTr="00FA6709">
        <w:tc>
          <w:tcPr>
            <w:tcW w:w="2489" w:type="dxa"/>
            <w:tcBorders>
              <w:bottom w:val="single" w:sz="4" w:space="0" w:color="auto"/>
            </w:tcBorders>
          </w:tcPr>
          <w:p w14:paraId="52DE98BA" w14:textId="77777777" w:rsidR="00FA6709" w:rsidRPr="00C41B8C" w:rsidRDefault="00FA6709" w:rsidP="00C41B8C">
            <w:r w:rsidRPr="00C41B8C">
              <w:t>Term</w:t>
            </w:r>
          </w:p>
        </w:tc>
        <w:tc>
          <w:tcPr>
            <w:tcW w:w="2368" w:type="dxa"/>
            <w:tcBorders>
              <w:bottom w:val="single" w:sz="4" w:space="0" w:color="auto"/>
            </w:tcBorders>
          </w:tcPr>
          <w:p w14:paraId="40960B56" w14:textId="77777777" w:rsidR="00FA6709" w:rsidRPr="00C41B8C" w:rsidRDefault="00FA6709" w:rsidP="00C41B8C">
            <w:r w:rsidRPr="00C41B8C">
              <w:t>Main Effect</w:t>
            </w:r>
          </w:p>
        </w:tc>
        <w:tc>
          <w:tcPr>
            <w:tcW w:w="2542" w:type="dxa"/>
            <w:tcBorders>
              <w:bottom w:val="single" w:sz="4" w:space="0" w:color="auto"/>
            </w:tcBorders>
          </w:tcPr>
          <w:p w14:paraId="573DAE12" w14:textId="77777777" w:rsidR="00FA6709" w:rsidRPr="00C41B8C" w:rsidRDefault="00FA6709" w:rsidP="00C41B8C">
            <w:r w:rsidRPr="00C41B8C">
              <w:t>Interaction with Time</w:t>
            </w:r>
          </w:p>
        </w:tc>
        <w:tc>
          <w:tcPr>
            <w:tcW w:w="2177" w:type="dxa"/>
            <w:tcBorders>
              <w:bottom w:val="single" w:sz="4" w:space="0" w:color="auto"/>
            </w:tcBorders>
          </w:tcPr>
          <w:p w14:paraId="0628CDD1" w14:textId="4FB63E27" w:rsidR="00FA6709" w:rsidRPr="00C41B8C" w:rsidRDefault="00FA6709" w:rsidP="00C41B8C">
            <w:r>
              <w:t>Either</w:t>
            </w:r>
          </w:p>
        </w:tc>
      </w:tr>
      <w:tr w:rsidR="00FA6709" w:rsidRPr="00C41B8C" w14:paraId="0534A636" w14:textId="666C7209" w:rsidTr="00FA6709">
        <w:tc>
          <w:tcPr>
            <w:tcW w:w="2489" w:type="dxa"/>
            <w:tcBorders>
              <w:top w:val="nil"/>
              <w:bottom w:val="nil"/>
            </w:tcBorders>
          </w:tcPr>
          <w:p w14:paraId="6B04B9D1" w14:textId="77777777" w:rsidR="00FA6709" w:rsidRPr="00C41B8C" w:rsidRDefault="00FA6709" w:rsidP="00C41B8C">
            <w:r w:rsidRPr="00C41B8C">
              <w:t>Year</w:t>
            </w:r>
          </w:p>
        </w:tc>
        <w:tc>
          <w:tcPr>
            <w:tcW w:w="2368" w:type="dxa"/>
            <w:tcBorders>
              <w:top w:val="nil"/>
              <w:bottom w:val="nil"/>
            </w:tcBorders>
          </w:tcPr>
          <w:p w14:paraId="2F59743F" w14:textId="397A510D" w:rsidR="00FA6709" w:rsidRPr="00C41B8C" w:rsidRDefault="00FA6709" w:rsidP="00C41B8C">
            <w:r>
              <w:t>43</w:t>
            </w:r>
          </w:p>
        </w:tc>
        <w:tc>
          <w:tcPr>
            <w:tcW w:w="2542" w:type="dxa"/>
            <w:tcBorders>
              <w:top w:val="nil"/>
              <w:bottom w:val="nil"/>
            </w:tcBorders>
          </w:tcPr>
          <w:p w14:paraId="15CD6F54" w14:textId="21D34299" w:rsidR="00FA6709" w:rsidRPr="00C41B8C" w:rsidRDefault="00FA6709" w:rsidP="00C41B8C">
            <w:r>
              <w:t>-</w:t>
            </w:r>
          </w:p>
        </w:tc>
        <w:tc>
          <w:tcPr>
            <w:tcW w:w="2177" w:type="dxa"/>
            <w:tcBorders>
              <w:top w:val="nil"/>
              <w:bottom w:val="nil"/>
            </w:tcBorders>
          </w:tcPr>
          <w:p w14:paraId="695FBC6D" w14:textId="1D7B3B4E" w:rsidR="00FA6709" w:rsidRDefault="00FA6709" w:rsidP="00C41B8C">
            <w:r>
              <w:t>-</w:t>
            </w:r>
          </w:p>
        </w:tc>
      </w:tr>
      <w:tr w:rsidR="00FA6709" w:rsidRPr="00C41B8C" w14:paraId="297A2674" w14:textId="18CC96CA" w:rsidTr="00FA6709">
        <w:tc>
          <w:tcPr>
            <w:tcW w:w="2489" w:type="dxa"/>
            <w:tcBorders>
              <w:top w:val="nil"/>
              <w:bottom w:val="nil"/>
            </w:tcBorders>
          </w:tcPr>
          <w:p w14:paraId="4FD91E0A" w14:textId="2484361E" w:rsidR="00FA6709" w:rsidRPr="00C41B8C" w:rsidRDefault="00FA6709" w:rsidP="00C41B8C">
            <w:r w:rsidRPr="00C41B8C">
              <w:t>N</w:t>
            </w:r>
            <w:r>
              <w:t>umber of N</w:t>
            </w:r>
            <w:r w:rsidRPr="00C41B8C">
              <w:t>utrients</w:t>
            </w:r>
          </w:p>
        </w:tc>
        <w:tc>
          <w:tcPr>
            <w:tcW w:w="2368" w:type="dxa"/>
            <w:tcBorders>
              <w:top w:val="nil"/>
              <w:bottom w:val="nil"/>
            </w:tcBorders>
          </w:tcPr>
          <w:p w14:paraId="576236DB" w14:textId="77777777" w:rsidR="00FA6709" w:rsidRPr="00C41B8C" w:rsidRDefault="00FA6709" w:rsidP="00C41B8C"/>
        </w:tc>
        <w:tc>
          <w:tcPr>
            <w:tcW w:w="2542" w:type="dxa"/>
            <w:tcBorders>
              <w:top w:val="nil"/>
              <w:bottom w:val="nil"/>
            </w:tcBorders>
          </w:tcPr>
          <w:p w14:paraId="6DDF4580" w14:textId="77777777" w:rsidR="00FA6709" w:rsidRPr="00C41B8C" w:rsidRDefault="00FA6709" w:rsidP="00C41B8C"/>
        </w:tc>
        <w:tc>
          <w:tcPr>
            <w:tcW w:w="2177" w:type="dxa"/>
            <w:tcBorders>
              <w:top w:val="nil"/>
              <w:bottom w:val="nil"/>
            </w:tcBorders>
          </w:tcPr>
          <w:p w14:paraId="7BC17A27" w14:textId="77777777" w:rsidR="00FA6709" w:rsidRPr="00C41B8C" w:rsidRDefault="00FA6709" w:rsidP="00C41B8C"/>
        </w:tc>
      </w:tr>
      <w:tr w:rsidR="00FA6709" w:rsidRPr="00C41B8C" w14:paraId="2A20D9B5" w14:textId="487821E7" w:rsidTr="00FA6709">
        <w:tc>
          <w:tcPr>
            <w:tcW w:w="2489" w:type="dxa"/>
            <w:tcBorders>
              <w:top w:val="nil"/>
              <w:bottom w:val="nil"/>
            </w:tcBorders>
          </w:tcPr>
          <w:p w14:paraId="4E21F9CB" w14:textId="77777777" w:rsidR="00FA6709" w:rsidRPr="00C41B8C" w:rsidRDefault="00FA6709" w:rsidP="00C41B8C">
            <w:pPr>
              <w:ind w:left="360"/>
            </w:pPr>
            <w:r w:rsidRPr="00C41B8C">
              <w:t>0</w:t>
            </w:r>
          </w:p>
        </w:tc>
        <w:tc>
          <w:tcPr>
            <w:tcW w:w="2368" w:type="dxa"/>
            <w:tcBorders>
              <w:top w:val="nil"/>
              <w:bottom w:val="nil"/>
            </w:tcBorders>
          </w:tcPr>
          <w:p w14:paraId="0878CFCB" w14:textId="09D4EE34" w:rsidR="00FA6709" w:rsidRPr="00C41B8C" w:rsidRDefault="00FA6709" w:rsidP="00C41B8C">
            <w:r>
              <w:t>23</w:t>
            </w:r>
          </w:p>
        </w:tc>
        <w:tc>
          <w:tcPr>
            <w:tcW w:w="2542" w:type="dxa"/>
            <w:tcBorders>
              <w:top w:val="nil"/>
              <w:bottom w:val="nil"/>
            </w:tcBorders>
          </w:tcPr>
          <w:p w14:paraId="1DC85991" w14:textId="6B4B0E8E" w:rsidR="00FA6709" w:rsidRPr="00C41B8C" w:rsidRDefault="00FA6709" w:rsidP="00C41B8C">
            <w:r>
              <w:t>16</w:t>
            </w:r>
          </w:p>
        </w:tc>
        <w:tc>
          <w:tcPr>
            <w:tcW w:w="2177" w:type="dxa"/>
            <w:tcBorders>
              <w:top w:val="nil"/>
              <w:bottom w:val="nil"/>
            </w:tcBorders>
          </w:tcPr>
          <w:p w14:paraId="43B97EF3" w14:textId="1B9EF0B6" w:rsidR="00FA6709" w:rsidRDefault="00FA6709" w:rsidP="00C41B8C">
            <w:r>
              <w:t>11</w:t>
            </w:r>
          </w:p>
        </w:tc>
      </w:tr>
      <w:tr w:rsidR="00FA6709" w:rsidRPr="00C41B8C" w14:paraId="1F158C9C" w14:textId="3E47F68F" w:rsidTr="00FA6709">
        <w:tc>
          <w:tcPr>
            <w:tcW w:w="2489" w:type="dxa"/>
            <w:tcBorders>
              <w:top w:val="nil"/>
              <w:bottom w:val="nil"/>
            </w:tcBorders>
          </w:tcPr>
          <w:p w14:paraId="494CB9EA" w14:textId="77777777" w:rsidR="00FA6709" w:rsidRPr="00C41B8C" w:rsidRDefault="00FA6709" w:rsidP="00C41B8C">
            <w:pPr>
              <w:ind w:left="360"/>
            </w:pPr>
            <w:r w:rsidRPr="00C41B8C">
              <w:t>1</w:t>
            </w:r>
          </w:p>
        </w:tc>
        <w:tc>
          <w:tcPr>
            <w:tcW w:w="2368" w:type="dxa"/>
            <w:tcBorders>
              <w:top w:val="nil"/>
              <w:bottom w:val="nil"/>
            </w:tcBorders>
          </w:tcPr>
          <w:p w14:paraId="1F851296" w14:textId="48C30872" w:rsidR="00FA6709" w:rsidRPr="00C41B8C" w:rsidRDefault="00FA6709" w:rsidP="00C41B8C">
            <w:r>
              <w:t>15</w:t>
            </w:r>
          </w:p>
        </w:tc>
        <w:tc>
          <w:tcPr>
            <w:tcW w:w="2542" w:type="dxa"/>
            <w:tcBorders>
              <w:top w:val="nil"/>
              <w:bottom w:val="nil"/>
            </w:tcBorders>
          </w:tcPr>
          <w:p w14:paraId="4F26D065" w14:textId="789AF237" w:rsidR="00FA6709" w:rsidRPr="00C41B8C" w:rsidRDefault="00FA6709" w:rsidP="00FA6709">
            <w:r>
              <w:t>19</w:t>
            </w:r>
          </w:p>
        </w:tc>
        <w:tc>
          <w:tcPr>
            <w:tcW w:w="2177" w:type="dxa"/>
            <w:tcBorders>
              <w:top w:val="nil"/>
              <w:bottom w:val="nil"/>
            </w:tcBorders>
          </w:tcPr>
          <w:p w14:paraId="69CAB452" w14:textId="3B8533A2" w:rsidR="00FA6709" w:rsidRDefault="00FA6709" w:rsidP="00FA6709">
            <w:r>
              <w:t>11</w:t>
            </w:r>
          </w:p>
        </w:tc>
      </w:tr>
      <w:tr w:rsidR="00FA6709" w:rsidRPr="00C41B8C" w14:paraId="48179919" w14:textId="2074AEF8" w:rsidTr="00FA6709">
        <w:tc>
          <w:tcPr>
            <w:tcW w:w="2489" w:type="dxa"/>
            <w:tcBorders>
              <w:top w:val="nil"/>
              <w:bottom w:val="nil"/>
            </w:tcBorders>
          </w:tcPr>
          <w:p w14:paraId="18BFEEF4" w14:textId="77777777" w:rsidR="00FA6709" w:rsidRPr="00C41B8C" w:rsidRDefault="00FA6709" w:rsidP="00C41B8C">
            <w:pPr>
              <w:ind w:left="360"/>
            </w:pPr>
            <w:r w:rsidRPr="00C41B8C">
              <w:t>2</w:t>
            </w:r>
          </w:p>
        </w:tc>
        <w:tc>
          <w:tcPr>
            <w:tcW w:w="2368" w:type="dxa"/>
            <w:tcBorders>
              <w:top w:val="nil"/>
              <w:bottom w:val="nil"/>
            </w:tcBorders>
          </w:tcPr>
          <w:p w14:paraId="163EB58C" w14:textId="7D27E928" w:rsidR="00FA6709" w:rsidRPr="00C41B8C" w:rsidRDefault="00FA6709" w:rsidP="00C41B8C">
            <w:r>
              <w:t>4</w:t>
            </w:r>
          </w:p>
        </w:tc>
        <w:tc>
          <w:tcPr>
            <w:tcW w:w="2542" w:type="dxa"/>
            <w:tcBorders>
              <w:top w:val="nil"/>
              <w:bottom w:val="nil"/>
            </w:tcBorders>
          </w:tcPr>
          <w:p w14:paraId="7EC78A75" w14:textId="7BDD32D4" w:rsidR="00FA6709" w:rsidRPr="00C41B8C" w:rsidRDefault="00FA6709" w:rsidP="00FA6709">
            <w:r>
              <w:t>5</w:t>
            </w:r>
          </w:p>
        </w:tc>
        <w:tc>
          <w:tcPr>
            <w:tcW w:w="2177" w:type="dxa"/>
            <w:tcBorders>
              <w:top w:val="nil"/>
              <w:bottom w:val="nil"/>
            </w:tcBorders>
          </w:tcPr>
          <w:p w14:paraId="37691944" w14:textId="001AAC91" w:rsidR="00FA6709" w:rsidRDefault="00FA6709" w:rsidP="00FA6709">
            <w:r>
              <w:t>17</w:t>
            </w:r>
          </w:p>
        </w:tc>
      </w:tr>
      <w:tr w:rsidR="00FA6709" w:rsidRPr="00C41B8C" w14:paraId="14CFCBC2" w14:textId="55FB0FE2" w:rsidTr="00FA6709">
        <w:tc>
          <w:tcPr>
            <w:tcW w:w="2489" w:type="dxa"/>
            <w:tcBorders>
              <w:top w:val="nil"/>
              <w:bottom w:val="nil"/>
            </w:tcBorders>
          </w:tcPr>
          <w:p w14:paraId="4C5931D1" w14:textId="77777777" w:rsidR="00FA6709" w:rsidRPr="00C41B8C" w:rsidRDefault="00FA6709" w:rsidP="00C41B8C">
            <w:pPr>
              <w:ind w:left="360"/>
            </w:pPr>
            <w:r w:rsidRPr="00C41B8C">
              <w:t>3</w:t>
            </w:r>
          </w:p>
        </w:tc>
        <w:tc>
          <w:tcPr>
            <w:tcW w:w="2368" w:type="dxa"/>
            <w:tcBorders>
              <w:top w:val="nil"/>
              <w:bottom w:val="nil"/>
            </w:tcBorders>
          </w:tcPr>
          <w:p w14:paraId="14D901AF" w14:textId="7F28AB5F" w:rsidR="00FA6709" w:rsidRPr="00C41B8C" w:rsidRDefault="00FA6709" w:rsidP="00C41B8C">
            <w:r>
              <w:t>1</w:t>
            </w:r>
          </w:p>
        </w:tc>
        <w:tc>
          <w:tcPr>
            <w:tcW w:w="2542" w:type="dxa"/>
            <w:tcBorders>
              <w:top w:val="nil"/>
              <w:bottom w:val="nil"/>
            </w:tcBorders>
          </w:tcPr>
          <w:p w14:paraId="6422597C" w14:textId="6E407346" w:rsidR="00FA6709" w:rsidRPr="00C41B8C" w:rsidRDefault="00FA6709" w:rsidP="00C41B8C">
            <w:r>
              <w:t>3</w:t>
            </w:r>
          </w:p>
        </w:tc>
        <w:tc>
          <w:tcPr>
            <w:tcW w:w="2177" w:type="dxa"/>
            <w:tcBorders>
              <w:top w:val="nil"/>
              <w:bottom w:val="nil"/>
            </w:tcBorders>
          </w:tcPr>
          <w:p w14:paraId="1B9D2433" w14:textId="1A5ADA92" w:rsidR="00FA6709" w:rsidRDefault="00FA6709" w:rsidP="00C41B8C">
            <w:r>
              <w:t>1</w:t>
            </w:r>
          </w:p>
        </w:tc>
      </w:tr>
      <w:tr w:rsidR="00FA6709" w:rsidRPr="00C41B8C" w14:paraId="239BFCC6" w14:textId="76827CDC" w:rsidTr="00FA6709">
        <w:tc>
          <w:tcPr>
            <w:tcW w:w="2489" w:type="dxa"/>
            <w:tcBorders>
              <w:top w:val="nil"/>
              <w:bottom w:val="nil"/>
            </w:tcBorders>
          </w:tcPr>
          <w:p w14:paraId="02C87F90" w14:textId="77777777" w:rsidR="00FA6709" w:rsidRPr="00C41B8C" w:rsidRDefault="00FA6709" w:rsidP="00C41B8C">
            <w:pPr>
              <w:ind w:left="360"/>
            </w:pPr>
            <w:r w:rsidRPr="00C41B8C">
              <w:t>4</w:t>
            </w:r>
          </w:p>
        </w:tc>
        <w:tc>
          <w:tcPr>
            <w:tcW w:w="2368" w:type="dxa"/>
            <w:tcBorders>
              <w:top w:val="nil"/>
              <w:bottom w:val="nil"/>
            </w:tcBorders>
          </w:tcPr>
          <w:p w14:paraId="60D25F9F" w14:textId="564367DA" w:rsidR="00FA6709" w:rsidRPr="00C41B8C" w:rsidRDefault="00FA6709" w:rsidP="00C41B8C">
            <w:r>
              <w:t>0</w:t>
            </w:r>
          </w:p>
        </w:tc>
        <w:tc>
          <w:tcPr>
            <w:tcW w:w="2542" w:type="dxa"/>
            <w:tcBorders>
              <w:top w:val="nil"/>
              <w:bottom w:val="nil"/>
            </w:tcBorders>
          </w:tcPr>
          <w:p w14:paraId="01AB4C55" w14:textId="62A3E7EB" w:rsidR="00FA6709" w:rsidRPr="00C41B8C" w:rsidRDefault="00FA6709" w:rsidP="00C41B8C">
            <w:r>
              <w:t>0</w:t>
            </w:r>
          </w:p>
        </w:tc>
        <w:tc>
          <w:tcPr>
            <w:tcW w:w="2177" w:type="dxa"/>
            <w:tcBorders>
              <w:top w:val="nil"/>
              <w:bottom w:val="nil"/>
            </w:tcBorders>
          </w:tcPr>
          <w:p w14:paraId="06FCF6F1" w14:textId="2A7FC6BE" w:rsidR="00FA6709" w:rsidRDefault="00FA6709" w:rsidP="00C41B8C">
            <w:r>
              <w:t>0</w:t>
            </w:r>
          </w:p>
        </w:tc>
      </w:tr>
      <w:tr w:rsidR="00FA6709" w:rsidRPr="00C41B8C" w14:paraId="185501AD" w14:textId="319A2822" w:rsidTr="00FA6709">
        <w:tc>
          <w:tcPr>
            <w:tcW w:w="2489" w:type="dxa"/>
            <w:tcBorders>
              <w:top w:val="nil"/>
              <w:bottom w:val="nil"/>
            </w:tcBorders>
          </w:tcPr>
          <w:p w14:paraId="323CEBA2" w14:textId="77777777" w:rsidR="00FA6709" w:rsidRPr="00C41B8C" w:rsidRDefault="00FA6709" w:rsidP="00C41B8C">
            <w:pPr>
              <w:ind w:left="360"/>
            </w:pPr>
            <w:r w:rsidRPr="00C41B8C">
              <w:t>5</w:t>
            </w:r>
          </w:p>
        </w:tc>
        <w:tc>
          <w:tcPr>
            <w:tcW w:w="2368" w:type="dxa"/>
            <w:tcBorders>
              <w:top w:val="nil"/>
              <w:bottom w:val="nil"/>
            </w:tcBorders>
          </w:tcPr>
          <w:p w14:paraId="66287D11" w14:textId="72F3F846" w:rsidR="00FA6709" w:rsidRPr="00C41B8C" w:rsidRDefault="00FA6709" w:rsidP="00C41B8C">
            <w:r>
              <w:t>0</w:t>
            </w:r>
          </w:p>
        </w:tc>
        <w:tc>
          <w:tcPr>
            <w:tcW w:w="2542" w:type="dxa"/>
            <w:tcBorders>
              <w:top w:val="nil"/>
              <w:bottom w:val="nil"/>
            </w:tcBorders>
          </w:tcPr>
          <w:p w14:paraId="3A52DF80" w14:textId="7886890B" w:rsidR="00FA6709" w:rsidRPr="00C41B8C" w:rsidRDefault="00FA6709" w:rsidP="00C41B8C">
            <w:r>
              <w:t>0</w:t>
            </w:r>
          </w:p>
        </w:tc>
        <w:tc>
          <w:tcPr>
            <w:tcW w:w="2177" w:type="dxa"/>
            <w:tcBorders>
              <w:top w:val="nil"/>
              <w:bottom w:val="nil"/>
            </w:tcBorders>
          </w:tcPr>
          <w:p w14:paraId="02027D1E" w14:textId="02F8359C" w:rsidR="00FA6709" w:rsidRDefault="00FA6709" w:rsidP="00C41B8C">
            <w:r>
              <w:t>2</w:t>
            </w:r>
          </w:p>
        </w:tc>
      </w:tr>
      <w:tr w:rsidR="00FA6709" w:rsidRPr="00C41B8C" w14:paraId="1CA60B21" w14:textId="3486966E" w:rsidTr="00FA6709">
        <w:tc>
          <w:tcPr>
            <w:tcW w:w="2489" w:type="dxa"/>
            <w:tcBorders>
              <w:top w:val="nil"/>
              <w:bottom w:val="nil"/>
            </w:tcBorders>
          </w:tcPr>
          <w:p w14:paraId="102E0AF7" w14:textId="77777777" w:rsidR="00FA6709" w:rsidRPr="00C41B8C" w:rsidRDefault="00FA6709" w:rsidP="00C41B8C">
            <w:pPr>
              <w:ind w:left="360"/>
            </w:pPr>
            <w:r w:rsidRPr="00C41B8C">
              <w:t>6</w:t>
            </w:r>
          </w:p>
        </w:tc>
        <w:tc>
          <w:tcPr>
            <w:tcW w:w="2368" w:type="dxa"/>
            <w:tcBorders>
              <w:top w:val="nil"/>
              <w:bottom w:val="nil"/>
            </w:tcBorders>
          </w:tcPr>
          <w:p w14:paraId="51675349" w14:textId="14888CB8" w:rsidR="00FA6709" w:rsidRPr="00C41B8C" w:rsidRDefault="00FA6709" w:rsidP="00C41B8C">
            <w:r>
              <w:t>0</w:t>
            </w:r>
          </w:p>
        </w:tc>
        <w:tc>
          <w:tcPr>
            <w:tcW w:w="2542" w:type="dxa"/>
            <w:tcBorders>
              <w:top w:val="nil"/>
              <w:bottom w:val="nil"/>
            </w:tcBorders>
          </w:tcPr>
          <w:p w14:paraId="03F30225" w14:textId="55CB6FA2" w:rsidR="00FA6709" w:rsidRPr="00C41B8C" w:rsidRDefault="00FA6709" w:rsidP="00C41B8C">
            <w:r>
              <w:t>0</w:t>
            </w:r>
          </w:p>
        </w:tc>
        <w:tc>
          <w:tcPr>
            <w:tcW w:w="2177" w:type="dxa"/>
            <w:tcBorders>
              <w:top w:val="nil"/>
              <w:bottom w:val="nil"/>
            </w:tcBorders>
          </w:tcPr>
          <w:p w14:paraId="2A45CC16" w14:textId="072D4B69" w:rsidR="00FA6709" w:rsidRDefault="00FA6709" w:rsidP="00C41B8C">
            <w:r>
              <w:t>1</w:t>
            </w:r>
          </w:p>
        </w:tc>
      </w:tr>
      <w:tr w:rsidR="00FA6709" w:rsidRPr="00C41B8C" w14:paraId="30878238" w14:textId="52B33578" w:rsidTr="00FA6709">
        <w:tc>
          <w:tcPr>
            <w:tcW w:w="2489" w:type="dxa"/>
            <w:tcBorders>
              <w:top w:val="nil"/>
            </w:tcBorders>
          </w:tcPr>
          <w:p w14:paraId="2905A19E" w14:textId="77777777" w:rsidR="00FA6709" w:rsidRPr="00C41B8C" w:rsidRDefault="00FA6709" w:rsidP="00C41B8C">
            <w:pPr>
              <w:ind w:left="360"/>
            </w:pPr>
            <w:r w:rsidRPr="00C41B8C">
              <w:t>7</w:t>
            </w:r>
          </w:p>
        </w:tc>
        <w:tc>
          <w:tcPr>
            <w:tcW w:w="2368" w:type="dxa"/>
            <w:tcBorders>
              <w:top w:val="nil"/>
            </w:tcBorders>
          </w:tcPr>
          <w:p w14:paraId="5815FFD1" w14:textId="558B28EA" w:rsidR="00FA6709" w:rsidRPr="00C41B8C" w:rsidRDefault="00FA6709" w:rsidP="00C41B8C">
            <w:r>
              <w:t>0</w:t>
            </w:r>
          </w:p>
        </w:tc>
        <w:tc>
          <w:tcPr>
            <w:tcW w:w="2542" w:type="dxa"/>
            <w:tcBorders>
              <w:top w:val="nil"/>
            </w:tcBorders>
          </w:tcPr>
          <w:p w14:paraId="5F03D176" w14:textId="56AD6A14" w:rsidR="00FA6709" w:rsidRPr="00C41B8C" w:rsidRDefault="00FA6709" w:rsidP="00C41B8C">
            <w:r>
              <w:t>0</w:t>
            </w:r>
          </w:p>
        </w:tc>
        <w:tc>
          <w:tcPr>
            <w:tcW w:w="2177" w:type="dxa"/>
            <w:tcBorders>
              <w:top w:val="nil"/>
            </w:tcBorders>
          </w:tcPr>
          <w:p w14:paraId="40170F64" w14:textId="6FB2B54A" w:rsidR="00FA6709" w:rsidRDefault="00FA6709" w:rsidP="00C41B8C">
            <w:r>
              <w:t>0</w:t>
            </w:r>
          </w:p>
        </w:tc>
      </w:tr>
    </w:tbl>
    <w:p w14:paraId="7C131B73" w14:textId="77777777" w:rsidR="00C41B8C" w:rsidRDefault="00C41B8C">
      <w:pPr>
        <w:spacing w:before="0"/>
      </w:pPr>
      <w:r>
        <w:br w:type="page"/>
      </w:r>
    </w:p>
    <w:p w14:paraId="31CC10F6" w14:textId="649D27F7" w:rsidR="00620B84" w:rsidRDefault="00B365EC" w:rsidP="00942737">
      <w:r>
        <w:t xml:space="preserve">Table </w:t>
      </w:r>
      <w:r w:rsidR="00C41B8C">
        <w:t>3</w:t>
      </w:r>
      <w:r>
        <w:t>.  Explanatory variables associated with partial-R</w:t>
      </w:r>
      <w:r>
        <w:rPr>
          <w:vertAlign w:val="superscript"/>
        </w:rPr>
        <w:t>2</w:t>
      </w:r>
      <w:r>
        <w:t xml:space="preserve"> of </w:t>
      </w:r>
      <w:r w:rsidR="00942737">
        <w:t xml:space="preserve">nutrient </w:t>
      </w:r>
      <w:r>
        <w:t xml:space="preserve">combinations, either as main effects or in interaction with time, as determined by model selection.  Potential explanatory variables were management, </w:t>
      </w:r>
      <w:proofErr w:type="spellStart"/>
      <w:r>
        <w:t>log.elevation</w:t>
      </w:r>
      <w:proofErr w:type="spellEnd"/>
      <w:r>
        <w:t xml:space="preserve">, </w:t>
      </w:r>
      <w:proofErr w:type="spellStart"/>
      <w:r>
        <w:t>live_mass</w:t>
      </w:r>
      <w:proofErr w:type="spellEnd"/>
      <w:r>
        <w:t xml:space="preserve">, </w:t>
      </w:r>
      <w:proofErr w:type="spellStart"/>
      <w:r w:rsidR="005E591E">
        <w:t>live_mass_CV</w:t>
      </w:r>
      <w:proofErr w:type="spellEnd"/>
      <w:r w:rsidR="005E591E">
        <w:t xml:space="preserve">, </w:t>
      </w:r>
      <w:proofErr w:type="spellStart"/>
      <w:r>
        <w:t>log.S</w:t>
      </w:r>
      <w:proofErr w:type="spellEnd"/>
      <w:r>
        <w:t>, BIOCLIM.1, BIOCLIM.2, BIOCLIM.3, BIOCLIM.4, BIOCLIM.5, and cluster (</w:t>
      </w:r>
      <w:r w:rsidR="005E591E">
        <w:t xml:space="preserve">3 groups identified from cluster analysis of </w:t>
      </w:r>
      <w:r>
        <w:t>sources of compositional variation).</w:t>
      </w:r>
      <w:r w:rsidR="00942737">
        <w:t xml:space="preserve">  A few examples of these patterns are shown in Figure 5.</w:t>
      </w:r>
    </w:p>
    <w:p w14:paraId="7CB373CC" w14:textId="77777777" w:rsidR="00620B84" w:rsidRDefault="00620B84" w:rsidP="00900F41"/>
    <w:tbl>
      <w:tblPr>
        <w:tblStyle w:val="TableGrid"/>
        <w:tblW w:w="9242" w:type="dxa"/>
        <w:tblCellMar>
          <w:left w:w="118" w:type="dxa"/>
        </w:tblCellMar>
        <w:tblLook w:val="04A0" w:firstRow="1" w:lastRow="0" w:firstColumn="1" w:lastColumn="0" w:noHBand="0" w:noVBand="1"/>
      </w:tblPr>
      <w:tblGrid>
        <w:gridCol w:w="1261"/>
        <w:gridCol w:w="3240"/>
        <w:gridCol w:w="901"/>
        <w:gridCol w:w="269"/>
        <w:gridCol w:w="2639"/>
        <w:gridCol w:w="932"/>
      </w:tblGrid>
      <w:tr w:rsidR="00620B84" w14:paraId="45B7AC81" w14:textId="77777777">
        <w:tc>
          <w:tcPr>
            <w:tcW w:w="1260" w:type="dxa"/>
            <w:tcBorders>
              <w:left w:val="nil"/>
              <w:right w:val="nil"/>
            </w:tcBorders>
            <w:shd w:val="clear" w:color="auto" w:fill="auto"/>
          </w:tcPr>
          <w:p w14:paraId="0B6E4F6D" w14:textId="77777777" w:rsidR="00620B84" w:rsidRDefault="00620B84" w:rsidP="008A4D77"/>
        </w:tc>
        <w:tc>
          <w:tcPr>
            <w:tcW w:w="4141" w:type="dxa"/>
            <w:gridSpan w:val="2"/>
            <w:tcBorders>
              <w:left w:val="nil"/>
              <w:right w:val="nil"/>
            </w:tcBorders>
            <w:shd w:val="clear" w:color="auto" w:fill="auto"/>
          </w:tcPr>
          <w:p w14:paraId="21E9B4E2" w14:textId="77777777" w:rsidR="00620B84" w:rsidRDefault="00B365EC" w:rsidP="007570A2">
            <w:r>
              <w:t>Main Effect</w:t>
            </w:r>
          </w:p>
        </w:tc>
        <w:tc>
          <w:tcPr>
            <w:tcW w:w="269" w:type="dxa"/>
            <w:tcBorders>
              <w:left w:val="nil"/>
              <w:bottom w:val="nil"/>
              <w:right w:val="nil"/>
            </w:tcBorders>
            <w:shd w:val="clear" w:color="auto" w:fill="auto"/>
          </w:tcPr>
          <w:p w14:paraId="1DCD02FE" w14:textId="77777777" w:rsidR="00620B84" w:rsidRDefault="00620B84" w:rsidP="007570A2"/>
        </w:tc>
        <w:tc>
          <w:tcPr>
            <w:tcW w:w="3571" w:type="dxa"/>
            <w:gridSpan w:val="2"/>
            <w:tcBorders>
              <w:left w:val="nil"/>
              <w:right w:val="nil"/>
            </w:tcBorders>
            <w:shd w:val="clear" w:color="auto" w:fill="auto"/>
          </w:tcPr>
          <w:p w14:paraId="5CF88949" w14:textId="77777777" w:rsidR="00620B84" w:rsidRDefault="00B365EC" w:rsidP="007570A2">
            <w:r>
              <w:t>Interaction with Time</w:t>
            </w:r>
          </w:p>
        </w:tc>
      </w:tr>
      <w:tr w:rsidR="00620B84" w14:paraId="300E170B" w14:textId="77777777">
        <w:tc>
          <w:tcPr>
            <w:tcW w:w="1260" w:type="dxa"/>
            <w:tcBorders>
              <w:left w:val="nil"/>
              <w:right w:val="nil"/>
            </w:tcBorders>
            <w:shd w:val="clear" w:color="auto" w:fill="auto"/>
          </w:tcPr>
          <w:p w14:paraId="3261BBC9" w14:textId="77777777" w:rsidR="00620B84" w:rsidRDefault="00B365EC" w:rsidP="008A4D77">
            <w:r>
              <w:t>Term</w:t>
            </w:r>
          </w:p>
        </w:tc>
        <w:tc>
          <w:tcPr>
            <w:tcW w:w="3240" w:type="dxa"/>
            <w:tcBorders>
              <w:left w:val="nil"/>
              <w:right w:val="nil"/>
            </w:tcBorders>
            <w:shd w:val="clear" w:color="auto" w:fill="auto"/>
          </w:tcPr>
          <w:p w14:paraId="6A6DEF93" w14:textId="77777777" w:rsidR="00620B84" w:rsidRDefault="00B365EC" w:rsidP="007570A2">
            <w:r>
              <w:t>Explanatory Variables</w:t>
            </w:r>
          </w:p>
        </w:tc>
        <w:tc>
          <w:tcPr>
            <w:tcW w:w="901" w:type="dxa"/>
            <w:tcBorders>
              <w:left w:val="nil"/>
              <w:right w:val="nil"/>
            </w:tcBorders>
            <w:shd w:val="clear" w:color="auto" w:fill="auto"/>
          </w:tcPr>
          <w:p w14:paraId="168CC747" w14:textId="77777777" w:rsidR="00620B84" w:rsidRDefault="00B365EC" w:rsidP="007570A2">
            <w:r>
              <w:t>R</w:t>
            </w:r>
            <w:r>
              <w:rPr>
                <w:vertAlign w:val="superscript"/>
              </w:rPr>
              <w:t>2</w:t>
            </w:r>
          </w:p>
        </w:tc>
        <w:tc>
          <w:tcPr>
            <w:tcW w:w="269" w:type="dxa"/>
            <w:tcBorders>
              <w:top w:val="nil"/>
              <w:left w:val="nil"/>
              <w:right w:val="nil"/>
            </w:tcBorders>
            <w:shd w:val="clear" w:color="auto" w:fill="auto"/>
          </w:tcPr>
          <w:p w14:paraId="31C59F59" w14:textId="77777777" w:rsidR="00620B84" w:rsidRDefault="00620B84" w:rsidP="007570A2"/>
        </w:tc>
        <w:tc>
          <w:tcPr>
            <w:tcW w:w="2639" w:type="dxa"/>
            <w:tcBorders>
              <w:left w:val="nil"/>
              <w:right w:val="nil"/>
            </w:tcBorders>
            <w:shd w:val="clear" w:color="auto" w:fill="auto"/>
          </w:tcPr>
          <w:p w14:paraId="057EE7C9" w14:textId="77777777" w:rsidR="00620B84" w:rsidRDefault="00B365EC" w:rsidP="007570A2">
            <w:r>
              <w:t>Explanatory Variables</w:t>
            </w:r>
          </w:p>
        </w:tc>
        <w:tc>
          <w:tcPr>
            <w:tcW w:w="932" w:type="dxa"/>
            <w:tcBorders>
              <w:left w:val="nil"/>
              <w:right w:val="nil"/>
            </w:tcBorders>
            <w:shd w:val="clear" w:color="auto" w:fill="auto"/>
          </w:tcPr>
          <w:p w14:paraId="708EC450" w14:textId="77777777" w:rsidR="00620B84" w:rsidRDefault="00B365EC" w:rsidP="007570A2">
            <w:r>
              <w:t>R</w:t>
            </w:r>
            <w:r>
              <w:rPr>
                <w:vertAlign w:val="superscript"/>
              </w:rPr>
              <w:t>2</w:t>
            </w:r>
          </w:p>
        </w:tc>
      </w:tr>
      <w:tr w:rsidR="00620B84" w14:paraId="0DF4890E" w14:textId="77777777">
        <w:tc>
          <w:tcPr>
            <w:tcW w:w="1260" w:type="dxa"/>
            <w:tcBorders>
              <w:top w:val="nil"/>
              <w:left w:val="nil"/>
              <w:bottom w:val="nil"/>
              <w:right w:val="nil"/>
            </w:tcBorders>
            <w:shd w:val="clear" w:color="auto" w:fill="auto"/>
          </w:tcPr>
          <w:p w14:paraId="2796BCB7" w14:textId="77777777" w:rsidR="00620B84" w:rsidRDefault="00B365EC" w:rsidP="008A4D77">
            <w:r>
              <w:t>N</w:t>
            </w:r>
          </w:p>
        </w:tc>
        <w:tc>
          <w:tcPr>
            <w:tcW w:w="3240" w:type="dxa"/>
            <w:tcBorders>
              <w:top w:val="nil"/>
              <w:left w:val="nil"/>
              <w:bottom w:val="nil"/>
              <w:right w:val="nil"/>
            </w:tcBorders>
            <w:shd w:val="clear" w:color="auto" w:fill="auto"/>
          </w:tcPr>
          <w:p w14:paraId="5CD28967" w14:textId="77777777" w:rsidR="00620B84" w:rsidRDefault="00B365EC" w:rsidP="007570A2">
            <w:proofErr w:type="spellStart"/>
            <w:r>
              <w:t>Log.elevation</w:t>
            </w:r>
            <w:proofErr w:type="spellEnd"/>
          </w:p>
        </w:tc>
        <w:tc>
          <w:tcPr>
            <w:tcW w:w="901" w:type="dxa"/>
            <w:tcBorders>
              <w:top w:val="nil"/>
              <w:left w:val="nil"/>
              <w:bottom w:val="nil"/>
              <w:right w:val="nil"/>
            </w:tcBorders>
            <w:shd w:val="clear" w:color="auto" w:fill="auto"/>
          </w:tcPr>
          <w:p w14:paraId="13EE14DB" w14:textId="77777777" w:rsidR="00620B84" w:rsidRDefault="00B365EC" w:rsidP="007570A2">
            <w:r>
              <w:t>0.14</w:t>
            </w:r>
          </w:p>
        </w:tc>
        <w:tc>
          <w:tcPr>
            <w:tcW w:w="269" w:type="dxa"/>
            <w:tcBorders>
              <w:top w:val="nil"/>
              <w:left w:val="nil"/>
              <w:bottom w:val="nil"/>
              <w:right w:val="nil"/>
            </w:tcBorders>
            <w:shd w:val="clear" w:color="auto" w:fill="auto"/>
          </w:tcPr>
          <w:p w14:paraId="2FA2C045" w14:textId="77777777" w:rsidR="00620B84" w:rsidRDefault="00620B84" w:rsidP="007570A2"/>
        </w:tc>
        <w:tc>
          <w:tcPr>
            <w:tcW w:w="2639" w:type="dxa"/>
            <w:tcBorders>
              <w:top w:val="nil"/>
              <w:left w:val="nil"/>
              <w:bottom w:val="nil"/>
              <w:right w:val="nil"/>
            </w:tcBorders>
            <w:shd w:val="clear" w:color="auto" w:fill="auto"/>
          </w:tcPr>
          <w:p w14:paraId="11B6DF13" w14:textId="77777777" w:rsidR="00620B84" w:rsidRDefault="00B365EC" w:rsidP="007570A2">
            <w:r>
              <w:t>-</w:t>
            </w:r>
          </w:p>
        </w:tc>
        <w:tc>
          <w:tcPr>
            <w:tcW w:w="932" w:type="dxa"/>
            <w:tcBorders>
              <w:top w:val="nil"/>
              <w:left w:val="nil"/>
              <w:bottom w:val="nil"/>
              <w:right w:val="nil"/>
            </w:tcBorders>
            <w:shd w:val="clear" w:color="auto" w:fill="auto"/>
          </w:tcPr>
          <w:p w14:paraId="2F98A4BC" w14:textId="77777777" w:rsidR="00620B84" w:rsidRDefault="00620B84" w:rsidP="007570A2"/>
        </w:tc>
      </w:tr>
      <w:tr w:rsidR="00620B84" w14:paraId="53BC742D" w14:textId="77777777">
        <w:tc>
          <w:tcPr>
            <w:tcW w:w="1260" w:type="dxa"/>
            <w:tcBorders>
              <w:top w:val="nil"/>
              <w:left w:val="nil"/>
              <w:bottom w:val="nil"/>
              <w:right w:val="nil"/>
            </w:tcBorders>
            <w:shd w:val="clear" w:color="auto" w:fill="auto"/>
          </w:tcPr>
          <w:p w14:paraId="793A9FDF" w14:textId="77777777" w:rsidR="00620B84" w:rsidRDefault="00B365EC" w:rsidP="008A4D77">
            <w:r>
              <w:t>P</w:t>
            </w:r>
          </w:p>
        </w:tc>
        <w:tc>
          <w:tcPr>
            <w:tcW w:w="3240" w:type="dxa"/>
            <w:tcBorders>
              <w:top w:val="nil"/>
              <w:left w:val="nil"/>
              <w:bottom w:val="nil"/>
              <w:right w:val="nil"/>
            </w:tcBorders>
            <w:shd w:val="clear" w:color="auto" w:fill="auto"/>
          </w:tcPr>
          <w:p w14:paraId="59141A48" w14:textId="77777777" w:rsidR="00620B84" w:rsidRDefault="00B365EC" w:rsidP="007570A2">
            <w:r>
              <w:t>Cluster, BIOCLIM.1</w:t>
            </w:r>
          </w:p>
        </w:tc>
        <w:tc>
          <w:tcPr>
            <w:tcW w:w="901" w:type="dxa"/>
            <w:tcBorders>
              <w:top w:val="nil"/>
              <w:left w:val="nil"/>
              <w:bottom w:val="nil"/>
              <w:right w:val="nil"/>
            </w:tcBorders>
            <w:shd w:val="clear" w:color="auto" w:fill="auto"/>
          </w:tcPr>
          <w:p w14:paraId="73412820" w14:textId="77777777" w:rsidR="00620B84" w:rsidRDefault="00B365EC" w:rsidP="007570A2">
            <w:r>
              <w:t>0.31</w:t>
            </w:r>
          </w:p>
        </w:tc>
        <w:tc>
          <w:tcPr>
            <w:tcW w:w="269" w:type="dxa"/>
            <w:tcBorders>
              <w:top w:val="nil"/>
              <w:left w:val="nil"/>
              <w:bottom w:val="nil"/>
              <w:right w:val="nil"/>
            </w:tcBorders>
            <w:shd w:val="clear" w:color="auto" w:fill="auto"/>
          </w:tcPr>
          <w:p w14:paraId="25AD4A03" w14:textId="77777777" w:rsidR="00620B84" w:rsidRDefault="00620B84" w:rsidP="007570A2"/>
        </w:tc>
        <w:tc>
          <w:tcPr>
            <w:tcW w:w="2639" w:type="dxa"/>
            <w:tcBorders>
              <w:top w:val="nil"/>
              <w:left w:val="nil"/>
              <w:bottom w:val="nil"/>
              <w:right w:val="nil"/>
            </w:tcBorders>
            <w:shd w:val="clear" w:color="auto" w:fill="auto"/>
          </w:tcPr>
          <w:p w14:paraId="03FD2EA2" w14:textId="77777777" w:rsidR="00620B84" w:rsidRDefault="00B365EC" w:rsidP="007570A2">
            <w:r>
              <w:t xml:space="preserve">Cluster, </w:t>
            </w:r>
            <w:proofErr w:type="spellStart"/>
            <w:r>
              <w:t>live_mass</w:t>
            </w:r>
            <w:proofErr w:type="spellEnd"/>
          </w:p>
        </w:tc>
        <w:tc>
          <w:tcPr>
            <w:tcW w:w="932" w:type="dxa"/>
            <w:tcBorders>
              <w:top w:val="nil"/>
              <w:left w:val="nil"/>
              <w:bottom w:val="nil"/>
              <w:right w:val="nil"/>
            </w:tcBorders>
            <w:shd w:val="clear" w:color="auto" w:fill="auto"/>
          </w:tcPr>
          <w:p w14:paraId="22F2B2A7" w14:textId="77777777" w:rsidR="00620B84" w:rsidRDefault="00B365EC" w:rsidP="007570A2">
            <w:r>
              <w:t>0.32</w:t>
            </w:r>
          </w:p>
        </w:tc>
      </w:tr>
      <w:tr w:rsidR="00620B84" w14:paraId="2087345B" w14:textId="77777777">
        <w:tc>
          <w:tcPr>
            <w:tcW w:w="1260" w:type="dxa"/>
            <w:tcBorders>
              <w:top w:val="nil"/>
              <w:left w:val="nil"/>
              <w:bottom w:val="nil"/>
              <w:right w:val="nil"/>
            </w:tcBorders>
            <w:shd w:val="clear" w:color="auto" w:fill="auto"/>
          </w:tcPr>
          <w:p w14:paraId="7FC1D56F" w14:textId="77777777" w:rsidR="00620B84" w:rsidRDefault="00B365EC" w:rsidP="008A4D77">
            <w:r>
              <w:t>K</w:t>
            </w:r>
          </w:p>
        </w:tc>
        <w:tc>
          <w:tcPr>
            <w:tcW w:w="3240" w:type="dxa"/>
            <w:tcBorders>
              <w:top w:val="nil"/>
              <w:left w:val="nil"/>
              <w:bottom w:val="nil"/>
              <w:right w:val="nil"/>
            </w:tcBorders>
            <w:shd w:val="clear" w:color="auto" w:fill="auto"/>
          </w:tcPr>
          <w:p w14:paraId="4A260387" w14:textId="58BF77B0" w:rsidR="00620B84" w:rsidRDefault="005E591E" w:rsidP="007570A2">
            <w:proofErr w:type="spellStart"/>
            <w:r>
              <w:t>live_mass_CV</w:t>
            </w:r>
            <w:proofErr w:type="spellEnd"/>
          </w:p>
        </w:tc>
        <w:tc>
          <w:tcPr>
            <w:tcW w:w="901" w:type="dxa"/>
            <w:tcBorders>
              <w:top w:val="nil"/>
              <w:left w:val="nil"/>
              <w:bottom w:val="nil"/>
              <w:right w:val="nil"/>
            </w:tcBorders>
            <w:shd w:val="clear" w:color="auto" w:fill="auto"/>
          </w:tcPr>
          <w:p w14:paraId="2F6223CB" w14:textId="445F8629" w:rsidR="00620B84" w:rsidRDefault="005E591E" w:rsidP="007570A2">
            <w:r>
              <w:t>0.10</w:t>
            </w:r>
          </w:p>
        </w:tc>
        <w:tc>
          <w:tcPr>
            <w:tcW w:w="269" w:type="dxa"/>
            <w:tcBorders>
              <w:top w:val="nil"/>
              <w:left w:val="nil"/>
              <w:bottom w:val="nil"/>
              <w:right w:val="nil"/>
            </w:tcBorders>
            <w:shd w:val="clear" w:color="auto" w:fill="auto"/>
          </w:tcPr>
          <w:p w14:paraId="6303DCBD" w14:textId="77777777" w:rsidR="00620B84" w:rsidRDefault="00620B84" w:rsidP="007570A2"/>
        </w:tc>
        <w:tc>
          <w:tcPr>
            <w:tcW w:w="2639" w:type="dxa"/>
            <w:tcBorders>
              <w:top w:val="nil"/>
              <w:left w:val="nil"/>
              <w:bottom w:val="nil"/>
              <w:right w:val="nil"/>
            </w:tcBorders>
            <w:shd w:val="clear" w:color="auto" w:fill="auto"/>
          </w:tcPr>
          <w:p w14:paraId="26382F21" w14:textId="77777777" w:rsidR="00620B84" w:rsidRDefault="00B365EC" w:rsidP="007570A2">
            <w:r>
              <w:t>Cluster</w:t>
            </w:r>
          </w:p>
        </w:tc>
        <w:tc>
          <w:tcPr>
            <w:tcW w:w="932" w:type="dxa"/>
            <w:tcBorders>
              <w:top w:val="nil"/>
              <w:left w:val="nil"/>
              <w:bottom w:val="nil"/>
              <w:right w:val="nil"/>
            </w:tcBorders>
            <w:shd w:val="clear" w:color="auto" w:fill="auto"/>
          </w:tcPr>
          <w:p w14:paraId="5474D11D" w14:textId="77777777" w:rsidR="00620B84" w:rsidRDefault="00B365EC" w:rsidP="007570A2">
            <w:r>
              <w:t>0.19</w:t>
            </w:r>
          </w:p>
        </w:tc>
      </w:tr>
      <w:tr w:rsidR="00620B84" w14:paraId="69322654" w14:textId="77777777">
        <w:tc>
          <w:tcPr>
            <w:tcW w:w="1260" w:type="dxa"/>
            <w:tcBorders>
              <w:top w:val="nil"/>
              <w:left w:val="nil"/>
              <w:bottom w:val="nil"/>
              <w:right w:val="nil"/>
            </w:tcBorders>
            <w:shd w:val="clear" w:color="auto" w:fill="auto"/>
          </w:tcPr>
          <w:p w14:paraId="7DF05355" w14:textId="77777777" w:rsidR="00620B84" w:rsidRDefault="00B365EC" w:rsidP="008A4D77">
            <w:r>
              <w:t>NP</w:t>
            </w:r>
          </w:p>
        </w:tc>
        <w:tc>
          <w:tcPr>
            <w:tcW w:w="3240" w:type="dxa"/>
            <w:tcBorders>
              <w:top w:val="nil"/>
              <w:left w:val="nil"/>
              <w:bottom w:val="nil"/>
              <w:right w:val="nil"/>
            </w:tcBorders>
            <w:shd w:val="clear" w:color="auto" w:fill="auto"/>
          </w:tcPr>
          <w:p w14:paraId="07B9E0A3" w14:textId="77777777" w:rsidR="00620B84" w:rsidRDefault="00B365EC" w:rsidP="007570A2">
            <w:r>
              <w:t>-</w:t>
            </w:r>
          </w:p>
        </w:tc>
        <w:tc>
          <w:tcPr>
            <w:tcW w:w="901" w:type="dxa"/>
            <w:tcBorders>
              <w:top w:val="nil"/>
              <w:left w:val="nil"/>
              <w:bottom w:val="nil"/>
              <w:right w:val="nil"/>
            </w:tcBorders>
            <w:shd w:val="clear" w:color="auto" w:fill="auto"/>
          </w:tcPr>
          <w:p w14:paraId="00EB9154" w14:textId="77777777" w:rsidR="00620B84" w:rsidRDefault="00620B84" w:rsidP="007570A2"/>
        </w:tc>
        <w:tc>
          <w:tcPr>
            <w:tcW w:w="269" w:type="dxa"/>
            <w:tcBorders>
              <w:top w:val="nil"/>
              <w:left w:val="nil"/>
              <w:bottom w:val="nil"/>
              <w:right w:val="nil"/>
            </w:tcBorders>
            <w:shd w:val="clear" w:color="auto" w:fill="auto"/>
          </w:tcPr>
          <w:p w14:paraId="6832FB43" w14:textId="77777777" w:rsidR="00620B84" w:rsidRDefault="00620B84" w:rsidP="007570A2"/>
        </w:tc>
        <w:tc>
          <w:tcPr>
            <w:tcW w:w="2639" w:type="dxa"/>
            <w:tcBorders>
              <w:top w:val="nil"/>
              <w:left w:val="nil"/>
              <w:bottom w:val="nil"/>
              <w:right w:val="nil"/>
            </w:tcBorders>
            <w:shd w:val="clear" w:color="auto" w:fill="auto"/>
          </w:tcPr>
          <w:p w14:paraId="06DE1894" w14:textId="77777777" w:rsidR="00620B84" w:rsidRDefault="00B365EC" w:rsidP="007570A2">
            <w:r>
              <w:t>-</w:t>
            </w:r>
          </w:p>
        </w:tc>
        <w:tc>
          <w:tcPr>
            <w:tcW w:w="932" w:type="dxa"/>
            <w:tcBorders>
              <w:top w:val="nil"/>
              <w:left w:val="nil"/>
              <w:bottom w:val="nil"/>
              <w:right w:val="nil"/>
            </w:tcBorders>
            <w:shd w:val="clear" w:color="auto" w:fill="auto"/>
          </w:tcPr>
          <w:p w14:paraId="11619F8A" w14:textId="77777777" w:rsidR="00620B84" w:rsidRDefault="00620B84" w:rsidP="007570A2"/>
        </w:tc>
      </w:tr>
      <w:tr w:rsidR="00620B84" w14:paraId="7CC1DB6E" w14:textId="77777777">
        <w:tc>
          <w:tcPr>
            <w:tcW w:w="1260" w:type="dxa"/>
            <w:tcBorders>
              <w:top w:val="nil"/>
              <w:left w:val="nil"/>
              <w:bottom w:val="nil"/>
              <w:right w:val="nil"/>
            </w:tcBorders>
            <w:shd w:val="clear" w:color="auto" w:fill="auto"/>
          </w:tcPr>
          <w:p w14:paraId="43F5635F" w14:textId="77777777" w:rsidR="00620B84" w:rsidRDefault="00B365EC" w:rsidP="008A4D77">
            <w:r>
              <w:t>NK</w:t>
            </w:r>
          </w:p>
        </w:tc>
        <w:tc>
          <w:tcPr>
            <w:tcW w:w="3240" w:type="dxa"/>
            <w:tcBorders>
              <w:top w:val="nil"/>
              <w:left w:val="nil"/>
              <w:bottom w:val="nil"/>
              <w:right w:val="nil"/>
            </w:tcBorders>
            <w:shd w:val="clear" w:color="auto" w:fill="auto"/>
          </w:tcPr>
          <w:p w14:paraId="37F1FAD8" w14:textId="77777777" w:rsidR="00620B84" w:rsidRDefault="00B365EC" w:rsidP="007570A2">
            <w:r>
              <w:t>Management</w:t>
            </w:r>
          </w:p>
        </w:tc>
        <w:tc>
          <w:tcPr>
            <w:tcW w:w="901" w:type="dxa"/>
            <w:tcBorders>
              <w:top w:val="nil"/>
              <w:left w:val="nil"/>
              <w:bottom w:val="nil"/>
              <w:right w:val="nil"/>
            </w:tcBorders>
            <w:shd w:val="clear" w:color="auto" w:fill="auto"/>
          </w:tcPr>
          <w:p w14:paraId="5931074F" w14:textId="77777777" w:rsidR="00620B84" w:rsidRDefault="00B365EC" w:rsidP="007570A2">
            <w:r>
              <w:t>0.11</w:t>
            </w:r>
          </w:p>
        </w:tc>
        <w:tc>
          <w:tcPr>
            <w:tcW w:w="269" w:type="dxa"/>
            <w:tcBorders>
              <w:top w:val="nil"/>
              <w:left w:val="nil"/>
              <w:bottom w:val="nil"/>
              <w:right w:val="nil"/>
            </w:tcBorders>
            <w:shd w:val="clear" w:color="auto" w:fill="auto"/>
          </w:tcPr>
          <w:p w14:paraId="48F24F8B" w14:textId="77777777" w:rsidR="00620B84" w:rsidRDefault="00620B84" w:rsidP="007570A2"/>
        </w:tc>
        <w:tc>
          <w:tcPr>
            <w:tcW w:w="2639" w:type="dxa"/>
            <w:tcBorders>
              <w:top w:val="nil"/>
              <w:left w:val="nil"/>
              <w:bottom w:val="nil"/>
              <w:right w:val="nil"/>
            </w:tcBorders>
            <w:shd w:val="clear" w:color="auto" w:fill="auto"/>
          </w:tcPr>
          <w:p w14:paraId="12E26C47" w14:textId="77777777" w:rsidR="00620B84" w:rsidRDefault="00B365EC" w:rsidP="007570A2">
            <w:proofErr w:type="spellStart"/>
            <w:r>
              <w:t>Live_mass</w:t>
            </w:r>
            <w:proofErr w:type="spellEnd"/>
          </w:p>
        </w:tc>
        <w:tc>
          <w:tcPr>
            <w:tcW w:w="932" w:type="dxa"/>
            <w:tcBorders>
              <w:top w:val="nil"/>
              <w:left w:val="nil"/>
              <w:bottom w:val="nil"/>
              <w:right w:val="nil"/>
            </w:tcBorders>
            <w:shd w:val="clear" w:color="auto" w:fill="auto"/>
          </w:tcPr>
          <w:p w14:paraId="13609F09" w14:textId="77777777" w:rsidR="00620B84" w:rsidRDefault="00B365EC" w:rsidP="007570A2">
            <w:r>
              <w:t>0.13</w:t>
            </w:r>
          </w:p>
        </w:tc>
      </w:tr>
      <w:tr w:rsidR="00620B84" w14:paraId="29CC0EE4" w14:textId="77777777">
        <w:tc>
          <w:tcPr>
            <w:tcW w:w="1260" w:type="dxa"/>
            <w:tcBorders>
              <w:top w:val="nil"/>
              <w:left w:val="nil"/>
              <w:bottom w:val="nil"/>
              <w:right w:val="nil"/>
            </w:tcBorders>
            <w:shd w:val="clear" w:color="auto" w:fill="auto"/>
          </w:tcPr>
          <w:p w14:paraId="340C0FE3" w14:textId="77777777" w:rsidR="00620B84" w:rsidRDefault="00B365EC" w:rsidP="008A4D77">
            <w:r>
              <w:t>PK</w:t>
            </w:r>
          </w:p>
        </w:tc>
        <w:tc>
          <w:tcPr>
            <w:tcW w:w="3240" w:type="dxa"/>
            <w:tcBorders>
              <w:top w:val="nil"/>
              <w:left w:val="nil"/>
              <w:bottom w:val="nil"/>
              <w:right w:val="nil"/>
            </w:tcBorders>
            <w:shd w:val="clear" w:color="auto" w:fill="auto"/>
          </w:tcPr>
          <w:p w14:paraId="4DCA33EE" w14:textId="77777777" w:rsidR="00620B84" w:rsidRDefault="00B365EC" w:rsidP="007570A2">
            <w:proofErr w:type="spellStart"/>
            <w:r>
              <w:t>Log.elevation</w:t>
            </w:r>
            <w:proofErr w:type="spellEnd"/>
            <w:r>
              <w:t>, BIOCLIM.1</w:t>
            </w:r>
          </w:p>
        </w:tc>
        <w:tc>
          <w:tcPr>
            <w:tcW w:w="901" w:type="dxa"/>
            <w:tcBorders>
              <w:top w:val="nil"/>
              <w:left w:val="nil"/>
              <w:bottom w:val="nil"/>
              <w:right w:val="nil"/>
            </w:tcBorders>
            <w:shd w:val="clear" w:color="auto" w:fill="auto"/>
          </w:tcPr>
          <w:p w14:paraId="613721B4" w14:textId="77777777" w:rsidR="00620B84" w:rsidRDefault="00B365EC" w:rsidP="007570A2">
            <w:r>
              <w:t>0.29</w:t>
            </w:r>
          </w:p>
        </w:tc>
        <w:tc>
          <w:tcPr>
            <w:tcW w:w="269" w:type="dxa"/>
            <w:tcBorders>
              <w:top w:val="nil"/>
              <w:left w:val="nil"/>
              <w:bottom w:val="nil"/>
              <w:right w:val="nil"/>
            </w:tcBorders>
            <w:shd w:val="clear" w:color="auto" w:fill="auto"/>
          </w:tcPr>
          <w:p w14:paraId="1B14D3FB" w14:textId="77777777" w:rsidR="00620B84" w:rsidRDefault="00620B84" w:rsidP="007570A2"/>
        </w:tc>
        <w:tc>
          <w:tcPr>
            <w:tcW w:w="2639" w:type="dxa"/>
            <w:tcBorders>
              <w:top w:val="nil"/>
              <w:left w:val="nil"/>
              <w:bottom w:val="nil"/>
              <w:right w:val="nil"/>
            </w:tcBorders>
            <w:shd w:val="clear" w:color="auto" w:fill="auto"/>
          </w:tcPr>
          <w:p w14:paraId="0914F2A5" w14:textId="77777777" w:rsidR="00620B84" w:rsidRDefault="00B365EC" w:rsidP="007570A2">
            <w:proofErr w:type="spellStart"/>
            <w:r>
              <w:t>Log.S</w:t>
            </w:r>
            <w:proofErr w:type="spellEnd"/>
            <w:r>
              <w:t>, management</w:t>
            </w:r>
          </w:p>
        </w:tc>
        <w:tc>
          <w:tcPr>
            <w:tcW w:w="932" w:type="dxa"/>
            <w:tcBorders>
              <w:top w:val="nil"/>
              <w:left w:val="nil"/>
              <w:bottom w:val="nil"/>
              <w:right w:val="nil"/>
            </w:tcBorders>
            <w:shd w:val="clear" w:color="auto" w:fill="auto"/>
          </w:tcPr>
          <w:p w14:paraId="03AD48BC" w14:textId="77777777" w:rsidR="00620B84" w:rsidRDefault="00B365EC" w:rsidP="007570A2">
            <w:r>
              <w:t>0.33</w:t>
            </w:r>
          </w:p>
        </w:tc>
      </w:tr>
      <w:tr w:rsidR="00620B84" w14:paraId="0E70EA21" w14:textId="77777777">
        <w:tc>
          <w:tcPr>
            <w:tcW w:w="1260" w:type="dxa"/>
            <w:tcBorders>
              <w:top w:val="nil"/>
              <w:left w:val="nil"/>
              <w:right w:val="nil"/>
            </w:tcBorders>
            <w:shd w:val="clear" w:color="auto" w:fill="auto"/>
          </w:tcPr>
          <w:p w14:paraId="14641C52" w14:textId="77777777" w:rsidR="00620B84" w:rsidRDefault="00B365EC" w:rsidP="008A4D77">
            <w:r>
              <w:t>NPK</w:t>
            </w:r>
          </w:p>
        </w:tc>
        <w:tc>
          <w:tcPr>
            <w:tcW w:w="3240" w:type="dxa"/>
            <w:tcBorders>
              <w:top w:val="nil"/>
              <w:left w:val="nil"/>
              <w:right w:val="nil"/>
            </w:tcBorders>
            <w:shd w:val="clear" w:color="auto" w:fill="auto"/>
          </w:tcPr>
          <w:p w14:paraId="5F9F20F2" w14:textId="77777777" w:rsidR="00620B84" w:rsidRDefault="00B365EC" w:rsidP="007570A2">
            <w:proofErr w:type="spellStart"/>
            <w:r>
              <w:t>Log.elevation</w:t>
            </w:r>
            <w:proofErr w:type="spellEnd"/>
            <w:r>
              <w:t>, BIOCLIM.2</w:t>
            </w:r>
          </w:p>
        </w:tc>
        <w:tc>
          <w:tcPr>
            <w:tcW w:w="901" w:type="dxa"/>
            <w:tcBorders>
              <w:top w:val="nil"/>
              <w:left w:val="nil"/>
              <w:right w:val="nil"/>
            </w:tcBorders>
            <w:shd w:val="clear" w:color="auto" w:fill="auto"/>
          </w:tcPr>
          <w:p w14:paraId="76BFD5BA" w14:textId="77777777" w:rsidR="00620B84" w:rsidRDefault="00B365EC" w:rsidP="007570A2">
            <w:r>
              <w:t>0.23</w:t>
            </w:r>
          </w:p>
        </w:tc>
        <w:tc>
          <w:tcPr>
            <w:tcW w:w="269" w:type="dxa"/>
            <w:tcBorders>
              <w:top w:val="nil"/>
              <w:left w:val="nil"/>
              <w:right w:val="nil"/>
            </w:tcBorders>
            <w:shd w:val="clear" w:color="auto" w:fill="auto"/>
          </w:tcPr>
          <w:p w14:paraId="38773D67" w14:textId="77777777" w:rsidR="00620B84" w:rsidRDefault="00620B84" w:rsidP="007570A2"/>
        </w:tc>
        <w:tc>
          <w:tcPr>
            <w:tcW w:w="2639" w:type="dxa"/>
            <w:tcBorders>
              <w:top w:val="nil"/>
              <w:left w:val="nil"/>
              <w:right w:val="nil"/>
            </w:tcBorders>
            <w:shd w:val="clear" w:color="auto" w:fill="auto"/>
          </w:tcPr>
          <w:p w14:paraId="517B6392" w14:textId="77777777" w:rsidR="00620B84" w:rsidRDefault="00B365EC" w:rsidP="007570A2">
            <w:r>
              <w:t>BIOCLIM.5</w:t>
            </w:r>
          </w:p>
        </w:tc>
        <w:tc>
          <w:tcPr>
            <w:tcW w:w="932" w:type="dxa"/>
            <w:tcBorders>
              <w:top w:val="nil"/>
              <w:left w:val="nil"/>
              <w:right w:val="nil"/>
            </w:tcBorders>
            <w:shd w:val="clear" w:color="auto" w:fill="auto"/>
          </w:tcPr>
          <w:p w14:paraId="05A7B900" w14:textId="77777777" w:rsidR="00620B84" w:rsidRDefault="00B365EC" w:rsidP="007570A2">
            <w:r>
              <w:t>0.10</w:t>
            </w:r>
          </w:p>
        </w:tc>
      </w:tr>
    </w:tbl>
    <w:p w14:paraId="711DFA71" w14:textId="77777777" w:rsidR="00620B84" w:rsidRDefault="00620B84" w:rsidP="00900F41"/>
    <w:p w14:paraId="261DB26B" w14:textId="77777777" w:rsidR="00620B84" w:rsidRDefault="00B365EC" w:rsidP="008B1597">
      <w:r>
        <w:br w:type="page"/>
      </w:r>
    </w:p>
    <w:p w14:paraId="5C5285F7" w14:textId="77777777" w:rsidR="00620B84" w:rsidRDefault="00B365EC" w:rsidP="008B1597">
      <w:r>
        <w:t xml:space="preserve">Figure 1.  Study site locations around the globe.  Detailed characteristics of each site are provided in Supplementary Table S1.  </w:t>
      </w:r>
      <w:r>
        <w:rPr>
          <w:highlight w:val="yellow"/>
        </w:rPr>
        <w:t>[</w:t>
      </w:r>
      <w:proofErr w:type="gramStart"/>
      <w:r>
        <w:rPr>
          <w:highlight w:val="yellow"/>
        </w:rPr>
        <w:t>need</w:t>
      </w:r>
      <w:proofErr w:type="gramEnd"/>
      <w:r>
        <w:rPr>
          <w:highlight w:val="yellow"/>
        </w:rPr>
        <w:t xml:space="preserve"> to update]</w:t>
      </w:r>
    </w:p>
    <w:p w14:paraId="64EA3F6D" w14:textId="77777777" w:rsidR="00620B84" w:rsidRDefault="00620B84" w:rsidP="008B1597"/>
    <w:p w14:paraId="09902B9E" w14:textId="4CFF68E3" w:rsidR="00620B84" w:rsidRDefault="00B365EC" w:rsidP="008A4D77">
      <w:r>
        <w:t xml:space="preserve">Figure 2.  (A) Mean compositional variation among all plot-year combinations, among control plots over time, or among all plots in the pre-treatment year.  </w:t>
      </w:r>
      <w:r w:rsidR="0036307C">
        <w:t xml:space="preserve">Data are shown as jittered points and as violin plots with horizontal lines denoting the medians.  </w:t>
      </w:r>
      <w:r>
        <w:t xml:space="preserve">(B) Mean compositional variation at each site relates to site productivity (P = 0.003) and </w:t>
      </w:r>
      <w:r w:rsidR="000C05B6">
        <w:t>gamma diversity</w:t>
      </w:r>
      <w:r>
        <w:t xml:space="preserve"> (P = 0.044); BIOCLIM.5 </w:t>
      </w:r>
      <w:r w:rsidR="00823DD3">
        <w:t>(n</w:t>
      </w:r>
      <w:r>
        <w:t>ot shown</w:t>
      </w:r>
      <w:r w:rsidR="00823DD3">
        <w:t>)</w:t>
      </w:r>
      <w:r>
        <w:t xml:space="preserve"> was also marginally significant (P = 0.059).</w:t>
      </w:r>
    </w:p>
    <w:p w14:paraId="7AE5F8E7" w14:textId="77777777" w:rsidR="00620B84" w:rsidRDefault="00620B84" w:rsidP="007570A2"/>
    <w:p w14:paraId="638AB213" w14:textId="766C935D" w:rsidR="00620B84" w:rsidRDefault="00B365EC" w:rsidP="007570A2">
      <w:r>
        <w:t>Figure 3.  (A) Principal components related to sources of compositional variation.  Each symbol is a site, and vectors indicate the directions in which each source of compositional variation increases.  Loadings are reported in Table 1.  (B) Hierarchical cluster analysis identifies three clusters of sites</w:t>
      </w:r>
      <w:r w:rsidR="00823DD3">
        <w:t xml:space="preserve"> – the </w:t>
      </w:r>
      <w:proofErr w:type="spellStart"/>
      <w:r w:rsidR="00823DD3">
        <w:t>dendrogram</w:t>
      </w:r>
      <w:proofErr w:type="spellEnd"/>
      <w:r w:rsidR="00823DD3">
        <w:t xml:space="preserve"> is in Figure S1.  (C) Location along the T</w:t>
      </w:r>
      <w:r>
        <w:t xml:space="preserve">emporal PC relates to site elevation (P &lt; 0.001) and size of the species pool (P = 0.011).  </w:t>
      </w:r>
      <w:r w:rsidR="00823DD3">
        <w:t>(D) Location along the Spatial PC relates to within-site variability in productivity, expressed as the CV of pre-treatment biomass values (P = 0.024).</w:t>
      </w:r>
    </w:p>
    <w:p w14:paraId="5ADE5BFE" w14:textId="77777777" w:rsidR="00620B84" w:rsidRDefault="00620B84" w:rsidP="007570A2"/>
    <w:p w14:paraId="1F7BF7FE" w14:textId="44543233" w:rsidR="00620B84" w:rsidRDefault="00B365EC" w:rsidP="00942737">
      <w:r>
        <w:t xml:space="preserve">Figure 4.  (A) Percentage of sites with at least one statistically significant </w:t>
      </w:r>
      <w:r w:rsidR="00942737">
        <w:t xml:space="preserve">nutrient </w:t>
      </w:r>
      <w:r>
        <w:t xml:space="preserve">combination, either as a main effect, in interaction with time, or in either role.  (B) Percentage of sites with statistically significant effects of each </w:t>
      </w:r>
      <w:r w:rsidR="00942737">
        <w:t xml:space="preserve">nutrient </w:t>
      </w:r>
      <w:r>
        <w:t>combination, either as a main effect or in interaction with time.</w:t>
      </w:r>
      <w:r w:rsidR="00713D11">
        <w:t xml:space="preserve">  </w:t>
      </w:r>
    </w:p>
    <w:p w14:paraId="71E58125" w14:textId="77777777" w:rsidR="00620B84" w:rsidRDefault="00620B84" w:rsidP="007570A2"/>
    <w:p w14:paraId="0C985949" w14:textId="5810031F" w:rsidR="00620B84" w:rsidRDefault="00B365EC" w:rsidP="007570A2">
      <w:r>
        <w:t xml:space="preserve">Figure 5.  (A) The amount of compositional variation accounted for by </w:t>
      </w:r>
      <w:r w:rsidR="00713D11">
        <w:t xml:space="preserve">the addition of </w:t>
      </w:r>
      <w:r>
        <w:t xml:space="preserve">P is a function of BIOCLIM.1 and cluster </w:t>
      </w:r>
      <w:r w:rsidR="00713D11">
        <w:t xml:space="preserve">identity </w:t>
      </w:r>
      <w:r>
        <w:t>(Figure 3B).  Symbol and line colors correspond to the clusters.  Dark symbols indicate sites where the effect of P was statistically significant.  Positive values of BIOCLIM.1 indicate sites that are warmer and drier, and negative values indicate sites that are cooler and wetter.  (B) The amount of compositional variation accounted for by the P x Year interaction is a function of site productivity and the cluster to which the site is classified.</w:t>
      </w:r>
    </w:p>
    <w:p w14:paraId="4BA60E46" w14:textId="77777777" w:rsidR="00620B84" w:rsidRDefault="00620B84" w:rsidP="007570A2"/>
    <w:p w14:paraId="3C7E7B95" w14:textId="77777777" w:rsidR="00620B84" w:rsidRDefault="00B365EC" w:rsidP="004B6FC4">
      <w:r>
        <w:br w:type="page"/>
      </w:r>
    </w:p>
    <w:p w14:paraId="5B57C909" w14:textId="77777777" w:rsidR="00620B84" w:rsidRDefault="00620B84" w:rsidP="004B6FC4"/>
    <w:p w14:paraId="51C84A2A" w14:textId="77777777" w:rsidR="00620B84" w:rsidRDefault="00B365EC" w:rsidP="004B6FC4">
      <w:r>
        <w:rPr>
          <w:noProof/>
        </w:rPr>
        <w:drawing>
          <wp:inline distT="0" distB="0" distL="0" distR="0" wp14:anchorId="00156199" wp14:editId="4F4DD405">
            <wp:extent cx="5943600" cy="363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stretch>
                      <a:fillRect/>
                    </a:stretch>
                  </pic:blipFill>
                  <pic:spPr bwMode="auto">
                    <a:xfrm>
                      <a:off x="0" y="0"/>
                      <a:ext cx="5943600" cy="3632200"/>
                    </a:xfrm>
                    <a:prstGeom prst="rect">
                      <a:avLst/>
                    </a:prstGeom>
                  </pic:spPr>
                </pic:pic>
              </a:graphicData>
            </a:graphic>
          </wp:inline>
        </w:drawing>
      </w:r>
    </w:p>
    <w:p w14:paraId="0BD21CAE" w14:textId="77777777" w:rsidR="00620B84" w:rsidRDefault="00620B84" w:rsidP="004B6FC4"/>
    <w:p w14:paraId="16A2F683" w14:textId="77777777" w:rsidR="00620B84" w:rsidRDefault="00620B84" w:rsidP="004B6FC4"/>
    <w:p w14:paraId="04D7B505" w14:textId="77777777" w:rsidR="00620B84" w:rsidRDefault="00B365EC" w:rsidP="00FB66C9">
      <w:r>
        <w:t>Figure 1</w:t>
      </w:r>
    </w:p>
    <w:p w14:paraId="6248217C" w14:textId="77777777" w:rsidR="00620B84" w:rsidRDefault="00B365EC" w:rsidP="00FB66C9">
      <w:r>
        <w:br w:type="page"/>
      </w:r>
    </w:p>
    <w:p w14:paraId="04397362" w14:textId="77777777" w:rsidR="00620B84" w:rsidRDefault="00620B84" w:rsidP="00FB66C9"/>
    <w:p w14:paraId="2B0C2835" w14:textId="62B84F52" w:rsidR="00620B84" w:rsidRDefault="00B365EC" w:rsidP="00FB66C9">
      <w:r>
        <w:t>A)</w:t>
      </w:r>
      <w:r>
        <w:tab/>
      </w:r>
      <w:r w:rsidR="000C05B6">
        <w:tab/>
      </w:r>
      <w:r w:rsidR="000C05B6">
        <w:tab/>
      </w:r>
      <w:r w:rsidR="000C05B6">
        <w:tab/>
      </w:r>
      <w:r w:rsidR="000C05B6">
        <w:tab/>
      </w:r>
      <w:r w:rsidR="000C05B6">
        <w:tab/>
      </w:r>
      <w:r>
        <w:t xml:space="preserve">B) </w:t>
      </w:r>
    </w:p>
    <w:p w14:paraId="62CE9684" w14:textId="77777777" w:rsidR="000C05B6" w:rsidRDefault="000C05B6" w:rsidP="00FB66C9"/>
    <w:p w14:paraId="217E0350" w14:textId="351533B4" w:rsidR="00620B84" w:rsidRDefault="000C05B6" w:rsidP="00424E5A">
      <w:r>
        <w:rPr>
          <w:noProof/>
        </w:rPr>
        <w:drawing>
          <wp:inline distT="0" distB="0" distL="0" distR="0" wp14:anchorId="5B18B3EE" wp14:editId="6691A84A">
            <wp:extent cx="27432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2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00B365EC">
        <w:rPr>
          <w:noProof/>
        </w:rPr>
        <w:drawing>
          <wp:inline distT="0" distB="0" distL="0" distR="0" wp14:anchorId="6EC0EA99" wp14:editId="6ADE0765">
            <wp:extent cx="2971800" cy="1828800"/>
            <wp:effectExtent l="0" t="0" r="0" b="0"/>
            <wp:docPr id="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3"/>
                    <pic:cNvPicPr>
                      <a:picLocks noChangeAspect="1" noChangeArrowheads="1"/>
                    </pic:cNvPicPr>
                  </pic:nvPicPr>
                  <pic:blipFill>
                    <a:blip r:embed="rId11"/>
                    <a:stretch>
                      <a:fillRect/>
                    </a:stretch>
                  </pic:blipFill>
                  <pic:spPr bwMode="auto">
                    <a:xfrm>
                      <a:off x="0" y="0"/>
                      <a:ext cx="2971800" cy="1828800"/>
                    </a:xfrm>
                    <a:prstGeom prst="rect">
                      <a:avLst/>
                    </a:prstGeom>
                  </pic:spPr>
                </pic:pic>
              </a:graphicData>
            </a:graphic>
          </wp:inline>
        </w:drawing>
      </w:r>
    </w:p>
    <w:p w14:paraId="7A51D8EB" w14:textId="77777777" w:rsidR="00620B84" w:rsidRDefault="00620B84" w:rsidP="00424E5A"/>
    <w:p w14:paraId="30FBACCD" w14:textId="77777777" w:rsidR="00620B84" w:rsidRDefault="00620B84" w:rsidP="00AC5288"/>
    <w:p w14:paraId="42211102" w14:textId="77777777" w:rsidR="00620B84" w:rsidRDefault="00B365EC" w:rsidP="00074D45">
      <w:r>
        <w:t>Figure 2</w:t>
      </w:r>
    </w:p>
    <w:p w14:paraId="09966015" w14:textId="77777777" w:rsidR="00620B84" w:rsidRDefault="00B365EC" w:rsidP="00074D45">
      <w:r>
        <w:br w:type="page"/>
      </w:r>
    </w:p>
    <w:p w14:paraId="68F0BDBF" w14:textId="77777777" w:rsidR="00620B84" w:rsidRDefault="00620B84" w:rsidP="00074D45"/>
    <w:p w14:paraId="76AC4A76" w14:textId="04BDAF0C" w:rsidR="00620B84" w:rsidRDefault="00B365EC" w:rsidP="00074D45">
      <w:r>
        <w:t>A)</w:t>
      </w:r>
      <w:r>
        <w:tab/>
      </w:r>
      <w:r w:rsidR="002663FC">
        <w:tab/>
      </w:r>
      <w:r w:rsidR="002663FC">
        <w:tab/>
      </w:r>
      <w:r w:rsidR="002663FC">
        <w:tab/>
      </w:r>
      <w:r w:rsidR="002663FC">
        <w:tab/>
      </w:r>
      <w:r w:rsidR="002663FC">
        <w:tab/>
      </w:r>
      <w:r w:rsidR="002663FC">
        <w:tab/>
      </w:r>
      <w:commentRangeStart w:id="111"/>
      <w:r>
        <w:t xml:space="preserve">B) </w:t>
      </w:r>
      <w:commentRangeEnd w:id="111"/>
      <w:r w:rsidR="0030758F">
        <w:rPr>
          <w:rStyle w:val="CommentReference"/>
        </w:rPr>
        <w:commentReference w:id="111"/>
      </w:r>
    </w:p>
    <w:p w14:paraId="4AB1774B" w14:textId="77777777" w:rsidR="00620B84" w:rsidRDefault="00620B84" w:rsidP="00074D45"/>
    <w:p w14:paraId="153A5DC7" w14:textId="1782DBA8" w:rsidR="00620B84" w:rsidRDefault="00E931CB" w:rsidP="001B0156">
      <w:r>
        <w:rPr>
          <w:noProof/>
        </w:rPr>
        <w:drawing>
          <wp:inline distT="0" distB="0" distL="0" distR="0" wp14:anchorId="123171D5" wp14:editId="0D47BA46">
            <wp:extent cx="29718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3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1828800"/>
                    </a:xfrm>
                    <a:prstGeom prst="rect">
                      <a:avLst/>
                    </a:prstGeom>
                  </pic:spPr>
                </pic:pic>
              </a:graphicData>
            </a:graphic>
          </wp:inline>
        </w:drawing>
      </w:r>
      <w:r w:rsidR="00B365EC">
        <w:rPr>
          <w:noProof/>
        </w:rPr>
        <w:drawing>
          <wp:inline distT="0" distB="0" distL="0" distR="0" wp14:anchorId="46CAC40F" wp14:editId="258D77F7">
            <wp:extent cx="29718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stretch>
                      <a:fillRect/>
                    </a:stretch>
                  </pic:blipFill>
                  <pic:spPr bwMode="auto">
                    <a:xfrm>
                      <a:off x="0" y="0"/>
                      <a:ext cx="2971800" cy="1828800"/>
                    </a:xfrm>
                    <a:prstGeom prst="rect">
                      <a:avLst/>
                    </a:prstGeom>
                  </pic:spPr>
                </pic:pic>
              </a:graphicData>
            </a:graphic>
          </wp:inline>
        </w:drawing>
      </w:r>
    </w:p>
    <w:p w14:paraId="7B2C537C" w14:textId="77777777" w:rsidR="00620B84" w:rsidRDefault="00620B84" w:rsidP="001B0156"/>
    <w:p w14:paraId="6E8BC517" w14:textId="47F1C362" w:rsidR="00620B84" w:rsidRDefault="00B365EC" w:rsidP="00F30214">
      <w:r>
        <w:t>C)</w:t>
      </w:r>
      <w:r w:rsidR="00E52432">
        <w:tab/>
      </w:r>
      <w:r w:rsidR="00E52432">
        <w:tab/>
      </w:r>
      <w:r w:rsidR="00E52432">
        <w:tab/>
      </w:r>
      <w:r w:rsidR="00E52432">
        <w:tab/>
      </w:r>
      <w:r w:rsidR="00E52432">
        <w:tab/>
      </w:r>
      <w:r w:rsidR="00E52432">
        <w:tab/>
      </w:r>
      <w:r w:rsidR="00E52432">
        <w:tab/>
        <w:t>D)</w:t>
      </w:r>
    </w:p>
    <w:p w14:paraId="0314E5BE" w14:textId="77777777" w:rsidR="00620B84" w:rsidRDefault="00620B84" w:rsidP="00F30214"/>
    <w:p w14:paraId="1FD4B58C" w14:textId="6B2A22E4" w:rsidR="00E931CB" w:rsidRDefault="00E931CB" w:rsidP="00F30214">
      <w:r>
        <w:rPr>
          <w:noProof/>
        </w:rPr>
        <w:drawing>
          <wp:inline distT="0" distB="0" distL="0" distR="0" wp14:anchorId="2DA22D40" wp14:editId="2066B85B">
            <wp:extent cx="36576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3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828800"/>
                    </a:xfrm>
                    <a:prstGeom prst="rect">
                      <a:avLst/>
                    </a:prstGeom>
                  </pic:spPr>
                </pic:pic>
              </a:graphicData>
            </a:graphic>
          </wp:inline>
        </w:drawing>
      </w:r>
      <w:r w:rsidR="00AD626C">
        <w:rPr>
          <w:noProof/>
        </w:rPr>
        <w:drawing>
          <wp:inline distT="0" distB="0" distL="0" distR="0" wp14:anchorId="4A896DCD" wp14:editId="30A7A60B">
            <wp:extent cx="2286000"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3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828800"/>
                    </a:xfrm>
                    <a:prstGeom prst="rect">
                      <a:avLst/>
                    </a:prstGeom>
                  </pic:spPr>
                </pic:pic>
              </a:graphicData>
            </a:graphic>
          </wp:inline>
        </w:drawing>
      </w:r>
    </w:p>
    <w:p w14:paraId="40DCD596" w14:textId="77777777" w:rsidR="00620B84" w:rsidRDefault="00620B84" w:rsidP="00B30A2D"/>
    <w:p w14:paraId="5EA2A937" w14:textId="77777777" w:rsidR="00E931CB" w:rsidRDefault="00E931CB" w:rsidP="00B30A2D"/>
    <w:p w14:paraId="72FAB315" w14:textId="77777777" w:rsidR="00620B84" w:rsidRDefault="00B365EC" w:rsidP="00B30A2D">
      <w:r>
        <w:t>Figure 3</w:t>
      </w:r>
    </w:p>
    <w:p w14:paraId="16B5136F" w14:textId="77777777" w:rsidR="00620B84" w:rsidRDefault="00B365EC" w:rsidP="00BF00DE">
      <w:r>
        <w:br w:type="page"/>
      </w:r>
    </w:p>
    <w:p w14:paraId="3BB744E5" w14:textId="77777777" w:rsidR="00620B84" w:rsidRDefault="00620B84" w:rsidP="00BF00DE"/>
    <w:p w14:paraId="00DAC82E" w14:textId="7ED29425" w:rsidR="00620B84" w:rsidRDefault="00B365EC" w:rsidP="00BF00DE">
      <w:r>
        <w:t>A)</w:t>
      </w:r>
      <w:r>
        <w:tab/>
      </w:r>
      <w:r w:rsidR="002609EB">
        <w:tab/>
      </w:r>
      <w:r w:rsidR="002609EB">
        <w:tab/>
      </w:r>
      <w:r w:rsidR="002609EB">
        <w:tab/>
      </w:r>
      <w:r w:rsidR="002609EB">
        <w:tab/>
      </w:r>
      <w:r w:rsidR="002609EB">
        <w:tab/>
      </w:r>
      <w:r>
        <w:t xml:space="preserve">B) </w:t>
      </w:r>
    </w:p>
    <w:p w14:paraId="643E4F05" w14:textId="77777777" w:rsidR="00620B84" w:rsidRDefault="00620B84" w:rsidP="00BF00DE"/>
    <w:p w14:paraId="2F737BC3" w14:textId="4846673D" w:rsidR="00DE0A5F" w:rsidRDefault="00DE0A5F" w:rsidP="00BF00DE">
      <w:r>
        <w:rPr>
          <w:noProof/>
        </w:rPr>
        <w:drawing>
          <wp:inline distT="0" distB="0" distL="0" distR="0" wp14:anchorId="2B4B9422" wp14:editId="7D489EF8">
            <wp:extent cx="297180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4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800" cy="1828800"/>
                    </a:xfrm>
                    <a:prstGeom prst="rect">
                      <a:avLst/>
                    </a:prstGeom>
                  </pic:spPr>
                </pic:pic>
              </a:graphicData>
            </a:graphic>
          </wp:inline>
        </w:drawing>
      </w:r>
      <w:r>
        <w:rPr>
          <w:noProof/>
        </w:rPr>
        <w:drawing>
          <wp:inline distT="0" distB="0" distL="0" distR="0" wp14:anchorId="4FF37510" wp14:editId="20737A1C">
            <wp:extent cx="29718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4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1828800"/>
                    </a:xfrm>
                    <a:prstGeom prst="rect">
                      <a:avLst/>
                    </a:prstGeom>
                  </pic:spPr>
                </pic:pic>
              </a:graphicData>
            </a:graphic>
          </wp:inline>
        </w:drawing>
      </w:r>
    </w:p>
    <w:p w14:paraId="1E5E5461" w14:textId="77777777" w:rsidR="00620B84" w:rsidRDefault="00620B84" w:rsidP="00BF00DE"/>
    <w:p w14:paraId="202690AC" w14:textId="77777777" w:rsidR="00713D11" w:rsidRDefault="00713D11" w:rsidP="002D5844"/>
    <w:p w14:paraId="2A744FF1" w14:textId="1F8CC52B" w:rsidR="00620B84" w:rsidRDefault="00B365EC" w:rsidP="008C199F">
      <w:r>
        <w:t>Figure 4</w:t>
      </w:r>
    </w:p>
    <w:p w14:paraId="4B2BA2F9" w14:textId="77777777" w:rsidR="00620B84" w:rsidRDefault="00B365EC">
      <w:r>
        <w:br w:type="page"/>
      </w:r>
    </w:p>
    <w:p w14:paraId="6417FCCD" w14:textId="77777777" w:rsidR="00620B84" w:rsidRDefault="00620B84"/>
    <w:p w14:paraId="074A3638" w14:textId="7700063A" w:rsidR="00620B84" w:rsidRDefault="00B365EC">
      <w:r>
        <w:t>A)</w:t>
      </w:r>
      <w:r>
        <w:tab/>
      </w:r>
      <w:r w:rsidR="00AD626C">
        <w:tab/>
      </w:r>
      <w:r w:rsidR="00AD626C">
        <w:tab/>
      </w:r>
      <w:r w:rsidR="00AD626C">
        <w:tab/>
      </w:r>
      <w:r w:rsidR="00AD626C">
        <w:tab/>
      </w:r>
      <w:r w:rsidR="00AD626C">
        <w:tab/>
      </w:r>
      <w:r w:rsidR="00AD626C">
        <w:tab/>
      </w:r>
      <w:r>
        <w:t>B)</w:t>
      </w:r>
    </w:p>
    <w:p w14:paraId="5ED55CCE" w14:textId="77777777" w:rsidR="00620B84" w:rsidRDefault="00B365EC">
      <w:r>
        <w:rPr>
          <w:noProof/>
        </w:rPr>
        <w:drawing>
          <wp:inline distT="0" distB="0" distL="0" distR="0" wp14:anchorId="562E6F65" wp14:editId="4E7458AC">
            <wp:extent cx="2971800" cy="1828800"/>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8"/>
                    <a:stretch>
                      <a:fillRect/>
                    </a:stretch>
                  </pic:blipFill>
                  <pic:spPr bwMode="auto">
                    <a:xfrm>
                      <a:off x="0" y="0"/>
                      <a:ext cx="2971800" cy="1828800"/>
                    </a:xfrm>
                    <a:prstGeom prst="rect">
                      <a:avLst/>
                    </a:prstGeom>
                  </pic:spPr>
                </pic:pic>
              </a:graphicData>
            </a:graphic>
          </wp:inline>
        </w:drawing>
      </w:r>
      <w:r>
        <w:rPr>
          <w:noProof/>
        </w:rPr>
        <w:drawing>
          <wp:inline distT="0" distB="0" distL="0" distR="0" wp14:anchorId="607A964C" wp14:editId="59E4DD51">
            <wp:extent cx="2971800" cy="182880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pic:cNvPicPr>
                      <a:picLocks noChangeAspect="1" noChangeArrowheads="1"/>
                    </pic:cNvPicPr>
                  </pic:nvPicPr>
                  <pic:blipFill>
                    <a:blip r:embed="rId19"/>
                    <a:stretch>
                      <a:fillRect/>
                    </a:stretch>
                  </pic:blipFill>
                  <pic:spPr bwMode="auto">
                    <a:xfrm>
                      <a:off x="0" y="0"/>
                      <a:ext cx="2971800" cy="1828800"/>
                    </a:xfrm>
                    <a:prstGeom prst="rect">
                      <a:avLst/>
                    </a:prstGeom>
                  </pic:spPr>
                </pic:pic>
              </a:graphicData>
            </a:graphic>
          </wp:inline>
        </w:drawing>
      </w:r>
    </w:p>
    <w:p w14:paraId="3A5643D9" w14:textId="77777777" w:rsidR="00620B84" w:rsidRDefault="00620B84"/>
    <w:p w14:paraId="1A759CB9" w14:textId="77777777" w:rsidR="00620B84" w:rsidRDefault="00620B84"/>
    <w:p w14:paraId="2D0A2439" w14:textId="77777777" w:rsidR="00620B84" w:rsidRDefault="00B365EC">
      <w:r>
        <w:t>Figure 5</w:t>
      </w:r>
    </w:p>
    <w:p w14:paraId="791C6F54" w14:textId="77777777" w:rsidR="00620B84" w:rsidRDefault="00B365EC">
      <w:r>
        <w:br w:type="page"/>
      </w:r>
    </w:p>
    <w:p w14:paraId="52E7D470" w14:textId="77777777" w:rsidR="00620B84" w:rsidRDefault="00B365EC" w:rsidP="0030758F">
      <w:pPr>
        <w:pStyle w:val="Heading1"/>
      </w:pPr>
      <w:r>
        <w:t>Supplementary Information</w:t>
      </w:r>
    </w:p>
    <w:p w14:paraId="22CDAE52" w14:textId="77777777" w:rsidR="00620B84" w:rsidRDefault="00620B84"/>
    <w:p w14:paraId="47A54D44" w14:textId="77777777" w:rsidR="00620B84" w:rsidRDefault="00B365EC">
      <w:r>
        <w:t xml:space="preserve">Table S1.  Sites included.  </w:t>
      </w:r>
      <w:r>
        <w:rPr>
          <w:highlight w:val="yellow"/>
        </w:rPr>
        <w:t>[</w:t>
      </w:r>
      <w:proofErr w:type="gramStart"/>
      <w:r>
        <w:rPr>
          <w:highlight w:val="yellow"/>
        </w:rPr>
        <w:t>to</w:t>
      </w:r>
      <w:proofErr w:type="gramEnd"/>
      <w:r>
        <w:rPr>
          <w:highlight w:val="yellow"/>
        </w:rPr>
        <w:t xml:space="preserve"> be added]</w:t>
      </w:r>
    </w:p>
    <w:p w14:paraId="6CE2B2D7" w14:textId="77777777" w:rsidR="0030758F" w:rsidRDefault="0030758F"/>
    <w:p w14:paraId="1D1FF23C" w14:textId="6D9C9C9E" w:rsidR="0030758F" w:rsidRDefault="0030758F">
      <w:r>
        <w:t>Site</w:t>
      </w:r>
      <w:r>
        <w:tab/>
      </w:r>
    </w:p>
    <w:p w14:paraId="2C315BC6" w14:textId="15A768A5" w:rsidR="0030758F" w:rsidRDefault="0030758F">
      <w:r>
        <w:t>Bogong.au</w:t>
      </w:r>
    </w:p>
    <w:p w14:paraId="402990DE" w14:textId="7C8A9C39" w:rsidR="0030758F" w:rsidRDefault="0030758F">
      <w:r>
        <w:t>…</w:t>
      </w:r>
    </w:p>
    <w:p w14:paraId="6C982EF7" w14:textId="77777777" w:rsidR="0030758F" w:rsidRDefault="0030758F"/>
    <w:p w14:paraId="558C3881" w14:textId="77777777" w:rsidR="0030758F" w:rsidRDefault="0030758F"/>
    <w:p w14:paraId="34AEF91C" w14:textId="77777777" w:rsidR="0030758F" w:rsidRDefault="0030758F">
      <w:pPr>
        <w:sectPr w:rsidR="0030758F">
          <w:footerReference w:type="default" r:id="rId20"/>
          <w:pgSz w:w="12240" w:h="15840"/>
          <w:pgMar w:top="1440" w:right="1440" w:bottom="1440" w:left="1440" w:header="0" w:footer="720" w:gutter="0"/>
          <w:cols w:space="720"/>
          <w:formProt w:val="0"/>
          <w:docGrid w:linePitch="360"/>
        </w:sectPr>
      </w:pPr>
    </w:p>
    <w:p w14:paraId="2B91FC80" w14:textId="2395D06E" w:rsidR="00620B84" w:rsidRDefault="00B365EC">
      <w:r>
        <w:t xml:space="preserve">Table S2.  Taxonomic adjustments.  </w:t>
      </w:r>
      <w:r>
        <w:rPr>
          <w:highlight w:val="yellow"/>
        </w:rPr>
        <w:t>[</w:t>
      </w:r>
      <w:proofErr w:type="gramStart"/>
      <w:r>
        <w:rPr>
          <w:highlight w:val="yellow"/>
        </w:rPr>
        <w:t>table</w:t>
      </w:r>
      <w:proofErr w:type="gramEnd"/>
      <w:r>
        <w:rPr>
          <w:highlight w:val="yellow"/>
        </w:rPr>
        <w:t xml:space="preserve"> incomplete – example</w:t>
      </w:r>
      <w:r w:rsidR="0030758F">
        <w:rPr>
          <w:highlight w:val="yellow"/>
        </w:rPr>
        <w:t>s are</w:t>
      </w:r>
      <w:r>
        <w:rPr>
          <w:highlight w:val="yellow"/>
        </w:rPr>
        <w:t xml:space="preserve"> shown below</w:t>
      </w:r>
      <w:r w:rsidR="0030758F">
        <w:rPr>
          <w:highlight w:val="yellow"/>
        </w:rPr>
        <w:t xml:space="preserve"> in the ‘Includes’ column</w:t>
      </w:r>
      <w:r>
        <w:rPr>
          <w:highlight w:val="yellow"/>
        </w:rPr>
        <w:t xml:space="preserve">.  </w:t>
      </w:r>
      <w:r w:rsidR="0030758F">
        <w:rPr>
          <w:highlight w:val="yellow"/>
        </w:rPr>
        <w:t xml:space="preserve">This is based on all taxonomic data for these sites as in the April 9, 2018 data file.  </w:t>
      </w:r>
      <w:r>
        <w:rPr>
          <w:highlight w:val="yellow"/>
        </w:rPr>
        <w:t xml:space="preserve">Note that not all changes are strictly necessary for an analysis of years 0-3; some of the taxonomic inconsistencies </w:t>
      </w:r>
      <w:r w:rsidR="0030758F">
        <w:rPr>
          <w:highlight w:val="yellow"/>
        </w:rPr>
        <w:t>involve</w:t>
      </w:r>
      <w:r>
        <w:rPr>
          <w:highlight w:val="yellow"/>
        </w:rPr>
        <w:t xml:space="preserve"> later years.]</w:t>
      </w:r>
    </w:p>
    <w:p w14:paraId="1A908954" w14:textId="77777777" w:rsidR="00620B84" w:rsidRDefault="00620B84"/>
    <w:tbl>
      <w:tblPr>
        <w:tblStyle w:val="TableGrid"/>
        <w:tblW w:w="13140" w:type="dxa"/>
        <w:tblCellMar>
          <w:left w:w="118" w:type="dxa"/>
        </w:tblCellMar>
        <w:tblLook w:val="04A0" w:firstRow="1" w:lastRow="0" w:firstColumn="1" w:lastColumn="0" w:noHBand="0" w:noVBand="1"/>
      </w:tblPr>
      <w:tblGrid>
        <w:gridCol w:w="1704"/>
        <w:gridCol w:w="2615"/>
        <w:gridCol w:w="8821"/>
      </w:tblGrid>
      <w:tr w:rsidR="00620B84" w:rsidRPr="00397DD1" w14:paraId="0C10BF90" w14:textId="77777777" w:rsidTr="00397DD1">
        <w:trPr>
          <w:tblHeader/>
        </w:trPr>
        <w:tc>
          <w:tcPr>
            <w:tcW w:w="1704" w:type="dxa"/>
            <w:tcBorders>
              <w:left w:val="nil"/>
              <w:right w:val="nil"/>
            </w:tcBorders>
            <w:shd w:val="clear" w:color="auto" w:fill="auto"/>
          </w:tcPr>
          <w:p w14:paraId="35F1124A" w14:textId="77777777" w:rsidR="00620B84" w:rsidRPr="00397DD1" w:rsidRDefault="00B365EC">
            <w:pPr>
              <w:rPr>
                <w:b/>
              </w:rPr>
            </w:pPr>
            <w:r w:rsidRPr="00397DD1">
              <w:rPr>
                <w:b/>
              </w:rPr>
              <w:t>Site</w:t>
            </w:r>
          </w:p>
        </w:tc>
        <w:tc>
          <w:tcPr>
            <w:tcW w:w="2615" w:type="dxa"/>
            <w:tcBorders>
              <w:left w:val="nil"/>
              <w:right w:val="nil"/>
            </w:tcBorders>
            <w:shd w:val="clear" w:color="auto" w:fill="auto"/>
          </w:tcPr>
          <w:p w14:paraId="7C577240" w14:textId="77777777" w:rsidR="00620B84" w:rsidRPr="00397DD1" w:rsidRDefault="00B365EC">
            <w:pPr>
              <w:rPr>
                <w:b/>
              </w:rPr>
            </w:pPr>
            <w:r w:rsidRPr="00397DD1">
              <w:rPr>
                <w:b/>
              </w:rPr>
              <w:t>Analysis Code</w:t>
            </w:r>
          </w:p>
        </w:tc>
        <w:tc>
          <w:tcPr>
            <w:tcW w:w="8821" w:type="dxa"/>
            <w:tcBorders>
              <w:left w:val="nil"/>
              <w:right w:val="nil"/>
            </w:tcBorders>
            <w:shd w:val="clear" w:color="auto" w:fill="auto"/>
          </w:tcPr>
          <w:p w14:paraId="41C70B7E" w14:textId="77777777" w:rsidR="00620B84" w:rsidRPr="00397DD1" w:rsidRDefault="00B365EC">
            <w:pPr>
              <w:rPr>
                <w:b/>
              </w:rPr>
            </w:pPr>
            <w:r w:rsidRPr="00397DD1">
              <w:rPr>
                <w:b/>
              </w:rPr>
              <w:t>Includes</w:t>
            </w:r>
          </w:p>
        </w:tc>
      </w:tr>
      <w:tr w:rsidR="00620B84" w14:paraId="44AC3A19" w14:textId="77777777">
        <w:tc>
          <w:tcPr>
            <w:tcW w:w="1704" w:type="dxa"/>
            <w:tcBorders>
              <w:left w:val="nil"/>
              <w:right w:val="nil"/>
            </w:tcBorders>
            <w:shd w:val="clear" w:color="auto" w:fill="auto"/>
          </w:tcPr>
          <w:p w14:paraId="7991A22B" w14:textId="5593B659" w:rsidR="00620B84" w:rsidRDefault="0030758F" w:rsidP="0030758F">
            <w:r>
              <w:t>b</w:t>
            </w:r>
            <w:r w:rsidR="00B365EC">
              <w:t>ogong.au</w:t>
            </w:r>
          </w:p>
        </w:tc>
        <w:tc>
          <w:tcPr>
            <w:tcW w:w="2615" w:type="dxa"/>
            <w:tcBorders>
              <w:left w:val="nil"/>
              <w:right w:val="nil"/>
            </w:tcBorders>
            <w:shd w:val="clear" w:color="auto" w:fill="auto"/>
          </w:tcPr>
          <w:p w14:paraId="630747ED" w14:textId="77777777" w:rsidR="00620B84" w:rsidRDefault="00B365EC" w:rsidP="007570A2">
            <w:r>
              <w:t>Erigeron sp.</w:t>
            </w:r>
          </w:p>
        </w:tc>
        <w:tc>
          <w:tcPr>
            <w:tcW w:w="8821" w:type="dxa"/>
            <w:tcBorders>
              <w:left w:val="nil"/>
              <w:right w:val="nil"/>
            </w:tcBorders>
            <w:shd w:val="clear" w:color="auto" w:fill="auto"/>
          </w:tcPr>
          <w:p w14:paraId="295F3620" w14:textId="77777777" w:rsidR="00620B84" w:rsidRDefault="00B365EC" w:rsidP="007570A2">
            <w:r>
              <w:t xml:space="preserve">Erigeron </w:t>
            </w:r>
            <w:proofErr w:type="spellStart"/>
            <w:r>
              <w:t>bellidioides</w:t>
            </w:r>
            <w:proofErr w:type="spellEnd"/>
            <w:r>
              <w:t xml:space="preserve">, Erigeron </w:t>
            </w:r>
            <w:proofErr w:type="spellStart"/>
            <w:r>
              <w:t>nitidus</w:t>
            </w:r>
            <w:proofErr w:type="spellEnd"/>
            <w:r>
              <w:t>, Erigeron sp.</w:t>
            </w:r>
          </w:p>
        </w:tc>
      </w:tr>
      <w:tr w:rsidR="00620B84" w14:paraId="15F31ABB" w14:textId="77777777">
        <w:tc>
          <w:tcPr>
            <w:tcW w:w="1704" w:type="dxa"/>
            <w:tcBorders>
              <w:left w:val="nil"/>
              <w:right w:val="nil"/>
            </w:tcBorders>
            <w:shd w:val="clear" w:color="auto" w:fill="auto"/>
          </w:tcPr>
          <w:p w14:paraId="1E3DAE12" w14:textId="634A6EE6" w:rsidR="00620B84" w:rsidRDefault="0030758F" w:rsidP="008A4D77">
            <w:r>
              <w:t>b</w:t>
            </w:r>
            <w:r w:rsidR="00B365EC">
              <w:t>urrawan.au</w:t>
            </w:r>
          </w:p>
        </w:tc>
        <w:tc>
          <w:tcPr>
            <w:tcW w:w="2615" w:type="dxa"/>
            <w:tcBorders>
              <w:left w:val="nil"/>
              <w:right w:val="nil"/>
            </w:tcBorders>
            <w:shd w:val="clear" w:color="auto" w:fill="auto"/>
          </w:tcPr>
          <w:p w14:paraId="3F4BABFA" w14:textId="77777777" w:rsidR="00620B84" w:rsidRDefault="00620B84" w:rsidP="007570A2"/>
        </w:tc>
        <w:tc>
          <w:tcPr>
            <w:tcW w:w="8821" w:type="dxa"/>
            <w:tcBorders>
              <w:left w:val="nil"/>
              <w:right w:val="nil"/>
            </w:tcBorders>
            <w:shd w:val="clear" w:color="auto" w:fill="auto"/>
          </w:tcPr>
          <w:p w14:paraId="55115B94" w14:textId="77777777" w:rsidR="00620B84" w:rsidRDefault="00B365EC" w:rsidP="007570A2">
            <w:r>
              <w:t>No changes</w:t>
            </w:r>
          </w:p>
        </w:tc>
      </w:tr>
      <w:tr w:rsidR="00620B84" w14:paraId="6F506588" w14:textId="77777777">
        <w:tc>
          <w:tcPr>
            <w:tcW w:w="1704" w:type="dxa"/>
            <w:tcBorders>
              <w:top w:val="nil"/>
              <w:left w:val="nil"/>
              <w:bottom w:val="nil"/>
              <w:right w:val="nil"/>
            </w:tcBorders>
            <w:shd w:val="clear" w:color="auto" w:fill="auto"/>
          </w:tcPr>
          <w:p w14:paraId="2A5522DF" w14:textId="7ECA3EE6" w:rsidR="00620B84" w:rsidRDefault="0030758F" w:rsidP="008A4D77">
            <w:r>
              <w:t>c</w:t>
            </w:r>
            <w:r w:rsidR="00B365EC">
              <w:t>bgb.us</w:t>
            </w:r>
            <w:r w:rsidR="00B365EC">
              <w:rPr>
                <w:vertAlign w:val="superscript"/>
              </w:rPr>
              <w:t>1</w:t>
            </w:r>
          </w:p>
        </w:tc>
        <w:tc>
          <w:tcPr>
            <w:tcW w:w="2615" w:type="dxa"/>
            <w:tcBorders>
              <w:top w:val="nil"/>
              <w:left w:val="nil"/>
              <w:bottom w:val="nil"/>
              <w:right w:val="nil"/>
            </w:tcBorders>
            <w:shd w:val="clear" w:color="auto" w:fill="auto"/>
          </w:tcPr>
          <w:p w14:paraId="1F277B90" w14:textId="77777777" w:rsidR="00620B84" w:rsidRDefault="00B365EC" w:rsidP="007570A2">
            <w:proofErr w:type="spellStart"/>
            <w:r>
              <w:t>Cirsium</w:t>
            </w:r>
            <w:proofErr w:type="spellEnd"/>
            <w:r>
              <w:t xml:space="preserve"> sp.</w:t>
            </w:r>
          </w:p>
        </w:tc>
        <w:tc>
          <w:tcPr>
            <w:tcW w:w="8821" w:type="dxa"/>
            <w:tcBorders>
              <w:top w:val="nil"/>
              <w:left w:val="nil"/>
              <w:bottom w:val="nil"/>
              <w:right w:val="nil"/>
            </w:tcBorders>
            <w:shd w:val="clear" w:color="auto" w:fill="auto"/>
          </w:tcPr>
          <w:p w14:paraId="48BBFFC8" w14:textId="77777777" w:rsidR="00620B84" w:rsidRDefault="00B365EC" w:rsidP="007570A2">
            <w:proofErr w:type="spellStart"/>
            <w:r>
              <w:t>Cirsium</w:t>
            </w:r>
            <w:proofErr w:type="spellEnd"/>
            <w:r>
              <w:t xml:space="preserve"> </w:t>
            </w:r>
            <w:proofErr w:type="spellStart"/>
            <w:r>
              <w:t>arvense</w:t>
            </w:r>
            <w:proofErr w:type="spellEnd"/>
            <w:r>
              <w:t xml:space="preserve">, </w:t>
            </w:r>
            <w:proofErr w:type="spellStart"/>
            <w:r>
              <w:t>Cirsium</w:t>
            </w:r>
            <w:proofErr w:type="spellEnd"/>
            <w:r>
              <w:t xml:space="preserve"> sp., </w:t>
            </w:r>
            <w:proofErr w:type="spellStart"/>
            <w:r>
              <w:t>Cirsium</w:t>
            </w:r>
            <w:proofErr w:type="spellEnd"/>
            <w:r>
              <w:t xml:space="preserve"> vulgare</w:t>
            </w:r>
          </w:p>
        </w:tc>
      </w:tr>
      <w:tr w:rsidR="00620B84" w14:paraId="22206C8C" w14:textId="77777777">
        <w:tc>
          <w:tcPr>
            <w:tcW w:w="1704" w:type="dxa"/>
            <w:tcBorders>
              <w:top w:val="nil"/>
              <w:left w:val="nil"/>
              <w:bottom w:val="nil"/>
              <w:right w:val="nil"/>
            </w:tcBorders>
            <w:shd w:val="clear" w:color="auto" w:fill="auto"/>
          </w:tcPr>
          <w:p w14:paraId="7A54165A" w14:textId="77777777" w:rsidR="00620B84" w:rsidRDefault="00620B84" w:rsidP="008A4D77"/>
        </w:tc>
        <w:tc>
          <w:tcPr>
            <w:tcW w:w="2615" w:type="dxa"/>
            <w:tcBorders>
              <w:top w:val="nil"/>
              <w:left w:val="nil"/>
              <w:bottom w:val="nil"/>
              <w:right w:val="nil"/>
            </w:tcBorders>
            <w:shd w:val="clear" w:color="auto" w:fill="auto"/>
          </w:tcPr>
          <w:p w14:paraId="06EA75F5" w14:textId="77777777" w:rsidR="00620B84" w:rsidRDefault="00B365EC" w:rsidP="007570A2">
            <w:r>
              <w:t>Helianthus sp.</w:t>
            </w:r>
          </w:p>
        </w:tc>
        <w:tc>
          <w:tcPr>
            <w:tcW w:w="8821" w:type="dxa"/>
            <w:tcBorders>
              <w:top w:val="nil"/>
              <w:left w:val="nil"/>
              <w:bottom w:val="nil"/>
              <w:right w:val="nil"/>
            </w:tcBorders>
            <w:shd w:val="clear" w:color="auto" w:fill="auto"/>
          </w:tcPr>
          <w:p w14:paraId="6BBBE3D6" w14:textId="77777777" w:rsidR="00620B84" w:rsidRDefault="00B365EC" w:rsidP="007570A2">
            <w:r>
              <w:t xml:space="preserve">Helianthus </w:t>
            </w:r>
            <w:proofErr w:type="spellStart"/>
            <w:r>
              <w:t>grosseserratus</w:t>
            </w:r>
            <w:proofErr w:type="spellEnd"/>
            <w:r>
              <w:t xml:space="preserve">, Helianthus </w:t>
            </w:r>
            <w:proofErr w:type="spellStart"/>
            <w:r>
              <w:t>pauciflorus</w:t>
            </w:r>
            <w:proofErr w:type="spellEnd"/>
            <w:r>
              <w:t>, Helianthus sp.</w:t>
            </w:r>
          </w:p>
        </w:tc>
      </w:tr>
      <w:tr w:rsidR="00620B84" w14:paraId="0B1EA16C" w14:textId="77777777">
        <w:tc>
          <w:tcPr>
            <w:tcW w:w="1704" w:type="dxa"/>
            <w:tcBorders>
              <w:top w:val="nil"/>
              <w:left w:val="nil"/>
              <w:bottom w:val="nil"/>
              <w:right w:val="nil"/>
            </w:tcBorders>
            <w:shd w:val="clear" w:color="auto" w:fill="auto"/>
          </w:tcPr>
          <w:p w14:paraId="50F10E9A" w14:textId="77777777" w:rsidR="00620B84" w:rsidRDefault="00620B84" w:rsidP="008A4D77"/>
        </w:tc>
        <w:tc>
          <w:tcPr>
            <w:tcW w:w="2615" w:type="dxa"/>
            <w:tcBorders>
              <w:top w:val="nil"/>
              <w:left w:val="nil"/>
              <w:bottom w:val="nil"/>
              <w:right w:val="nil"/>
            </w:tcBorders>
            <w:shd w:val="clear" w:color="auto" w:fill="auto"/>
          </w:tcPr>
          <w:p w14:paraId="4AC9F852" w14:textId="77777777" w:rsidR="00620B84" w:rsidRDefault="00B365EC" w:rsidP="007570A2">
            <w:proofErr w:type="spellStart"/>
            <w:r>
              <w:t>Solidago</w:t>
            </w:r>
            <w:proofErr w:type="spellEnd"/>
            <w:r>
              <w:t xml:space="preserve"> </w:t>
            </w:r>
            <w:proofErr w:type="spellStart"/>
            <w:r>
              <w:t>canadensis</w:t>
            </w:r>
            <w:proofErr w:type="spellEnd"/>
          </w:p>
        </w:tc>
        <w:tc>
          <w:tcPr>
            <w:tcW w:w="8821" w:type="dxa"/>
            <w:tcBorders>
              <w:top w:val="nil"/>
              <w:left w:val="nil"/>
              <w:bottom w:val="nil"/>
              <w:right w:val="nil"/>
            </w:tcBorders>
            <w:shd w:val="clear" w:color="auto" w:fill="auto"/>
          </w:tcPr>
          <w:p w14:paraId="41483B7A" w14:textId="77777777" w:rsidR="00620B84" w:rsidRDefault="00B365EC" w:rsidP="007570A2">
            <w:proofErr w:type="spellStart"/>
            <w:r>
              <w:t>Solidago</w:t>
            </w:r>
            <w:proofErr w:type="spellEnd"/>
            <w:r>
              <w:t xml:space="preserve"> </w:t>
            </w:r>
            <w:proofErr w:type="spellStart"/>
            <w:r>
              <w:t>canadensis</w:t>
            </w:r>
            <w:proofErr w:type="spellEnd"/>
            <w:r>
              <w:t xml:space="preserve">, </w:t>
            </w:r>
            <w:proofErr w:type="spellStart"/>
            <w:r>
              <w:t>Solidago</w:t>
            </w:r>
            <w:proofErr w:type="spellEnd"/>
            <w:r>
              <w:t xml:space="preserve"> sp.</w:t>
            </w:r>
          </w:p>
        </w:tc>
      </w:tr>
      <w:tr w:rsidR="00620B84" w14:paraId="30A6DF3E" w14:textId="77777777">
        <w:tc>
          <w:tcPr>
            <w:tcW w:w="1704" w:type="dxa"/>
            <w:tcBorders>
              <w:top w:val="nil"/>
              <w:left w:val="nil"/>
              <w:right w:val="nil"/>
            </w:tcBorders>
            <w:shd w:val="clear" w:color="auto" w:fill="auto"/>
          </w:tcPr>
          <w:p w14:paraId="31236781" w14:textId="77777777" w:rsidR="00620B84" w:rsidRDefault="00620B84" w:rsidP="008A4D77"/>
        </w:tc>
        <w:tc>
          <w:tcPr>
            <w:tcW w:w="2615" w:type="dxa"/>
            <w:tcBorders>
              <w:top w:val="nil"/>
              <w:left w:val="nil"/>
              <w:right w:val="nil"/>
            </w:tcBorders>
            <w:shd w:val="clear" w:color="auto" w:fill="auto"/>
          </w:tcPr>
          <w:p w14:paraId="36468D57" w14:textId="77777777" w:rsidR="00620B84" w:rsidRDefault="00B365EC" w:rsidP="007570A2">
            <w:r>
              <w:t xml:space="preserve">Solanum </w:t>
            </w:r>
            <w:proofErr w:type="spellStart"/>
            <w:r>
              <w:t>carolinense</w:t>
            </w:r>
            <w:proofErr w:type="spellEnd"/>
          </w:p>
        </w:tc>
        <w:tc>
          <w:tcPr>
            <w:tcW w:w="8821" w:type="dxa"/>
            <w:tcBorders>
              <w:top w:val="nil"/>
              <w:left w:val="nil"/>
              <w:right w:val="nil"/>
            </w:tcBorders>
            <w:shd w:val="clear" w:color="auto" w:fill="auto"/>
          </w:tcPr>
          <w:p w14:paraId="4BA91567" w14:textId="77777777" w:rsidR="00620B84" w:rsidRDefault="00B365EC" w:rsidP="007570A2">
            <w:r>
              <w:t xml:space="preserve">Solanum </w:t>
            </w:r>
            <w:proofErr w:type="spellStart"/>
            <w:r>
              <w:t>carolinense</w:t>
            </w:r>
            <w:proofErr w:type="spellEnd"/>
            <w:r>
              <w:t>, Solanum sp.</w:t>
            </w:r>
          </w:p>
        </w:tc>
      </w:tr>
      <w:tr w:rsidR="00620B84" w14:paraId="4BBE7157" w14:textId="77777777">
        <w:tc>
          <w:tcPr>
            <w:tcW w:w="1704" w:type="dxa"/>
            <w:tcBorders>
              <w:top w:val="nil"/>
              <w:left w:val="nil"/>
              <w:bottom w:val="nil"/>
              <w:right w:val="nil"/>
            </w:tcBorders>
            <w:shd w:val="clear" w:color="auto" w:fill="auto"/>
          </w:tcPr>
          <w:p w14:paraId="0CCF2AAA" w14:textId="25C82B78" w:rsidR="00620B84" w:rsidRDefault="0030758F" w:rsidP="008A4D77">
            <w:r>
              <w:t>c</w:t>
            </w:r>
            <w:r w:rsidR="00B365EC">
              <w:t>dcr.us</w:t>
            </w:r>
          </w:p>
        </w:tc>
        <w:tc>
          <w:tcPr>
            <w:tcW w:w="2615" w:type="dxa"/>
            <w:tcBorders>
              <w:top w:val="nil"/>
              <w:left w:val="nil"/>
              <w:bottom w:val="nil"/>
              <w:right w:val="nil"/>
            </w:tcBorders>
            <w:shd w:val="clear" w:color="auto" w:fill="auto"/>
          </w:tcPr>
          <w:p w14:paraId="02A466C5" w14:textId="77777777" w:rsidR="00620B84" w:rsidRDefault="00B365EC" w:rsidP="007570A2">
            <w:proofErr w:type="spellStart"/>
            <w:r>
              <w:t>Chenopodium</w:t>
            </w:r>
            <w:proofErr w:type="spellEnd"/>
            <w:r>
              <w:t xml:space="preserve"> sp.</w:t>
            </w:r>
          </w:p>
        </w:tc>
        <w:tc>
          <w:tcPr>
            <w:tcW w:w="8821" w:type="dxa"/>
            <w:tcBorders>
              <w:top w:val="nil"/>
              <w:left w:val="nil"/>
              <w:bottom w:val="nil"/>
              <w:right w:val="nil"/>
            </w:tcBorders>
            <w:shd w:val="clear" w:color="auto" w:fill="auto"/>
          </w:tcPr>
          <w:p w14:paraId="78075114" w14:textId="77777777" w:rsidR="00620B84" w:rsidRDefault="00B365EC" w:rsidP="007570A2">
            <w:proofErr w:type="spellStart"/>
            <w:r>
              <w:t>Chenopodium</w:t>
            </w:r>
            <w:proofErr w:type="spellEnd"/>
            <w:r>
              <w:t xml:space="preserve"> album, </w:t>
            </w:r>
            <w:proofErr w:type="spellStart"/>
            <w:r>
              <w:t>Chenopodium</w:t>
            </w:r>
            <w:proofErr w:type="spellEnd"/>
            <w:r>
              <w:t xml:space="preserve"> sp.</w:t>
            </w:r>
          </w:p>
        </w:tc>
      </w:tr>
      <w:tr w:rsidR="00620B84" w14:paraId="4616521A" w14:textId="77777777">
        <w:tc>
          <w:tcPr>
            <w:tcW w:w="1704" w:type="dxa"/>
            <w:tcBorders>
              <w:top w:val="nil"/>
              <w:left w:val="nil"/>
              <w:bottom w:val="nil"/>
              <w:right w:val="nil"/>
            </w:tcBorders>
            <w:shd w:val="clear" w:color="auto" w:fill="auto"/>
          </w:tcPr>
          <w:p w14:paraId="640EF7EF" w14:textId="77777777" w:rsidR="00620B84" w:rsidRDefault="00620B84" w:rsidP="008A4D77"/>
        </w:tc>
        <w:tc>
          <w:tcPr>
            <w:tcW w:w="2615" w:type="dxa"/>
            <w:tcBorders>
              <w:top w:val="nil"/>
              <w:left w:val="nil"/>
              <w:bottom w:val="nil"/>
              <w:right w:val="nil"/>
            </w:tcBorders>
            <w:shd w:val="clear" w:color="auto" w:fill="auto"/>
          </w:tcPr>
          <w:p w14:paraId="2D4A8A28" w14:textId="77777777" w:rsidR="00620B84" w:rsidRDefault="00B365EC" w:rsidP="007570A2">
            <w:proofErr w:type="spellStart"/>
            <w:r>
              <w:t>Conyza</w:t>
            </w:r>
            <w:proofErr w:type="spellEnd"/>
            <w:r>
              <w:t xml:space="preserve"> </w:t>
            </w:r>
            <w:proofErr w:type="spellStart"/>
            <w:r>
              <w:t>canadensis</w:t>
            </w:r>
            <w:proofErr w:type="spellEnd"/>
          </w:p>
        </w:tc>
        <w:tc>
          <w:tcPr>
            <w:tcW w:w="8821" w:type="dxa"/>
            <w:tcBorders>
              <w:top w:val="nil"/>
              <w:left w:val="nil"/>
              <w:bottom w:val="nil"/>
              <w:right w:val="nil"/>
            </w:tcBorders>
            <w:shd w:val="clear" w:color="auto" w:fill="auto"/>
          </w:tcPr>
          <w:p w14:paraId="1FA2DD73" w14:textId="77777777" w:rsidR="00620B84" w:rsidRDefault="00B365EC" w:rsidP="007570A2">
            <w:r>
              <w:t xml:space="preserve">Erigeron </w:t>
            </w:r>
            <w:proofErr w:type="spellStart"/>
            <w:r>
              <w:t>canadensis</w:t>
            </w:r>
            <w:proofErr w:type="spellEnd"/>
            <w:r>
              <w:t xml:space="preserve">, </w:t>
            </w:r>
            <w:proofErr w:type="spellStart"/>
            <w:r>
              <w:t>Conyza</w:t>
            </w:r>
            <w:proofErr w:type="spellEnd"/>
            <w:r>
              <w:t xml:space="preserve"> </w:t>
            </w:r>
            <w:proofErr w:type="spellStart"/>
            <w:r>
              <w:t>canadensis</w:t>
            </w:r>
            <w:proofErr w:type="spellEnd"/>
          </w:p>
        </w:tc>
      </w:tr>
      <w:tr w:rsidR="00620B84" w14:paraId="787CA111" w14:textId="77777777">
        <w:tc>
          <w:tcPr>
            <w:tcW w:w="1704" w:type="dxa"/>
            <w:tcBorders>
              <w:top w:val="nil"/>
              <w:left w:val="nil"/>
              <w:bottom w:val="nil"/>
              <w:right w:val="nil"/>
            </w:tcBorders>
            <w:shd w:val="clear" w:color="auto" w:fill="auto"/>
          </w:tcPr>
          <w:p w14:paraId="61589AAA" w14:textId="77777777" w:rsidR="00620B84" w:rsidRDefault="00620B84" w:rsidP="008A4D77"/>
        </w:tc>
        <w:tc>
          <w:tcPr>
            <w:tcW w:w="2615" w:type="dxa"/>
            <w:tcBorders>
              <w:top w:val="nil"/>
              <w:left w:val="nil"/>
              <w:bottom w:val="nil"/>
              <w:right w:val="nil"/>
            </w:tcBorders>
            <w:shd w:val="clear" w:color="auto" w:fill="auto"/>
          </w:tcPr>
          <w:p w14:paraId="1F326931" w14:textId="77777777" w:rsidR="00620B84" w:rsidRDefault="00B365EC" w:rsidP="007570A2">
            <w:r>
              <w:t>Erigeron sp.</w:t>
            </w:r>
          </w:p>
        </w:tc>
        <w:tc>
          <w:tcPr>
            <w:tcW w:w="8821" w:type="dxa"/>
            <w:tcBorders>
              <w:top w:val="nil"/>
              <w:left w:val="nil"/>
              <w:bottom w:val="nil"/>
              <w:right w:val="nil"/>
            </w:tcBorders>
            <w:shd w:val="clear" w:color="auto" w:fill="auto"/>
          </w:tcPr>
          <w:p w14:paraId="6BFA32D2" w14:textId="77777777" w:rsidR="00620B84" w:rsidRDefault="00B365EC" w:rsidP="007570A2">
            <w:r>
              <w:t xml:space="preserve">Erigeron sp., Erigeron </w:t>
            </w:r>
            <w:proofErr w:type="spellStart"/>
            <w:r>
              <w:t>strigosus</w:t>
            </w:r>
            <w:proofErr w:type="spellEnd"/>
          </w:p>
        </w:tc>
      </w:tr>
      <w:tr w:rsidR="00620B84" w14:paraId="728C1798" w14:textId="77777777">
        <w:tc>
          <w:tcPr>
            <w:tcW w:w="1704" w:type="dxa"/>
            <w:tcBorders>
              <w:top w:val="nil"/>
              <w:left w:val="nil"/>
              <w:bottom w:val="nil"/>
              <w:right w:val="nil"/>
            </w:tcBorders>
            <w:shd w:val="clear" w:color="auto" w:fill="auto"/>
          </w:tcPr>
          <w:p w14:paraId="603BEFE7" w14:textId="77777777" w:rsidR="00620B84" w:rsidRDefault="00620B84" w:rsidP="008A4D77"/>
        </w:tc>
        <w:tc>
          <w:tcPr>
            <w:tcW w:w="2615" w:type="dxa"/>
            <w:tcBorders>
              <w:top w:val="nil"/>
              <w:left w:val="nil"/>
              <w:bottom w:val="nil"/>
              <w:right w:val="nil"/>
            </w:tcBorders>
            <w:shd w:val="clear" w:color="auto" w:fill="auto"/>
          </w:tcPr>
          <w:p w14:paraId="766F4BF4" w14:textId="77777777" w:rsidR="00620B84" w:rsidRDefault="00B365EC" w:rsidP="007570A2">
            <w:proofErr w:type="spellStart"/>
            <w:r>
              <w:t>Tragopogon</w:t>
            </w:r>
            <w:proofErr w:type="spellEnd"/>
            <w:r>
              <w:t xml:space="preserve"> </w:t>
            </w:r>
            <w:proofErr w:type="spellStart"/>
            <w:r>
              <w:t>dubius</w:t>
            </w:r>
            <w:proofErr w:type="spellEnd"/>
          </w:p>
        </w:tc>
        <w:tc>
          <w:tcPr>
            <w:tcW w:w="8821" w:type="dxa"/>
            <w:tcBorders>
              <w:top w:val="nil"/>
              <w:left w:val="nil"/>
              <w:bottom w:val="nil"/>
              <w:right w:val="nil"/>
            </w:tcBorders>
            <w:shd w:val="clear" w:color="auto" w:fill="auto"/>
          </w:tcPr>
          <w:p w14:paraId="26C1C415" w14:textId="77777777" w:rsidR="00620B84" w:rsidRDefault="00B365EC" w:rsidP="007570A2">
            <w:proofErr w:type="spellStart"/>
            <w:r>
              <w:t>Tragopogon</w:t>
            </w:r>
            <w:proofErr w:type="spellEnd"/>
            <w:r>
              <w:t xml:space="preserve"> </w:t>
            </w:r>
            <w:proofErr w:type="spellStart"/>
            <w:r>
              <w:t>dubius</w:t>
            </w:r>
            <w:proofErr w:type="spellEnd"/>
            <w:r>
              <w:t xml:space="preserve">, </w:t>
            </w:r>
            <w:proofErr w:type="spellStart"/>
            <w:r>
              <w:t>Tragopogon</w:t>
            </w:r>
            <w:proofErr w:type="spellEnd"/>
            <w:r>
              <w:t xml:space="preserve"> sp.</w:t>
            </w:r>
          </w:p>
        </w:tc>
      </w:tr>
      <w:tr w:rsidR="00620B84" w14:paraId="33537A2F" w14:textId="77777777">
        <w:tc>
          <w:tcPr>
            <w:tcW w:w="1704" w:type="dxa"/>
            <w:tcBorders>
              <w:top w:val="nil"/>
              <w:left w:val="nil"/>
              <w:bottom w:val="nil"/>
              <w:right w:val="nil"/>
            </w:tcBorders>
            <w:shd w:val="clear" w:color="auto" w:fill="auto"/>
          </w:tcPr>
          <w:p w14:paraId="03720461" w14:textId="77777777" w:rsidR="00620B84" w:rsidRDefault="00620B84" w:rsidP="008A4D77"/>
        </w:tc>
        <w:tc>
          <w:tcPr>
            <w:tcW w:w="2615" w:type="dxa"/>
            <w:tcBorders>
              <w:top w:val="nil"/>
              <w:left w:val="nil"/>
              <w:bottom w:val="nil"/>
              <w:right w:val="nil"/>
            </w:tcBorders>
            <w:shd w:val="clear" w:color="auto" w:fill="auto"/>
          </w:tcPr>
          <w:p w14:paraId="481EAEEA" w14:textId="77777777" w:rsidR="00620B84" w:rsidRDefault="00B365EC" w:rsidP="007570A2">
            <w:proofErr w:type="spellStart"/>
            <w:r>
              <w:t>Rudbeckia</w:t>
            </w:r>
            <w:proofErr w:type="spellEnd"/>
            <w:r>
              <w:t xml:space="preserve"> </w:t>
            </w:r>
            <w:proofErr w:type="spellStart"/>
            <w:r>
              <w:t>hirta</w:t>
            </w:r>
            <w:proofErr w:type="spellEnd"/>
          </w:p>
        </w:tc>
        <w:tc>
          <w:tcPr>
            <w:tcW w:w="8821" w:type="dxa"/>
            <w:tcBorders>
              <w:top w:val="nil"/>
              <w:left w:val="nil"/>
              <w:bottom w:val="nil"/>
              <w:right w:val="nil"/>
            </w:tcBorders>
            <w:shd w:val="clear" w:color="auto" w:fill="auto"/>
          </w:tcPr>
          <w:p w14:paraId="5C293141" w14:textId="77777777" w:rsidR="00620B84" w:rsidRDefault="00B365EC" w:rsidP="007570A2">
            <w:proofErr w:type="spellStart"/>
            <w:r>
              <w:t>Rudbeckia</w:t>
            </w:r>
            <w:proofErr w:type="spellEnd"/>
            <w:r>
              <w:t xml:space="preserve"> </w:t>
            </w:r>
            <w:proofErr w:type="spellStart"/>
            <w:r>
              <w:t>hirta</w:t>
            </w:r>
            <w:proofErr w:type="spellEnd"/>
            <w:r>
              <w:t xml:space="preserve">, </w:t>
            </w:r>
            <w:proofErr w:type="spellStart"/>
            <w:r>
              <w:t>Rudbeckia</w:t>
            </w:r>
            <w:proofErr w:type="spellEnd"/>
            <w:r>
              <w:t xml:space="preserve"> </w:t>
            </w:r>
            <w:proofErr w:type="spellStart"/>
            <w:r>
              <w:t>hirta</w:t>
            </w:r>
            <w:proofErr w:type="spellEnd"/>
            <w:r>
              <w:t xml:space="preserve"> var. </w:t>
            </w:r>
            <w:proofErr w:type="spellStart"/>
            <w:r>
              <w:t>pulcherrima</w:t>
            </w:r>
            <w:proofErr w:type="spellEnd"/>
            <w:r>
              <w:t xml:space="preserve">, </w:t>
            </w:r>
            <w:proofErr w:type="spellStart"/>
            <w:r>
              <w:t>Rudbeckia</w:t>
            </w:r>
            <w:proofErr w:type="spellEnd"/>
            <w:r>
              <w:t xml:space="preserve"> sp.</w:t>
            </w:r>
          </w:p>
        </w:tc>
      </w:tr>
      <w:tr w:rsidR="00620B84" w14:paraId="3F87F669" w14:textId="77777777">
        <w:tc>
          <w:tcPr>
            <w:tcW w:w="1704" w:type="dxa"/>
            <w:tcBorders>
              <w:top w:val="nil"/>
              <w:left w:val="nil"/>
              <w:bottom w:val="nil"/>
              <w:right w:val="nil"/>
            </w:tcBorders>
            <w:shd w:val="clear" w:color="auto" w:fill="auto"/>
          </w:tcPr>
          <w:p w14:paraId="2483224F" w14:textId="77777777" w:rsidR="00620B84" w:rsidRDefault="00620B84" w:rsidP="008A4D77"/>
        </w:tc>
        <w:tc>
          <w:tcPr>
            <w:tcW w:w="2615" w:type="dxa"/>
            <w:tcBorders>
              <w:top w:val="nil"/>
              <w:left w:val="nil"/>
              <w:bottom w:val="nil"/>
              <w:right w:val="nil"/>
            </w:tcBorders>
            <w:shd w:val="clear" w:color="auto" w:fill="auto"/>
          </w:tcPr>
          <w:p w14:paraId="55C8043E" w14:textId="77777777" w:rsidR="00620B84" w:rsidRDefault="00B365EC" w:rsidP="007570A2">
            <w:proofErr w:type="spellStart"/>
            <w:r>
              <w:t>Carex</w:t>
            </w:r>
            <w:proofErr w:type="spellEnd"/>
            <w:r>
              <w:t xml:space="preserve"> sp.</w:t>
            </w:r>
          </w:p>
        </w:tc>
        <w:tc>
          <w:tcPr>
            <w:tcW w:w="8821" w:type="dxa"/>
            <w:tcBorders>
              <w:top w:val="nil"/>
              <w:left w:val="nil"/>
              <w:bottom w:val="nil"/>
              <w:right w:val="nil"/>
            </w:tcBorders>
            <w:shd w:val="clear" w:color="auto" w:fill="auto"/>
          </w:tcPr>
          <w:p w14:paraId="7557ACAA" w14:textId="77777777" w:rsidR="00620B84" w:rsidRDefault="00B365EC" w:rsidP="007570A2">
            <w:proofErr w:type="spellStart"/>
            <w:r>
              <w:t>Carex</w:t>
            </w:r>
            <w:proofErr w:type="spellEnd"/>
            <w:r>
              <w:t xml:space="preserve"> </w:t>
            </w:r>
            <w:proofErr w:type="spellStart"/>
            <w:r>
              <w:t>scoparia</w:t>
            </w:r>
            <w:proofErr w:type="spellEnd"/>
            <w:r>
              <w:t xml:space="preserve">, </w:t>
            </w:r>
            <w:proofErr w:type="spellStart"/>
            <w:r>
              <w:t>Carex</w:t>
            </w:r>
            <w:proofErr w:type="spellEnd"/>
            <w:r>
              <w:t xml:space="preserve"> sp.</w:t>
            </w:r>
          </w:p>
        </w:tc>
      </w:tr>
      <w:tr w:rsidR="00620B84" w14:paraId="271B7307" w14:textId="77777777">
        <w:tc>
          <w:tcPr>
            <w:tcW w:w="1704" w:type="dxa"/>
            <w:tcBorders>
              <w:top w:val="nil"/>
              <w:left w:val="nil"/>
              <w:right w:val="nil"/>
            </w:tcBorders>
            <w:shd w:val="clear" w:color="auto" w:fill="auto"/>
          </w:tcPr>
          <w:p w14:paraId="5E04EF56" w14:textId="77777777" w:rsidR="00620B84" w:rsidRDefault="00620B84" w:rsidP="008A4D77"/>
        </w:tc>
        <w:tc>
          <w:tcPr>
            <w:tcW w:w="2615" w:type="dxa"/>
            <w:tcBorders>
              <w:top w:val="nil"/>
              <w:left w:val="nil"/>
              <w:right w:val="nil"/>
            </w:tcBorders>
            <w:shd w:val="clear" w:color="auto" w:fill="auto"/>
          </w:tcPr>
          <w:p w14:paraId="7E5EA43C" w14:textId="77777777" w:rsidR="00620B84" w:rsidRDefault="00B365EC" w:rsidP="007570A2">
            <w:proofErr w:type="spellStart"/>
            <w:r>
              <w:t>Cyperus</w:t>
            </w:r>
            <w:proofErr w:type="spellEnd"/>
            <w:r>
              <w:t xml:space="preserve"> sp.</w:t>
            </w:r>
          </w:p>
        </w:tc>
        <w:tc>
          <w:tcPr>
            <w:tcW w:w="8821" w:type="dxa"/>
            <w:tcBorders>
              <w:top w:val="nil"/>
              <w:left w:val="nil"/>
              <w:right w:val="nil"/>
            </w:tcBorders>
            <w:shd w:val="clear" w:color="auto" w:fill="auto"/>
          </w:tcPr>
          <w:p w14:paraId="0FCF8484" w14:textId="77777777" w:rsidR="00620B84" w:rsidRDefault="00B365EC" w:rsidP="007570A2">
            <w:proofErr w:type="spellStart"/>
            <w:r>
              <w:t>Cyperus</w:t>
            </w:r>
            <w:proofErr w:type="spellEnd"/>
            <w:r>
              <w:t xml:space="preserve"> </w:t>
            </w:r>
            <w:proofErr w:type="spellStart"/>
            <w:r>
              <w:t>filiculmis</w:t>
            </w:r>
            <w:proofErr w:type="spellEnd"/>
            <w:r>
              <w:t xml:space="preserve">, </w:t>
            </w:r>
            <w:proofErr w:type="spellStart"/>
            <w:r>
              <w:t>Cyperus</w:t>
            </w:r>
            <w:proofErr w:type="spellEnd"/>
            <w:r>
              <w:t xml:space="preserve"> </w:t>
            </w:r>
            <w:proofErr w:type="spellStart"/>
            <w:r>
              <w:t>grayi</w:t>
            </w:r>
            <w:proofErr w:type="spellEnd"/>
            <w:r>
              <w:t xml:space="preserve">, </w:t>
            </w:r>
            <w:proofErr w:type="spellStart"/>
            <w:r>
              <w:t>Cyperus</w:t>
            </w:r>
            <w:proofErr w:type="spellEnd"/>
            <w:r>
              <w:t xml:space="preserve"> </w:t>
            </w:r>
            <w:proofErr w:type="spellStart"/>
            <w:r>
              <w:t>lupulinus</w:t>
            </w:r>
            <w:proofErr w:type="spellEnd"/>
            <w:r>
              <w:t xml:space="preserve">, </w:t>
            </w:r>
            <w:proofErr w:type="spellStart"/>
            <w:r>
              <w:t>Cyperus</w:t>
            </w:r>
            <w:proofErr w:type="spellEnd"/>
            <w:r>
              <w:t xml:space="preserve"> </w:t>
            </w:r>
            <w:proofErr w:type="spellStart"/>
            <w:r>
              <w:t>schweinitzii</w:t>
            </w:r>
            <w:proofErr w:type="spellEnd"/>
            <w:r>
              <w:t xml:space="preserve">, </w:t>
            </w:r>
            <w:proofErr w:type="spellStart"/>
            <w:r>
              <w:t>Cyperus</w:t>
            </w:r>
            <w:proofErr w:type="spellEnd"/>
            <w:r>
              <w:t xml:space="preserve"> sp.</w:t>
            </w:r>
          </w:p>
        </w:tc>
      </w:tr>
      <w:tr w:rsidR="00620B84" w14:paraId="4A77EB37" w14:textId="77777777" w:rsidTr="00FB2C4E">
        <w:tc>
          <w:tcPr>
            <w:tcW w:w="1704" w:type="dxa"/>
            <w:tcBorders>
              <w:left w:val="nil"/>
              <w:bottom w:val="single" w:sz="4" w:space="0" w:color="auto"/>
              <w:right w:val="nil"/>
            </w:tcBorders>
            <w:shd w:val="clear" w:color="auto" w:fill="auto"/>
          </w:tcPr>
          <w:p w14:paraId="63189A6C" w14:textId="0D7ED307" w:rsidR="00620B84" w:rsidRDefault="0030758F" w:rsidP="008A4D77">
            <w:r>
              <w:t>c</w:t>
            </w:r>
            <w:r w:rsidR="00B365EC">
              <w:t>dpt.us</w:t>
            </w:r>
            <w:r w:rsidR="00B365EC">
              <w:rPr>
                <w:vertAlign w:val="superscript"/>
              </w:rPr>
              <w:t>1</w:t>
            </w:r>
          </w:p>
        </w:tc>
        <w:tc>
          <w:tcPr>
            <w:tcW w:w="2615" w:type="dxa"/>
            <w:tcBorders>
              <w:left w:val="nil"/>
              <w:bottom w:val="single" w:sz="4" w:space="0" w:color="auto"/>
              <w:right w:val="nil"/>
            </w:tcBorders>
            <w:shd w:val="clear" w:color="auto" w:fill="auto"/>
          </w:tcPr>
          <w:p w14:paraId="41E91AFE" w14:textId="77777777" w:rsidR="00620B84" w:rsidRDefault="00620B84" w:rsidP="007570A2"/>
        </w:tc>
        <w:tc>
          <w:tcPr>
            <w:tcW w:w="8821" w:type="dxa"/>
            <w:tcBorders>
              <w:left w:val="nil"/>
              <w:bottom w:val="single" w:sz="4" w:space="0" w:color="auto"/>
              <w:right w:val="nil"/>
            </w:tcBorders>
            <w:shd w:val="clear" w:color="auto" w:fill="auto"/>
          </w:tcPr>
          <w:p w14:paraId="26BD627C" w14:textId="77777777" w:rsidR="00620B84" w:rsidRDefault="00B365EC" w:rsidP="007570A2">
            <w:r>
              <w:t>No changes</w:t>
            </w:r>
          </w:p>
        </w:tc>
      </w:tr>
      <w:tr w:rsidR="00620B84" w14:paraId="4CFC9EC5" w14:textId="77777777" w:rsidTr="00FB2C4E">
        <w:tc>
          <w:tcPr>
            <w:tcW w:w="1704" w:type="dxa"/>
            <w:tcBorders>
              <w:left w:val="nil"/>
              <w:bottom w:val="nil"/>
              <w:right w:val="nil"/>
            </w:tcBorders>
            <w:shd w:val="clear" w:color="auto" w:fill="auto"/>
          </w:tcPr>
          <w:p w14:paraId="75877159" w14:textId="236DBF64" w:rsidR="00620B84" w:rsidRDefault="0030758F" w:rsidP="008A4D77">
            <w:r>
              <w:t>c</w:t>
            </w:r>
            <w:r w:rsidR="00B365EC">
              <w:t>ereep.fr</w:t>
            </w:r>
          </w:p>
        </w:tc>
        <w:tc>
          <w:tcPr>
            <w:tcW w:w="2615" w:type="dxa"/>
            <w:tcBorders>
              <w:left w:val="nil"/>
              <w:bottom w:val="nil"/>
              <w:right w:val="nil"/>
            </w:tcBorders>
            <w:shd w:val="clear" w:color="auto" w:fill="auto"/>
          </w:tcPr>
          <w:p w14:paraId="68145166" w14:textId="792992BD" w:rsidR="00620B84" w:rsidRDefault="00FB2C4E" w:rsidP="007570A2">
            <w:r>
              <w:t>Myosotis sp.</w:t>
            </w:r>
          </w:p>
        </w:tc>
        <w:tc>
          <w:tcPr>
            <w:tcW w:w="8821" w:type="dxa"/>
            <w:tcBorders>
              <w:left w:val="nil"/>
              <w:bottom w:val="nil"/>
              <w:right w:val="nil"/>
            </w:tcBorders>
            <w:shd w:val="clear" w:color="auto" w:fill="auto"/>
          </w:tcPr>
          <w:p w14:paraId="6E83AFD0" w14:textId="77777777" w:rsidR="00620B84" w:rsidRDefault="00620B84" w:rsidP="007570A2"/>
        </w:tc>
      </w:tr>
      <w:tr w:rsidR="00FB2C4E" w14:paraId="57FC3406" w14:textId="77777777" w:rsidTr="00FB2C4E">
        <w:tc>
          <w:tcPr>
            <w:tcW w:w="1704" w:type="dxa"/>
            <w:tcBorders>
              <w:top w:val="nil"/>
              <w:left w:val="nil"/>
              <w:bottom w:val="nil"/>
              <w:right w:val="nil"/>
            </w:tcBorders>
            <w:shd w:val="clear" w:color="auto" w:fill="auto"/>
          </w:tcPr>
          <w:p w14:paraId="3F0DF063" w14:textId="77777777" w:rsidR="00FB2C4E" w:rsidRDefault="00FB2C4E" w:rsidP="008A4D77"/>
        </w:tc>
        <w:tc>
          <w:tcPr>
            <w:tcW w:w="2615" w:type="dxa"/>
            <w:tcBorders>
              <w:top w:val="nil"/>
              <w:left w:val="nil"/>
              <w:bottom w:val="nil"/>
              <w:right w:val="nil"/>
            </w:tcBorders>
            <w:shd w:val="clear" w:color="auto" w:fill="auto"/>
          </w:tcPr>
          <w:p w14:paraId="14CBE7C0" w14:textId="32879DAA" w:rsidR="00FB2C4E" w:rsidRDefault="00FB2C4E" w:rsidP="007570A2">
            <w:proofErr w:type="spellStart"/>
            <w:r>
              <w:t>Crepis</w:t>
            </w:r>
            <w:proofErr w:type="spellEnd"/>
            <w:r>
              <w:t xml:space="preserve"> sp.</w:t>
            </w:r>
          </w:p>
        </w:tc>
        <w:tc>
          <w:tcPr>
            <w:tcW w:w="8821" w:type="dxa"/>
            <w:tcBorders>
              <w:top w:val="nil"/>
              <w:left w:val="nil"/>
              <w:bottom w:val="nil"/>
              <w:right w:val="nil"/>
            </w:tcBorders>
            <w:shd w:val="clear" w:color="auto" w:fill="auto"/>
          </w:tcPr>
          <w:p w14:paraId="6D8665CC" w14:textId="77777777" w:rsidR="00FB2C4E" w:rsidRDefault="00FB2C4E" w:rsidP="007570A2"/>
        </w:tc>
      </w:tr>
      <w:tr w:rsidR="00FB2C4E" w14:paraId="7AEC9861" w14:textId="77777777" w:rsidTr="00FB2C4E">
        <w:tc>
          <w:tcPr>
            <w:tcW w:w="1704" w:type="dxa"/>
            <w:tcBorders>
              <w:top w:val="nil"/>
              <w:left w:val="nil"/>
              <w:bottom w:val="nil"/>
              <w:right w:val="nil"/>
            </w:tcBorders>
            <w:shd w:val="clear" w:color="auto" w:fill="auto"/>
          </w:tcPr>
          <w:p w14:paraId="7434B49D" w14:textId="77777777" w:rsidR="00FB2C4E" w:rsidRDefault="00FB2C4E" w:rsidP="008A4D77"/>
        </w:tc>
        <w:tc>
          <w:tcPr>
            <w:tcW w:w="2615" w:type="dxa"/>
            <w:tcBorders>
              <w:top w:val="nil"/>
              <w:left w:val="nil"/>
              <w:bottom w:val="nil"/>
              <w:right w:val="nil"/>
            </w:tcBorders>
            <w:shd w:val="clear" w:color="auto" w:fill="auto"/>
          </w:tcPr>
          <w:p w14:paraId="2501E073" w14:textId="619EC87B" w:rsidR="00FB2C4E" w:rsidRDefault="00FB2C4E" w:rsidP="007570A2">
            <w:proofErr w:type="spellStart"/>
            <w:r>
              <w:t>Senecio</w:t>
            </w:r>
            <w:proofErr w:type="spellEnd"/>
            <w:r>
              <w:t xml:space="preserve"> vulgaris</w:t>
            </w:r>
          </w:p>
        </w:tc>
        <w:tc>
          <w:tcPr>
            <w:tcW w:w="8821" w:type="dxa"/>
            <w:tcBorders>
              <w:top w:val="nil"/>
              <w:left w:val="nil"/>
              <w:bottom w:val="nil"/>
              <w:right w:val="nil"/>
            </w:tcBorders>
            <w:shd w:val="clear" w:color="auto" w:fill="auto"/>
          </w:tcPr>
          <w:p w14:paraId="540C6787" w14:textId="77777777" w:rsidR="00FB2C4E" w:rsidRDefault="00FB2C4E" w:rsidP="007570A2"/>
        </w:tc>
      </w:tr>
      <w:tr w:rsidR="00FB2C4E" w14:paraId="35FE299A" w14:textId="77777777" w:rsidTr="00FB2C4E">
        <w:tc>
          <w:tcPr>
            <w:tcW w:w="1704" w:type="dxa"/>
            <w:tcBorders>
              <w:top w:val="nil"/>
              <w:left w:val="nil"/>
              <w:bottom w:val="nil"/>
              <w:right w:val="nil"/>
            </w:tcBorders>
            <w:shd w:val="clear" w:color="auto" w:fill="auto"/>
          </w:tcPr>
          <w:p w14:paraId="23C017D8" w14:textId="77777777" w:rsidR="00FB2C4E" w:rsidRDefault="00FB2C4E" w:rsidP="008A4D77"/>
        </w:tc>
        <w:tc>
          <w:tcPr>
            <w:tcW w:w="2615" w:type="dxa"/>
            <w:tcBorders>
              <w:top w:val="nil"/>
              <w:left w:val="nil"/>
              <w:bottom w:val="nil"/>
              <w:right w:val="nil"/>
            </w:tcBorders>
            <w:shd w:val="clear" w:color="auto" w:fill="auto"/>
          </w:tcPr>
          <w:p w14:paraId="1B5F6F32" w14:textId="728ED268" w:rsidR="00FB2C4E" w:rsidRDefault="00FB2C4E" w:rsidP="007570A2">
            <w:proofErr w:type="spellStart"/>
            <w:r>
              <w:t>Taraxacum</w:t>
            </w:r>
            <w:proofErr w:type="spellEnd"/>
            <w:r>
              <w:t xml:space="preserve"> sp.</w:t>
            </w:r>
          </w:p>
        </w:tc>
        <w:tc>
          <w:tcPr>
            <w:tcW w:w="8821" w:type="dxa"/>
            <w:tcBorders>
              <w:top w:val="nil"/>
              <w:left w:val="nil"/>
              <w:bottom w:val="nil"/>
              <w:right w:val="nil"/>
            </w:tcBorders>
            <w:shd w:val="clear" w:color="auto" w:fill="auto"/>
          </w:tcPr>
          <w:p w14:paraId="37398DB5" w14:textId="77777777" w:rsidR="00FB2C4E" w:rsidRDefault="00FB2C4E" w:rsidP="007570A2"/>
        </w:tc>
      </w:tr>
      <w:tr w:rsidR="00FB2C4E" w14:paraId="3FEC440E" w14:textId="77777777" w:rsidTr="00FB2C4E">
        <w:tc>
          <w:tcPr>
            <w:tcW w:w="1704" w:type="dxa"/>
            <w:tcBorders>
              <w:top w:val="nil"/>
              <w:left w:val="nil"/>
              <w:bottom w:val="nil"/>
              <w:right w:val="nil"/>
            </w:tcBorders>
            <w:shd w:val="clear" w:color="auto" w:fill="auto"/>
          </w:tcPr>
          <w:p w14:paraId="008258B7" w14:textId="77777777" w:rsidR="00FB2C4E" w:rsidRDefault="00FB2C4E" w:rsidP="008A4D77"/>
        </w:tc>
        <w:tc>
          <w:tcPr>
            <w:tcW w:w="2615" w:type="dxa"/>
            <w:tcBorders>
              <w:top w:val="nil"/>
              <w:left w:val="nil"/>
              <w:bottom w:val="nil"/>
              <w:right w:val="nil"/>
            </w:tcBorders>
            <w:shd w:val="clear" w:color="auto" w:fill="auto"/>
          </w:tcPr>
          <w:p w14:paraId="239220A6" w14:textId="65FBAF17" w:rsidR="00FB2C4E" w:rsidRDefault="00FB2C4E" w:rsidP="007570A2">
            <w:proofErr w:type="spellStart"/>
            <w:r>
              <w:t>Carex</w:t>
            </w:r>
            <w:proofErr w:type="spellEnd"/>
            <w:r>
              <w:t xml:space="preserve"> sp.</w:t>
            </w:r>
          </w:p>
        </w:tc>
        <w:tc>
          <w:tcPr>
            <w:tcW w:w="8821" w:type="dxa"/>
            <w:tcBorders>
              <w:top w:val="nil"/>
              <w:left w:val="nil"/>
              <w:bottom w:val="nil"/>
              <w:right w:val="nil"/>
            </w:tcBorders>
            <w:shd w:val="clear" w:color="auto" w:fill="auto"/>
          </w:tcPr>
          <w:p w14:paraId="37FB54AD" w14:textId="77777777" w:rsidR="00FB2C4E" w:rsidRDefault="00FB2C4E" w:rsidP="007570A2"/>
        </w:tc>
      </w:tr>
      <w:tr w:rsidR="00FB2C4E" w14:paraId="4144ADF8" w14:textId="77777777" w:rsidTr="00FB2C4E">
        <w:tc>
          <w:tcPr>
            <w:tcW w:w="1704" w:type="dxa"/>
            <w:tcBorders>
              <w:top w:val="nil"/>
              <w:left w:val="nil"/>
              <w:bottom w:val="nil"/>
              <w:right w:val="nil"/>
            </w:tcBorders>
            <w:shd w:val="clear" w:color="auto" w:fill="auto"/>
          </w:tcPr>
          <w:p w14:paraId="018CA469" w14:textId="77777777" w:rsidR="00FB2C4E" w:rsidRDefault="00FB2C4E" w:rsidP="008A4D77"/>
        </w:tc>
        <w:tc>
          <w:tcPr>
            <w:tcW w:w="2615" w:type="dxa"/>
            <w:tcBorders>
              <w:top w:val="nil"/>
              <w:left w:val="nil"/>
              <w:bottom w:val="nil"/>
              <w:right w:val="nil"/>
            </w:tcBorders>
            <w:shd w:val="clear" w:color="auto" w:fill="auto"/>
          </w:tcPr>
          <w:p w14:paraId="0B8C0738" w14:textId="02D2CB97" w:rsidR="00FB2C4E" w:rsidRDefault="00FB2C4E" w:rsidP="007570A2">
            <w:proofErr w:type="spellStart"/>
            <w:r>
              <w:t>Trifolium</w:t>
            </w:r>
            <w:proofErr w:type="spellEnd"/>
            <w:r>
              <w:t xml:space="preserve"> sp.</w:t>
            </w:r>
          </w:p>
        </w:tc>
        <w:tc>
          <w:tcPr>
            <w:tcW w:w="8821" w:type="dxa"/>
            <w:tcBorders>
              <w:top w:val="nil"/>
              <w:left w:val="nil"/>
              <w:bottom w:val="nil"/>
              <w:right w:val="nil"/>
            </w:tcBorders>
            <w:shd w:val="clear" w:color="auto" w:fill="auto"/>
          </w:tcPr>
          <w:p w14:paraId="15FDB63B" w14:textId="77777777" w:rsidR="00FB2C4E" w:rsidRDefault="00FB2C4E" w:rsidP="007570A2"/>
        </w:tc>
      </w:tr>
      <w:tr w:rsidR="00FB2C4E" w14:paraId="274C7AFE" w14:textId="77777777" w:rsidTr="00FB2C4E">
        <w:tc>
          <w:tcPr>
            <w:tcW w:w="1704" w:type="dxa"/>
            <w:tcBorders>
              <w:top w:val="nil"/>
              <w:left w:val="nil"/>
              <w:bottom w:val="nil"/>
              <w:right w:val="nil"/>
            </w:tcBorders>
            <w:shd w:val="clear" w:color="auto" w:fill="auto"/>
          </w:tcPr>
          <w:p w14:paraId="06186519" w14:textId="77777777" w:rsidR="00FB2C4E" w:rsidRDefault="00FB2C4E" w:rsidP="008A4D77"/>
        </w:tc>
        <w:tc>
          <w:tcPr>
            <w:tcW w:w="2615" w:type="dxa"/>
            <w:tcBorders>
              <w:top w:val="nil"/>
              <w:left w:val="nil"/>
              <w:bottom w:val="nil"/>
              <w:right w:val="nil"/>
            </w:tcBorders>
            <w:shd w:val="clear" w:color="auto" w:fill="auto"/>
          </w:tcPr>
          <w:p w14:paraId="70EB2940" w14:textId="347F59EC" w:rsidR="00FB2C4E" w:rsidRDefault="00FB2C4E" w:rsidP="00FB2C4E">
            <w:proofErr w:type="spellStart"/>
            <w:r>
              <w:t>Vicia</w:t>
            </w:r>
            <w:proofErr w:type="spellEnd"/>
            <w:r>
              <w:t xml:space="preserve"> sp.</w:t>
            </w:r>
          </w:p>
        </w:tc>
        <w:tc>
          <w:tcPr>
            <w:tcW w:w="8821" w:type="dxa"/>
            <w:tcBorders>
              <w:top w:val="nil"/>
              <w:left w:val="nil"/>
              <w:bottom w:val="nil"/>
              <w:right w:val="nil"/>
            </w:tcBorders>
            <w:shd w:val="clear" w:color="auto" w:fill="auto"/>
          </w:tcPr>
          <w:p w14:paraId="089A6CCC" w14:textId="77777777" w:rsidR="00FB2C4E" w:rsidRDefault="00FB2C4E" w:rsidP="007570A2"/>
        </w:tc>
      </w:tr>
      <w:tr w:rsidR="00FB2C4E" w14:paraId="4B6F3AD2" w14:textId="77777777" w:rsidTr="00FB2C4E">
        <w:tc>
          <w:tcPr>
            <w:tcW w:w="1704" w:type="dxa"/>
            <w:tcBorders>
              <w:top w:val="nil"/>
              <w:left w:val="nil"/>
              <w:bottom w:val="nil"/>
              <w:right w:val="nil"/>
            </w:tcBorders>
            <w:shd w:val="clear" w:color="auto" w:fill="auto"/>
          </w:tcPr>
          <w:p w14:paraId="32D0A77B" w14:textId="77777777" w:rsidR="00FB2C4E" w:rsidRDefault="00FB2C4E" w:rsidP="008A4D77"/>
        </w:tc>
        <w:tc>
          <w:tcPr>
            <w:tcW w:w="2615" w:type="dxa"/>
            <w:tcBorders>
              <w:top w:val="nil"/>
              <w:left w:val="nil"/>
              <w:bottom w:val="nil"/>
              <w:right w:val="nil"/>
            </w:tcBorders>
            <w:shd w:val="clear" w:color="auto" w:fill="auto"/>
          </w:tcPr>
          <w:p w14:paraId="09B5D58E" w14:textId="05305C1D" w:rsidR="00FB2C4E" w:rsidRDefault="00FB2C4E" w:rsidP="007570A2">
            <w:proofErr w:type="spellStart"/>
            <w:r>
              <w:t>Erodium</w:t>
            </w:r>
            <w:proofErr w:type="spellEnd"/>
            <w:r>
              <w:t xml:space="preserve"> sp.</w:t>
            </w:r>
          </w:p>
        </w:tc>
        <w:tc>
          <w:tcPr>
            <w:tcW w:w="8821" w:type="dxa"/>
            <w:tcBorders>
              <w:top w:val="nil"/>
              <w:left w:val="nil"/>
              <w:bottom w:val="nil"/>
              <w:right w:val="nil"/>
            </w:tcBorders>
            <w:shd w:val="clear" w:color="auto" w:fill="auto"/>
          </w:tcPr>
          <w:p w14:paraId="1FCE6116" w14:textId="77777777" w:rsidR="00FB2C4E" w:rsidRDefault="00FB2C4E" w:rsidP="007570A2"/>
        </w:tc>
      </w:tr>
      <w:tr w:rsidR="00FB2C4E" w14:paraId="2FC14C58" w14:textId="77777777" w:rsidTr="00FB2C4E">
        <w:tc>
          <w:tcPr>
            <w:tcW w:w="1704" w:type="dxa"/>
            <w:tcBorders>
              <w:top w:val="nil"/>
              <w:left w:val="nil"/>
              <w:bottom w:val="nil"/>
              <w:right w:val="nil"/>
            </w:tcBorders>
            <w:shd w:val="clear" w:color="auto" w:fill="auto"/>
          </w:tcPr>
          <w:p w14:paraId="3C855028" w14:textId="77777777" w:rsidR="00FB2C4E" w:rsidRDefault="00FB2C4E" w:rsidP="008A4D77"/>
        </w:tc>
        <w:tc>
          <w:tcPr>
            <w:tcW w:w="2615" w:type="dxa"/>
            <w:tcBorders>
              <w:top w:val="nil"/>
              <w:left w:val="nil"/>
              <w:bottom w:val="nil"/>
              <w:right w:val="nil"/>
            </w:tcBorders>
            <w:shd w:val="clear" w:color="auto" w:fill="auto"/>
          </w:tcPr>
          <w:p w14:paraId="6160EC91" w14:textId="14A97BB8" w:rsidR="00FB2C4E" w:rsidRDefault="00FB2C4E" w:rsidP="007570A2">
            <w:r>
              <w:t>Geranium sp.</w:t>
            </w:r>
          </w:p>
        </w:tc>
        <w:tc>
          <w:tcPr>
            <w:tcW w:w="8821" w:type="dxa"/>
            <w:tcBorders>
              <w:top w:val="nil"/>
              <w:left w:val="nil"/>
              <w:bottom w:val="nil"/>
              <w:right w:val="nil"/>
            </w:tcBorders>
            <w:shd w:val="clear" w:color="auto" w:fill="auto"/>
          </w:tcPr>
          <w:p w14:paraId="5E604EF1" w14:textId="77777777" w:rsidR="00FB2C4E" w:rsidRDefault="00FB2C4E" w:rsidP="007570A2"/>
        </w:tc>
      </w:tr>
      <w:tr w:rsidR="00FB2C4E" w14:paraId="39F316C4" w14:textId="77777777" w:rsidTr="00FB2C4E">
        <w:tc>
          <w:tcPr>
            <w:tcW w:w="1704" w:type="dxa"/>
            <w:tcBorders>
              <w:top w:val="nil"/>
              <w:left w:val="nil"/>
              <w:bottom w:val="nil"/>
              <w:right w:val="nil"/>
            </w:tcBorders>
            <w:shd w:val="clear" w:color="auto" w:fill="auto"/>
          </w:tcPr>
          <w:p w14:paraId="06D1EDB0" w14:textId="77777777" w:rsidR="00FB2C4E" w:rsidRDefault="00FB2C4E" w:rsidP="008A4D77"/>
        </w:tc>
        <w:tc>
          <w:tcPr>
            <w:tcW w:w="2615" w:type="dxa"/>
            <w:tcBorders>
              <w:top w:val="nil"/>
              <w:left w:val="nil"/>
              <w:bottom w:val="nil"/>
              <w:right w:val="nil"/>
            </w:tcBorders>
            <w:shd w:val="clear" w:color="auto" w:fill="auto"/>
          </w:tcPr>
          <w:p w14:paraId="3E983F25" w14:textId="3DBD3C70" w:rsidR="00FB2C4E" w:rsidRDefault="00FB2C4E" w:rsidP="007570A2">
            <w:proofErr w:type="spellStart"/>
            <w:r>
              <w:t>Hypericum</w:t>
            </w:r>
            <w:proofErr w:type="spellEnd"/>
            <w:r>
              <w:t xml:space="preserve"> sp.</w:t>
            </w:r>
          </w:p>
        </w:tc>
        <w:tc>
          <w:tcPr>
            <w:tcW w:w="8821" w:type="dxa"/>
            <w:tcBorders>
              <w:top w:val="nil"/>
              <w:left w:val="nil"/>
              <w:bottom w:val="nil"/>
              <w:right w:val="nil"/>
            </w:tcBorders>
            <w:shd w:val="clear" w:color="auto" w:fill="auto"/>
          </w:tcPr>
          <w:p w14:paraId="71BB4FD8" w14:textId="77777777" w:rsidR="00FB2C4E" w:rsidRDefault="00FB2C4E" w:rsidP="007570A2"/>
        </w:tc>
      </w:tr>
      <w:tr w:rsidR="00FB2C4E" w14:paraId="33607884" w14:textId="77777777" w:rsidTr="00FB2C4E">
        <w:tc>
          <w:tcPr>
            <w:tcW w:w="1704" w:type="dxa"/>
            <w:tcBorders>
              <w:top w:val="nil"/>
              <w:left w:val="nil"/>
              <w:bottom w:val="nil"/>
              <w:right w:val="nil"/>
            </w:tcBorders>
            <w:shd w:val="clear" w:color="auto" w:fill="auto"/>
          </w:tcPr>
          <w:p w14:paraId="75103E3E" w14:textId="77777777" w:rsidR="00FB2C4E" w:rsidRDefault="00FB2C4E" w:rsidP="008A4D77"/>
        </w:tc>
        <w:tc>
          <w:tcPr>
            <w:tcW w:w="2615" w:type="dxa"/>
            <w:tcBorders>
              <w:top w:val="nil"/>
              <w:left w:val="nil"/>
              <w:bottom w:val="nil"/>
              <w:right w:val="nil"/>
            </w:tcBorders>
            <w:shd w:val="clear" w:color="auto" w:fill="auto"/>
          </w:tcPr>
          <w:p w14:paraId="0B30CF75" w14:textId="16FC1F92" w:rsidR="00FB2C4E" w:rsidRDefault="00FB2C4E" w:rsidP="007570A2">
            <w:proofErr w:type="spellStart"/>
            <w:r>
              <w:t>Agrostis</w:t>
            </w:r>
            <w:proofErr w:type="spellEnd"/>
            <w:r>
              <w:t xml:space="preserve"> sp.</w:t>
            </w:r>
          </w:p>
        </w:tc>
        <w:tc>
          <w:tcPr>
            <w:tcW w:w="8821" w:type="dxa"/>
            <w:tcBorders>
              <w:top w:val="nil"/>
              <w:left w:val="nil"/>
              <w:bottom w:val="nil"/>
              <w:right w:val="nil"/>
            </w:tcBorders>
            <w:shd w:val="clear" w:color="auto" w:fill="auto"/>
          </w:tcPr>
          <w:p w14:paraId="6A936397" w14:textId="77777777" w:rsidR="00FB2C4E" w:rsidRDefault="00FB2C4E" w:rsidP="007570A2"/>
        </w:tc>
      </w:tr>
      <w:tr w:rsidR="00FB2C4E" w14:paraId="49D16EBC" w14:textId="77777777" w:rsidTr="00FB2C4E">
        <w:tc>
          <w:tcPr>
            <w:tcW w:w="1704" w:type="dxa"/>
            <w:tcBorders>
              <w:top w:val="nil"/>
              <w:left w:val="nil"/>
              <w:bottom w:val="nil"/>
              <w:right w:val="nil"/>
            </w:tcBorders>
            <w:shd w:val="clear" w:color="auto" w:fill="auto"/>
          </w:tcPr>
          <w:p w14:paraId="7679B747" w14:textId="77777777" w:rsidR="00FB2C4E" w:rsidRDefault="00FB2C4E" w:rsidP="008A4D77"/>
        </w:tc>
        <w:tc>
          <w:tcPr>
            <w:tcW w:w="2615" w:type="dxa"/>
            <w:tcBorders>
              <w:top w:val="nil"/>
              <w:left w:val="nil"/>
              <w:bottom w:val="nil"/>
              <w:right w:val="nil"/>
            </w:tcBorders>
            <w:shd w:val="clear" w:color="auto" w:fill="auto"/>
          </w:tcPr>
          <w:p w14:paraId="367910C3" w14:textId="0291F1F3" w:rsidR="00FB2C4E" w:rsidRDefault="00FB2C4E" w:rsidP="007570A2">
            <w:proofErr w:type="spellStart"/>
            <w:r>
              <w:t>Arrhenatherum</w:t>
            </w:r>
            <w:proofErr w:type="spellEnd"/>
            <w:r>
              <w:t xml:space="preserve"> </w:t>
            </w:r>
            <w:proofErr w:type="spellStart"/>
            <w:r>
              <w:t>elatius</w:t>
            </w:r>
            <w:proofErr w:type="spellEnd"/>
          </w:p>
        </w:tc>
        <w:tc>
          <w:tcPr>
            <w:tcW w:w="8821" w:type="dxa"/>
            <w:tcBorders>
              <w:top w:val="nil"/>
              <w:left w:val="nil"/>
              <w:bottom w:val="nil"/>
              <w:right w:val="nil"/>
            </w:tcBorders>
            <w:shd w:val="clear" w:color="auto" w:fill="auto"/>
          </w:tcPr>
          <w:p w14:paraId="5D84C6F4" w14:textId="77777777" w:rsidR="00FB2C4E" w:rsidRDefault="00FB2C4E" w:rsidP="007570A2"/>
        </w:tc>
      </w:tr>
      <w:tr w:rsidR="00FB2C4E" w14:paraId="5BC71204" w14:textId="77777777" w:rsidTr="00FB2C4E">
        <w:tc>
          <w:tcPr>
            <w:tcW w:w="1704" w:type="dxa"/>
            <w:tcBorders>
              <w:top w:val="nil"/>
              <w:left w:val="nil"/>
              <w:bottom w:val="nil"/>
              <w:right w:val="nil"/>
            </w:tcBorders>
            <w:shd w:val="clear" w:color="auto" w:fill="auto"/>
          </w:tcPr>
          <w:p w14:paraId="51D54A63" w14:textId="77777777" w:rsidR="00FB2C4E" w:rsidRDefault="00FB2C4E" w:rsidP="008A4D77"/>
        </w:tc>
        <w:tc>
          <w:tcPr>
            <w:tcW w:w="2615" w:type="dxa"/>
            <w:tcBorders>
              <w:top w:val="nil"/>
              <w:left w:val="nil"/>
              <w:bottom w:val="nil"/>
              <w:right w:val="nil"/>
            </w:tcBorders>
            <w:shd w:val="clear" w:color="auto" w:fill="auto"/>
          </w:tcPr>
          <w:p w14:paraId="7E938690" w14:textId="7F0B0648" w:rsidR="00FB2C4E" w:rsidRDefault="00FB2C4E" w:rsidP="007570A2">
            <w:proofErr w:type="spellStart"/>
            <w:r>
              <w:t>Bromus</w:t>
            </w:r>
            <w:proofErr w:type="spellEnd"/>
            <w:r>
              <w:t xml:space="preserve"> sp.</w:t>
            </w:r>
          </w:p>
        </w:tc>
        <w:tc>
          <w:tcPr>
            <w:tcW w:w="8821" w:type="dxa"/>
            <w:tcBorders>
              <w:top w:val="nil"/>
              <w:left w:val="nil"/>
              <w:bottom w:val="nil"/>
              <w:right w:val="nil"/>
            </w:tcBorders>
            <w:shd w:val="clear" w:color="auto" w:fill="auto"/>
          </w:tcPr>
          <w:p w14:paraId="7C9E30E7" w14:textId="77777777" w:rsidR="00FB2C4E" w:rsidRDefault="00FB2C4E" w:rsidP="007570A2"/>
        </w:tc>
      </w:tr>
      <w:tr w:rsidR="00FB2C4E" w14:paraId="12A6AE26" w14:textId="77777777" w:rsidTr="00FB2C4E">
        <w:tc>
          <w:tcPr>
            <w:tcW w:w="1704" w:type="dxa"/>
            <w:tcBorders>
              <w:top w:val="nil"/>
              <w:left w:val="nil"/>
              <w:bottom w:val="nil"/>
              <w:right w:val="nil"/>
            </w:tcBorders>
            <w:shd w:val="clear" w:color="auto" w:fill="auto"/>
          </w:tcPr>
          <w:p w14:paraId="13080DFE" w14:textId="77777777" w:rsidR="00FB2C4E" w:rsidRDefault="00FB2C4E" w:rsidP="008A4D77"/>
        </w:tc>
        <w:tc>
          <w:tcPr>
            <w:tcW w:w="2615" w:type="dxa"/>
            <w:tcBorders>
              <w:top w:val="nil"/>
              <w:left w:val="nil"/>
              <w:bottom w:val="nil"/>
              <w:right w:val="nil"/>
            </w:tcBorders>
            <w:shd w:val="clear" w:color="auto" w:fill="auto"/>
          </w:tcPr>
          <w:p w14:paraId="370D849E" w14:textId="1F7390A5" w:rsidR="00FB2C4E" w:rsidRDefault="00FB2C4E" w:rsidP="007570A2">
            <w:proofErr w:type="spellStart"/>
            <w:r>
              <w:t>Festuca</w:t>
            </w:r>
            <w:proofErr w:type="spellEnd"/>
            <w:r>
              <w:t xml:space="preserve"> sp.</w:t>
            </w:r>
          </w:p>
        </w:tc>
        <w:tc>
          <w:tcPr>
            <w:tcW w:w="8821" w:type="dxa"/>
            <w:tcBorders>
              <w:top w:val="nil"/>
              <w:left w:val="nil"/>
              <w:bottom w:val="nil"/>
              <w:right w:val="nil"/>
            </w:tcBorders>
            <w:shd w:val="clear" w:color="auto" w:fill="auto"/>
          </w:tcPr>
          <w:p w14:paraId="1CA575D8" w14:textId="77777777" w:rsidR="00FB2C4E" w:rsidRDefault="00FB2C4E" w:rsidP="007570A2"/>
        </w:tc>
      </w:tr>
      <w:tr w:rsidR="00FB2C4E" w14:paraId="2B439761" w14:textId="77777777" w:rsidTr="00FB2C4E">
        <w:tc>
          <w:tcPr>
            <w:tcW w:w="1704" w:type="dxa"/>
            <w:tcBorders>
              <w:top w:val="nil"/>
              <w:left w:val="nil"/>
              <w:bottom w:val="nil"/>
              <w:right w:val="nil"/>
            </w:tcBorders>
            <w:shd w:val="clear" w:color="auto" w:fill="auto"/>
          </w:tcPr>
          <w:p w14:paraId="70F8963B" w14:textId="77777777" w:rsidR="00FB2C4E" w:rsidRDefault="00FB2C4E" w:rsidP="008A4D77"/>
        </w:tc>
        <w:tc>
          <w:tcPr>
            <w:tcW w:w="2615" w:type="dxa"/>
            <w:tcBorders>
              <w:top w:val="nil"/>
              <w:left w:val="nil"/>
              <w:bottom w:val="nil"/>
              <w:right w:val="nil"/>
            </w:tcBorders>
            <w:shd w:val="clear" w:color="auto" w:fill="auto"/>
          </w:tcPr>
          <w:p w14:paraId="0BA839B1" w14:textId="5B1337EF" w:rsidR="00FB2C4E" w:rsidRDefault="00FB2C4E" w:rsidP="007570A2">
            <w:proofErr w:type="spellStart"/>
            <w:r>
              <w:t>Holcus</w:t>
            </w:r>
            <w:proofErr w:type="spellEnd"/>
            <w:r>
              <w:t xml:space="preserve"> </w:t>
            </w:r>
            <w:proofErr w:type="spellStart"/>
            <w:r>
              <w:t>lanatus</w:t>
            </w:r>
            <w:proofErr w:type="spellEnd"/>
          </w:p>
        </w:tc>
        <w:tc>
          <w:tcPr>
            <w:tcW w:w="8821" w:type="dxa"/>
            <w:tcBorders>
              <w:top w:val="nil"/>
              <w:left w:val="nil"/>
              <w:bottom w:val="nil"/>
              <w:right w:val="nil"/>
            </w:tcBorders>
            <w:shd w:val="clear" w:color="auto" w:fill="auto"/>
          </w:tcPr>
          <w:p w14:paraId="4FB9F046" w14:textId="77777777" w:rsidR="00FB2C4E" w:rsidRDefault="00FB2C4E" w:rsidP="007570A2"/>
        </w:tc>
      </w:tr>
      <w:tr w:rsidR="00FB2C4E" w14:paraId="7C3FADC1" w14:textId="77777777" w:rsidTr="00FB2C4E">
        <w:tc>
          <w:tcPr>
            <w:tcW w:w="1704" w:type="dxa"/>
            <w:tcBorders>
              <w:top w:val="nil"/>
              <w:left w:val="nil"/>
              <w:bottom w:val="nil"/>
              <w:right w:val="nil"/>
            </w:tcBorders>
            <w:shd w:val="clear" w:color="auto" w:fill="auto"/>
          </w:tcPr>
          <w:p w14:paraId="45FF0CEB" w14:textId="77777777" w:rsidR="00FB2C4E" w:rsidRDefault="00FB2C4E" w:rsidP="008A4D77"/>
        </w:tc>
        <w:tc>
          <w:tcPr>
            <w:tcW w:w="2615" w:type="dxa"/>
            <w:tcBorders>
              <w:top w:val="nil"/>
              <w:left w:val="nil"/>
              <w:bottom w:val="nil"/>
              <w:right w:val="nil"/>
            </w:tcBorders>
            <w:shd w:val="clear" w:color="auto" w:fill="auto"/>
          </w:tcPr>
          <w:p w14:paraId="649F6EEE" w14:textId="7D60ECE8" w:rsidR="00FB2C4E" w:rsidRDefault="00FB2C4E" w:rsidP="007570A2">
            <w:proofErr w:type="spellStart"/>
            <w:r>
              <w:t>Poa</w:t>
            </w:r>
            <w:proofErr w:type="spellEnd"/>
            <w:r>
              <w:t xml:space="preserve"> sp.</w:t>
            </w:r>
          </w:p>
        </w:tc>
        <w:tc>
          <w:tcPr>
            <w:tcW w:w="8821" w:type="dxa"/>
            <w:tcBorders>
              <w:top w:val="nil"/>
              <w:left w:val="nil"/>
              <w:bottom w:val="nil"/>
              <w:right w:val="nil"/>
            </w:tcBorders>
            <w:shd w:val="clear" w:color="auto" w:fill="auto"/>
          </w:tcPr>
          <w:p w14:paraId="536F9F50" w14:textId="77777777" w:rsidR="00FB2C4E" w:rsidRDefault="00FB2C4E" w:rsidP="007570A2"/>
        </w:tc>
      </w:tr>
      <w:tr w:rsidR="00FB2C4E" w14:paraId="3D088BCA" w14:textId="77777777" w:rsidTr="00FB2C4E">
        <w:tc>
          <w:tcPr>
            <w:tcW w:w="1704" w:type="dxa"/>
            <w:tcBorders>
              <w:top w:val="nil"/>
              <w:left w:val="nil"/>
              <w:bottom w:val="nil"/>
              <w:right w:val="nil"/>
            </w:tcBorders>
            <w:shd w:val="clear" w:color="auto" w:fill="auto"/>
          </w:tcPr>
          <w:p w14:paraId="19C659E3" w14:textId="77777777" w:rsidR="00FB2C4E" w:rsidRDefault="00FB2C4E" w:rsidP="008A4D77"/>
        </w:tc>
        <w:tc>
          <w:tcPr>
            <w:tcW w:w="2615" w:type="dxa"/>
            <w:tcBorders>
              <w:top w:val="nil"/>
              <w:left w:val="nil"/>
              <w:bottom w:val="nil"/>
              <w:right w:val="nil"/>
            </w:tcBorders>
            <w:shd w:val="clear" w:color="auto" w:fill="auto"/>
          </w:tcPr>
          <w:p w14:paraId="6973176E" w14:textId="0BE7A0C6" w:rsidR="00FB2C4E" w:rsidRDefault="00FB2C4E" w:rsidP="007570A2">
            <w:r>
              <w:t>Ranunculus sp.</w:t>
            </w:r>
          </w:p>
        </w:tc>
        <w:tc>
          <w:tcPr>
            <w:tcW w:w="8821" w:type="dxa"/>
            <w:tcBorders>
              <w:top w:val="nil"/>
              <w:left w:val="nil"/>
              <w:bottom w:val="nil"/>
              <w:right w:val="nil"/>
            </w:tcBorders>
            <w:shd w:val="clear" w:color="auto" w:fill="auto"/>
          </w:tcPr>
          <w:p w14:paraId="7F56B91D" w14:textId="77777777" w:rsidR="00FB2C4E" w:rsidRDefault="00FB2C4E" w:rsidP="007570A2"/>
        </w:tc>
      </w:tr>
      <w:tr w:rsidR="00FB2C4E" w14:paraId="00591C7D" w14:textId="77777777" w:rsidTr="00FB2C4E">
        <w:tc>
          <w:tcPr>
            <w:tcW w:w="1704" w:type="dxa"/>
            <w:tcBorders>
              <w:top w:val="nil"/>
              <w:left w:val="nil"/>
              <w:right w:val="nil"/>
            </w:tcBorders>
            <w:shd w:val="clear" w:color="auto" w:fill="auto"/>
          </w:tcPr>
          <w:p w14:paraId="5AEB24D8" w14:textId="77777777" w:rsidR="00FB2C4E" w:rsidRDefault="00FB2C4E" w:rsidP="008A4D77"/>
        </w:tc>
        <w:tc>
          <w:tcPr>
            <w:tcW w:w="2615" w:type="dxa"/>
            <w:tcBorders>
              <w:top w:val="nil"/>
              <w:left w:val="nil"/>
              <w:right w:val="nil"/>
            </w:tcBorders>
            <w:shd w:val="clear" w:color="auto" w:fill="auto"/>
          </w:tcPr>
          <w:p w14:paraId="09F156E0" w14:textId="75A69DBB" w:rsidR="00FB2C4E" w:rsidRDefault="00FB2C4E" w:rsidP="007570A2">
            <w:proofErr w:type="spellStart"/>
            <w:r>
              <w:t>Prunus</w:t>
            </w:r>
            <w:proofErr w:type="spellEnd"/>
            <w:r>
              <w:t xml:space="preserve"> sp.</w:t>
            </w:r>
          </w:p>
        </w:tc>
        <w:tc>
          <w:tcPr>
            <w:tcW w:w="8821" w:type="dxa"/>
            <w:tcBorders>
              <w:top w:val="nil"/>
              <w:left w:val="nil"/>
              <w:right w:val="nil"/>
            </w:tcBorders>
            <w:shd w:val="clear" w:color="auto" w:fill="auto"/>
          </w:tcPr>
          <w:p w14:paraId="0A9E9224" w14:textId="77777777" w:rsidR="00FB2C4E" w:rsidRDefault="00FB2C4E" w:rsidP="007570A2"/>
        </w:tc>
      </w:tr>
      <w:tr w:rsidR="00FB2C4E" w14:paraId="27ECC825" w14:textId="77777777" w:rsidTr="00FB2C4E">
        <w:tc>
          <w:tcPr>
            <w:tcW w:w="1704" w:type="dxa"/>
            <w:tcBorders>
              <w:left w:val="nil"/>
              <w:bottom w:val="single" w:sz="4" w:space="0" w:color="auto"/>
              <w:right w:val="nil"/>
            </w:tcBorders>
            <w:shd w:val="clear" w:color="auto" w:fill="auto"/>
          </w:tcPr>
          <w:p w14:paraId="7C397A0C" w14:textId="41C6EF29" w:rsidR="00FB2C4E" w:rsidRDefault="00FB2C4E" w:rsidP="008A4D77">
            <w:r>
              <w:t>chilcas.ar</w:t>
            </w:r>
          </w:p>
        </w:tc>
        <w:tc>
          <w:tcPr>
            <w:tcW w:w="2615" w:type="dxa"/>
            <w:tcBorders>
              <w:left w:val="nil"/>
              <w:bottom w:val="single" w:sz="4" w:space="0" w:color="auto"/>
              <w:right w:val="nil"/>
            </w:tcBorders>
            <w:shd w:val="clear" w:color="auto" w:fill="auto"/>
          </w:tcPr>
          <w:p w14:paraId="440C2288" w14:textId="07D1C8D2" w:rsidR="00FB2C4E" w:rsidRDefault="00FB2C4E" w:rsidP="007570A2">
            <w:proofErr w:type="spellStart"/>
            <w:r>
              <w:t>Bromus</w:t>
            </w:r>
            <w:proofErr w:type="spellEnd"/>
            <w:r>
              <w:t xml:space="preserve"> </w:t>
            </w:r>
            <w:proofErr w:type="spellStart"/>
            <w:r>
              <w:t>brachyantherus</w:t>
            </w:r>
            <w:proofErr w:type="spellEnd"/>
          </w:p>
        </w:tc>
        <w:tc>
          <w:tcPr>
            <w:tcW w:w="8821" w:type="dxa"/>
            <w:tcBorders>
              <w:left w:val="nil"/>
              <w:bottom w:val="single" w:sz="4" w:space="0" w:color="auto"/>
              <w:right w:val="nil"/>
            </w:tcBorders>
            <w:shd w:val="clear" w:color="auto" w:fill="auto"/>
          </w:tcPr>
          <w:p w14:paraId="2095A522" w14:textId="77777777" w:rsidR="00FB2C4E" w:rsidRDefault="00FB2C4E" w:rsidP="007570A2"/>
        </w:tc>
      </w:tr>
      <w:tr w:rsidR="00FB2C4E" w14:paraId="539603FA" w14:textId="77777777" w:rsidTr="00FB2C4E">
        <w:tc>
          <w:tcPr>
            <w:tcW w:w="1704" w:type="dxa"/>
            <w:tcBorders>
              <w:left w:val="nil"/>
              <w:bottom w:val="nil"/>
              <w:right w:val="nil"/>
            </w:tcBorders>
            <w:shd w:val="clear" w:color="auto" w:fill="auto"/>
          </w:tcPr>
          <w:p w14:paraId="0EBF1046" w14:textId="3D2379CB" w:rsidR="00FB2C4E" w:rsidRDefault="00FB2C4E" w:rsidP="008A4D77">
            <w:r>
              <w:t>comp.pt</w:t>
            </w:r>
          </w:p>
        </w:tc>
        <w:tc>
          <w:tcPr>
            <w:tcW w:w="2615" w:type="dxa"/>
            <w:tcBorders>
              <w:left w:val="nil"/>
              <w:bottom w:val="nil"/>
              <w:right w:val="nil"/>
            </w:tcBorders>
            <w:shd w:val="clear" w:color="auto" w:fill="auto"/>
          </w:tcPr>
          <w:p w14:paraId="52E0162F" w14:textId="0BD17FEF" w:rsidR="00FB2C4E" w:rsidRDefault="00FB2C4E" w:rsidP="007570A2">
            <w:r>
              <w:t xml:space="preserve">Unknown </w:t>
            </w:r>
            <w:proofErr w:type="spellStart"/>
            <w:r>
              <w:t>Asteraceae</w:t>
            </w:r>
            <w:proofErr w:type="spellEnd"/>
            <w:r>
              <w:t xml:space="preserve"> sp.</w:t>
            </w:r>
          </w:p>
        </w:tc>
        <w:tc>
          <w:tcPr>
            <w:tcW w:w="8821" w:type="dxa"/>
            <w:tcBorders>
              <w:left w:val="nil"/>
              <w:bottom w:val="nil"/>
              <w:right w:val="nil"/>
            </w:tcBorders>
            <w:shd w:val="clear" w:color="auto" w:fill="auto"/>
          </w:tcPr>
          <w:p w14:paraId="79BFF139" w14:textId="77777777" w:rsidR="00FB2C4E" w:rsidRDefault="00FB2C4E" w:rsidP="007570A2"/>
        </w:tc>
      </w:tr>
      <w:tr w:rsidR="00FB2C4E" w14:paraId="6325FADB" w14:textId="77777777" w:rsidTr="00FB2C4E">
        <w:tc>
          <w:tcPr>
            <w:tcW w:w="1704" w:type="dxa"/>
            <w:tcBorders>
              <w:top w:val="nil"/>
              <w:left w:val="nil"/>
              <w:bottom w:val="nil"/>
              <w:right w:val="nil"/>
            </w:tcBorders>
            <w:shd w:val="clear" w:color="auto" w:fill="auto"/>
          </w:tcPr>
          <w:p w14:paraId="4C54A92C" w14:textId="77777777" w:rsidR="00FB2C4E" w:rsidRDefault="00FB2C4E" w:rsidP="008A4D77"/>
        </w:tc>
        <w:tc>
          <w:tcPr>
            <w:tcW w:w="2615" w:type="dxa"/>
            <w:tcBorders>
              <w:top w:val="nil"/>
              <w:left w:val="nil"/>
              <w:bottom w:val="nil"/>
              <w:right w:val="nil"/>
            </w:tcBorders>
            <w:shd w:val="clear" w:color="auto" w:fill="auto"/>
          </w:tcPr>
          <w:p w14:paraId="66EADF83" w14:textId="43159D3E" w:rsidR="00FB2C4E" w:rsidRDefault="00FB2C4E" w:rsidP="007570A2">
            <w:proofErr w:type="spellStart"/>
            <w:r>
              <w:t>Erodium</w:t>
            </w:r>
            <w:proofErr w:type="spellEnd"/>
            <w:r>
              <w:t xml:space="preserve"> sp.</w:t>
            </w:r>
          </w:p>
        </w:tc>
        <w:tc>
          <w:tcPr>
            <w:tcW w:w="8821" w:type="dxa"/>
            <w:tcBorders>
              <w:top w:val="nil"/>
              <w:left w:val="nil"/>
              <w:bottom w:val="nil"/>
              <w:right w:val="nil"/>
            </w:tcBorders>
            <w:shd w:val="clear" w:color="auto" w:fill="auto"/>
          </w:tcPr>
          <w:p w14:paraId="5B8D9F52" w14:textId="77777777" w:rsidR="00FB2C4E" w:rsidRDefault="00FB2C4E" w:rsidP="007570A2"/>
        </w:tc>
      </w:tr>
      <w:tr w:rsidR="00FB2C4E" w14:paraId="25B8554C" w14:textId="77777777" w:rsidTr="00FB2C4E">
        <w:tc>
          <w:tcPr>
            <w:tcW w:w="1704" w:type="dxa"/>
            <w:tcBorders>
              <w:top w:val="nil"/>
              <w:left w:val="nil"/>
              <w:bottom w:val="nil"/>
              <w:right w:val="nil"/>
            </w:tcBorders>
            <w:shd w:val="clear" w:color="auto" w:fill="auto"/>
          </w:tcPr>
          <w:p w14:paraId="7B1944DE" w14:textId="77777777" w:rsidR="00FB2C4E" w:rsidRDefault="00FB2C4E" w:rsidP="008A4D77"/>
        </w:tc>
        <w:tc>
          <w:tcPr>
            <w:tcW w:w="2615" w:type="dxa"/>
            <w:tcBorders>
              <w:top w:val="nil"/>
              <w:left w:val="nil"/>
              <w:bottom w:val="nil"/>
              <w:right w:val="nil"/>
            </w:tcBorders>
            <w:shd w:val="clear" w:color="auto" w:fill="auto"/>
          </w:tcPr>
          <w:p w14:paraId="1373E78C" w14:textId="2BAD0905" w:rsidR="00FB2C4E" w:rsidRDefault="00FB2C4E" w:rsidP="007570A2">
            <w:proofErr w:type="spellStart"/>
            <w:r>
              <w:t>Orobanche</w:t>
            </w:r>
            <w:proofErr w:type="spellEnd"/>
            <w:r>
              <w:t xml:space="preserve"> sp.</w:t>
            </w:r>
          </w:p>
        </w:tc>
        <w:tc>
          <w:tcPr>
            <w:tcW w:w="8821" w:type="dxa"/>
            <w:tcBorders>
              <w:top w:val="nil"/>
              <w:left w:val="nil"/>
              <w:bottom w:val="nil"/>
              <w:right w:val="nil"/>
            </w:tcBorders>
            <w:shd w:val="clear" w:color="auto" w:fill="auto"/>
          </w:tcPr>
          <w:p w14:paraId="608692BD" w14:textId="77777777" w:rsidR="00FB2C4E" w:rsidRDefault="00FB2C4E" w:rsidP="007570A2"/>
        </w:tc>
      </w:tr>
      <w:tr w:rsidR="00FB2C4E" w14:paraId="2485F9E9" w14:textId="77777777" w:rsidTr="00FB2C4E">
        <w:tc>
          <w:tcPr>
            <w:tcW w:w="1704" w:type="dxa"/>
            <w:tcBorders>
              <w:top w:val="nil"/>
              <w:left w:val="nil"/>
              <w:right w:val="nil"/>
            </w:tcBorders>
            <w:shd w:val="clear" w:color="auto" w:fill="auto"/>
          </w:tcPr>
          <w:p w14:paraId="5819D40D" w14:textId="77777777" w:rsidR="00FB2C4E" w:rsidRDefault="00FB2C4E" w:rsidP="008A4D77"/>
        </w:tc>
        <w:tc>
          <w:tcPr>
            <w:tcW w:w="2615" w:type="dxa"/>
            <w:tcBorders>
              <w:top w:val="nil"/>
              <w:left w:val="nil"/>
              <w:right w:val="nil"/>
            </w:tcBorders>
            <w:shd w:val="clear" w:color="auto" w:fill="auto"/>
          </w:tcPr>
          <w:p w14:paraId="71E8DA3A" w14:textId="42D11871" w:rsidR="00FB2C4E" w:rsidRDefault="00FB2C4E" w:rsidP="007570A2">
            <w:proofErr w:type="spellStart"/>
            <w:r>
              <w:t>Plantago</w:t>
            </w:r>
            <w:proofErr w:type="spellEnd"/>
            <w:r>
              <w:t xml:space="preserve"> </w:t>
            </w:r>
            <w:proofErr w:type="spellStart"/>
            <w:r>
              <w:t>bellardi</w:t>
            </w:r>
            <w:proofErr w:type="spellEnd"/>
          </w:p>
        </w:tc>
        <w:tc>
          <w:tcPr>
            <w:tcW w:w="8821" w:type="dxa"/>
            <w:tcBorders>
              <w:top w:val="nil"/>
              <w:left w:val="nil"/>
              <w:right w:val="nil"/>
            </w:tcBorders>
            <w:shd w:val="clear" w:color="auto" w:fill="auto"/>
          </w:tcPr>
          <w:p w14:paraId="0D08C54E" w14:textId="77777777" w:rsidR="00FB2C4E" w:rsidRDefault="00FB2C4E" w:rsidP="007570A2"/>
        </w:tc>
      </w:tr>
      <w:tr w:rsidR="00FB2C4E" w14:paraId="31D9255C" w14:textId="77777777">
        <w:tc>
          <w:tcPr>
            <w:tcW w:w="1704" w:type="dxa"/>
            <w:tcBorders>
              <w:left w:val="nil"/>
              <w:right w:val="nil"/>
            </w:tcBorders>
            <w:shd w:val="clear" w:color="auto" w:fill="auto"/>
          </w:tcPr>
          <w:p w14:paraId="7DB21F34" w14:textId="727B1874" w:rsidR="00FB2C4E" w:rsidRDefault="00FB2C4E" w:rsidP="008A4D77">
            <w:r>
              <w:t>cowi.ca</w:t>
            </w:r>
          </w:p>
        </w:tc>
        <w:tc>
          <w:tcPr>
            <w:tcW w:w="2615" w:type="dxa"/>
            <w:tcBorders>
              <w:left w:val="nil"/>
              <w:right w:val="nil"/>
            </w:tcBorders>
            <w:shd w:val="clear" w:color="auto" w:fill="auto"/>
          </w:tcPr>
          <w:p w14:paraId="3563FB10" w14:textId="77777777" w:rsidR="00FB2C4E" w:rsidRDefault="00FB2C4E" w:rsidP="007570A2"/>
        </w:tc>
        <w:tc>
          <w:tcPr>
            <w:tcW w:w="8821" w:type="dxa"/>
            <w:tcBorders>
              <w:left w:val="nil"/>
              <w:right w:val="nil"/>
            </w:tcBorders>
            <w:shd w:val="clear" w:color="auto" w:fill="auto"/>
          </w:tcPr>
          <w:p w14:paraId="57A36150" w14:textId="776618C4" w:rsidR="00FB2C4E" w:rsidRDefault="00FB2C4E" w:rsidP="007570A2">
            <w:r>
              <w:t>No changes</w:t>
            </w:r>
          </w:p>
        </w:tc>
      </w:tr>
      <w:tr w:rsidR="00FB2C4E" w14:paraId="01B81275" w14:textId="77777777" w:rsidTr="00FB2C4E">
        <w:tc>
          <w:tcPr>
            <w:tcW w:w="1704" w:type="dxa"/>
            <w:tcBorders>
              <w:left w:val="nil"/>
              <w:bottom w:val="single" w:sz="4" w:space="0" w:color="auto"/>
              <w:right w:val="nil"/>
            </w:tcBorders>
            <w:shd w:val="clear" w:color="auto" w:fill="auto"/>
          </w:tcPr>
          <w:p w14:paraId="4FF69817" w14:textId="399C8E7A" w:rsidR="00FB2C4E" w:rsidRDefault="00FB2C4E" w:rsidP="00FB2C4E">
            <w:r>
              <w:t>elliot.us</w:t>
            </w:r>
          </w:p>
        </w:tc>
        <w:tc>
          <w:tcPr>
            <w:tcW w:w="2615" w:type="dxa"/>
            <w:tcBorders>
              <w:left w:val="nil"/>
              <w:bottom w:val="single" w:sz="4" w:space="0" w:color="auto"/>
              <w:right w:val="nil"/>
            </w:tcBorders>
            <w:shd w:val="clear" w:color="auto" w:fill="auto"/>
          </w:tcPr>
          <w:p w14:paraId="42357A61" w14:textId="46129EFC" w:rsidR="00FB2C4E" w:rsidRDefault="00FB2C4E" w:rsidP="007570A2">
            <w:proofErr w:type="spellStart"/>
            <w:r>
              <w:t>Juncus</w:t>
            </w:r>
            <w:proofErr w:type="spellEnd"/>
            <w:r>
              <w:t xml:space="preserve"> sp.</w:t>
            </w:r>
          </w:p>
        </w:tc>
        <w:tc>
          <w:tcPr>
            <w:tcW w:w="8821" w:type="dxa"/>
            <w:tcBorders>
              <w:left w:val="nil"/>
              <w:bottom w:val="single" w:sz="4" w:space="0" w:color="auto"/>
              <w:right w:val="nil"/>
            </w:tcBorders>
            <w:shd w:val="clear" w:color="auto" w:fill="auto"/>
          </w:tcPr>
          <w:p w14:paraId="18A4B4C8" w14:textId="77777777" w:rsidR="00FB2C4E" w:rsidRDefault="00FB2C4E" w:rsidP="007570A2"/>
        </w:tc>
      </w:tr>
      <w:tr w:rsidR="00A02173" w14:paraId="42BDC7A8" w14:textId="77777777" w:rsidTr="00FB2C4E">
        <w:tc>
          <w:tcPr>
            <w:tcW w:w="1704" w:type="dxa"/>
            <w:tcBorders>
              <w:left w:val="nil"/>
              <w:bottom w:val="single" w:sz="4" w:space="0" w:color="auto"/>
              <w:right w:val="nil"/>
            </w:tcBorders>
            <w:shd w:val="clear" w:color="auto" w:fill="auto"/>
          </w:tcPr>
          <w:p w14:paraId="5098D670" w14:textId="05A1509A" w:rsidR="00A02173" w:rsidRPr="0030758F" w:rsidRDefault="00A02173" w:rsidP="00FB2C4E">
            <w:r w:rsidRPr="0030758F">
              <w:t>frue.ch</w:t>
            </w:r>
          </w:p>
        </w:tc>
        <w:tc>
          <w:tcPr>
            <w:tcW w:w="2615" w:type="dxa"/>
            <w:tcBorders>
              <w:left w:val="nil"/>
              <w:bottom w:val="single" w:sz="4" w:space="0" w:color="auto"/>
              <w:right w:val="nil"/>
            </w:tcBorders>
            <w:shd w:val="clear" w:color="auto" w:fill="auto"/>
          </w:tcPr>
          <w:p w14:paraId="12676A45" w14:textId="77777777" w:rsidR="00A02173" w:rsidRPr="0030758F" w:rsidRDefault="00A02173" w:rsidP="007570A2"/>
        </w:tc>
        <w:tc>
          <w:tcPr>
            <w:tcW w:w="8821" w:type="dxa"/>
            <w:tcBorders>
              <w:left w:val="nil"/>
              <w:bottom w:val="single" w:sz="4" w:space="0" w:color="auto"/>
              <w:right w:val="nil"/>
            </w:tcBorders>
            <w:shd w:val="clear" w:color="auto" w:fill="auto"/>
          </w:tcPr>
          <w:p w14:paraId="24649BE8" w14:textId="31DA319A" w:rsidR="00A02173" w:rsidRDefault="0030758F" w:rsidP="007570A2">
            <w:r w:rsidRPr="0030758F">
              <w:t>No changes</w:t>
            </w:r>
          </w:p>
        </w:tc>
      </w:tr>
      <w:tr w:rsidR="00FB2C4E" w14:paraId="013AF99C" w14:textId="77777777" w:rsidTr="00FB2C4E">
        <w:tc>
          <w:tcPr>
            <w:tcW w:w="1704" w:type="dxa"/>
            <w:tcBorders>
              <w:left w:val="nil"/>
              <w:bottom w:val="nil"/>
              <w:right w:val="nil"/>
            </w:tcBorders>
            <w:shd w:val="clear" w:color="auto" w:fill="auto"/>
          </w:tcPr>
          <w:p w14:paraId="1C3A7B31" w14:textId="4E869223" w:rsidR="00FB2C4E" w:rsidRDefault="00FB2C4E" w:rsidP="00FB2C4E">
            <w:r>
              <w:t>gilb.za</w:t>
            </w:r>
          </w:p>
        </w:tc>
        <w:tc>
          <w:tcPr>
            <w:tcW w:w="2615" w:type="dxa"/>
            <w:tcBorders>
              <w:left w:val="nil"/>
              <w:bottom w:val="nil"/>
              <w:right w:val="nil"/>
            </w:tcBorders>
            <w:shd w:val="clear" w:color="auto" w:fill="auto"/>
          </w:tcPr>
          <w:p w14:paraId="0A94BE67" w14:textId="1BA138F6" w:rsidR="00FB2C4E" w:rsidRDefault="00FB2C4E" w:rsidP="007570A2">
            <w:proofErr w:type="spellStart"/>
            <w:r>
              <w:t>Pearsonia</w:t>
            </w:r>
            <w:proofErr w:type="spellEnd"/>
            <w:r>
              <w:t xml:space="preserve"> sp.</w:t>
            </w:r>
          </w:p>
        </w:tc>
        <w:tc>
          <w:tcPr>
            <w:tcW w:w="8821" w:type="dxa"/>
            <w:tcBorders>
              <w:left w:val="nil"/>
              <w:bottom w:val="nil"/>
              <w:right w:val="nil"/>
            </w:tcBorders>
            <w:shd w:val="clear" w:color="auto" w:fill="auto"/>
          </w:tcPr>
          <w:p w14:paraId="0759205B" w14:textId="77777777" w:rsidR="00FB2C4E" w:rsidRDefault="00FB2C4E" w:rsidP="007570A2"/>
        </w:tc>
      </w:tr>
      <w:tr w:rsidR="00FB2C4E" w14:paraId="1787A4B2" w14:textId="77777777" w:rsidTr="00FB2C4E">
        <w:tc>
          <w:tcPr>
            <w:tcW w:w="1704" w:type="dxa"/>
            <w:tcBorders>
              <w:top w:val="nil"/>
              <w:left w:val="nil"/>
              <w:bottom w:val="nil"/>
              <w:right w:val="nil"/>
            </w:tcBorders>
            <w:shd w:val="clear" w:color="auto" w:fill="auto"/>
          </w:tcPr>
          <w:p w14:paraId="230020FC" w14:textId="77777777" w:rsidR="00FB2C4E" w:rsidRDefault="00FB2C4E" w:rsidP="00FB2C4E"/>
        </w:tc>
        <w:tc>
          <w:tcPr>
            <w:tcW w:w="2615" w:type="dxa"/>
            <w:tcBorders>
              <w:top w:val="nil"/>
              <w:left w:val="nil"/>
              <w:bottom w:val="nil"/>
              <w:right w:val="nil"/>
            </w:tcBorders>
            <w:shd w:val="clear" w:color="auto" w:fill="auto"/>
          </w:tcPr>
          <w:p w14:paraId="56FE16F2" w14:textId="49C60E84" w:rsidR="00FB2C4E" w:rsidRDefault="00FB2C4E" w:rsidP="007570A2">
            <w:proofErr w:type="spellStart"/>
            <w:r>
              <w:t>Hypoxis</w:t>
            </w:r>
            <w:proofErr w:type="spellEnd"/>
            <w:r>
              <w:t xml:space="preserve"> sp.</w:t>
            </w:r>
          </w:p>
        </w:tc>
        <w:tc>
          <w:tcPr>
            <w:tcW w:w="8821" w:type="dxa"/>
            <w:tcBorders>
              <w:top w:val="nil"/>
              <w:left w:val="nil"/>
              <w:bottom w:val="nil"/>
              <w:right w:val="nil"/>
            </w:tcBorders>
            <w:shd w:val="clear" w:color="auto" w:fill="auto"/>
          </w:tcPr>
          <w:p w14:paraId="6CC332FA" w14:textId="77777777" w:rsidR="00FB2C4E" w:rsidRDefault="00FB2C4E" w:rsidP="007570A2"/>
        </w:tc>
      </w:tr>
      <w:tr w:rsidR="00FB2C4E" w14:paraId="0912154C" w14:textId="77777777" w:rsidTr="00FB2C4E">
        <w:tc>
          <w:tcPr>
            <w:tcW w:w="1704" w:type="dxa"/>
            <w:tcBorders>
              <w:top w:val="nil"/>
              <w:left w:val="nil"/>
              <w:right w:val="nil"/>
            </w:tcBorders>
            <w:shd w:val="clear" w:color="auto" w:fill="auto"/>
          </w:tcPr>
          <w:p w14:paraId="13D33DFA" w14:textId="77777777" w:rsidR="00FB2C4E" w:rsidRDefault="00FB2C4E" w:rsidP="00FB2C4E"/>
        </w:tc>
        <w:tc>
          <w:tcPr>
            <w:tcW w:w="2615" w:type="dxa"/>
            <w:tcBorders>
              <w:top w:val="nil"/>
              <w:left w:val="nil"/>
              <w:right w:val="nil"/>
            </w:tcBorders>
            <w:shd w:val="clear" w:color="auto" w:fill="auto"/>
          </w:tcPr>
          <w:p w14:paraId="29FD6967" w14:textId="15C7A7E7" w:rsidR="00FB2C4E" w:rsidRDefault="00FB2C4E" w:rsidP="007570A2">
            <w:proofErr w:type="spellStart"/>
            <w:r>
              <w:t>Dierama</w:t>
            </w:r>
            <w:proofErr w:type="spellEnd"/>
            <w:r>
              <w:t xml:space="preserve"> sp.</w:t>
            </w:r>
          </w:p>
        </w:tc>
        <w:tc>
          <w:tcPr>
            <w:tcW w:w="8821" w:type="dxa"/>
            <w:tcBorders>
              <w:top w:val="nil"/>
              <w:left w:val="nil"/>
              <w:right w:val="nil"/>
            </w:tcBorders>
            <w:shd w:val="clear" w:color="auto" w:fill="auto"/>
          </w:tcPr>
          <w:p w14:paraId="79C15620" w14:textId="77777777" w:rsidR="00FB2C4E" w:rsidRDefault="00FB2C4E" w:rsidP="007570A2"/>
        </w:tc>
      </w:tr>
      <w:tr w:rsidR="00FB2C4E" w14:paraId="00E729D3" w14:textId="77777777" w:rsidTr="00FB2C4E">
        <w:tc>
          <w:tcPr>
            <w:tcW w:w="1704" w:type="dxa"/>
            <w:tcBorders>
              <w:left w:val="nil"/>
              <w:bottom w:val="single" w:sz="4" w:space="0" w:color="auto"/>
              <w:right w:val="nil"/>
            </w:tcBorders>
            <w:shd w:val="clear" w:color="auto" w:fill="auto"/>
          </w:tcPr>
          <w:p w14:paraId="497CBAF5" w14:textId="3F3C35EE" w:rsidR="00FB2C4E" w:rsidRDefault="00FB2C4E" w:rsidP="00FB2C4E">
            <w:r>
              <w:t>hall.us</w:t>
            </w:r>
          </w:p>
        </w:tc>
        <w:tc>
          <w:tcPr>
            <w:tcW w:w="2615" w:type="dxa"/>
            <w:tcBorders>
              <w:left w:val="nil"/>
              <w:bottom w:val="single" w:sz="4" w:space="0" w:color="auto"/>
              <w:right w:val="nil"/>
            </w:tcBorders>
            <w:shd w:val="clear" w:color="auto" w:fill="auto"/>
          </w:tcPr>
          <w:p w14:paraId="511D1594" w14:textId="03EDC0BC" w:rsidR="00FB2C4E" w:rsidRDefault="00FB2C4E" w:rsidP="007570A2">
            <w:proofErr w:type="spellStart"/>
            <w:r>
              <w:t>Rubus</w:t>
            </w:r>
            <w:proofErr w:type="spellEnd"/>
            <w:r>
              <w:t xml:space="preserve"> sp.</w:t>
            </w:r>
          </w:p>
        </w:tc>
        <w:tc>
          <w:tcPr>
            <w:tcW w:w="8821" w:type="dxa"/>
            <w:tcBorders>
              <w:left w:val="nil"/>
              <w:bottom w:val="single" w:sz="4" w:space="0" w:color="auto"/>
              <w:right w:val="nil"/>
            </w:tcBorders>
            <w:shd w:val="clear" w:color="auto" w:fill="auto"/>
          </w:tcPr>
          <w:p w14:paraId="63D1C108" w14:textId="77777777" w:rsidR="00FB2C4E" w:rsidRDefault="00FB2C4E" w:rsidP="007570A2"/>
        </w:tc>
      </w:tr>
      <w:tr w:rsidR="00FB2C4E" w14:paraId="348482DD" w14:textId="77777777" w:rsidTr="00FB2C4E">
        <w:tc>
          <w:tcPr>
            <w:tcW w:w="1704" w:type="dxa"/>
            <w:tcBorders>
              <w:left w:val="nil"/>
              <w:bottom w:val="nil"/>
              <w:right w:val="nil"/>
            </w:tcBorders>
            <w:shd w:val="clear" w:color="auto" w:fill="auto"/>
          </w:tcPr>
          <w:p w14:paraId="6C3CFB13" w14:textId="5A9D1D11" w:rsidR="00FB2C4E" w:rsidRDefault="00FB2C4E" w:rsidP="00FB2C4E">
            <w:r>
              <w:t>hart.us</w:t>
            </w:r>
          </w:p>
        </w:tc>
        <w:tc>
          <w:tcPr>
            <w:tcW w:w="2615" w:type="dxa"/>
            <w:tcBorders>
              <w:left w:val="nil"/>
              <w:bottom w:val="nil"/>
              <w:right w:val="nil"/>
            </w:tcBorders>
            <w:shd w:val="clear" w:color="auto" w:fill="auto"/>
          </w:tcPr>
          <w:p w14:paraId="7A78EF73" w14:textId="58710BA3" w:rsidR="00FB2C4E" w:rsidRDefault="00FB2C4E" w:rsidP="007570A2">
            <w:r>
              <w:t>Allium sp.</w:t>
            </w:r>
          </w:p>
        </w:tc>
        <w:tc>
          <w:tcPr>
            <w:tcW w:w="8821" w:type="dxa"/>
            <w:tcBorders>
              <w:left w:val="nil"/>
              <w:bottom w:val="nil"/>
              <w:right w:val="nil"/>
            </w:tcBorders>
            <w:shd w:val="clear" w:color="auto" w:fill="auto"/>
          </w:tcPr>
          <w:p w14:paraId="0C87102F" w14:textId="77777777" w:rsidR="00FB2C4E" w:rsidRDefault="00FB2C4E" w:rsidP="007570A2"/>
        </w:tc>
      </w:tr>
      <w:tr w:rsidR="00FB2C4E" w14:paraId="1C5A0D5D" w14:textId="77777777" w:rsidTr="00FB2C4E">
        <w:tc>
          <w:tcPr>
            <w:tcW w:w="1704" w:type="dxa"/>
            <w:tcBorders>
              <w:top w:val="nil"/>
              <w:left w:val="nil"/>
              <w:bottom w:val="nil"/>
              <w:right w:val="nil"/>
            </w:tcBorders>
            <w:shd w:val="clear" w:color="auto" w:fill="auto"/>
          </w:tcPr>
          <w:p w14:paraId="6B336BEB" w14:textId="77777777" w:rsidR="00FB2C4E" w:rsidRDefault="00FB2C4E" w:rsidP="00FB2C4E"/>
        </w:tc>
        <w:tc>
          <w:tcPr>
            <w:tcW w:w="2615" w:type="dxa"/>
            <w:tcBorders>
              <w:top w:val="nil"/>
              <w:left w:val="nil"/>
              <w:bottom w:val="nil"/>
              <w:right w:val="nil"/>
            </w:tcBorders>
            <w:shd w:val="clear" w:color="auto" w:fill="auto"/>
          </w:tcPr>
          <w:p w14:paraId="2EC001F8" w14:textId="45BF5CB6" w:rsidR="00FB2C4E" w:rsidRDefault="00FB2C4E" w:rsidP="007570A2">
            <w:proofErr w:type="spellStart"/>
            <w:r>
              <w:t>Agoseris</w:t>
            </w:r>
            <w:proofErr w:type="spellEnd"/>
            <w:r>
              <w:t xml:space="preserve"> sp.</w:t>
            </w:r>
          </w:p>
        </w:tc>
        <w:tc>
          <w:tcPr>
            <w:tcW w:w="8821" w:type="dxa"/>
            <w:tcBorders>
              <w:top w:val="nil"/>
              <w:left w:val="nil"/>
              <w:bottom w:val="nil"/>
              <w:right w:val="nil"/>
            </w:tcBorders>
            <w:shd w:val="clear" w:color="auto" w:fill="auto"/>
          </w:tcPr>
          <w:p w14:paraId="17185AA4" w14:textId="77777777" w:rsidR="00FB2C4E" w:rsidRDefault="00FB2C4E" w:rsidP="007570A2"/>
        </w:tc>
      </w:tr>
      <w:tr w:rsidR="00FB2C4E" w14:paraId="2D3FE355" w14:textId="77777777" w:rsidTr="00FB2C4E">
        <w:tc>
          <w:tcPr>
            <w:tcW w:w="1704" w:type="dxa"/>
            <w:tcBorders>
              <w:top w:val="nil"/>
              <w:left w:val="nil"/>
              <w:bottom w:val="nil"/>
              <w:right w:val="nil"/>
            </w:tcBorders>
            <w:shd w:val="clear" w:color="auto" w:fill="auto"/>
          </w:tcPr>
          <w:p w14:paraId="2952A29D" w14:textId="77777777" w:rsidR="00FB2C4E" w:rsidRDefault="00FB2C4E" w:rsidP="00FB2C4E"/>
        </w:tc>
        <w:tc>
          <w:tcPr>
            <w:tcW w:w="2615" w:type="dxa"/>
            <w:tcBorders>
              <w:top w:val="nil"/>
              <w:left w:val="nil"/>
              <w:bottom w:val="nil"/>
              <w:right w:val="nil"/>
            </w:tcBorders>
            <w:shd w:val="clear" w:color="auto" w:fill="auto"/>
          </w:tcPr>
          <w:p w14:paraId="6235248B" w14:textId="0701058E" w:rsidR="00FB2C4E" w:rsidRDefault="00FB2C4E" w:rsidP="007570A2">
            <w:proofErr w:type="spellStart"/>
            <w:r>
              <w:t>Crepis</w:t>
            </w:r>
            <w:proofErr w:type="spellEnd"/>
            <w:r>
              <w:t xml:space="preserve"> sp.</w:t>
            </w:r>
          </w:p>
        </w:tc>
        <w:tc>
          <w:tcPr>
            <w:tcW w:w="8821" w:type="dxa"/>
            <w:tcBorders>
              <w:top w:val="nil"/>
              <w:left w:val="nil"/>
              <w:bottom w:val="nil"/>
              <w:right w:val="nil"/>
            </w:tcBorders>
            <w:shd w:val="clear" w:color="auto" w:fill="auto"/>
          </w:tcPr>
          <w:p w14:paraId="2BC7DB96" w14:textId="77777777" w:rsidR="00FB2C4E" w:rsidRDefault="00FB2C4E" w:rsidP="007570A2"/>
        </w:tc>
      </w:tr>
      <w:tr w:rsidR="00FB2C4E" w14:paraId="21E1C516" w14:textId="77777777" w:rsidTr="00FB2C4E">
        <w:tc>
          <w:tcPr>
            <w:tcW w:w="1704" w:type="dxa"/>
            <w:tcBorders>
              <w:top w:val="nil"/>
              <w:left w:val="nil"/>
              <w:bottom w:val="nil"/>
              <w:right w:val="nil"/>
            </w:tcBorders>
            <w:shd w:val="clear" w:color="auto" w:fill="auto"/>
          </w:tcPr>
          <w:p w14:paraId="4539D6C5" w14:textId="77777777" w:rsidR="00FB2C4E" w:rsidRDefault="00FB2C4E" w:rsidP="00FB2C4E"/>
        </w:tc>
        <w:tc>
          <w:tcPr>
            <w:tcW w:w="2615" w:type="dxa"/>
            <w:tcBorders>
              <w:top w:val="nil"/>
              <w:left w:val="nil"/>
              <w:bottom w:val="nil"/>
              <w:right w:val="nil"/>
            </w:tcBorders>
            <w:shd w:val="clear" w:color="auto" w:fill="auto"/>
          </w:tcPr>
          <w:p w14:paraId="56F12B6A" w14:textId="6D52A48C" w:rsidR="00FB2C4E" w:rsidRDefault="00FB2C4E" w:rsidP="007570A2">
            <w:proofErr w:type="spellStart"/>
            <w:r>
              <w:t>Astragalus</w:t>
            </w:r>
            <w:proofErr w:type="spellEnd"/>
            <w:r>
              <w:t xml:space="preserve"> sp.</w:t>
            </w:r>
          </w:p>
        </w:tc>
        <w:tc>
          <w:tcPr>
            <w:tcW w:w="8821" w:type="dxa"/>
            <w:tcBorders>
              <w:top w:val="nil"/>
              <w:left w:val="nil"/>
              <w:bottom w:val="nil"/>
              <w:right w:val="nil"/>
            </w:tcBorders>
            <w:shd w:val="clear" w:color="auto" w:fill="auto"/>
          </w:tcPr>
          <w:p w14:paraId="7D1B7844" w14:textId="77777777" w:rsidR="00FB2C4E" w:rsidRDefault="00FB2C4E" w:rsidP="007570A2"/>
        </w:tc>
      </w:tr>
      <w:tr w:rsidR="00FB2C4E" w14:paraId="65809C74" w14:textId="77777777" w:rsidTr="00FB2C4E">
        <w:tc>
          <w:tcPr>
            <w:tcW w:w="1704" w:type="dxa"/>
            <w:tcBorders>
              <w:top w:val="nil"/>
              <w:left w:val="nil"/>
              <w:right w:val="nil"/>
            </w:tcBorders>
            <w:shd w:val="clear" w:color="auto" w:fill="auto"/>
          </w:tcPr>
          <w:p w14:paraId="70CAD356" w14:textId="77777777" w:rsidR="00FB2C4E" w:rsidRDefault="00FB2C4E" w:rsidP="00FB2C4E"/>
        </w:tc>
        <w:tc>
          <w:tcPr>
            <w:tcW w:w="2615" w:type="dxa"/>
            <w:tcBorders>
              <w:top w:val="nil"/>
              <w:left w:val="nil"/>
              <w:right w:val="nil"/>
            </w:tcBorders>
            <w:shd w:val="clear" w:color="auto" w:fill="auto"/>
          </w:tcPr>
          <w:p w14:paraId="301A7F6E" w14:textId="11FEF206" w:rsidR="00FB2C4E" w:rsidRDefault="00FB2C4E" w:rsidP="007570A2">
            <w:proofErr w:type="spellStart"/>
            <w:r>
              <w:t>Lupinus</w:t>
            </w:r>
            <w:proofErr w:type="spellEnd"/>
            <w:r>
              <w:t xml:space="preserve"> sp.</w:t>
            </w:r>
          </w:p>
        </w:tc>
        <w:tc>
          <w:tcPr>
            <w:tcW w:w="8821" w:type="dxa"/>
            <w:tcBorders>
              <w:top w:val="nil"/>
              <w:left w:val="nil"/>
              <w:right w:val="nil"/>
            </w:tcBorders>
            <w:shd w:val="clear" w:color="auto" w:fill="auto"/>
          </w:tcPr>
          <w:p w14:paraId="03977C1A" w14:textId="77777777" w:rsidR="00FB2C4E" w:rsidRDefault="00FB2C4E" w:rsidP="007570A2"/>
        </w:tc>
      </w:tr>
      <w:tr w:rsidR="00FB2C4E" w14:paraId="7EC5050F" w14:textId="77777777">
        <w:tc>
          <w:tcPr>
            <w:tcW w:w="1704" w:type="dxa"/>
            <w:tcBorders>
              <w:left w:val="nil"/>
              <w:right w:val="nil"/>
            </w:tcBorders>
            <w:shd w:val="clear" w:color="auto" w:fill="auto"/>
          </w:tcPr>
          <w:p w14:paraId="5DD94AEE" w14:textId="675FFD18" w:rsidR="00FB2C4E" w:rsidRDefault="00FB2C4E" w:rsidP="00FB2C4E">
            <w:r>
              <w:t>hero.uk</w:t>
            </w:r>
          </w:p>
        </w:tc>
        <w:tc>
          <w:tcPr>
            <w:tcW w:w="2615" w:type="dxa"/>
            <w:tcBorders>
              <w:left w:val="nil"/>
              <w:right w:val="nil"/>
            </w:tcBorders>
            <w:shd w:val="clear" w:color="auto" w:fill="auto"/>
          </w:tcPr>
          <w:p w14:paraId="741C7BBA" w14:textId="77777777" w:rsidR="00FB2C4E" w:rsidRDefault="00FB2C4E" w:rsidP="007570A2"/>
        </w:tc>
        <w:tc>
          <w:tcPr>
            <w:tcW w:w="8821" w:type="dxa"/>
            <w:tcBorders>
              <w:left w:val="nil"/>
              <w:right w:val="nil"/>
            </w:tcBorders>
            <w:shd w:val="clear" w:color="auto" w:fill="auto"/>
          </w:tcPr>
          <w:p w14:paraId="03C384A9" w14:textId="687D6A3E" w:rsidR="00FB2C4E" w:rsidRDefault="00FB2C4E" w:rsidP="007570A2">
            <w:r>
              <w:t>No changes</w:t>
            </w:r>
          </w:p>
        </w:tc>
      </w:tr>
      <w:tr w:rsidR="00FB2C4E" w14:paraId="43B37237" w14:textId="77777777" w:rsidTr="00FB2C4E">
        <w:tc>
          <w:tcPr>
            <w:tcW w:w="1704" w:type="dxa"/>
            <w:tcBorders>
              <w:left w:val="nil"/>
              <w:bottom w:val="single" w:sz="4" w:space="0" w:color="auto"/>
              <w:right w:val="nil"/>
            </w:tcBorders>
            <w:shd w:val="clear" w:color="auto" w:fill="auto"/>
          </w:tcPr>
          <w:p w14:paraId="13077BC5" w14:textId="56316FFC" w:rsidR="00FB2C4E" w:rsidRDefault="00FB2C4E" w:rsidP="00FB2C4E">
            <w:r>
              <w:t>hnvr.us</w:t>
            </w:r>
          </w:p>
        </w:tc>
        <w:tc>
          <w:tcPr>
            <w:tcW w:w="2615" w:type="dxa"/>
            <w:tcBorders>
              <w:left w:val="nil"/>
              <w:bottom w:val="single" w:sz="4" w:space="0" w:color="auto"/>
              <w:right w:val="nil"/>
            </w:tcBorders>
            <w:shd w:val="clear" w:color="auto" w:fill="auto"/>
          </w:tcPr>
          <w:p w14:paraId="2123F60F" w14:textId="41A205BE" w:rsidR="00FB2C4E" w:rsidRDefault="00FB2C4E" w:rsidP="007570A2">
            <w:proofErr w:type="spellStart"/>
            <w:r>
              <w:t>Carex</w:t>
            </w:r>
            <w:proofErr w:type="spellEnd"/>
            <w:r>
              <w:t xml:space="preserve"> sp.</w:t>
            </w:r>
          </w:p>
        </w:tc>
        <w:tc>
          <w:tcPr>
            <w:tcW w:w="8821" w:type="dxa"/>
            <w:tcBorders>
              <w:left w:val="nil"/>
              <w:bottom w:val="single" w:sz="4" w:space="0" w:color="auto"/>
              <w:right w:val="nil"/>
            </w:tcBorders>
            <w:shd w:val="clear" w:color="auto" w:fill="auto"/>
          </w:tcPr>
          <w:p w14:paraId="7BA352FB" w14:textId="77777777" w:rsidR="00FB2C4E" w:rsidRDefault="00FB2C4E" w:rsidP="007570A2"/>
        </w:tc>
      </w:tr>
      <w:tr w:rsidR="00FB2C4E" w14:paraId="62E8F48D" w14:textId="77777777" w:rsidTr="00FB2C4E">
        <w:tc>
          <w:tcPr>
            <w:tcW w:w="1704" w:type="dxa"/>
            <w:tcBorders>
              <w:left w:val="nil"/>
              <w:bottom w:val="nil"/>
              <w:right w:val="nil"/>
            </w:tcBorders>
            <w:shd w:val="clear" w:color="auto" w:fill="auto"/>
          </w:tcPr>
          <w:p w14:paraId="4436E881" w14:textId="1DFAAC40" w:rsidR="00FB2C4E" w:rsidRDefault="00FB2C4E" w:rsidP="00FB2C4E">
            <w:r>
              <w:t>kibber.in</w:t>
            </w:r>
          </w:p>
        </w:tc>
        <w:tc>
          <w:tcPr>
            <w:tcW w:w="2615" w:type="dxa"/>
            <w:tcBorders>
              <w:left w:val="nil"/>
              <w:bottom w:val="nil"/>
              <w:right w:val="nil"/>
            </w:tcBorders>
            <w:shd w:val="clear" w:color="auto" w:fill="auto"/>
          </w:tcPr>
          <w:p w14:paraId="098264A6" w14:textId="34AEE3B9" w:rsidR="00FB2C4E" w:rsidRDefault="00FB2C4E" w:rsidP="007570A2">
            <w:r>
              <w:t>Unknown</w:t>
            </w:r>
          </w:p>
        </w:tc>
        <w:tc>
          <w:tcPr>
            <w:tcW w:w="8821" w:type="dxa"/>
            <w:tcBorders>
              <w:left w:val="nil"/>
              <w:bottom w:val="nil"/>
              <w:right w:val="nil"/>
            </w:tcBorders>
            <w:shd w:val="clear" w:color="auto" w:fill="auto"/>
          </w:tcPr>
          <w:p w14:paraId="6A5BE83A" w14:textId="77777777" w:rsidR="00FB2C4E" w:rsidRDefault="00FB2C4E" w:rsidP="007570A2"/>
        </w:tc>
      </w:tr>
      <w:tr w:rsidR="00FB2C4E" w14:paraId="3B4C49E8" w14:textId="77777777" w:rsidTr="00FB2C4E">
        <w:tc>
          <w:tcPr>
            <w:tcW w:w="1704" w:type="dxa"/>
            <w:tcBorders>
              <w:top w:val="nil"/>
              <w:left w:val="nil"/>
              <w:bottom w:val="single" w:sz="4" w:space="0" w:color="auto"/>
              <w:right w:val="nil"/>
            </w:tcBorders>
            <w:shd w:val="clear" w:color="auto" w:fill="auto"/>
          </w:tcPr>
          <w:p w14:paraId="1E5EF65A" w14:textId="77777777" w:rsidR="00FB2C4E" w:rsidRDefault="00FB2C4E" w:rsidP="00FB2C4E"/>
        </w:tc>
        <w:tc>
          <w:tcPr>
            <w:tcW w:w="2615" w:type="dxa"/>
            <w:tcBorders>
              <w:top w:val="nil"/>
              <w:left w:val="nil"/>
              <w:bottom w:val="single" w:sz="4" w:space="0" w:color="auto"/>
              <w:right w:val="nil"/>
            </w:tcBorders>
            <w:shd w:val="clear" w:color="auto" w:fill="auto"/>
          </w:tcPr>
          <w:p w14:paraId="3C1DABFE" w14:textId="78BC1328" w:rsidR="00FB2C4E" w:rsidRDefault="00FB2C4E" w:rsidP="007570A2">
            <w:proofErr w:type="spellStart"/>
            <w:r>
              <w:t>Polygonum</w:t>
            </w:r>
            <w:proofErr w:type="spellEnd"/>
            <w:r>
              <w:t xml:space="preserve"> sp.</w:t>
            </w:r>
          </w:p>
        </w:tc>
        <w:tc>
          <w:tcPr>
            <w:tcW w:w="8821" w:type="dxa"/>
            <w:tcBorders>
              <w:top w:val="nil"/>
              <w:left w:val="nil"/>
              <w:bottom w:val="single" w:sz="4" w:space="0" w:color="auto"/>
              <w:right w:val="nil"/>
            </w:tcBorders>
            <w:shd w:val="clear" w:color="auto" w:fill="auto"/>
          </w:tcPr>
          <w:p w14:paraId="595C0C2F" w14:textId="77777777" w:rsidR="00FB2C4E" w:rsidRDefault="00FB2C4E" w:rsidP="007570A2"/>
        </w:tc>
      </w:tr>
      <w:tr w:rsidR="00FB2C4E" w14:paraId="2B11023C" w14:textId="77777777" w:rsidTr="00FB2C4E">
        <w:tc>
          <w:tcPr>
            <w:tcW w:w="1704" w:type="dxa"/>
            <w:tcBorders>
              <w:left w:val="nil"/>
              <w:bottom w:val="nil"/>
              <w:right w:val="nil"/>
            </w:tcBorders>
            <w:shd w:val="clear" w:color="auto" w:fill="auto"/>
          </w:tcPr>
          <w:p w14:paraId="29E1AC4D" w14:textId="468F9023" w:rsidR="00FB2C4E" w:rsidRDefault="00FB2C4E" w:rsidP="00FB2C4E">
            <w:r>
              <w:t>kilp.fi</w:t>
            </w:r>
          </w:p>
        </w:tc>
        <w:tc>
          <w:tcPr>
            <w:tcW w:w="2615" w:type="dxa"/>
            <w:tcBorders>
              <w:left w:val="nil"/>
              <w:bottom w:val="nil"/>
              <w:right w:val="nil"/>
            </w:tcBorders>
            <w:shd w:val="clear" w:color="auto" w:fill="auto"/>
          </w:tcPr>
          <w:p w14:paraId="519BE1D6" w14:textId="0C996E7A" w:rsidR="00FB2C4E" w:rsidRDefault="00FB2C4E" w:rsidP="007570A2">
            <w:proofErr w:type="spellStart"/>
            <w:r>
              <w:t>Scorzoneroides</w:t>
            </w:r>
            <w:proofErr w:type="spellEnd"/>
            <w:r>
              <w:t xml:space="preserve"> </w:t>
            </w:r>
            <w:proofErr w:type="spellStart"/>
            <w:r>
              <w:t>autumnalis</w:t>
            </w:r>
            <w:proofErr w:type="spellEnd"/>
          </w:p>
        </w:tc>
        <w:tc>
          <w:tcPr>
            <w:tcW w:w="8821" w:type="dxa"/>
            <w:tcBorders>
              <w:left w:val="nil"/>
              <w:bottom w:val="nil"/>
              <w:right w:val="nil"/>
            </w:tcBorders>
            <w:shd w:val="clear" w:color="auto" w:fill="auto"/>
          </w:tcPr>
          <w:p w14:paraId="64339CBE" w14:textId="77777777" w:rsidR="00FB2C4E" w:rsidRDefault="00FB2C4E" w:rsidP="007570A2"/>
        </w:tc>
      </w:tr>
      <w:tr w:rsidR="00FB2C4E" w14:paraId="689FEFFA" w14:textId="77777777" w:rsidTr="00FB2C4E">
        <w:tc>
          <w:tcPr>
            <w:tcW w:w="1704" w:type="dxa"/>
            <w:tcBorders>
              <w:top w:val="nil"/>
              <w:left w:val="nil"/>
              <w:bottom w:val="nil"/>
              <w:right w:val="nil"/>
            </w:tcBorders>
            <w:shd w:val="clear" w:color="auto" w:fill="auto"/>
          </w:tcPr>
          <w:p w14:paraId="570642C7" w14:textId="77777777" w:rsidR="00FB2C4E" w:rsidRDefault="00FB2C4E" w:rsidP="00FB2C4E"/>
        </w:tc>
        <w:tc>
          <w:tcPr>
            <w:tcW w:w="2615" w:type="dxa"/>
            <w:tcBorders>
              <w:top w:val="nil"/>
              <w:left w:val="nil"/>
              <w:bottom w:val="nil"/>
              <w:right w:val="nil"/>
            </w:tcBorders>
            <w:shd w:val="clear" w:color="auto" w:fill="auto"/>
          </w:tcPr>
          <w:p w14:paraId="263CAE14" w14:textId="5AC63FC2" w:rsidR="00FB2C4E" w:rsidRDefault="00FB2C4E" w:rsidP="007570A2">
            <w:proofErr w:type="spellStart"/>
            <w:r>
              <w:t>Empetrum</w:t>
            </w:r>
            <w:proofErr w:type="spellEnd"/>
            <w:r>
              <w:t xml:space="preserve"> </w:t>
            </w:r>
            <w:proofErr w:type="spellStart"/>
            <w:r>
              <w:t>nigrum</w:t>
            </w:r>
            <w:proofErr w:type="spellEnd"/>
          </w:p>
        </w:tc>
        <w:tc>
          <w:tcPr>
            <w:tcW w:w="8821" w:type="dxa"/>
            <w:tcBorders>
              <w:top w:val="nil"/>
              <w:left w:val="nil"/>
              <w:bottom w:val="nil"/>
              <w:right w:val="nil"/>
            </w:tcBorders>
            <w:shd w:val="clear" w:color="auto" w:fill="auto"/>
          </w:tcPr>
          <w:p w14:paraId="00EEEA52" w14:textId="77777777" w:rsidR="00FB2C4E" w:rsidRDefault="00FB2C4E" w:rsidP="007570A2"/>
        </w:tc>
      </w:tr>
      <w:tr w:rsidR="00FB2C4E" w14:paraId="2B206919" w14:textId="77777777" w:rsidTr="00FB2C4E">
        <w:tc>
          <w:tcPr>
            <w:tcW w:w="1704" w:type="dxa"/>
            <w:tcBorders>
              <w:top w:val="nil"/>
              <w:left w:val="nil"/>
              <w:bottom w:val="single" w:sz="4" w:space="0" w:color="auto"/>
              <w:right w:val="nil"/>
            </w:tcBorders>
            <w:shd w:val="clear" w:color="auto" w:fill="auto"/>
          </w:tcPr>
          <w:p w14:paraId="4447EC12" w14:textId="77777777" w:rsidR="00FB2C4E" w:rsidRDefault="00FB2C4E" w:rsidP="00FB2C4E"/>
        </w:tc>
        <w:tc>
          <w:tcPr>
            <w:tcW w:w="2615" w:type="dxa"/>
            <w:tcBorders>
              <w:top w:val="nil"/>
              <w:left w:val="nil"/>
              <w:bottom w:val="single" w:sz="4" w:space="0" w:color="auto"/>
              <w:right w:val="nil"/>
            </w:tcBorders>
            <w:shd w:val="clear" w:color="auto" w:fill="auto"/>
          </w:tcPr>
          <w:p w14:paraId="16384648" w14:textId="156CA7D2" w:rsidR="00FB2C4E" w:rsidRDefault="00FB2C4E" w:rsidP="007570A2">
            <w:r>
              <w:t xml:space="preserve">Ranunculus </w:t>
            </w:r>
            <w:proofErr w:type="spellStart"/>
            <w:r>
              <w:t>acris</w:t>
            </w:r>
            <w:proofErr w:type="spellEnd"/>
          </w:p>
        </w:tc>
        <w:tc>
          <w:tcPr>
            <w:tcW w:w="8821" w:type="dxa"/>
            <w:tcBorders>
              <w:top w:val="nil"/>
              <w:left w:val="nil"/>
              <w:bottom w:val="single" w:sz="4" w:space="0" w:color="auto"/>
              <w:right w:val="nil"/>
            </w:tcBorders>
            <w:shd w:val="clear" w:color="auto" w:fill="auto"/>
          </w:tcPr>
          <w:p w14:paraId="07ED0689" w14:textId="77777777" w:rsidR="00FB2C4E" w:rsidRDefault="00FB2C4E" w:rsidP="007570A2"/>
        </w:tc>
      </w:tr>
      <w:tr w:rsidR="00FB2C4E" w14:paraId="70D9C9BE" w14:textId="77777777" w:rsidTr="00FB2C4E">
        <w:tc>
          <w:tcPr>
            <w:tcW w:w="1704" w:type="dxa"/>
            <w:tcBorders>
              <w:left w:val="nil"/>
              <w:bottom w:val="nil"/>
              <w:right w:val="nil"/>
            </w:tcBorders>
            <w:shd w:val="clear" w:color="auto" w:fill="auto"/>
          </w:tcPr>
          <w:p w14:paraId="0EAD2285" w14:textId="6E1D83EB" w:rsidR="00FB2C4E" w:rsidRDefault="00FB2C4E" w:rsidP="00FB2C4E">
            <w:r>
              <w:t>kiny.au</w:t>
            </w:r>
          </w:p>
        </w:tc>
        <w:tc>
          <w:tcPr>
            <w:tcW w:w="2615" w:type="dxa"/>
            <w:tcBorders>
              <w:left w:val="nil"/>
              <w:bottom w:val="nil"/>
              <w:right w:val="nil"/>
            </w:tcBorders>
            <w:shd w:val="clear" w:color="auto" w:fill="auto"/>
          </w:tcPr>
          <w:p w14:paraId="2311FF18" w14:textId="7D5ABEFC" w:rsidR="00FB2C4E" w:rsidRDefault="00FB2C4E" w:rsidP="007570A2">
            <w:proofErr w:type="spellStart"/>
            <w:r>
              <w:t>Arthropodium</w:t>
            </w:r>
            <w:proofErr w:type="spellEnd"/>
            <w:r>
              <w:t xml:space="preserve"> sp.</w:t>
            </w:r>
          </w:p>
        </w:tc>
        <w:tc>
          <w:tcPr>
            <w:tcW w:w="8821" w:type="dxa"/>
            <w:tcBorders>
              <w:left w:val="nil"/>
              <w:bottom w:val="nil"/>
              <w:right w:val="nil"/>
            </w:tcBorders>
            <w:shd w:val="clear" w:color="auto" w:fill="auto"/>
          </w:tcPr>
          <w:p w14:paraId="0473FDBC" w14:textId="77777777" w:rsidR="00FB2C4E" w:rsidRDefault="00FB2C4E" w:rsidP="007570A2"/>
        </w:tc>
      </w:tr>
      <w:tr w:rsidR="00FB2C4E" w14:paraId="4360FF85" w14:textId="77777777" w:rsidTr="00FB2C4E">
        <w:tc>
          <w:tcPr>
            <w:tcW w:w="1704" w:type="dxa"/>
            <w:tcBorders>
              <w:top w:val="nil"/>
              <w:left w:val="nil"/>
              <w:bottom w:val="nil"/>
              <w:right w:val="nil"/>
            </w:tcBorders>
            <w:shd w:val="clear" w:color="auto" w:fill="auto"/>
          </w:tcPr>
          <w:p w14:paraId="7357D70D" w14:textId="77777777" w:rsidR="00FB2C4E" w:rsidRDefault="00FB2C4E" w:rsidP="00FB2C4E"/>
        </w:tc>
        <w:tc>
          <w:tcPr>
            <w:tcW w:w="2615" w:type="dxa"/>
            <w:tcBorders>
              <w:top w:val="nil"/>
              <w:left w:val="nil"/>
              <w:bottom w:val="nil"/>
              <w:right w:val="nil"/>
            </w:tcBorders>
            <w:shd w:val="clear" w:color="auto" w:fill="auto"/>
          </w:tcPr>
          <w:p w14:paraId="0BE1F221" w14:textId="7B376E26" w:rsidR="00FB2C4E" w:rsidRDefault="00FB2C4E" w:rsidP="007570A2">
            <w:proofErr w:type="spellStart"/>
            <w:r>
              <w:t>Atriplex</w:t>
            </w:r>
            <w:proofErr w:type="spellEnd"/>
            <w:r>
              <w:t xml:space="preserve"> sp.</w:t>
            </w:r>
          </w:p>
        </w:tc>
        <w:tc>
          <w:tcPr>
            <w:tcW w:w="8821" w:type="dxa"/>
            <w:tcBorders>
              <w:top w:val="nil"/>
              <w:left w:val="nil"/>
              <w:bottom w:val="nil"/>
              <w:right w:val="nil"/>
            </w:tcBorders>
            <w:shd w:val="clear" w:color="auto" w:fill="auto"/>
          </w:tcPr>
          <w:p w14:paraId="76129EBF" w14:textId="77777777" w:rsidR="00FB2C4E" w:rsidRDefault="00FB2C4E" w:rsidP="007570A2"/>
        </w:tc>
      </w:tr>
      <w:tr w:rsidR="00FB2C4E" w14:paraId="5D657AE7" w14:textId="77777777" w:rsidTr="00FB2C4E">
        <w:tc>
          <w:tcPr>
            <w:tcW w:w="1704" w:type="dxa"/>
            <w:tcBorders>
              <w:top w:val="nil"/>
              <w:left w:val="nil"/>
              <w:bottom w:val="nil"/>
              <w:right w:val="nil"/>
            </w:tcBorders>
            <w:shd w:val="clear" w:color="auto" w:fill="auto"/>
          </w:tcPr>
          <w:p w14:paraId="235E5D0C" w14:textId="77777777" w:rsidR="00FB2C4E" w:rsidRDefault="00FB2C4E" w:rsidP="00FB2C4E"/>
        </w:tc>
        <w:tc>
          <w:tcPr>
            <w:tcW w:w="2615" w:type="dxa"/>
            <w:tcBorders>
              <w:top w:val="nil"/>
              <w:left w:val="nil"/>
              <w:bottom w:val="nil"/>
              <w:right w:val="nil"/>
            </w:tcBorders>
            <w:shd w:val="clear" w:color="auto" w:fill="auto"/>
          </w:tcPr>
          <w:p w14:paraId="76245D70" w14:textId="1928DF7D" w:rsidR="00FB2C4E" w:rsidRDefault="00FB2C4E" w:rsidP="007570A2">
            <w:proofErr w:type="spellStart"/>
            <w:r>
              <w:t>Rhodanthe</w:t>
            </w:r>
            <w:proofErr w:type="spellEnd"/>
            <w:r>
              <w:t xml:space="preserve"> sp.</w:t>
            </w:r>
          </w:p>
        </w:tc>
        <w:tc>
          <w:tcPr>
            <w:tcW w:w="8821" w:type="dxa"/>
            <w:tcBorders>
              <w:top w:val="nil"/>
              <w:left w:val="nil"/>
              <w:bottom w:val="nil"/>
              <w:right w:val="nil"/>
            </w:tcBorders>
            <w:shd w:val="clear" w:color="auto" w:fill="auto"/>
          </w:tcPr>
          <w:p w14:paraId="6C2187D9" w14:textId="77777777" w:rsidR="00FB2C4E" w:rsidRDefault="00FB2C4E" w:rsidP="007570A2"/>
        </w:tc>
      </w:tr>
      <w:tr w:rsidR="00FB2C4E" w14:paraId="01E61C6E" w14:textId="77777777" w:rsidTr="00FB2C4E">
        <w:tc>
          <w:tcPr>
            <w:tcW w:w="1704" w:type="dxa"/>
            <w:tcBorders>
              <w:top w:val="nil"/>
              <w:left w:val="nil"/>
              <w:bottom w:val="nil"/>
              <w:right w:val="nil"/>
            </w:tcBorders>
            <w:shd w:val="clear" w:color="auto" w:fill="auto"/>
          </w:tcPr>
          <w:p w14:paraId="5F420D3D" w14:textId="77777777" w:rsidR="00FB2C4E" w:rsidRDefault="00FB2C4E" w:rsidP="00FB2C4E"/>
        </w:tc>
        <w:tc>
          <w:tcPr>
            <w:tcW w:w="2615" w:type="dxa"/>
            <w:tcBorders>
              <w:top w:val="nil"/>
              <w:left w:val="nil"/>
              <w:bottom w:val="nil"/>
              <w:right w:val="nil"/>
            </w:tcBorders>
            <w:shd w:val="clear" w:color="auto" w:fill="auto"/>
          </w:tcPr>
          <w:p w14:paraId="0402C038" w14:textId="73DD578A" w:rsidR="00FB2C4E" w:rsidRDefault="00FB2C4E" w:rsidP="007570A2">
            <w:proofErr w:type="spellStart"/>
            <w:r>
              <w:t>Sonchus</w:t>
            </w:r>
            <w:proofErr w:type="spellEnd"/>
            <w:r>
              <w:t xml:space="preserve"> sp.</w:t>
            </w:r>
          </w:p>
        </w:tc>
        <w:tc>
          <w:tcPr>
            <w:tcW w:w="8821" w:type="dxa"/>
            <w:tcBorders>
              <w:top w:val="nil"/>
              <w:left w:val="nil"/>
              <w:bottom w:val="nil"/>
              <w:right w:val="nil"/>
            </w:tcBorders>
            <w:shd w:val="clear" w:color="auto" w:fill="auto"/>
          </w:tcPr>
          <w:p w14:paraId="7894DCC3" w14:textId="77777777" w:rsidR="00FB2C4E" w:rsidRDefault="00FB2C4E" w:rsidP="007570A2"/>
        </w:tc>
      </w:tr>
      <w:tr w:rsidR="00FB2C4E" w14:paraId="1C7006AB" w14:textId="77777777" w:rsidTr="00FB2C4E">
        <w:tc>
          <w:tcPr>
            <w:tcW w:w="1704" w:type="dxa"/>
            <w:tcBorders>
              <w:top w:val="nil"/>
              <w:left w:val="nil"/>
              <w:bottom w:val="nil"/>
              <w:right w:val="nil"/>
            </w:tcBorders>
            <w:shd w:val="clear" w:color="auto" w:fill="auto"/>
          </w:tcPr>
          <w:p w14:paraId="41E1AC46" w14:textId="77777777" w:rsidR="00FB2C4E" w:rsidRDefault="00FB2C4E" w:rsidP="00FB2C4E"/>
        </w:tc>
        <w:tc>
          <w:tcPr>
            <w:tcW w:w="2615" w:type="dxa"/>
            <w:tcBorders>
              <w:top w:val="nil"/>
              <w:left w:val="nil"/>
              <w:bottom w:val="nil"/>
              <w:right w:val="nil"/>
            </w:tcBorders>
            <w:shd w:val="clear" w:color="auto" w:fill="auto"/>
          </w:tcPr>
          <w:p w14:paraId="099AC316" w14:textId="10BC9827" w:rsidR="00FB2C4E" w:rsidRDefault="00FB2C4E" w:rsidP="007570A2">
            <w:proofErr w:type="spellStart"/>
            <w:r>
              <w:t>Crassula</w:t>
            </w:r>
            <w:proofErr w:type="spellEnd"/>
            <w:r>
              <w:t xml:space="preserve"> sp.</w:t>
            </w:r>
          </w:p>
        </w:tc>
        <w:tc>
          <w:tcPr>
            <w:tcW w:w="8821" w:type="dxa"/>
            <w:tcBorders>
              <w:top w:val="nil"/>
              <w:left w:val="nil"/>
              <w:bottom w:val="nil"/>
              <w:right w:val="nil"/>
            </w:tcBorders>
            <w:shd w:val="clear" w:color="auto" w:fill="auto"/>
          </w:tcPr>
          <w:p w14:paraId="113AEBAD" w14:textId="77777777" w:rsidR="00FB2C4E" w:rsidRDefault="00FB2C4E" w:rsidP="007570A2"/>
        </w:tc>
      </w:tr>
      <w:tr w:rsidR="00FB2C4E" w14:paraId="779FA803" w14:textId="77777777" w:rsidTr="00FB2C4E">
        <w:tc>
          <w:tcPr>
            <w:tcW w:w="1704" w:type="dxa"/>
            <w:tcBorders>
              <w:top w:val="nil"/>
              <w:left w:val="nil"/>
              <w:bottom w:val="nil"/>
              <w:right w:val="nil"/>
            </w:tcBorders>
            <w:shd w:val="clear" w:color="auto" w:fill="auto"/>
          </w:tcPr>
          <w:p w14:paraId="451BE5C0" w14:textId="77777777" w:rsidR="00FB2C4E" w:rsidRDefault="00FB2C4E" w:rsidP="00FB2C4E"/>
        </w:tc>
        <w:tc>
          <w:tcPr>
            <w:tcW w:w="2615" w:type="dxa"/>
            <w:tcBorders>
              <w:top w:val="nil"/>
              <w:left w:val="nil"/>
              <w:bottom w:val="nil"/>
              <w:right w:val="nil"/>
            </w:tcBorders>
            <w:shd w:val="clear" w:color="auto" w:fill="auto"/>
          </w:tcPr>
          <w:p w14:paraId="5A49D65B" w14:textId="42FD662A" w:rsidR="00FB2C4E" w:rsidRDefault="00FB2C4E" w:rsidP="007570A2">
            <w:proofErr w:type="spellStart"/>
            <w:r>
              <w:t>Trifolium</w:t>
            </w:r>
            <w:proofErr w:type="spellEnd"/>
            <w:r>
              <w:t xml:space="preserve"> sp.</w:t>
            </w:r>
          </w:p>
        </w:tc>
        <w:tc>
          <w:tcPr>
            <w:tcW w:w="8821" w:type="dxa"/>
            <w:tcBorders>
              <w:top w:val="nil"/>
              <w:left w:val="nil"/>
              <w:bottom w:val="nil"/>
              <w:right w:val="nil"/>
            </w:tcBorders>
            <w:shd w:val="clear" w:color="auto" w:fill="auto"/>
          </w:tcPr>
          <w:p w14:paraId="5DB15891" w14:textId="77777777" w:rsidR="00FB2C4E" w:rsidRDefault="00FB2C4E" w:rsidP="007570A2"/>
        </w:tc>
      </w:tr>
      <w:tr w:rsidR="00FB2C4E" w14:paraId="0617B367" w14:textId="77777777" w:rsidTr="00FB2C4E">
        <w:tc>
          <w:tcPr>
            <w:tcW w:w="1704" w:type="dxa"/>
            <w:tcBorders>
              <w:top w:val="nil"/>
              <w:left w:val="nil"/>
              <w:bottom w:val="nil"/>
              <w:right w:val="nil"/>
            </w:tcBorders>
            <w:shd w:val="clear" w:color="auto" w:fill="auto"/>
          </w:tcPr>
          <w:p w14:paraId="1AE03614" w14:textId="77777777" w:rsidR="00FB2C4E" w:rsidRDefault="00FB2C4E" w:rsidP="00FB2C4E"/>
        </w:tc>
        <w:tc>
          <w:tcPr>
            <w:tcW w:w="2615" w:type="dxa"/>
            <w:tcBorders>
              <w:top w:val="nil"/>
              <w:left w:val="nil"/>
              <w:bottom w:val="nil"/>
              <w:right w:val="nil"/>
            </w:tcBorders>
            <w:shd w:val="clear" w:color="auto" w:fill="auto"/>
          </w:tcPr>
          <w:p w14:paraId="26875131" w14:textId="564A2087" w:rsidR="00FB2C4E" w:rsidRDefault="00FB2C4E" w:rsidP="007570A2">
            <w:r>
              <w:t>Unknown</w:t>
            </w:r>
          </w:p>
        </w:tc>
        <w:tc>
          <w:tcPr>
            <w:tcW w:w="8821" w:type="dxa"/>
            <w:tcBorders>
              <w:top w:val="nil"/>
              <w:left w:val="nil"/>
              <w:bottom w:val="nil"/>
              <w:right w:val="nil"/>
            </w:tcBorders>
            <w:shd w:val="clear" w:color="auto" w:fill="auto"/>
          </w:tcPr>
          <w:p w14:paraId="304299EC" w14:textId="77777777" w:rsidR="00FB2C4E" w:rsidRDefault="00FB2C4E" w:rsidP="007570A2"/>
        </w:tc>
      </w:tr>
      <w:tr w:rsidR="00FB2C4E" w14:paraId="49CBD8CE" w14:textId="77777777" w:rsidTr="00FB2C4E">
        <w:tc>
          <w:tcPr>
            <w:tcW w:w="1704" w:type="dxa"/>
            <w:tcBorders>
              <w:top w:val="nil"/>
              <w:left w:val="nil"/>
              <w:bottom w:val="nil"/>
              <w:right w:val="nil"/>
            </w:tcBorders>
            <w:shd w:val="clear" w:color="auto" w:fill="auto"/>
          </w:tcPr>
          <w:p w14:paraId="54527C88" w14:textId="77777777" w:rsidR="00FB2C4E" w:rsidRDefault="00FB2C4E" w:rsidP="00FB2C4E"/>
        </w:tc>
        <w:tc>
          <w:tcPr>
            <w:tcW w:w="2615" w:type="dxa"/>
            <w:tcBorders>
              <w:top w:val="nil"/>
              <w:left w:val="nil"/>
              <w:bottom w:val="nil"/>
              <w:right w:val="nil"/>
            </w:tcBorders>
            <w:shd w:val="clear" w:color="auto" w:fill="auto"/>
          </w:tcPr>
          <w:p w14:paraId="7B803EB3" w14:textId="2C4920B8" w:rsidR="00FB2C4E" w:rsidRDefault="00FB2C4E" w:rsidP="007570A2">
            <w:proofErr w:type="spellStart"/>
            <w:r>
              <w:t>Avena</w:t>
            </w:r>
            <w:proofErr w:type="spellEnd"/>
            <w:r>
              <w:t xml:space="preserve"> sp.</w:t>
            </w:r>
          </w:p>
        </w:tc>
        <w:tc>
          <w:tcPr>
            <w:tcW w:w="8821" w:type="dxa"/>
            <w:tcBorders>
              <w:top w:val="nil"/>
              <w:left w:val="nil"/>
              <w:bottom w:val="nil"/>
              <w:right w:val="nil"/>
            </w:tcBorders>
            <w:shd w:val="clear" w:color="auto" w:fill="auto"/>
          </w:tcPr>
          <w:p w14:paraId="01F25C4E" w14:textId="77777777" w:rsidR="00FB2C4E" w:rsidRDefault="00FB2C4E" w:rsidP="007570A2"/>
        </w:tc>
      </w:tr>
      <w:tr w:rsidR="00FB2C4E" w14:paraId="434E1D65" w14:textId="77777777" w:rsidTr="00FB2C4E">
        <w:tc>
          <w:tcPr>
            <w:tcW w:w="1704" w:type="dxa"/>
            <w:tcBorders>
              <w:top w:val="nil"/>
              <w:left w:val="nil"/>
              <w:bottom w:val="nil"/>
              <w:right w:val="nil"/>
            </w:tcBorders>
            <w:shd w:val="clear" w:color="auto" w:fill="auto"/>
          </w:tcPr>
          <w:p w14:paraId="4F7BA397" w14:textId="77777777" w:rsidR="00FB2C4E" w:rsidRDefault="00FB2C4E" w:rsidP="00FB2C4E"/>
        </w:tc>
        <w:tc>
          <w:tcPr>
            <w:tcW w:w="2615" w:type="dxa"/>
            <w:tcBorders>
              <w:top w:val="nil"/>
              <w:left w:val="nil"/>
              <w:bottom w:val="nil"/>
              <w:right w:val="nil"/>
            </w:tcBorders>
            <w:shd w:val="clear" w:color="auto" w:fill="auto"/>
          </w:tcPr>
          <w:p w14:paraId="553FAC60" w14:textId="26CA85AF" w:rsidR="00FB2C4E" w:rsidRDefault="00FB2C4E" w:rsidP="007570A2">
            <w:proofErr w:type="spellStart"/>
            <w:r>
              <w:t>Bromus</w:t>
            </w:r>
            <w:proofErr w:type="spellEnd"/>
            <w:r>
              <w:t xml:space="preserve"> sp.</w:t>
            </w:r>
          </w:p>
        </w:tc>
        <w:tc>
          <w:tcPr>
            <w:tcW w:w="8821" w:type="dxa"/>
            <w:tcBorders>
              <w:top w:val="nil"/>
              <w:left w:val="nil"/>
              <w:bottom w:val="nil"/>
              <w:right w:val="nil"/>
            </w:tcBorders>
            <w:shd w:val="clear" w:color="auto" w:fill="auto"/>
          </w:tcPr>
          <w:p w14:paraId="06C4B486" w14:textId="77777777" w:rsidR="00FB2C4E" w:rsidRDefault="00FB2C4E" w:rsidP="007570A2"/>
        </w:tc>
      </w:tr>
      <w:tr w:rsidR="00FB2C4E" w14:paraId="307A13D1" w14:textId="77777777" w:rsidTr="00FB2C4E">
        <w:tc>
          <w:tcPr>
            <w:tcW w:w="1704" w:type="dxa"/>
            <w:tcBorders>
              <w:top w:val="nil"/>
              <w:left w:val="nil"/>
              <w:bottom w:val="nil"/>
              <w:right w:val="nil"/>
            </w:tcBorders>
            <w:shd w:val="clear" w:color="auto" w:fill="auto"/>
          </w:tcPr>
          <w:p w14:paraId="09A6B99F" w14:textId="77777777" w:rsidR="00FB2C4E" w:rsidRDefault="00FB2C4E" w:rsidP="00FB2C4E"/>
        </w:tc>
        <w:tc>
          <w:tcPr>
            <w:tcW w:w="2615" w:type="dxa"/>
            <w:tcBorders>
              <w:top w:val="nil"/>
              <w:left w:val="nil"/>
              <w:bottom w:val="nil"/>
              <w:right w:val="nil"/>
            </w:tcBorders>
            <w:shd w:val="clear" w:color="auto" w:fill="auto"/>
          </w:tcPr>
          <w:p w14:paraId="5C2BB977" w14:textId="5656F94A" w:rsidR="00FB2C4E" w:rsidRDefault="00FB2C4E" w:rsidP="007570A2">
            <w:proofErr w:type="spellStart"/>
            <w:r>
              <w:t>Lolium</w:t>
            </w:r>
            <w:proofErr w:type="spellEnd"/>
            <w:r>
              <w:t xml:space="preserve"> sp.</w:t>
            </w:r>
          </w:p>
        </w:tc>
        <w:tc>
          <w:tcPr>
            <w:tcW w:w="8821" w:type="dxa"/>
            <w:tcBorders>
              <w:top w:val="nil"/>
              <w:left w:val="nil"/>
              <w:bottom w:val="nil"/>
              <w:right w:val="nil"/>
            </w:tcBorders>
            <w:shd w:val="clear" w:color="auto" w:fill="auto"/>
          </w:tcPr>
          <w:p w14:paraId="1476E69F" w14:textId="77777777" w:rsidR="00FB2C4E" w:rsidRDefault="00FB2C4E" w:rsidP="007570A2"/>
        </w:tc>
      </w:tr>
      <w:tr w:rsidR="00FB2C4E" w14:paraId="6313495E" w14:textId="77777777" w:rsidTr="00FB2C4E">
        <w:tc>
          <w:tcPr>
            <w:tcW w:w="1704" w:type="dxa"/>
            <w:tcBorders>
              <w:top w:val="nil"/>
              <w:left w:val="nil"/>
              <w:bottom w:val="nil"/>
              <w:right w:val="nil"/>
            </w:tcBorders>
            <w:shd w:val="clear" w:color="auto" w:fill="auto"/>
          </w:tcPr>
          <w:p w14:paraId="72D97341" w14:textId="77777777" w:rsidR="00FB2C4E" w:rsidRDefault="00FB2C4E" w:rsidP="00FB2C4E"/>
        </w:tc>
        <w:tc>
          <w:tcPr>
            <w:tcW w:w="2615" w:type="dxa"/>
            <w:tcBorders>
              <w:top w:val="nil"/>
              <w:left w:val="nil"/>
              <w:bottom w:val="nil"/>
              <w:right w:val="nil"/>
            </w:tcBorders>
            <w:shd w:val="clear" w:color="auto" w:fill="auto"/>
          </w:tcPr>
          <w:p w14:paraId="1B276845" w14:textId="75F29235" w:rsidR="00FB2C4E" w:rsidRDefault="00FB2C4E" w:rsidP="007570A2">
            <w:proofErr w:type="spellStart"/>
            <w:r>
              <w:t>Rytidosperma</w:t>
            </w:r>
            <w:proofErr w:type="spellEnd"/>
            <w:r>
              <w:t xml:space="preserve"> sp.</w:t>
            </w:r>
          </w:p>
        </w:tc>
        <w:tc>
          <w:tcPr>
            <w:tcW w:w="8821" w:type="dxa"/>
            <w:tcBorders>
              <w:top w:val="nil"/>
              <w:left w:val="nil"/>
              <w:bottom w:val="nil"/>
              <w:right w:val="nil"/>
            </w:tcBorders>
            <w:shd w:val="clear" w:color="auto" w:fill="auto"/>
          </w:tcPr>
          <w:p w14:paraId="51D7E905" w14:textId="77777777" w:rsidR="00FB2C4E" w:rsidRDefault="00FB2C4E" w:rsidP="007570A2"/>
        </w:tc>
      </w:tr>
      <w:tr w:rsidR="00FB2C4E" w14:paraId="3CF0208A" w14:textId="77777777" w:rsidTr="00FB2C4E">
        <w:tc>
          <w:tcPr>
            <w:tcW w:w="1704" w:type="dxa"/>
            <w:tcBorders>
              <w:top w:val="nil"/>
              <w:left w:val="nil"/>
              <w:right w:val="nil"/>
            </w:tcBorders>
            <w:shd w:val="clear" w:color="auto" w:fill="auto"/>
          </w:tcPr>
          <w:p w14:paraId="67829607" w14:textId="77777777" w:rsidR="00FB2C4E" w:rsidRDefault="00FB2C4E" w:rsidP="00FB2C4E"/>
        </w:tc>
        <w:tc>
          <w:tcPr>
            <w:tcW w:w="2615" w:type="dxa"/>
            <w:tcBorders>
              <w:top w:val="nil"/>
              <w:left w:val="nil"/>
              <w:right w:val="nil"/>
            </w:tcBorders>
            <w:shd w:val="clear" w:color="auto" w:fill="auto"/>
          </w:tcPr>
          <w:p w14:paraId="17C266A2" w14:textId="631D2798" w:rsidR="00FB2C4E" w:rsidRDefault="00FB2C4E" w:rsidP="007570A2">
            <w:proofErr w:type="spellStart"/>
            <w:r>
              <w:t>Vulpia</w:t>
            </w:r>
            <w:proofErr w:type="spellEnd"/>
            <w:r>
              <w:t xml:space="preserve"> sp.</w:t>
            </w:r>
          </w:p>
        </w:tc>
        <w:tc>
          <w:tcPr>
            <w:tcW w:w="8821" w:type="dxa"/>
            <w:tcBorders>
              <w:top w:val="nil"/>
              <w:left w:val="nil"/>
              <w:right w:val="nil"/>
            </w:tcBorders>
            <w:shd w:val="clear" w:color="auto" w:fill="auto"/>
          </w:tcPr>
          <w:p w14:paraId="17E81165" w14:textId="77777777" w:rsidR="00FB2C4E" w:rsidRDefault="00FB2C4E" w:rsidP="007570A2"/>
        </w:tc>
      </w:tr>
      <w:tr w:rsidR="00FB2C4E" w14:paraId="60DECB16" w14:textId="77777777" w:rsidTr="00FB2C4E">
        <w:tc>
          <w:tcPr>
            <w:tcW w:w="1704" w:type="dxa"/>
            <w:tcBorders>
              <w:left w:val="nil"/>
              <w:bottom w:val="single" w:sz="4" w:space="0" w:color="auto"/>
              <w:right w:val="nil"/>
            </w:tcBorders>
            <w:shd w:val="clear" w:color="auto" w:fill="auto"/>
          </w:tcPr>
          <w:p w14:paraId="78B2EB23" w14:textId="5E2203ED" w:rsidR="00FB2C4E" w:rsidRDefault="00FB2C4E" w:rsidP="00FB2C4E">
            <w:r>
              <w:t>koffler.ca</w:t>
            </w:r>
          </w:p>
        </w:tc>
        <w:tc>
          <w:tcPr>
            <w:tcW w:w="2615" w:type="dxa"/>
            <w:tcBorders>
              <w:left w:val="nil"/>
              <w:bottom w:val="single" w:sz="4" w:space="0" w:color="auto"/>
              <w:right w:val="nil"/>
            </w:tcBorders>
            <w:shd w:val="clear" w:color="auto" w:fill="auto"/>
          </w:tcPr>
          <w:p w14:paraId="02F383FF" w14:textId="59FD7B61" w:rsidR="00FB2C4E" w:rsidRDefault="00FB2C4E" w:rsidP="007570A2">
            <w:proofErr w:type="spellStart"/>
            <w:r>
              <w:t>Carex</w:t>
            </w:r>
            <w:proofErr w:type="spellEnd"/>
            <w:r>
              <w:t xml:space="preserve"> sp.</w:t>
            </w:r>
          </w:p>
        </w:tc>
        <w:tc>
          <w:tcPr>
            <w:tcW w:w="8821" w:type="dxa"/>
            <w:tcBorders>
              <w:left w:val="nil"/>
              <w:bottom w:val="single" w:sz="4" w:space="0" w:color="auto"/>
              <w:right w:val="nil"/>
            </w:tcBorders>
            <w:shd w:val="clear" w:color="auto" w:fill="auto"/>
          </w:tcPr>
          <w:p w14:paraId="531B7EDD" w14:textId="77777777" w:rsidR="00FB2C4E" w:rsidRDefault="00FB2C4E" w:rsidP="007570A2"/>
        </w:tc>
      </w:tr>
      <w:tr w:rsidR="00FB2C4E" w14:paraId="18B5C3DA" w14:textId="77777777" w:rsidTr="00FB2C4E">
        <w:tc>
          <w:tcPr>
            <w:tcW w:w="1704" w:type="dxa"/>
            <w:tcBorders>
              <w:left w:val="nil"/>
              <w:bottom w:val="nil"/>
              <w:right w:val="nil"/>
            </w:tcBorders>
            <w:shd w:val="clear" w:color="auto" w:fill="auto"/>
          </w:tcPr>
          <w:p w14:paraId="6258903D" w14:textId="102744E2" w:rsidR="00FB2C4E" w:rsidRDefault="00FB2C4E" w:rsidP="00FB2C4E">
            <w:r>
              <w:t>konz.us</w:t>
            </w:r>
          </w:p>
        </w:tc>
        <w:tc>
          <w:tcPr>
            <w:tcW w:w="2615" w:type="dxa"/>
            <w:tcBorders>
              <w:left w:val="nil"/>
              <w:bottom w:val="nil"/>
              <w:right w:val="nil"/>
            </w:tcBorders>
            <w:shd w:val="clear" w:color="auto" w:fill="auto"/>
          </w:tcPr>
          <w:p w14:paraId="7AA25B09" w14:textId="4D8A5EE7" w:rsidR="00FB2C4E" w:rsidRDefault="00FB2C4E" w:rsidP="007570A2">
            <w:proofErr w:type="spellStart"/>
            <w:r>
              <w:t>Solidago</w:t>
            </w:r>
            <w:proofErr w:type="spellEnd"/>
            <w:r>
              <w:t xml:space="preserve"> sp.</w:t>
            </w:r>
          </w:p>
        </w:tc>
        <w:tc>
          <w:tcPr>
            <w:tcW w:w="8821" w:type="dxa"/>
            <w:tcBorders>
              <w:left w:val="nil"/>
              <w:bottom w:val="nil"/>
              <w:right w:val="nil"/>
            </w:tcBorders>
            <w:shd w:val="clear" w:color="auto" w:fill="auto"/>
          </w:tcPr>
          <w:p w14:paraId="418B512B" w14:textId="77777777" w:rsidR="00FB2C4E" w:rsidRDefault="00FB2C4E" w:rsidP="007570A2"/>
        </w:tc>
      </w:tr>
      <w:tr w:rsidR="00FB2C4E" w14:paraId="7A72DE8D" w14:textId="77777777" w:rsidTr="00FB2C4E">
        <w:tc>
          <w:tcPr>
            <w:tcW w:w="1704" w:type="dxa"/>
            <w:tcBorders>
              <w:top w:val="nil"/>
              <w:left w:val="nil"/>
              <w:right w:val="nil"/>
            </w:tcBorders>
            <w:shd w:val="clear" w:color="auto" w:fill="auto"/>
          </w:tcPr>
          <w:p w14:paraId="2D12033F" w14:textId="77777777" w:rsidR="00FB2C4E" w:rsidRDefault="00FB2C4E" w:rsidP="00FB2C4E"/>
        </w:tc>
        <w:tc>
          <w:tcPr>
            <w:tcW w:w="2615" w:type="dxa"/>
            <w:tcBorders>
              <w:top w:val="nil"/>
              <w:left w:val="nil"/>
              <w:right w:val="nil"/>
            </w:tcBorders>
            <w:shd w:val="clear" w:color="auto" w:fill="auto"/>
          </w:tcPr>
          <w:p w14:paraId="27136566" w14:textId="4813B47C" w:rsidR="00FB2C4E" w:rsidRDefault="00FB2C4E" w:rsidP="007570A2">
            <w:proofErr w:type="spellStart"/>
            <w:r>
              <w:t>Muhlenbergia</w:t>
            </w:r>
            <w:proofErr w:type="spellEnd"/>
            <w:r>
              <w:t xml:space="preserve"> cuspidate</w:t>
            </w:r>
          </w:p>
        </w:tc>
        <w:tc>
          <w:tcPr>
            <w:tcW w:w="8821" w:type="dxa"/>
            <w:tcBorders>
              <w:top w:val="nil"/>
              <w:left w:val="nil"/>
              <w:right w:val="nil"/>
            </w:tcBorders>
            <w:shd w:val="clear" w:color="auto" w:fill="auto"/>
          </w:tcPr>
          <w:p w14:paraId="2E25C7E8" w14:textId="77777777" w:rsidR="00FB2C4E" w:rsidRDefault="00FB2C4E" w:rsidP="007570A2"/>
        </w:tc>
      </w:tr>
      <w:tr w:rsidR="00FB2C4E" w14:paraId="3D8A357C" w14:textId="77777777">
        <w:tc>
          <w:tcPr>
            <w:tcW w:w="1704" w:type="dxa"/>
            <w:tcBorders>
              <w:left w:val="nil"/>
              <w:right w:val="nil"/>
            </w:tcBorders>
            <w:shd w:val="clear" w:color="auto" w:fill="auto"/>
          </w:tcPr>
          <w:p w14:paraId="5291E2B2" w14:textId="48B3537F" w:rsidR="00FB2C4E" w:rsidRDefault="00FB2C4E" w:rsidP="00FB2C4E">
            <w:r>
              <w:t>lancaster.uk</w:t>
            </w:r>
          </w:p>
        </w:tc>
        <w:tc>
          <w:tcPr>
            <w:tcW w:w="2615" w:type="dxa"/>
            <w:tcBorders>
              <w:left w:val="nil"/>
              <w:right w:val="nil"/>
            </w:tcBorders>
            <w:shd w:val="clear" w:color="auto" w:fill="auto"/>
          </w:tcPr>
          <w:p w14:paraId="41B2B795" w14:textId="77777777" w:rsidR="00FB2C4E" w:rsidRDefault="00FB2C4E" w:rsidP="007570A2"/>
        </w:tc>
        <w:tc>
          <w:tcPr>
            <w:tcW w:w="8821" w:type="dxa"/>
            <w:tcBorders>
              <w:left w:val="nil"/>
              <w:right w:val="nil"/>
            </w:tcBorders>
            <w:shd w:val="clear" w:color="auto" w:fill="auto"/>
          </w:tcPr>
          <w:p w14:paraId="00399EB5" w14:textId="7CFDC41F" w:rsidR="00FB2C4E" w:rsidRDefault="00FB2C4E" w:rsidP="007570A2">
            <w:r>
              <w:t>No changes</w:t>
            </w:r>
          </w:p>
        </w:tc>
      </w:tr>
      <w:tr w:rsidR="00FB2C4E" w14:paraId="16FE4920" w14:textId="77777777" w:rsidTr="00575756">
        <w:tc>
          <w:tcPr>
            <w:tcW w:w="1704" w:type="dxa"/>
            <w:tcBorders>
              <w:left w:val="nil"/>
              <w:bottom w:val="single" w:sz="4" w:space="0" w:color="auto"/>
              <w:right w:val="nil"/>
            </w:tcBorders>
            <w:shd w:val="clear" w:color="auto" w:fill="auto"/>
          </w:tcPr>
          <w:p w14:paraId="2A16A918" w14:textId="344816AF" w:rsidR="00FB2C4E" w:rsidRDefault="00FB2C4E" w:rsidP="00FB2C4E">
            <w:r>
              <w:t>look.us</w:t>
            </w:r>
          </w:p>
        </w:tc>
        <w:tc>
          <w:tcPr>
            <w:tcW w:w="2615" w:type="dxa"/>
            <w:tcBorders>
              <w:left w:val="nil"/>
              <w:bottom w:val="single" w:sz="4" w:space="0" w:color="auto"/>
              <w:right w:val="nil"/>
            </w:tcBorders>
            <w:shd w:val="clear" w:color="auto" w:fill="auto"/>
          </w:tcPr>
          <w:p w14:paraId="4261BEE8" w14:textId="4C9B0B0B" w:rsidR="00FB2C4E" w:rsidRDefault="00FB2C4E" w:rsidP="007570A2">
            <w:proofErr w:type="spellStart"/>
            <w:r>
              <w:t>Galium</w:t>
            </w:r>
            <w:proofErr w:type="spellEnd"/>
            <w:r>
              <w:t xml:space="preserve"> sp.</w:t>
            </w:r>
          </w:p>
        </w:tc>
        <w:tc>
          <w:tcPr>
            <w:tcW w:w="8821" w:type="dxa"/>
            <w:tcBorders>
              <w:left w:val="nil"/>
              <w:bottom w:val="single" w:sz="4" w:space="0" w:color="auto"/>
              <w:right w:val="nil"/>
            </w:tcBorders>
            <w:shd w:val="clear" w:color="auto" w:fill="auto"/>
          </w:tcPr>
          <w:p w14:paraId="3AE5A52B" w14:textId="77777777" w:rsidR="00FB2C4E" w:rsidRDefault="00FB2C4E" w:rsidP="007570A2"/>
        </w:tc>
      </w:tr>
      <w:tr w:rsidR="00FB2C4E" w14:paraId="3FD3E6A3" w14:textId="77777777" w:rsidTr="00575756">
        <w:tc>
          <w:tcPr>
            <w:tcW w:w="1704" w:type="dxa"/>
            <w:tcBorders>
              <w:left w:val="nil"/>
              <w:bottom w:val="nil"/>
              <w:right w:val="nil"/>
            </w:tcBorders>
            <w:shd w:val="clear" w:color="auto" w:fill="auto"/>
          </w:tcPr>
          <w:p w14:paraId="2DC7A9E0" w14:textId="3F43DB46" w:rsidR="00FB2C4E" w:rsidRDefault="00FB2C4E" w:rsidP="00FB2C4E">
            <w:r>
              <w:t>marc.ar</w:t>
            </w:r>
          </w:p>
        </w:tc>
        <w:tc>
          <w:tcPr>
            <w:tcW w:w="2615" w:type="dxa"/>
            <w:tcBorders>
              <w:left w:val="nil"/>
              <w:bottom w:val="nil"/>
              <w:right w:val="nil"/>
            </w:tcBorders>
            <w:shd w:val="clear" w:color="auto" w:fill="auto"/>
          </w:tcPr>
          <w:p w14:paraId="5FCCB517" w14:textId="293FE107" w:rsidR="00FB2C4E" w:rsidRDefault="00FB2C4E" w:rsidP="007570A2">
            <w:proofErr w:type="spellStart"/>
            <w:r>
              <w:t>Eryngium</w:t>
            </w:r>
            <w:proofErr w:type="spellEnd"/>
            <w:r>
              <w:t xml:space="preserve"> sp.</w:t>
            </w:r>
          </w:p>
        </w:tc>
        <w:tc>
          <w:tcPr>
            <w:tcW w:w="8821" w:type="dxa"/>
            <w:tcBorders>
              <w:left w:val="nil"/>
              <w:bottom w:val="nil"/>
              <w:right w:val="nil"/>
            </w:tcBorders>
            <w:shd w:val="clear" w:color="auto" w:fill="auto"/>
          </w:tcPr>
          <w:p w14:paraId="4B4C0E78" w14:textId="77777777" w:rsidR="00FB2C4E" w:rsidRDefault="00FB2C4E" w:rsidP="007570A2"/>
        </w:tc>
      </w:tr>
      <w:tr w:rsidR="00FB2C4E" w14:paraId="1D741374" w14:textId="77777777" w:rsidTr="00575756">
        <w:tc>
          <w:tcPr>
            <w:tcW w:w="1704" w:type="dxa"/>
            <w:tcBorders>
              <w:top w:val="nil"/>
              <w:left w:val="nil"/>
              <w:bottom w:val="nil"/>
              <w:right w:val="nil"/>
            </w:tcBorders>
            <w:shd w:val="clear" w:color="auto" w:fill="auto"/>
          </w:tcPr>
          <w:p w14:paraId="164A2C34" w14:textId="77777777" w:rsidR="00FB2C4E" w:rsidRDefault="00FB2C4E" w:rsidP="00FB2C4E"/>
        </w:tc>
        <w:tc>
          <w:tcPr>
            <w:tcW w:w="2615" w:type="dxa"/>
            <w:tcBorders>
              <w:top w:val="nil"/>
              <w:left w:val="nil"/>
              <w:bottom w:val="nil"/>
              <w:right w:val="nil"/>
            </w:tcBorders>
            <w:shd w:val="clear" w:color="auto" w:fill="auto"/>
          </w:tcPr>
          <w:p w14:paraId="368E836F" w14:textId="091AF7F9" w:rsidR="00FB2C4E" w:rsidRDefault="00FB2C4E" w:rsidP="007570A2">
            <w:proofErr w:type="spellStart"/>
            <w:r>
              <w:t>Carex</w:t>
            </w:r>
            <w:proofErr w:type="spellEnd"/>
            <w:r>
              <w:t xml:space="preserve"> </w:t>
            </w:r>
            <w:proofErr w:type="spellStart"/>
            <w:r>
              <w:t>bonariensis</w:t>
            </w:r>
            <w:proofErr w:type="spellEnd"/>
          </w:p>
        </w:tc>
        <w:tc>
          <w:tcPr>
            <w:tcW w:w="8821" w:type="dxa"/>
            <w:tcBorders>
              <w:top w:val="nil"/>
              <w:left w:val="nil"/>
              <w:bottom w:val="nil"/>
              <w:right w:val="nil"/>
            </w:tcBorders>
            <w:shd w:val="clear" w:color="auto" w:fill="auto"/>
          </w:tcPr>
          <w:p w14:paraId="14550A2D" w14:textId="77777777" w:rsidR="00FB2C4E" w:rsidRDefault="00FB2C4E" w:rsidP="007570A2"/>
        </w:tc>
      </w:tr>
      <w:tr w:rsidR="00FB2C4E" w14:paraId="4A964807" w14:textId="77777777" w:rsidTr="00575756">
        <w:tc>
          <w:tcPr>
            <w:tcW w:w="1704" w:type="dxa"/>
            <w:tcBorders>
              <w:top w:val="nil"/>
              <w:left w:val="nil"/>
              <w:bottom w:val="nil"/>
              <w:right w:val="nil"/>
            </w:tcBorders>
            <w:shd w:val="clear" w:color="auto" w:fill="auto"/>
          </w:tcPr>
          <w:p w14:paraId="02CBF4D1" w14:textId="77777777" w:rsidR="00FB2C4E" w:rsidRDefault="00FB2C4E" w:rsidP="00FB2C4E"/>
        </w:tc>
        <w:tc>
          <w:tcPr>
            <w:tcW w:w="2615" w:type="dxa"/>
            <w:tcBorders>
              <w:top w:val="nil"/>
              <w:left w:val="nil"/>
              <w:bottom w:val="nil"/>
              <w:right w:val="nil"/>
            </w:tcBorders>
            <w:shd w:val="clear" w:color="auto" w:fill="auto"/>
          </w:tcPr>
          <w:p w14:paraId="657BA727" w14:textId="025614D4" w:rsidR="00FB2C4E" w:rsidRDefault="00FB2C4E" w:rsidP="007570A2">
            <w:proofErr w:type="spellStart"/>
            <w:r>
              <w:t>Carex</w:t>
            </w:r>
            <w:proofErr w:type="spellEnd"/>
            <w:r>
              <w:t xml:space="preserve"> </w:t>
            </w:r>
            <w:proofErr w:type="spellStart"/>
            <w:r>
              <w:t>vixdentata</w:t>
            </w:r>
            <w:proofErr w:type="spellEnd"/>
          </w:p>
        </w:tc>
        <w:tc>
          <w:tcPr>
            <w:tcW w:w="8821" w:type="dxa"/>
            <w:tcBorders>
              <w:top w:val="nil"/>
              <w:left w:val="nil"/>
              <w:bottom w:val="nil"/>
              <w:right w:val="nil"/>
            </w:tcBorders>
            <w:shd w:val="clear" w:color="auto" w:fill="auto"/>
          </w:tcPr>
          <w:p w14:paraId="53C869F9" w14:textId="77777777" w:rsidR="00FB2C4E" w:rsidRDefault="00FB2C4E" w:rsidP="007570A2"/>
        </w:tc>
      </w:tr>
      <w:tr w:rsidR="00FB2C4E" w14:paraId="2695F744" w14:textId="77777777" w:rsidTr="00575756">
        <w:tc>
          <w:tcPr>
            <w:tcW w:w="1704" w:type="dxa"/>
            <w:tcBorders>
              <w:top w:val="nil"/>
              <w:left w:val="nil"/>
              <w:bottom w:val="nil"/>
              <w:right w:val="nil"/>
            </w:tcBorders>
            <w:shd w:val="clear" w:color="auto" w:fill="auto"/>
          </w:tcPr>
          <w:p w14:paraId="131A4CBD" w14:textId="77777777" w:rsidR="00FB2C4E" w:rsidRDefault="00FB2C4E" w:rsidP="00FB2C4E"/>
        </w:tc>
        <w:tc>
          <w:tcPr>
            <w:tcW w:w="2615" w:type="dxa"/>
            <w:tcBorders>
              <w:top w:val="nil"/>
              <w:left w:val="nil"/>
              <w:bottom w:val="nil"/>
              <w:right w:val="nil"/>
            </w:tcBorders>
            <w:shd w:val="clear" w:color="auto" w:fill="auto"/>
          </w:tcPr>
          <w:p w14:paraId="72FEB41E" w14:textId="4F6B1D5C" w:rsidR="00FB2C4E" w:rsidRDefault="00FB2C4E" w:rsidP="007570A2">
            <w:r>
              <w:t>Veronica peregrine</w:t>
            </w:r>
          </w:p>
        </w:tc>
        <w:tc>
          <w:tcPr>
            <w:tcW w:w="8821" w:type="dxa"/>
            <w:tcBorders>
              <w:top w:val="nil"/>
              <w:left w:val="nil"/>
              <w:bottom w:val="nil"/>
              <w:right w:val="nil"/>
            </w:tcBorders>
            <w:shd w:val="clear" w:color="auto" w:fill="auto"/>
          </w:tcPr>
          <w:p w14:paraId="3050CB5A" w14:textId="77777777" w:rsidR="00FB2C4E" w:rsidRDefault="00FB2C4E" w:rsidP="007570A2"/>
        </w:tc>
      </w:tr>
      <w:tr w:rsidR="00FB2C4E" w14:paraId="06F84104" w14:textId="77777777" w:rsidTr="00575756">
        <w:tc>
          <w:tcPr>
            <w:tcW w:w="1704" w:type="dxa"/>
            <w:tcBorders>
              <w:top w:val="nil"/>
              <w:left w:val="nil"/>
              <w:bottom w:val="nil"/>
              <w:right w:val="nil"/>
            </w:tcBorders>
            <w:shd w:val="clear" w:color="auto" w:fill="auto"/>
          </w:tcPr>
          <w:p w14:paraId="15A853CA" w14:textId="77777777" w:rsidR="00FB2C4E" w:rsidRDefault="00FB2C4E" w:rsidP="00FB2C4E"/>
        </w:tc>
        <w:tc>
          <w:tcPr>
            <w:tcW w:w="2615" w:type="dxa"/>
            <w:tcBorders>
              <w:top w:val="nil"/>
              <w:left w:val="nil"/>
              <w:bottom w:val="nil"/>
              <w:right w:val="nil"/>
            </w:tcBorders>
            <w:shd w:val="clear" w:color="auto" w:fill="auto"/>
          </w:tcPr>
          <w:p w14:paraId="75A32121" w14:textId="7CE2DC5D" w:rsidR="00FB2C4E" w:rsidRDefault="00FB2C4E" w:rsidP="007570A2">
            <w:proofErr w:type="spellStart"/>
            <w:r>
              <w:t>Lythrum</w:t>
            </w:r>
            <w:proofErr w:type="spellEnd"/>
            <w:r>
              <w:t xml:space="preserve"> </w:t>
            </w:r>
            <w:proofErr w:type="spellStart"/>
            <w:r>
              <w:t>hyssopifolium</w:t>
            </w:r>
            <w:proofErr w:type="spellEnd"/>
          </w:p>
        </w:tc>
        <w:tc>
          <w:tcPr>
            <w:tcW w:w="8821" w:type="dxa"/>
            <w:tcBorders>
              <w:top w:val="nil"/>
              <w:left w:val="nil"/>
              <w:bottom w:val="nil"/>
              <w:right w:val="nil"/>
            </w:tcBorders>
            <w:shd w:val="clear" w:color="auto" w:fill="auto"/>
          </w:tcPr>
          <w:p w14:paraId="0E3AF5E6" w14:textId="77777777" w:rsidR="00FB2C4E" w:rsidRDefault="00FB2C4E" w:rsidP="007570A2"/>
        </w:tc>
      </w:tr>
      <w:tr w:rsidR="00FB2C4E" w14:paraId="6A0ECFC0" w14:textId="77777777" w:rsidTr="00575756">
        <w:tc>
          <w:tcPr>
            <w:tcW w:w="1704" w:type="dxa"/>
            <w:tcBorders>
              <w:top w:val="nil"/>
              <w:left w:val="nil"/>
              <w:right w:val="nil"/>
            </w:tcBorders>
            <w:shd w:val="clear" w:color="auto" w:fill="auto"/>
          </w:tcPr>
          <w:p w14:paraId="2502301B" w14:textId="77777777" w:rsidR="00FB2C4E" w:rsidRDefault="00FB2C4E" w:rsidP="00FB2C4E"/>
        </w:tc>
        <w:tc>
          <w:tcPr>
            <w:tcW w:w="2615" w:type="dxa"/>
            <w:tcBorders>
              <w:top w:val="nil"/>
              <w:left w:val="nil"/>
              <w:right w:val="nil"/>
            </w:tcBorders>
            <w:shd w:val="clear" w:color="auto" w:fill="auto"/>
          </w:tcPr>
          <w:p w14:paraId="5FFC507A" w14:textId="5544F9DA" w:rsidR="00FB2C4E" w:rsidRDefault="00FB2C4E" w:rsidP="007570A2">
            <w:proofErr w:type="spellStart"/>
            <w:r>
              <w:t>Festuca</w:t>
            </w:r>
            <w:proofErr w:type="spellEnd"/>
            <w:r>
              <w:t xml:space="preserve"> </w:t>
            </w:r>
            <w:proofErr w:type="spellStart"/>
            <w:r>
              <w:t>arundinacea</w:t>
            </w:r>
            <w:proofErr w:type="spellEnd"/>
          </w:p>
        </w:tc>
        <w:tc>
          <w:tcPr>
            <w:tcW w:w="8821" w:type="dxa"/>
            <w:tcBorders>
              <w:top w:val="nil"/>
              <w:left w:val="nil"/>
              <w:right w:val="nil"/>
            </w:tcBorders>
            <w:shd w:val="clear" w:color="auto" w:fill="auto"/>
          </w:tcPr>
          <w:p w14:paraId="6DA83BE6" w14:textId="77777777" w:rsidR="00FB2C4E" w:rsidRDefault="00FB2C4E" w:rsidP="007570A2"/>
        </w:tc>
      </w:tr>
      <w:tr w:rsidR="00FB2C4E" w14:paraId="34280080" w14:textId="77777777">
        <w:tc>
          <w:tcPr>
            <w:tcW w:w="1704" w:type="dxa"/>
            <w:tcBorders>
              <w:left w:val="nil"/>
              <w:right w:val="nil"/>
            </w:tcBorders>
            <w:shd w:val="clear" w:color="auto" w:fill="auto"/>
          </w:tcPr>
          <w:p w14:paraId="45D7D254" w14:textId="7DA7FB73" w:rsidR="00FB2C4E" w:rsidRDefault="00FB2C4E" w:rsidP="00FB2C4E">
            <w:r>
              <w:t>mtca.au</w:t>
            </w:r>
          </w:p>
        </w:tc>
        <w:tc>
          <w:tcPr>
            <w:tcW w:w="2615" w:type="dxa"/>
            <w:tcBorders>
              <w:left w:val="nil"/>
              <w:right w:val="nil"/>
            </w:tcBorders>
            <w:shd w:val="clear" w:color="auto" w:fill="auto"/>
          </w:tcPr>
          <w:p w14:paraId="03ACC1C7" w14:textId="30665986" w:rsidR="00FB2C4E" w:rsidRDefault="00FB2C4E" w:rsidP="007570A2">
            <w:proofErr w:type="spellStart"/>
            <w:r>
              <w:t>Stipa</w:t>
            </w:r>
            <w:proofErr w:type="spellEnd"/>
            <w:r>
              <w:t xml:space="preserve"> sp.</w:t>
            </w:r>
          </w:p>
        </w:tc>
        <w:tc>
          <w:tcPr>
            <w:tcW w:w="8821" w:type="dxa"/>
            <w:tcBorders>
              <w:left w:val="nil"/>
              <w:right w:val="nil"/>
            </w:tcBorders>
            <w:shd w:val="clear" w:color="auto" w:fill="auto"/>
          </w:tcPr>
          <w:p w14:paraId="159299EE" w14:textId="77777777" w:rsidR="00FB2C4E" w:rsidRDefault="00FB2C4E" w:rsidP="007570A2"/>
        </w:tc>
      </w:tr>
      <w:tr w:rsidR="00FB2C4E" w14:paraId="42BF865F" w14:textId="77777777">
        <w:tc>
          <w:tcPr>
            <w:tcW w:w="1704" w:type="dxa"/>
            <w:tcBorders>
              <w:left w:val="nil"/>
              <w:right w:val="nil"/>
            </w:tcBorders>
            <w:shd w:val="clear" w:color="auto" w:fill="auto"/>
          </w:tcPr>
          <w:p w14:paraId="3C113E0C" w14:textId="4892C6F9" w:rsidR="00FB2C4E" w:rsidRDefault="00FB2C4E" w:rsidP="00FB2C4E">
            <w:r>
              <w:t>ping.au</w:t>
            </w:r>
          </w:p>
        </w:tc>
        <w:tc>
          <w:tcPr>
            <w:tcW w:w="2615" w:type="dxa"/>
            <w:tcBorders>
              <w:left w:val="nil"/>
              <w:right w:val="nil"/>
            </w:tcBorders>
            <w:shd w:val="clear" w:color="auto" w:fill="auto"/>
          </w:tcPr>
          <w:p w14:paraId="7C861CE9" w14:textId="77777777" w:rsidR="00FB2C4E" w:rsidRDefault="00FB2C4E" w:rsidP="007570A2"/>
        </w:tc>
        <w:tc>
          <w:tcPr>
            <w:tcW w:w="8821" w:type="dxa"/>
            <w:tcBorders>
              <w:left w:val="nil"/>
              <w:right w:val="nil"/>
            </w:tcBorders>
            <w:shd w:val="clear" w:color="auto" w:fill="auto"/>
          </w:tcPr>
          <w:p w14:paraId="40100C95" w14:textId="41E81DD7" w:rsidR="00FB2C4E" w:rsidRDefault="00FB2C4E" w:rsidP="007570A2">
            <w:r>
              <w:t>No changes</w:t>
            </w:r>
          </w:p>
        </w:tc>
      </w:tr>
      <w:tr w:rsidR="00FB2C4E" w14:paraId="50304511" w14:textId="77777777">
        <w:tc>
          <w:tcPr>
            <w:tcW w:w="1704" w:type="dxa"/>
            <w:tcBorders>
              <w:left w:val="nil"/>
              <w:right w:val="nil"/>
            </w:tcBorders>
            <w:shd w:val="clear" w:color="auto" w:fill="auto"/>
          </w:tcPr>
          <w:p w14:paraId="0A950598" w14:textId="40787F24" w:rsidR="00FB2C4E" w:rsidRDefault="00575756" w:rsidP="00FB2C4E">
            <w:r>
              <w:t>pinj.au</w:t>
            </w:r>
          </w:p>
        </w:tc>
        <w:tc>
          <w:tcPr>
            <w:tcW w:w="2615" w:type="dxa"/>
            <w:tcBorders>
              <w:left w:val="nil"/>
              <w:right w:val="nil"/>
            </w:tcBorders>
            <w:shd w:val="clear" w:color="auto" w:fill="auto"/>
          </w:tcPr>
          <w:p w14:paraId="1204469A" w14:textId="69B25FAB" w:rsidR="00FB2C4E" w:rsidRDefault="00575756" w:rsidP="007570A2">
            <w:proofErr w:type="spellStart"/>
            <w:r>
              <w:t>Medicago</w:t>
            </w:r>
            <w:proofErr w:type="spellEnd"/>
            <w:r>
              <w:t xml:space="preserve"> sp.</w:t>
            </w:r>
          </w:p>
        </w:tc>
        <w:tc>
          <w:tcPr>
            <w:tcW w:w="8821" w:type="dxa"/>
            <w:tcBorders>
              <w:left w:val="nil"/>
              <w:right w:val="nil"/>
            </w:tcBorders>
            <w:shd w:val="clear" w:color="auto" w:fill="auto"/>
          </w:tcPr>
          <w:p w14:paraId="49154621" w14:textId="77777777" w:rsidR="00FB2C4E" w:rsidRDefault="00FB2C4E" w:rsidP="007570A2"/>
        </w:tc>
      </w:tr>
      <w:tr w:rsidR="00575756" w14:paraId="7BEC8CB8" w14:textId="77777777">
        <w:tc>
          <w:tcPr>
            <w:tcW w:w="1704" w:type="dxa"/>
            <w:tcBorders>
              <w:left w:val="nil"/>
              <w:right w:val="nil"/>
            </w:tcBorders>
            <w:shd w:val="clear" w:color="auto" w:fill="auto"/>
          </w:tcPr>
          <w:p w14:paraId="2EF2CE20" w14:textId="3CDF635C" w:rsidR="00575756" w:rsidRDefault="00575756" w:rsidP="00FB2C4E">
            <w:r>
              <w:t>rook.uk</w:t>
            </w:r>
          </w:p>
        </w:tc>
        <w:tc>
          <w:tcPr>
            <w:tcW w:w="2615" w:type="dxa"/>
            <w:tcBorders>
              <w:left w:val="nil"/>
              <w:right w:val="nil"/>
            </w:tcBorders>
            <w:shd w:val="clear" w:color="auto" w:fill="auto"/>
          </w:tcPr>
          <w:p w14:paraId="33DA6C1B" w14:textId="77777777" w:rsidR="00575756" w:rsidRDefault="00575756" w:rsidP="007570A2"/>
        </w:tc>
        <w:tc>
          <w:tcPr>
            <w:tcW w:w="8821" w:type="dxa"/>
            <w:tcBorders>
              <w:left w:val="nil"/>
              <w:right w:val="nil"/>
            </w:tcBorders>
            <w:shd w:val="clear" w:color="auto" w:fill="auto"/>
          </w:tcPr>
          <w:p w14:paraId="5D72106A" w14:textId="60F38547" w:rsidR="00575756" w:rsidRDefault="00575756" w:rsidP="007570A2">
            <w:r>
              <w:t>No changes</w:t>
            </w:r>
          </w:p>
        </w:tc>
      </w:tr>
      <w:tr w:rsidR="00575756" w14:paraId="65144E5B" w14:textId="77777777">
        <w:tc>
          <w:tcPr>
            <w:tcW w:w="1704" w:type="dxa"/>
            <w:tcBorders>
              <w:left w:val="nil"/>
              <w:right w:val="nil"/>
            </w:tcBorders>
            <w:shd w:val="clear" w:color="auto" w:fill="auto"/>
          </w:tcPr>
          <w:p w14:paraId="24656F5B" w14:textId="570EF630" w:rsidR="00575756" w:rsidRDefault="00575756" w:rsidP="00FB2C4E">
            <w:r>
              <w:t>sage.us</w:t>
            </w:r>
          </w:p>
        </w:tc>
        <w:tc>
          <w:tcPr>
            <w:tcW w:w="2615" w:type="dxa"/>
            <w:tcBorders>
              <w:left w:val="nil"/>
              <w:right w:val="nil"/>
            </w:tcBorders>
            <w:shd w:val="clear" w:color="auto" w:fill="auto"/>
          </w:tcPr>
          <w:p w14:paraId="626DC242" w14:textId="74077650" w:rsidR="00575756" w:rsidRDefault="00575756" w:rsidP="007570A2">
            <w:proofErr w:type="spellStart"/>
            <w:r>
              <w:t>Carex</w:t>
            </w:r>
            <w:proofErr w:type="spellEnd"/>
            <w:r>
              <w:t xml:space="preserve"> sp.</w:t>
            </w:r>
          </w:p>
        </w:tc>
        <w:tc>
          <w:tcPr>
            <w:tcW w:w="8821" w:type="dxa"/>
            <w:tcBorders>
              <w:left w:val="nil"/>
              <w:right w:val="nil"/>
            </w:tcBorders>
            <w:shd w:val="clear" w:color="auto" w:fill="auto"/>
          </w:tcPr>
          <w:p w14:paraId="27C253C4" w14:textId="77777777" w:rsidR="00575756" w:rsidRDefault="00575756" w:rsidP="007570A2"/>
        </w:tc>
      </w:tr>
      <w:tr w:rsidR="00575756" w14:paraId="2F3041DA" w14:textId="77777777" w:rsidTr="00575756">
        <w:tc>
          <w:tcPr>
            <w:tcW w:w="1704" w:type="dxa"/>
            <w:tcBorders>
              <w:left w:val="nil"/>
              <w:bottom w:val="single" w:sz="4" w:space="0" w:color="auto"/>
              <w:right w:val="nil"/>
            </w:tcBorders>
            <w:shd w:val="clear" w:color="auto" w:fill="auto"/>
          </w:tcPr>
          <w:p w14:paraId="4B6F34DE" w14:textId="695B130C" w:rsidR="00575756" w:rsidRDefault="00575756" w:rsidP="00FB2C4E">
            <w:r>
              <w:t>sedg.us</w:t>
            </w:r>
          </w:p>
        </w:tc>
        <w:tc>
          <w:tcPr>
            <w:tcW w:w="2615" w:type="dxa"/>
            <w:tcBorders>
              <w:left w:val="nil"/>
              <w:bottom w:val="single" w:sz="4" w:space="0" w:color="auto"/>
              <w:right w:val="nil"/>
            </w:tcBorders>
            <w:shd w:val="clear" w:color="auto" w:fill="auto"/>
          </w:tcPr>
          <w:p w14:paraId="044C0976" w14:textId="65F69ECE" w:rsidR="00575756" w:rsidRDefault="00575756" w:rsidP="007570A2">
            <w:proofErr w:type="spellStart"/>
            <w:r>
              <w:t>Trifolium</w:t>
            </w:r>
            <w:proofErr w:type="spellEnd"/>
            <w:r>
              <w:t xml:space="preserve"> sp.</w:t>
            </w:r>
          </w:p>
        </w:tc>
        <w:tc>
          <w:tcPr>
            <w:tcW w:w="8821" w:type="dxa"/>
            <w:tcBorders>
              <w:left w:val="nil"/>
              <w:bottom w:val="single" w:sz="4" w:space="0" w:color="auto"/>
              <w:right w:val="nil"/>
            </w:tcBorders>
            <w:shd w:val="clear" w:color="auto" w:fill="auto"/>
          </w:tcPr>
          <w:p w14:paraId="74139B0D" w14:textId="77777777" w:rsidR="00575756" w:rsidRDefault="00575756" w:rsidP="007570A2"/>
        </w:tc>
      </w:tr>
      <w:tr w:rsidR="00575756" w14:paraId="448236CD" w14:textId="77777777" w:rsidTr="00575756">
        <w:tc>
          <w:tcPr>
            <w:tcW w:w="1704" w:type="dxa"/>
            <w:tcBorders>
              <w:left w:val="nil"/>
              <w:bottom w:val="nil"/>
              <w:right w:val="nil"/>
            </w:tcBorders>
            <w:shd w:val="clear" w:color="auto" w:fill="auto"/>
          </w:tcPr>
          <w:p w14:paraId="3C3D84F3" w14:textId="29796A4D" w:rsidR="00575756" w:rsidRDefault="00575756" w:rsidP="00FB2C4E">
            <w:r>
              <w:t>sereng.tz</w:t>
            </w:r>
          </w:p>
        </w:tc>
        <w:tc>
          <w:tcPr>
            <w:tcW w:w="2615" w:type="dxa"/>
            <w:tcBorders>
              <w:left w:val="nil"/>
              <w:bottom w:val="nil"/>
              <w:right w:val="nil"/>
            </w:tcBorders>
            <w:shd w:val="clear" w:color="auto" w:fill="auto"/>
          </w:tcPr>
          <w:p w14:paraId="1F22351F" w14:textId="31EFE66A" w:rsidR="00575756" w:rsidRDefault="00575756" w:rsidP="007570A2">
            <w:proofErr w:type="spellStart"/>
            <w:r>
              <w:t>Justicia</w:t>
            </w:r>
            <w:proofErr w:type="spellEnd"/>
            <w:r>
              <w:t xml:space="preserve"> sp.</w:t>
            </w:r>
          </w:p>
        </w:tc>
        <w:tc>
          <w:tcPr>
            <w:tcW w:w="8821" w:type="dxa"/>
            <w:tcBorders>
              <w:left w:val="nil"/>
              <w:bottom w:val="nil"/>
              <w:right w:val="nil"/>
            </w:tcBorders>
            <w:shd w:val="clear" w:color="auto" w:fill="auto"/>
          </w:tcPr>
          <w:p w14:paraId="7E5CADBD" w14:textId="77777777" w:rsidR="00575756" w:rsidRDefault="00575756" w:rsidP="007570A2"/>
        </w:tc>
      </w:tr>
      <w:tr w:rsidR="00575756" w14:paraId="0D2E8607" w14:textId="77777777" w:rsidTr="00575756">
        <w:tc>
          <w:tcPr>
            <w:tcW w:w="1704" w:type="dxa"/>
            <w:tcBorders>
              <w:top w:val="nil"/>
              <w:left w:val="nil"/>
              <w:bottom w:val="nil"/>
              <w:right w:val="nil"/>
            </w:tcBorders>
            <w:shd w:val="clear" w:color="auto" w:fill="auto"/>
          </w:tcPr>
          <w:p w14:paraId="41AC5876" w14:textId="77777777" w:rsidR="00575756" w:rsidRDefault="00575756" w:rsidP="00FB2C4E"/>
        </w:tc>
        <w:tc>
          <w:tcPr>
            <w:tcW w:w="2615" w:type="dxa"/>
            <w:tcBorders>
              <w:top w:val="nil"/>
              <w:left w:val="nil"/>
              <w:bottom w:val="nil"/>
              <w:right w:val="nil"/>
            </w:tcBorders>
            <w:shd w:val="clear" w:color="auto" w:fill="auto"/>
          </w:tcPr>
          <w:p w14:paraId="0BCA8DD3" w14:textId="4CD865A0" w:rsidR="00575756" w:rsidRDefault="00575756" w:rsidP="007570A2">
            <w:proofErr w:type="spellStart"/>
            <w:r>
              <w:t>Kyllinga</w:t>
            </w:r>
            <w:proofErr w:type="spellEnd"/>
            <w:r>
              <w:t xml:space="preserve"> sp.</w:t>
            </w:r>
          </w:p>
        </w:tc>
        <w:tc>
          <w:tcPr>
            <w:tcW w:w="8821" w:type="dxa"/>
            <w:tcBorders>
              <w:top w:val="nil"/>
              <w:left w:val="nil"/>
              <w:bottom w:val="nil"/>
              <w:right w:val="nil"/>
            </w:tcBorders>
            <w:shd w:val="clear" w:color="auto" w:fill="auto"/>
          </w:tcPr>
          <w:p w14:paraId="74AF892D" w14:textId="77777777" w:rsidR="00575756" w:rsidRDefault="00575756" w:rsidP="007570A2"/>
        </w:tc>
      </w:tr>
      <w:tr w:rsidR="00575756" w14:paraId="6A49176D" w14:textId="77777777" w:rsidTr="00575756">
        <w:tc>
          <w:tcPr>
            <w:tcW w:w="1704" w:type="dxa"/>
            <w:tcBorders>
              <w:top w:val="nil"/>
              <w:left w:val="nil"/>
              <w:bottom w:val="nil"/>
              <w:right w:val="nil"/>
            </w:tcBorders>
            <w:shd w:val="clear" w:color="auto" w:fill="auto"/>
          </w:tcPr>
          <w:p w14:paraId="460BEA74" w14:textId="77777777" w:rsidR="00575756" w:rsidRDefault="00575756" w:rsidP="00FB2C4E"/>
        </w:tc>
        <w:tc>
          <w:tcPr>
            <w:tcW w:w="2615" w:type="dxa"/>
            <w:tcBorders>
              <w:top w:val="nil"/>
              <w:left w:val="nil"/>
              <w:bottom w:val="nil"/>
              <w:right w:val="nil"/>
            </w:tcBorders>
            <w:shd w:val="clear" w:color="auto" w:fill="auto"/>
          </w:tcPr>
          <w:p w14:paraId="522E361D" w14:textId="11583934" w:rsidR="00575756" w:rsidRDefault="00575756" w:rsidP="007570A2">
            <w:proofErr w:type="spellStart"/>
            <w:r>
              <w:t>Dactyloctenium</w:t>
            </w:r>
            <w:proofErr w:type="spellEnd"/>
            <w:r>
              <w:t xml:space="preserve"> sp.</w:t>
            </w:r>
          </w:p>
        </w:tc>
        <w:tc>
          <w:tcPr>
            <w:tcW w:w="8821" w:type="dxa"/>
            <w:tcBorders>
              <w:top w:val="nil"/>
              <w:left w:val="nil"/>
              <w:bottom w:val="nil"/>
              <w:right w:val="nil"/>
            </w:tcBorders>
            <w:shd w:val="clear" w:color="auto" w:fill="auto"/>
          </w:tcPr>
          <w:p w14:paraId="51DEC56F" w14:textId="77777777" w:rsidR="00575756" w:rsidRDefault="00575756" w:rsidP="007570A2"/>
        </w:tc>
      </w:tr>
      <w:tr w:rsidR="00575756" w14:paraId="161F1FEE" w14:textId="77777777" w:rsidTr="00575756">
        <w:tc>
          <w:tcPr>
            <w:tcW w:w="1704" w:type="dxa"/>
            <w:tcBorders>
              <w:top w:val="nil"/>
              <w:left w:val="nil"/>
              <w:bottom w:val="single" w:sz="4" w:space="0" w:color="auto"/>
              <w:right w:val="nil"/>
            </w:tcBorders>
            <w:shd w:val="clear" w:color="auto" w:fill="auto"/>
          </w:tcPr>
          <w:p w14:paraId="1761CDC8" w14:textId="77777777" w:rsidR="00575756" w:rsidRDefault="00575756" w:rsidP="00FB2C4E"/>
        </w:tc>
        <w:tc>
          <w:tcPr>
            <w:tcW w:w="2615" w:type="dxa"/>
            <w:tcBorders>
              <w:top w:val="nil"/>
              <w:left w:val="nil"/>
              <w:bottom w:val="single" w:sz="4" w:space="0" w:color="auto"/>
              <w:right w:val="nil"/>
            </w:tcBorders>
            <w:shd w:val="clear" w:color="auto" w:fill="auto"/>
          </w:tcPr>
          <w:p w14:paraId="1E20425B" w14:textId="4318B458" w:rsidR="00575756" w:rsidRDefault="00575756" w:rsidP="007570A2">
            <w:proofErr w:type="spellStart"/>
            <w:r>
              <w:t>Cycnium</w:t>
            </w:r>
            <w:proofErr w:type="spellEnd"/>
            <w:r>
              <w:t xml:space="preserve"> sp.</w:t>
            </w:r>
          </w:p>
        </w:tc>
        <w:tc>
          <w:tcPr>
            <w:tcW w:w="8821" w:type="dxa"/>
            <w:tcBorders>
              <w:top w:val="nil"/>
              <w:left w:val="nil"/>
              <w:bottom w:val="single" w:sz="4" w:space="0" w:color="auto"/>
              <w:right w:val="nil"/>
            </w:tcBorders>
            <w:shd w:val="clear" w:color="auto" w:fill="auto"/>
          </w:tcPr>
          <w:p w14:paraId="569E6896" w14:textId="77777777" w:rsidR="00575756" w:rsidRDefault="00575756" w:rsidP="007570A2"/>
        </w:tc>
      </w:tr>
      <w:tr w:rsidR="00575756" w14:paraId="4D7B642D" w14:textId="77777777" w:rsidTr="00575756">
        <w:tc>
          <w:tcPr>
            <w:tcW w:w="1704" w:type="dxa"/>
            <w:tcBorders>
              <w:left w:val="nil"/>
              <w:bottom w:val="nil"/>
              <w:right w:val="nil"/>
            </w:tcBorders>
            <w:shd w:val="clear" w:color="auto" w:fill="auto"/>
          </w:tcPr>
          <w:p w14:paraId="1AEA2735" w14:textId="11BEF901" w:rsidR="00575756" w:rsidRDefault="00575756" w:rsidP="00FB2C4E">
            <w:r>
              <w:t>shps.us</w:t>
            </w:r>
          </w:p>
        </w:tc>
        <w:tc>
          <w:tcPr>
            <w:tcW w:w="2615" w:type="dxa"/>
            <w:tcBorders>
              <w:left w:val="nil"/>
              <w:bottom w:val="nil"/>
              <w:right w:val="nil"/>
            </w:tcBorders>
            <w:shd w:val="clear" w:color="auto" w:fill="auto"/>
          </w:tcPr>
          <w:p w14:paraId="23EEE3F6" w14:textId="666348FE" w:rsidR="00575756" w:rsidRDefault="00575756" w:rsidP="007570A2">
            <w:proofErr w:type="spellStart"/>
            <w:r>
              <w:t>Antennaria</w:t>
            </w:r>
            <w:proofErr w:type="spellEnd"/>
            <w:r>
              <w:t xml:space="preserve"> sp.</w:t>
            </w:r>
          </w:p>
        </w:tc>
        <w:tc>
          <w:tcPr>
            <w:tcW w:w="8821" w:type="dxa"/>
            <w:tcBorders>
              <w:left w:val="nil"/>
              <w:bottom w:val="nil"/>
              <w:right w:val="nil"/>
            </w:tcBorders>
            <w:shd w:val="clear" w:color="auto" w:fill="auto"/>
          </w:tcPr>
          <w:p w14:paraId="1EAC27B1" w14:textId="77777777" w:rsidR="00575756" w:rsidRDefault="00575756" w:rsidP="007570A2"/>
        </w:tc>
      </w:tr>
      <w:tr w:rsidR="00575756" w14:paraId="56025856" w14:textId="77777777" w:rsidTr="00575756">
        <w:tc>
          <w:tcPr>
            <w:tcW w:w="1704" w:type="dxa"/>
            <w:tcBorders>
              <w:top w:val="nil"/>
              <w:left w:val="nil"/>
              <w:bottom w:val="single" w:sz="4" w:space="0" w:color="auto"/>
              <w:right w:val="nil"/>
            </w:tcBorders>
            <w:shd w:val="clear" w:color="auto" w:fill="auto"/>
          </w:tcPr>
          <w:p w14:paraId="157E8E99" w14:textId="77777777" w:rsidR="00575756" w:rsidRDefault="00575756" w:rsidP="00FB2C4E"/>
        </w:tc>
        <w:tc>
          <w:tcPr>
            <w:tcW w:w="2615" w:type="dxa"/>
            <w:tcBorders>
              <w:top w:val="nil"/>
              <w:left w:val="nil"/>
              <w:bottom w:val="single" w:sz="4" w:space="0" w:color="auto"/>
              <w:right w:val="nil"/>
            </w:tcBorders>
            <w:shd w:val="clear" w:color="auto" w:fill="auto"/>
          </w:tcPr>
          <w:p w14:paraId="3331332A" w14:textId="3303BC5A" w:rsidR="00575756" w:rsidRDefault="00575756" w:rsidP="007570A2">
            <w:proofErr w:type="spellStart"/>
            <w:r>
              <w:t>Poa</w:t>
            </w:r>
            <w:proofErr w:type="spellEnd"/>
            <w:r>
              <w:t xml:space="preserve"> </w:t>
            </w:r>
            <w:proofErr w:type="spellStart"/>
            <w:r>
              <w:t>secunda</w:t>
            </w:r>
            <w:proofErr w:type="spellEnd"/>
          </w:p>
        </w:tc>
        <w:tc>
          <w:tcPr>
            <w:tcW w:w="8821" w:type="dxa"/>
            <w:tcBorders>
              <w:top w:val="nil"/>
              <w:left w:val="nil"/>
              <w:bottom w:val="single" w:sz="4" w:space="0" w:color="auto"/>
              <w:right w:val="nil"/>
            </w:tcBorders>
            <w:shd w:val="clear" w:color="auto" w:fill="auto"/>
          </w:tcPr>
          <w:p w14:paraId="018492DA" w14:textId="77777777" w:rsidR="00575756" w:rsidRDefault="00575756" w:rsidP="007570A2"/>
        </w:tc>
      </w:tr>
      <w:tr w:rsidR="00575756" w14:paraId="1C8F80B6" w14:textId="77777777" w:rsidTr="00575756">
        <w:tc>
          <w:tcPr>
            <w:tcW w:w="1704" w:type="dxa"/>
            <w:tcBorders>
              <w:left w:val="nil"/>
              <w:bottom w:val="nil"/>
              <w:right w:val="nil"/>
            </w:tcBorders>
            <w:shd w:val="clear" w:color="auto" w:fill="auto"/>
          </w:tcPr>
          <w:p w14:paraId="64E421CE" w14:textId="484978FE" w:rsidR="00575756" w:rsidRDefault="00575756" w:rsidP="00FB2C4E">
            <w:r>
              <w:t>sier.us</w:t>
            </w:r>
          </w:p>
        </w:tc>
        <w:tc>
          <w:tcPr>
            <w:tcW w:w="2615" w:type="dxa"/>
            <w:tcBorders>
              <w:left w:val="nil"/>
              <w:bottom w:val="nil"/>
              <w:right w:val="nil"/>
            </w:tcBorders>
            <w:shd w:val="clear" w:color="auto" w:fill="auto"/>
          </w:tcPr>
          <w:p w14:paraId="1EF1D692" w14:textId="45B38EED" w:rsidR="00575756" w:rsidRDefault="00575756" w:rsidP="007570A2">
            <w:proofErr w:type="spellStart"/>
            <w:r>
              <w:t>Torilis</w:t>
            </w:r>
            <w:proofErr w:type="spellEnd"/>
            <w:r>
              <w:t xml:space="preserve"> sp.</w:t>
            </w:r>
          </w:p>
        </w:tc>
        <w:tc>
          <w:tcPr>
            <w:tcW w:w="8821" w:type="dxa"/>
            <w:tcBorders>
              <w:left w:val="nil"/>
              <w:bottom w:val="nil"/>
              <w:right w:val="nil"/>
            </w:tcBorders>
            <w:shd w:val="clear" w:color="auto" w:fill="auto"/>
          </w:tcPr>
          <w:p w14:paraId="3EC166BF" w14:textId="77777777" w:rsidR="00575756" w:rsidRDefault="00575756" w:rsidP="007570A2"/>
        </w:tc>
      </w:tr>
      <w:tr w:rsidR="00575756" w14:paraId="4DC94EA3" w14:textId="77777777" w:rsidTr="00575756">
        <w:tc>
          <w:tcPr>
            <w:tcW w:w="1704" w:type="dxa"/>
            <w:tcBorders>
              <w:top w:val="nil"/>
              <w:left w:val="nil"/>
              <w:bottom w:val="nil"/>
              <w:right w:val="nil"/>
            </w:tcBorders>
            <w:shd w:val="clear" w:color="auto" w:fill="auto"/>
          </w:tcPr>
          <w:p w14:paraId="38CB0F79" w14:textId="77777777" w:rsidR="00575756" w:rsidRDefault="00575756" w:rsidP="00FB2C4E"/>
        </w:tc>
        <w:tc>
          <w:tcPr>
            <w:tcW w:w="2615" w:type="dxa"/>
            <w:tcBorders>
              <w:top w:val="nil"/>
              <w:left w:val="nil"/>
              <w:bottom w:val="nil"/>
              <w:right w:val="nil"/>
            </w:tcBorders>
            <w:shd w:val="clear" w:color="auto" w:fill="auto"/>
          </w:tcPr>
          <w:p w14:paraId="611D66DA" w14:textId="3EDA9017" w:rsidR="00575756" w:rsidRDefault="00575756" w:rsidP="007570A2">
            <w:proofErr w:type="spellStart"/>
            <w:r>
              <w:t>Triteleia</w:t>
            </w:r>
            <w:proofErr w:type="spellEnd"/>
            <w:r>
              <w:t xml:space="preserve"> sp.</w:t>
            </w:r>
          </w:p>
        </w:tc>
        <w:tc>
          <w:tcPr>
            <w:tcW w:w="8821" w:type="dxa"/>
            <w:tcBorders>
              <w:top w:val="nil"/>
              <w:left w:val="nil"/>
              <w:bottom w:val="nil"/>
              <w:right w:val="nil"/>
            </w:tcBorders>
            <w:shd w:val="clear" w:color="auto" w:fill="auto"/>
          </w:tcPr>
          <w:p w14:paraId="3FFFA77D" w14:textId="77777777" w:rsidR="00575756" w:rsidRDefault="00575756" w:rsidP="007570A2"/>
        </w:tc>
      </w:tr>
      <w:tr w:rsidR="00575756" w14:paraId="422F825E" w14:textId="77777777" w:rsidTr="00575756">
        <w:tc>
          <w:tcPr>
            <w:tcW w:w="1704" w:type="dxa"/>
            <w:tcBorders>
              <w:top w:val="nil"/>
              <w:left w:val="nil"/>
              <w:bottom w:val="nil"/>
              <w:right w:val="nil"/>
            </w:tcBorders>
            <w:shd w:val="clear" w:color="auto" w:fill="auto"/>
          </w:tcPr>
          <w:p w14:paraId="640D9E4B" w14:textId="77777777" w:rsidR="00575756" w:rsidRDefault="00575756" w:rsidP="00FB2C4E"/>
        </w:tc>
        <w:tc>
          <w:tcPr>
            <w:tcW w:w="2615" w:type="dxa"/>
            <w:tcBorders>
              <w:top w:val="nil"/>
              <w:left w:val="nil"/>
              <w:bottom w:val="nil"/>
              <w:right w:val="nil"/>
            </w:tcBorders>
            <w:shd w:val="clear" w:color="auto" w:fill="auto"/>
          </w:tcPr>
          <w:p w14:paraId="797E8327" w14:textId="33A91D53" w:rsidR="00575756" w:rsidRDefault="00575756" w:rsidP="007570A2">
            <w:r>
              <w:t xml:space="preserve">Unknown </w:t>
            </w:r>
            <w:proofErr w:type="spellStart"/>
            <w:r>
              <w:t>Asteraceae</w:t>
            </w:r>
            <w:proofErr w:type="spellEnd"/>
            <w:r>
              <w:t xml:space="preserve"> sp.</w:t>
            </w:r>
          </w:p>
        </w:tc>
        <w:tc>
          <w:tcPr>
            <w:tcW w:w="8821" w:type="dxa"/>
            <w:tcBorders>
              <w:top w:val="nil"/>
              <w:left w:val="nil"/>
              <w:bottom w:val="nil"/>
              <w:right w:val="nil"/>
            </w:tcBorders>
            <w:shd w:val="clear" w:color="auto" w:fill="auto"/>
          </w:tcPr>
          <w:p w14:paraId="057A5C31" w14:textId="77777777" w:rsidR="00575756" w:rsidRDefault="00575756" w:rsidP="007570A2"/>
        </w:tc>
      </w:tr>
      <w:tr w:rsidR="00575756" w14:paraId="40EF6A07" w14:textId="77777777" w:rsidTr="00575756">
        <w:tc>
          <w:tcPr>
            <w:tcW w:w="1704" w:type="dxa"/>
            <w:tcBorders>
              <w:top w:val="nil"/>
              <w:left w:val="nil"/>
              <w:bottom w:val="nil"/>
              <w:right w:val="nil"/>
            </w:tcBorders>
            <w:shd w:val="clear" w:color="auto" w:fill="auto"/>
          </w:tcPr>
          <w:p w14:paraId="734633E3" w14:textId="77777777" w:rsidR="00575756" w:rsidRDefault="00575756" w:rsidP="00FB2C4E"/>
        </w:tc>
        <w:tc>
          <w:tcPr>
            <w:tcW w:w="2615" w:type="dxa"/>
            <w:tcBorders>
              <w:top w:val="nil"/>
              <w:left w:val="nil"/>
              <w:bottom w:val="nil"/>
              <w:right w:val="nil"/>
            </w:tcBorders>
            <w:shd w:val="clear" w:color="auto" w:fill="auto"/>
          </w:tcPr>
          <w:p w14:paraId="67417509" w14:textId="3BC35A99" w:rsidR="00575756" w:rsidRDefault="00575756" w:rsidP="007570A2">
            <w:proofErr w:type="spellStart"/>
            <w:r>
              <w:t>Plagiobothrys</w:t>
            </w:r>
            <w:proofErr w:type="spellEnd"/>
            <w:r>
              <w:t xml:space="preserve"> sp.</w:t>
            </w:r>
          </w:p>
        </w:tc>
        <w:tc>
          <w:tcPr>
            <w:tcW w:w="8821" w:type="dxa"/>
            <w:tcBorders>
              <w:top w:val="nil"/>
              <w:left w:val="nil"/>
              <w:bottom w:val="nil"/>
              <w:right w:val="nil"/>
            </w:tcBorders>
            <w:shd w:val="clear" w:color="auto" w:fill="auto"/>
          </w:tcPr>
          <w:p w14:paraId="5533D7EC" w14:textId="77777777" w:rsidR="00575756" w:rsidRDefault="00575756" w:rsidP="007570A2"/>
        </w:tc>
      </w:tr>
      <w:tr w:rsidR="00575756" w14:paraId="6C301BA2" w14:textId="77777777" w:rsidTr="00575756">
        <w:tc>
          <w:tcPr>
            <w:tcW w:w="1704" w:type="dxa"/>
            <w:tcBorders>
              <w:top w:val="nil"/>
              <w:left w:val="nil"/>
              <w:bottom w:val="nil"/>
              <w:right w:val="nil"/>
            </w:tcBorders>
            <w:shd w:val="clear" w:color="auto" w:fill="auto"/>
          </w:tcPr>
          <w:p w14:paraId="338128D0" w14:textId="77777777" w:rsidR="00575756" w:rsidRDefault="00575756" w:rsidP="00FB2C4E"/>
        </w:tc>
        <w:tc>
          <w:tcPr>
            <w:tcW w:w="2615" w:type="dxa"/>
            <w:tcBorders>
              <w:top w:val="nil"/>
              <w:left w:val="nil"/>
              <w:bottom w:val="nil"/>
              <w:right w:val="nil"/>
            </w:tcBorders>
            <w:shd w:val="clear" w:color="auto" w:fill="auto"/>
          </w:tcPr>
          <w:p w14:paraId="7D077905" w14:textId="0CA0FF34" w:rsidR="00575756" w:rsidRDefault="00575756" w:rsidP="007570A2">
            <w:proofErr w:type="spellStart"/>
            <w:r>
              <w:t>Cardamine</w:t>
            </w:r>
            <w:proofErr w:type="spellEnd"/>
            <w:r>
              <w:t xml:space="preserve"> sp.</w:t>
            </w:r>
          </w:p>
        </w:tc>
        <w:tc>
          <w:tcPr>
            <w:tcW w:w="8821" w:type="dxa"/>
            <w:tcBorders>
              <w:top w:val="nil"/>
              <w:left w:val="nil"/>
              <w:bottom w:val="nil"/>
              <w:right w:val="nil"/>
            </w:tcBorders>
            <w:shd w:val="clear" w:color="auto" w:fill="auto"/>
          </w:tcPr>
          <w:p w14:paraId="22BA9D45" w14:textId="77777777" w:rsidR="00575756" w:rsidRDefault="00575756" w:rsidP="007570A2"/>
        </w:tc>
      </w:tr>
      <w:tr w:rsidR="00575756" w14:paraId="6674A92F" w14:textId="77777777" w:rsidTr="00575756">
        <w:tc>
          <w:tcPr>
            <w:tcW w:w="1704" w:type="dxa"/>
            <w:tcBorders>
              <w:top w:val="nil"/>
              <w:left w:val="nil"/>
              <w:bottom w:val="nil"/>
              <w:right w:val="nil"/>
            </w:tcBorders>
            <w:shd w:val="clear" w:color="auto" w:fill="auto"/>
          </w:tcPr>
          <w:p w14:paraId="796EFAFC" w14:textId="77777777" w:rsidR="00575756" w:rsidRDefault="00575756" w:rsidP="00FB2C4E"/>
        </w:tc>
        <w:tc>
          <w:tcPr>
            <w:tcW w:w="2615" w:type="dxa"/>
            <w:tcBorders>
              <w:top w:val="nil"/>
              <w:left w:val="nil"/>
              <w:bottom w:val="nil"/>
              <w:right w:val="nil"/>
            </w:tcBorders>
            <w:shd w:val="clear" w:color="auto" w:fill="auto"/>
          </w:tcPr>
          <w:p w14:paraId="319FA03E" w14:textId="248B6EA1" w:rsidR="00575756" w:rsidRDefault="00575756" w:rsidP="007570A2">
            <w:r>
              <w:t>Convolvulus sp.</w:t>
            </w:r>
          </w:p>
        </w:tc>
        <w:tc>
          <w:tcPr>
            <w:tcW w:w="8821" w:type="dxa"/>
            <w:tcBorders>
              <w:top w:val="nil"/>
              <w:left w:val="nil"/>
              <w:bottom w:val="nil"/>
              <w:right w:val="nil"/>
            </w:tcBorders>
            <w:shd w:val="clear" w:color="auto" w:fill="auto"/>
          </w:tcPr>
          <w:p w14:paraId="53D32664" w14:textId="77777777" w:rsidR="00575756" w:rsidRDefault="00575756" w:rsidP="007570A2"/>
        </w:tc>
      </w:tr>
      <w:tr w:rsidR="00575756" w14:paraId="702D6FEB" w14:textId="77777777" w:rsidTr="00575756">
        <w:tc>
          <w:tcPr>
            <w:tcW w:w="1704" w:type="dxa"/>
            <w:tcBorders>
              <w:top w:val="nil"/>
              <w:left w:val="nil"/>
              <w:bottom w:val="nil"/>
              <w:right w:val="nil"/>
            </w:tcBorders>
            <w:shd w:val="clear" w:color="auto" w:fill="auto"/>
          </w:tcPr>
          <w:p w14:paraId="52E5078B" w14:textId="77777777" w:rsidR="00575756" w:rsidRDefault="00575756" w:rsidP="00FB2C4E"/>
        </w:tc>
        <w:tc>
          <w:tcPr>
            <w:tcW w:w="2615" w:type="dxa"/>
            <w:tcBorders>
              <w:top w:val="nil"/>
              <w:left w:val="nil"/>
              <w:bottom w:val="nil"/>
              <w:right w:val="nil"/>
            </w:tcBorders>
            <w:shd w:val="clear" w:color="auto" w:fill="auto"/>
          </w:tcPr>
          <w:p w14:paraId="375F4ACB" w14:textId="1A2B8987" w:rsidR="00575756" w:rsidRDefault="00575756" w:rsidP="007570A2">
            <w:proofErr w:type="spellStart"/>
            <w:r>
              <w:t>Trifolium</w:t>
            </w:r>
            <w:proofErr w:type="spellEnd"/>
            <w:r>
              <w:t xml:space="preserve"> sp.</w:t>
            </w:r>
          </w:p>
        </w:tc>
        <w:tc>
          <w:tcPr>
            <w:tcW w:w="8821" w:type="dxa"/>
            <w:tcBorders>
              <w:top w:val="nil"/>
              <w:left w:val="nil"/>
              <w:bottom w:val="nil"/>
              <w:right w:val="nil"/>
            </w:tcBorders>
            <w:shd w:val="clear" w:color="auto" w:fill="auto"/>
          </w:tcPr>
          <w:p w14:paraId="5DC52BC8" w14:textId="77777777" w:rsidR="00575756" w:rsidRDefault="00575756" w:rsidP="007570A2"/>
        </w:tc>
      </w:tr>
      <w:tr w:rsidR="00575756" w14:paraId="23FF33B3" w14:textId="77777777" w:rsidTr="00575756">
        <w:tc>
          <w:tcPr>
            <w:tcW w:w="1704" w:type="dxa"/>
            <w:tcBorders>
              <w:top w:val="nil"/>
              <w:left w:val="nil"/>
              <w:bottom w:val="nil"/>
              <w:right w:val="nil"/>
            </w:tcBorders>
            <w:shd w:val="clear" w:color="auto" w:fill="auto"/>
          </w:tcPr>
          <w:p w14:paraId="0D021EC0" w14:textId="77777777" w:rsidR="00575756" w:rsidRDefault="00575756" w:rsidP="00FB2C4E"/>
        </w:tc>
        <w:tc>
          <w:tcPr>
            <w:tcW w:w="2615" w:type="dxa"/>
            <w:tcBorders>
              <w:top w:val="nil"/>
              <w:left w:val="nil"/>
              <w:bottom w:val="nil"/>
              <w:right w:val="nil"/>
            </w:tcBorders>
            <w:shd w:val="clear" w:color="auto" w:fill="auto"/>
          </w:tcPr>
          <w:p w14:paraId="256261C6" w14:textId="675DCDC1" w:rsidR="00575756" w:rsidRDefault="00575756" w:rsidP="00575756">
            <w:proofErr w:type="spellStart"/>
            <w:r>
              <w:t>Vicia</w:t>
            </w:r>
            <w:proofErr w:type="spellEnd"/>
            <w:r>
              <w:t xml:space="preserve"> sp.</w:t>
            </w:r>
          </w:p>
        </w:tc>
        <w:tc>
          <w:tcPr>
            <w:tcW w:w="8821" w:type="dxa"/>
            <w:tcBorders>
              <w:top w:val="nil"/>
              <w:left w:val="nil"/>
              <w:bottom w:val="nil"/>
              <w:right w:val="nil"/>
            </w:tcBorders>
            <w:shd w:val="clear" w:color="auto" w:fill="auto"/>
          </w:tcPr>
          <w:p w14:paraId="4A4DC158" w14:textId="77777777" w:rsidR="00575756" w:rsidRDefault="00575756" w:rsidP="007570A2"/>
        </w:tc>
      </w:tr>
      <w:tr w:rsidR="00575756" w14:paraId="2C887FCC" w14:textId="77777777" w:rsidTr="00575756">
        <w:tc>
          <w:tcPr>
            <w:tcW w:w="1704" w:type="dxa"/>
            <w:tcBorders>
              <w:top w:val="nil"/>
              <w:left w:val="nil"/>
              <w:bottom w:val="nil"/>
              <w:right w:val="nil"/>
            </w:tcBorders>
            <w:shd w:val="clear" w:color="auto" w:fill="auto"/>
          </w:tcPr>
          <w:p w14:paraId="07E06C2A" w14:textId="77777777" w:rsidR="00575756" w:rsidRDefault="00575756" w:rsidP="00FB2C4E"/>
        </w:tc>
        <w:tc>
          <w:tcPr>
            <w:tcW w:w="2615" w:type="dxa"/>
            <w:tcBorders>
              <w:top w:val="nil"/>
              <w:left w:val="nil"/>
              <w:bottom w:val="nil"/>
              <w:right w:val="nil"/>
            </w:tcBorders>
            <w:shd w:val="clear" w:color="auto" w:fill="auto"/>
          </w:tcPr>
          <w:p w14:paraId="47A239D6" w14:textId="14AB422D" w:rsidR="00575756" w:rsidRDefault="00575756" w:rsidP="007570A2">
            <w:proofErr w:type="spellStart"/>
            <w:r>
              <w:t>Erodium</w:t>
            </w:r>
            <w:proofErr w:type="spellEnd"/>
            <w:r>
              <w:t xml:space="preserve"> sp.</w:t>
            </w:r>
          </w:p>
        </w:tc>
        <w:tc>
          <w:tcPr>
            <w:tcW w:w="8821" w:type="dxa"/>
            <w:tcBorders>
              <w:top w:val="nil"/>
              <w:left w:val="nil"/>
              <w:bottom w:val="nil"/>
              <w:right w:val="nil"/>
            </w:tcBorders>
            <w:shd w:val="clear" w:color="auto" w:fill="auto"/>
          </w:tcPr>
          <w:p w14:paraId="35919186" w14:textId="77777777" w:rsidR="00575756" w:rsidRDefault="00575756" w:rsidP="007570A2"/>
        </w:tc>
      </w:tr>
      <w:tr w:rsidR="00575756" w14:paraId="0E0BAF1E" w14:textId="77777777" w:rsidTr="00575756">
        <w:tc>
          <w:tcPr>
            <w:tcW w:w="1704" w:type="dxa"/>
            <w:tcBorders>
              <w:top w:val="nil"/>
              <w:left w:val="nil"/>
              <w:bottom w:val="nil"/>
              <w:right w:val="nil"/>
            </w:tcBorders>
            <w:shd w:val="clear" w:color="auto" w:fill="auto"/>
          </w:tcPr>
          <w:p w14:paraId="3BFB0CC5" w14:textId="77777777" w:rsidR="00575756" w:rsidRDefault="00575756" w:rsidP="00FB2C4E"/>
        </w:tc>
        <w:tc>
          <w:tcPr>
            <w:tcW w:w="2615" w:type="dxa"/>
            <w:tcBorders>
              <w:top w:val="nil"/>
              <w:left w:val="nil"/>
              <w:bottom w:val="nil"/>
              <w:right w:val="nil"/>
            </w:tcBorders>
            <w:shd w:val="clear" w:color="auto" w:fill="auto"/>
          </w:tcPr>
          <w:p w14:paraId="2925A9E0" w14:textId="7149D52E" w:rsidR="00575756" w:rsidRDefault="00575756" w:rsidP="007570A2">
            <w:r>
              <w:t>Clarkia sp.</w:t>
            </w:r>
          </w:p>
        </w:tc>
        <w:tc>
          <w:tcPr>
            <w:tcW w:w="8821" w:type="dxa"/>
            <w:tcBorders>
              <w:top w:val="nil"/>
              <w:left w:val="nil"/>
              <w:bottom w:val="nil"/>
              <w:right w:val="nil"/>
            </w:tcBorders>
            <w:shd w:val="clear" w:color="auto" w:fill="auto"/>
          </w:tcPr>
          <w:p w14:paraId="24F2B4B8" w14:textId="77777777" w:rsidR="00575756" w:rsidRDefault="00575756" w:rsidP="007570A2"/>
        </w:tc>
      </w:tr>
      <w:tr w:rsidR="00575756" w14:paraId="1F37C7F7" w14:textId="77777777" w:rsidTr="00575756">
        <w:tc>
          <w:tcPr>
            <w:tcW w:w="1704" w:type="dxa"/>
            <w:tcBorders>
              <w:top w:val="nil"/>
              <w:left w:val="nil"/>
              <w:bottom w:val="nil"/>
              <w:right w:val="nil"/>
            </w:tcBorders>
            <w:shd w:val="clear" w:color="auto" w:fill="auto"/>
          </w:tcPr>
          <w:p w14:paraId="0CCFFED3" w14:textId="77777777" w:rsidR="00575756" w:rsidRDefault="00575756" w:rsidP="00FB2C4E"/>
        </w:tc>
        <w:tc>
          <w:tcPr>
            <w:tcW w:w="2615" w:type="dxa"/>
            <w:tcBorders>
              <w:top w:val="nil"/>
              <w:left w:val="nil"/>
              <w:bottom w:val="nil"/>
              <w:right w:val="nil"/>
            </w:tcBorders>
            <w:shd w:val="clear" w:color="auto" w:fill="auto"/>
          </w:tcPr>
          <w:p w14:paraId="226FA458" w14:textId="39FF0D4C" w:rsidR="00575756" w:rsidRDefault="00575756" w:rsidP="007570A2">
            <w:proofErr w:type="spellStart"/>
            <w:r>
              <w:t>Linanthus</w:t>
            </w:r>
            <w:proofErr w:type="spellEnd"/>
            <w:r>
              <w:t xml:space="preserve"> sp.</w:t>
            </w:r>
          </w:p>
        </w:tc>
        <w:tc>
          <w:tcPr>
            <w:tcW w:w="8821" w:type="dxa"/>
            <w:tcBorders>
              <w:top w:val="nil"/>
              <w:left w:val="nil"/>
              <w:bottom w:val="nil"/>
              <w:right w:val="nil"/>
            </w:tcBorders>
            <w:shd w:val="clear" w:color="auto" w:fill="auto"/>
          </w:tcPr>
          <w:p w14:paraId="30008695" w14:textId="77777777" w:rsidR="00575756" w:rsidRDefault="00575756" w:rsidP="007570A2"/>
        </w:tc>
      </w:tr>
      <w:tr w:rsidR="00575756" w14:paraId="4A19AF5F" w14:textId="77777777" w:rsidTr="00575756">
        <w:tc>
          <w:tcPr>
            <w:tcW w:w="1704" w:type="dxa"/>
            <w:tcBorders>
              <w:top w:val="nil"/>
              <w:left w:val="nil"/>
              <w:right w:val="nil"/>
            </w:tcBorders>
            <w:shd w:val="clear" w:color="auto" w:fill="auto"/>
          </w:tcPr>
          <w:p w14:paraId="4184F194" w14:textId="77777777" w:rsidR="00575756" w:rsidRDefault="00575756" w:rsidP="00FB2C4E"/>
        </w:tc>
        <w:tc>
          <w:tcPr>
            <w:tcW w:w="2615" w:type="dxa"/>
            <w:tcBorders>
              <w:top w:val="nil"/>
              <w:left w:val="nil"/>
              <w:right w:val="nil"/>
            </w:tcBorders>
            <w:shd w:val="clear" w:color="auto" w:fill="auto"/>
          </w:tcPr>
          <w:p w14:paraId="24349A3A" w14:textId="5669B9D5" w:rsidR="00575756" w:rsidRDefault="00575756" w:rsidP="007570A2">
            <w:proofErr w:type="spellStart"/>
            <w:r>
              <w:t>Galium</w:t>
            </w:r>
            <w:proofErr w:type="spellEnd"/>
            <w:r>
              <w:t xml:space="preserve"> sp.</w:t>
            </w:r>
          </w:p>
        </w:tc>
        <w:tc>
          <w:tcPr>
            <w:tcW w:w="8821" w:type="dxa"/>
            <w:tcBorders>
              <w:top w:val="nil"/>
              <w:left w:val="nil"/>
              <w:right w:val="nil"/>
            </w:tcBorders>
            <w:shd w:val="clear" w:color="auto" w:fill="auto"/>
          </w:tcPr>
          <w:p w14:paraId="110D6649" w14:textId="77777777" w:rsidR="00575756" w:rsidRDefault="00575756" w:rsidP="007570A2"/>
        </w:tc>
      </w:tr>
      <w:tr w:rsidR="00575756" w14:paraId="245672E0" w14:textId="77777777">
        <w:tc>
          <w:tcPr>
            <w:tcW w:w="1704" w:type="dxa"/>
            <w:tcBorders>
              <w:left w:val="nil"/>
              <w:right w:val="nil"/>
            </w:tcBorders>
            <w:shd w:val="clear" w:color="auto" w:fill="auto"/>
          </w:tcPr>
          <w:p w14:paraId="2A33DC5B" w14:textId="2381B18D" w:rsidR="00575756" w:rsidRDefault="00575756" w:rsidP="00FB2C4E">
            <w:r>
              <w:t>smith.us</w:t>
            </w:r>
          </w:p>
        </w:tc>
        <w:tc>
          <w:tcPr>
            <w:tcW w:w="2615" w:type="dxa"/>
            <w:tcBorders>
              <w:left w:val="nil"/>
              <w:right w:val="nil"/>
            </w:tcBorders>
            <w:shd w:val="clear" w:color="auto" w:fill="auto"/>
          </w:tcPr>
          <w:p w14:paraId="229954BE" w14:textId="41852E36" w:rsidR="00575756" w:rsidRDefault="00575756" w:rsidP="007570A2">
            <w:proofErr w:type="spellStart"/>
            <w:r>
              <w:t>Symphoricarpos</w:t>
            </w:r>
            <w:proofErr w:type="spellEnd"/>
            <w:r>
              <w:t xml:space="preserve"> </w:t>
            </w:r>
            <w:proofErr w:type="spellStart"/>
            <w:r>
              <w:t>albus</w:t>
            </w:r>
            <w:proofErr w:type="spellEnd"/>
          </w:p>
        </w:tc>
        <w:tc>
          <w:tcPr>
            <w:tcW w:w="8821" w:type="dxa"/>
            <w:tcBorders>
              <w:left w:val="nil"/>
              <w:right w:val="nil"/>
            </w:tcBorders>
            <w:shd w:val="clear" w:color="auto" w:fill="auto"/>
          </w:tcPr>
          <w:p w14:paraId="6F54D403" w14:textId="77777777" w:rsidR="00575756" w:rsidRDefault="00575756" w:rsidP="007570A2"/>
        </w:tc>
      </w:tr>
      <w:tr w:rsidR="00575756" w14:paraId="2788D008" w14:textId="77777777" w:rsidTr="00575756">
        <w:tc>
          <w:tcPr>
            <w:tcW w:w="1704" w:type="dxa"/>
            <w:tcBorders>
              <w:left w:val="nil"/>
              <w:bottom w:val="single" w:sz="4" w:space="0" w:color="auto"/>
              <w:right w:val="nil"/>
            </w:tcBorders>
            <w:shd w:val="clear" w:color="auto" w:fill="auto"/>
          </w:tcPr>
          <w:p w14:paraId="59605575" w14:textId="46A186A4" w:rsidR="00575756" w:rsidRDefault="00575756" w:rsidP="00FB2C4E">
            <w:r>
              <w:t>spin.us</w:t>
            </w:r>
          </w:p>
        </w:tc>
        <w:tc>
          <w:tcPr>
            <w:tcW w:w="2615" w:type="dxa"/>
            <w:tcBorders>
              <w:left w:val="nil"/>
              <w:bottom w:val="single" w:sz="4" w:space="0" w:color="auto"/>
              <w:right w:val="nil"/>
            </w:tcBorders>
            <w:shd w:val="clear" w:color="auto" w:fill="auto"/>
          </w:tcPr>
          <w:p w14:paraId="5FBB413E" w14:textId="77777777" w:rsidR="00575756" w:rsidRDefault="00575756" w:rsidP="007570A2"/>
        </w:tc>
        <w:tc>
          <w:tcPr>
            <w:tcW w:w="8821" w:type="dxa"/>
            <w:tcBorders>
              <w:left w:val="nil"/>
              <w:bottom w:val="single" w:sz="4" w:space="0" w:color="auto"/>
              <w:right w:val="nil"/>
            </w:tcBorders>
            <w:shd w:val="clear" w:color="auto" w:fill="auto"/>
          </w:tcPr>
          <w:p w14:paraId="2DC2DC43" w14:textId="3DB72336" w:rsidR="00575756" w:rsidRDefault="00575756" w:rsidP="007570A2">
            <w:r>
              <w:t>No changes</w:t>
            </w:r>
          </w:p>
        </w:tc>
      </w:tr>
      <w:tr w:rsidR="00575756" w14:paraId="4249B230" w14:textId="77777777" w:rsidTr="00575756">
        <w:tc>
          <w:tcPr>
            <w:tcW w:w="1704" w:type="dxa"/>
            <w:tcBorders>
              <w:left w:val="nil"/>
              <w:bottom w:val="nil"/>
              <w:right w:val="nil"/>
            </w:tcBorders>
            <w:shd w:val="clear" w:color="auto" w:fill="auto"/>
          </w:tcPr>
          <w:p w14:paraId="0B113C6F" w14:textId="59308F45" w:rsidR="00575756" w:rsidRDefault="00575756" w:rsidP="00FB2C4E">
            <w:r>
              <w:t>summ.za</w:t>
            </w:r>
          </w:p>
        </w:tc>
        <w:tc>
          <w:tcPr>
            <w:tcW w:w="2615" w:type="dxa"/>
            <w:tcBorders>
              <w:left w:val="nil"/>
              <w:bottom w:val="nil"/>
              <w:right w:val="nil"/>
            </w:tcBorders>
            <w:shd w:val="clear" w:color="auto" w:fill="auto"/>
          </w:tcPr>
          <w:p w14:paraId="2F481956" w14:textId="36F52BEC" w:rsidR="00575756" w:rsidRDefault="00575756" w:rsidP="007570A2">
            <w:proofErr w:type="spellStart"/>
            <w:r>
              <w:t>Sebaea</w:t>
            </w:r>
            <w:proofErr w:type="spellEnd"/>
            <w:r>
              <w:t xml:space="preserve"> sp.</w:t>
            </w:r>
          </w:p>
        </w:tc>
        <w:tc>
          <w:tcPr>
            <w:tcW w:w="8821" w:type="dxa"/>
            <w:tcBorders>
              <w:left w:val="nil"/>
              <w:bottom w:val="nil"/>
              <w:right w:val="nil"/>
            </w:tcBorders>
            <w:shd w:val="clear" w:color="auto" w:fill="auto"/>
          </w:tcPr>
          <w:p w14:paraId="7C00B5C1" w14:textId="77777777" w:rsidR="00575756" w:rsidRDefault="00575756" w:rsidP="007570A2"/>
        </w:tc>
      </w:tr>
      <w:tr w:rsidR="00575756" w14:paraId="7DADFE35" w14:textId="77777777" w:rsidTr="00575756">
        <w:tc>
          <w:tcPr>
            <w:tcW w:w="1704" w:type="dxa"/>
            <w:tcBorders>
              <w:top w:val="nil"/>
              <w:left w:val="nil"/>
              <w:bottom w:val="single" w:sz="4" w:space="0" w:color="auto"/>
              <w:right w:val="nil"/>
            </w:tcBorders>
            <w:shd w:val="clear" w:color="auto" w:fill="auto"/>
          </w:tcPr>
          <w:p w14:paraId="1622FB97" w14:textId="77777777" w:rsidR="00575756" w:rsidRDefault="00575756" w:rsidP="00FB2C4E"/>
        </w:tc>
        <w:tc>
          <w:tcPr>
            <w:tcW w:w="2615" w:type="dxa"/>
            <w:tcBorders>
              <w:top w:val="nil"/>
              <w:left w:val="nil"/>
              <w:bottom w:val="single" w:sz="4" w:space="0" w:color="auto"/>
              <w:right w:val="nil"/>
            </w:tcBorders>
            <w:shd w:val="clear" w:color="auto" w:fill="auto"/>
          </w:tcPr>
          <w:p w14:paraId="571A89C6" w14:textId="16FE25B3" w:rsidR="00575756" w:rsidRDefault="00575756" w:rsidP="007570A2">
            <w:proofErr w:type="spellStart"/>
            <w:r>
              <w:t>Eulophia</w:t>
            </w:r>
            <w:proofErr w:type="spellEnd"/>
            <w:r>
              <w:t xml:space="preserve"> sp.</w:t>
            </w:r>
          </w:p>
        </w:tc>
        <w:tc>
          <w:tcPr>
            <w:tcW w:w="8821" w:type="dxa"/>
            <w:tcBorders>
              <w:top w:val="nil"/>
              <w:left w:val="nil"/>
              <w:bottom w:val="single" w:sz="4" w:space="0" w:color="auto"/>
              <w:right w:val="nil"/>
            </w:tcBorders>
            <w:shd w:val="clear" w:color="auto" w:fill="auto"/>
          </w:tcPr>
          <w:p w14:paraId="30245A6E" w14:textId="77777777" w:rsidR="00575756" w:rsidRDefault="00575756" w:rsidP="007570A2"/>
        </w:tc>
      </w:tr>
      <w:tr w:rsidR="00575756" w14:paraId="200E3E8A" w14:textId="77777777" w:rsidTr="00575756">
        <w:tc>
          <w:tcPr>
            <w:tcW w:w="1704" w:type="dxa"/>
            <w:tcBorders>
              <w:left w:val="nil"/>
              <w:bottom w:val="nil"/>
              <w:right w:val="nil"/>
            </w:tcBorders>
            <w:shd w:val="clear" w:color="auto" w:fill="auto"/>
          </w:tcPr>
          <w:p w14:paraId="3300E62C" w14:textId="5D81F8C4" w:rsidR="00575756" w:rsidRDefault="00575756" w:rsidP="00FB2C4E">
            <w:r>
              <w:t>temple.us</w:t>
            </w:r>
          </w:p>
        </w:tc>
        <w:tc>
          <w:tcPr>
            <w:tcW w:w="2615" w:type="dxa"/>
            <w:tcBorders>
              <w:left w:val="nil"/>
              <w:bottom w:val="nil"/>
              <w:right w:val="nil"/>
            </w:tcBorders>
            <w:shd w:val="clear" w:color="auto" w:fill="auto"/>
          </w:tcPr>
          <w:p w14:paraId="448AF63C" w14:textId="5E315FBA" w:rsidR="00575756" w:rsidRDefault="00575756" w:rsidP="007570A2">
            <w:proofErr w:type="spellStart"/>
            <w:r>
              <w:t>Polytaenia</w:t>
            </w:r>
            <w:proofErr w:type="spellEnd"/>
            <w:r>
              <w:t xml:space="preserve"> </w:t>
            </w:r>
            <w:proofErr w:type="spellStart"/>
            <w:r>
              <w:t>nuttallii</w:t>
            </w:r>
            <w:proofErr w:type="spellEnd"/>
          </w:p>
        </w:tc>
        <w:tc>
          <w:tcPr>
            <w:tcW w:w="8821" w:type="dxa"/>
            <w:tcBorders>
              <w:left w:val="nil"/>
              <w:bottom w:val="nil"/>
              <w:right w:val="nil"/>
            </w:tcBorders>
            <w:shd w:val="clear" w:color="auto" w:fill="auto"/>
          </w:tcPr>
          <w:p w14:paraId="221523E1" w14:textId="77777777" w:rsidR="00575756" w:rsidRDefault="00575756" w:rsidP="007570A2"/>
        </w:tc>
      </w:tr>
      <w:tr w:rsidR="00575756" w14:paraId="0C7E9D3D" w14:textId="77777777" w:rsidTr="00575756">
        <w:tc>
          <w:tcPr>
            <w:tcW w:w="1704" w:type="dxa"/>
            <w:tcBorders>
              <w:top w:val="nil"/>
              <w:left w:val="nil"/>
              <w:bottom w:val="nil"/>
              <w:right w:val="nil"/>
            </w:tcBorders>
            <w:shd w:val="clear" w:color="auto" w:fill="auto"/>
          </w:tcPr>
          <w:p w14:paraId="2037CA01" w14:textId="77777777" w:rsidR="00575756" w:rsidRDefault="00575756" w:rsidP="00FB2C4E"/>
        </w:tc>
        <w:tc>
          <w:tcPr>
            <w:tcW w:w="2615" w:type="dxa"/>
            <w:tcBorders>
              <w:top w:val="nil"/>
              <w:left w:val="nil"/>
              <w:bottom w:val="nil"/>
              <w:right w:val="nil"/>
            </w:tcBorders>
            <w:shd w:val="clear" w:color="auto" w:fill="auto"/>
          </w:tcPr>
          <w:p w14:paraId="174D49DA" w14:textId="7062F4B7" w:rsidR="00575756" w:rsidRDefault="00575756" w:rsidP="007570A2">
            <w:proofErr w:type="spellStart"/>
            <w:r>
              <w:t>Asclepias</w:t>
            </w:r>
            <w:proofErr w:type="spellEnd"/>
            <w:r>
              <w:t xml:space="preserve"> sp.</w:t>
            </w:r>
          </w:p>
        </w:tc>
        <w:tc>
          <w:tcPr>
            <w:tcW w:w="8821" w:type="dxa"/>
            <w:tcBorders>
              <w:top w:val="nil"/>
              <w:left w:val="nil"/>
              <w:bottom w:val="nil"/>
              <w:right w:val="nil"/>
            </w:tcBorders>
            <w:shd w:val="clear" w:color="auto" w:fill="auto"/>
          </w:tcPr>
          <w:p w14:paraId="0B170099" w14:textId="77777777" w:rsidR="00575756" w:rsidRDefault="00575756" w:rsidP="007570A2"/>
        </w:tc>
      </w:tr>
      <w:tr w:rsidR="00575756" w14:paraId="271474FC" w14:textId="77777777" w:rsidTr="00575756">
        <w:tc>
          <w:tcPr>
            <w:tcW w:w="1704" w:type="dxa"/>
            <w:tcBorders>
              <w:top w:val="nil"/>
              <w:left w:val="nil"/>
              <w:bottom w:val="nil"/>
              <w:right w:val="nil"/>
            </w:tcBorders>
            <w:shd w:val="clear" w:color="auto" w:fill="auto"/>
          </w:tcPr>
          <w:p w14:paraId="243D9372" w14:textId="77777777" w:rsidR="00575756" w:rsidRDefault="00575756" w:rsidP="00FB2C4E"/>
        </w:tc>
        <w:tc>
          <w:tcPr>
            <w:tcW w:w="2615" w:type="dxa"/>
            <w:tcBorders>
              <w:top w:val="nil"/>
              <w:left w:val="nil"/>
              <w:bottom w:val="nil"/>
              <w:right w:val="nil"/>
            </w:tcBorders>
            <w:shd w:val="clear" w:color="auto" w:fill="auto"/>
          </w:tcPr>
          <w:p w14:paraId="694E4B3D" w14:textId="56D8A536" w:rsidR="00575756" w:rsidRDefault="00575756" w:rsidP="007570A2">
            <w:r>
              <w:t>Gaillardia sp.</w:t>
            </w:r>
          </w:p>
        </w:tc>
        <w:tc>
          <w:tcPr>
            <w:tcW w:w="8821" w:type="dxa"/>
            <w:tcBorders>
              <w:top w:val="nil"/>
              <w:left w:val="nil"/>
              <w:bottom w:val="nil"/>
              <w:right w:val="nil"/>
            </w:tcBorders>
            <w:shd w:val="clear" w:color="auto" w:fill="auto"/>
          </w:tcPr>
          <w:p w14:paraId="7BA9404B" w14:textId="77777777" w:rsidR="00575756" w:rsidRDefault="00575756" w:rsidP="007570A2"/>
        </w:tc>
      </w:tr>
      <w:tr w:rsidR="00575756" w14:paraId="2ADF9C71" w14:textId="77777777" w:rsidTr="00575756">
        <w:tc>
          <w:tcPr>
            <w:tcW w:w="1704" w:type="dxa"/>
            <w:tcBorders>
              <w:top w:val="nil"/>
              <w:left w:val="nil"/>
              <w:bottom w:val="nil"/>
              <w:right w:val="nil"/>
            </w:tcBorders>
            <w:shd w:val="clear" w:color="auto" w:fill="auto"/>
          </w:tcPr>
          <w:p w14:paraId="26BCB2C8" w14:textId="77777777" w:rsidR="00575756" w:rsidRDefault="00575756" w:rsidP="00FB2C4E"/>
        </w:tc>
        <w:tc>
          <w:tcPr>
            <w:tcW w:w="2615" w:type="dxa"/>
            <w:tcBorders>
              <w:top w:val="nil"/>
              <w:left w:val="nil"/>
              <w:bottom w:val="nil"/>
              <w:right w:val="nil"/>
            </w:tcBorders>
            <w:shd w:val="clear" w:color="auto" w:fill="auto"/>
          </w:tcPr>
          <w:p w14:paraId="30236CD6" w14:textId="5F8167B3" w:rsidR="00575756" w:rsidRDefault="00575756" w:rsidP="007570A2">
            <w:proofErr w:type="spellStart"/>
            <w:r>
              <w:t>Lactuca</w:t>
            </w:r>
            <w:proofErr w:type="spellEnd"/>
            <w:r>
              <w:t xml:space="preserve"> sp.</w:t>
            </w:r>
          </w:p>
        </w:tc>
        <w:tc>
          <w:tcPr>
            <w:tcW w:w="8821" w:type="dxa"/>
            <w:tcBorders>
              <w:top w:val="nil"/>
              <w:left w:val="nil"/>
              <w:bottom w:val="nil"/>
              <w:right w:val="nil"/>
            </w:tcBorders>
            <w:shd w:val="clear" w:color="auto" w:fill="auto"/>
          </w:tcPr>
          <w:p w14:paraId="5A1320D6" w14:textId="77777777" w:rsidR="00575756" w:rsidRDefault="00575756" w:rsidP="007570A2"/>
        </w:tc>
      </w:tr>
      <w:tr w:rsidR="00575756" w14:paraId="725E6BE4" w14:textId="77777777" w:rsidTr="00575756">
        <w:tc>
          <w:tcPr>
            <w:tcW w:w="1704" w:type="dxa"/>
            <w:tcBorders>
              <w:top w:val="nil"/>
              <w:left w:val="nil"/>
              <w:bottom w:val="nil"/>
              <w:right w:val="nil"/>
            </w:tcBorders>
            <w:shd w:val="clear" w:color="auto" w:fill="auto"/>
          </w:tcPr>
          <w:p w14:paraId="0EF87EE7" w14:textId="77777777" w:rsidR="00575756" w:rsidRDefault="00575756" w:rsidP="00FB2C4E"/>
        </w:tc>
        <w:tc>
          <w:tcPr>
            <w:tcW w:w="2615" w:type="dxa"/>
            <w:tcBorders>
              <w:top w:val="nil"/>
              <w:left w:val="nil"/>
              <w:bottom w:val="nil"/>
              <w:right w:val="nil"/>
            </w:tcBorders>
            <w:shd w:val="clear" w:color="auto" w:fill="auto"/>
          </w:tcPr>
          <w:p w14:paraId="6E2914D8" w14:textId="2B5DF1AE" w:rsidR="00575756" w:rsidRDefault="00575756" w:rsidP="007570A2">
            <w:proofErr w:type="spellStart"/>
            <w:r>
              <w:t>Liatris</w:t>
            </w:r>
            <w:proofErr w:type="spellEnd"/>
            <w:r>
              <w:t xml:space="preserve"> sp.</w:t>
            </w:r>
          </w:p>
        </w:tc>
        <w:tc>
          <w:tcPr>
            <w:tcW w:w="8821" w:type="dxa"/>
            <w:tcBorders>
              <w:top w:val="nil"/>
              <w:left w:val="nil"/>
              <w:bottom w:val="nil"/>
              <w:right w:val="nil"/>
            </w:tcBorders>
            <w:shd w:val="clear" w:color="auto" w:fill="auto"/>
          </w:tcPr>
          <w:p w14:paraId="391193C3" w14:textId="77777777" w:rsidR="00575756" w:rsidRDefault="00575756" w:rsidP="007570A2"/>
        </w:tc>
      </w:tr>
      <w:tr w:rsidR="00575756" w14:paraId="56980A53" w14:textId="77777777" w:rsidTr="00575756">
        <w:tc>
          <w:tcPr>
            <w:tcW w:w="1704" w:type="dxa"/>
            <w:tcBorders>
              <w:top w:val="nil"/>
              <w:left w:val="nil"/>
              <w:right w:val="nil"/>
            </w:tcBorders>
            <w:shd w:val="clear" w:color="auto" w:fill="auto"/>
          </w:tcPr>
          <w:p w14:paraId="7F8AECC8" w14:textId="77777777" w:rsidR="00575756" w:rsidRDefault="00575756" w:rsidP="00FB2C4E"/>
        </w:tc>
        <w:tc>
          <w:tcPr>
            <w:tcW w:w="2615" w:type="dxa"/>
            <w:tcBorders>
              <w:top w:val="nil"/>
              <w:left w:val="nil"/>
              <w:right w:val="nil"/>
            </w:tcBorders>
            <w:shd w:val="clear" w:color="auto" w:fill="auto"/>
          </w:tcPr>
          <w:p w14:paraId="0FAABC81" w14:textId="21D10279" w:rsidR="00575756" w:rsidRDefault="00575756" w:rsidP="007570A2">
            <w:proofErr w:type="spellStart"/>
            <w:r>
              <w:t>Sporobolus</w:t>
            </w:r>
            <w:proofErr w:type="spellEnd"/>
            <w:r>
              <w:t xml:space="preserve"> sp.</w:t>
            </w:r>
          </w:p>
        </w:tc>
        <w:tc>
          <w:tcPr>
            <w:tcW w:w="8821" w:type="dxa"/>
            <w:tcBorders>
              <w:top w:val="nil"/>
              <w:left w:val="nil"/>
              <w:right w:val="nil"/>
            </w:tcBorders>
            <w:shd w:val="clear" w:color="auto" w:fill="auto"/>
          </w:tcPr>
          <w:p w14:paraId="240E607B" w14:textId="77777777" w:rsidR="00575756" w:rsidRDefault="00575756" w:rsidP="007570A2"/>
        </w:tc>
      </w:tr>
      <w:tr w:rsidR="00575756" w14:paraId="2A8BFA11" w14:textId="77777777" w:rsidTr="00575756">
        <w:tc>
          <w:tcPr>
            <w:tcW w:w="1704" w:type="dxa"/>
            <w:tcBorders>
              <w:left w:val="nil"/>
              <w:bottom w:val="single" w:sz="4" w:space="0" w:color="auto"/>
              <w:right w:val="nil"/>
            </w:tcBorders>
            <w:shd w:val="clear" w:color="auto" w:fill="auto"/>
          </w:tcPr>
          <w:p w14:paraId="5E148DC3" w14:textId="57051ACB" w:rsidR="00575756" w:rsidRDefault="00575756" w:rsidP="00FB2C4E">
            <w:r>
              <w:t>trel.us</w:t>
            </w:r>
          </w:p>
        </w:tc>
        <w:tc>
          <w:tcPr>
            <w:tcW w:w="2615" w:type="dxa"/>
            <w:tcBorders>
              <w:left w:val="nil"/>
              <w:bottom w:val="single" w:sz="4" w:space="0" w:color="auto"/>
              <w:right w:val="nil"/>
            </w:tcBorders>
            <w:shd w:val="clear" w:color="auto" w:fill="auto"/>
          </w:tcPr>
          <w:p w14:paraId="558F5F29" w14:textId="79E1B58F" w:rsidR="00575756" w:rsidRDefault="00575756" w:rsidP="007570A2">
            <w:proofErr w:type="spellStart"/>
            <w:r>
              <w:t>Bromus</w:t>
            </w:r>
            <w:proofErr w:type="spellEnd"/>
            <w:r>
              <w:t xml:space="preserve"> sp.</w:t>
            </w:r>
          </w:p>
        </w:tc>
        <w:tc>
          <w:tcPr>
            <w:tcW w:w="8821" w:type="dxa"/>
            <w:tcBorders>
              <w:left w:val="nil"/>
              <w:bottom w:val="single" w:sz="4" w:space="0" w:color="auto"/>
              <w:right w:val="nil"/>
            </w:tcBorders>
            <w:shd w:val="clear" w:color="auto" w:fill="auto"/>
          </w:tcPr>
          <w:p w14:paraId="78428241" w14:textId="77777777" w:rsidR="00575756" w:rsidRDefault="00575756" w:rsidP="007570A2"/>
        </w:tc>
      </w:tr>
      <w:tr w:rsidR="00575756" w14:paraId="3678ECD7" w14:textId="77777777" w:rsidTr="00575756">
        <w:tc>
          <w:tcPr>
            <w:tcW w:w="1704" w:type="dxa"/>
            <w:tcBorders>
              <w:left w:val="nil"/>
              <w:bottom w:val="nil"/>
              <w:right w:val="nil"/>
            </w:tcBorders>
            <w:shd w:val="clear" w:color="auto" w:fill="auto"/>
          </w:tcPr>
          <w:p w14:paraId="7B883D3C" w14:textId="5822CFE4" w:rsidR="00575756" w:rsidRDefault="00575756" w:rsidP="00FB2C4E">
            <w:r>
              <w:t>ukul.za</w:t>
            </w:r>
          </w:p>
        </w:tc>
        <w:tc>
          <w:tcPr>
            <w:tcW w:w="2615" w:type="dxa"/>
            <w:tcBorders>
              <w:left w:val="nil"/>
              <w:bottom w:val="nil"/>
              <w:right w:val="nil"/>
            </w:tcBorders>
            <w:shd w:val="clear" w:color="auto" w:fill="auto"/>
          </w:tcPr>
          <w:p w14:paraId="34A21458" w14:textId="4A8E4B39" w:rsidR="00575756" w:rsidRDefault="00575756" w:rsidP="007570A2">
            <w:proofErr w:type="spellStart"/>
            <w:r>
              <w:t>Pachycarpus</w:t>
            </w:r>
            <w:proofErr w:type="spellEnd"/>
            <w:r>
              <w:t xml:space="preserve"> sp.</w:t>
            </w:r>
          </w:p>
        </w:tc>
        <w:tc>
          <w:tcPr>
            <w:tcW w:w="8821" w:type="dxa"/>
            <w:tcBorders>
              <w:left w:val="nil"/>
              <w:bottom w:val="nil"/>
              <w:right w:val="nil"/>
            </w:tcBorders>
            <w:shd w:val="clear" w:color="auto" w:fill="auto"/>
          </w:tcPr>
          <w:p w14:paraId="48F33D06" w14:textId="77777777" w:rsidR="00575756" w:rsidRDefault="00575756" w:rsidP="007570A2"/>
        </w:tc>
      </w:tr>
      <w:tr w:rsidR="00575756" w14:paraId="1A43D05E" w14:textId="77777777" w:rsidTr="00575756">
        <w:tc>
          <w:tcPr>
            <w:tcW w:w="1704" w:type="dxa"/>
            <w:tcBorders>
              <w:top w:val="nil"/>
              <w:left w:val="nil"/>
              <w:bottom w:val="nil"/>
              <w:right w:val="nil"/>
            </w:tcBorders>
            <w:shd w:val="clear" w:color="auto" w:fill="auto"/>
          </w:tcPr>
          <w:p w14:paraId="4BB1219C" w14:textId="77777777" w:rsidR="00575756" w:rsidRDefault="00575756" w:rsidP="00FB2C4E"/>
        </w:tc>
        <w:tc>
          <w:tcPr>
            <w:tcW w:w="2615" w:type="dxa"/>
            <w:tcBorders>
              <w:top w:val="nil"/>
              <w:left w:val="nil"/>
              <w:bottom w:val="nil"/>
              <w:right w:val="nil"/>
            </w:tcBorders>
            <w:shd w:val="clear" w:color="auto" w:fill="auto"/>
          </w:tcPr>
          <w:p w14:paraId="656348E4" w14:textId="369D5834" w:rsidR="00575756" w:rsidRDefault="00575756" w:rsidP="007570A2">
            <w:r>
              <w:t>Acacia sp.</w:t>
            </w:r>
          </w:p>
        </w:tc>
        <w:tc>
          <w:tcPr>
            <w:tcW w:w="8821" w:type="dxa"/>
            <w:tcBorders>
              <w:top w:val="nil"/>
              <w:left w:val="nil"/>
              <w:bottom w:val="nil"/>
              <w:right w:val="nil"/>
            </w:tcBorders>
            <w:shd w:val="clear" w:color="auto" w:fill="auto"/>
          </w:tcPr>
          <w:p w14:paraId="2CF05042" w14:textId="77777777" w:rsidR="00575756" w:rsidRDefault="00575756" w:rsidP="007570A2"/>
        </w:tc>
      </w:tr>
      <w:tr w:rsidR="00575756" w14:paraId="415711FE" w14:textId="77777777" w:rsidTr="00575756">
        <w:tc>
          <w:tcPr>
            <w:tcW w:w="1704" w:type="dxa"/>
            <w:tcBorders>
              <w:top w:val="nil"/>
              <w:left w:val="nil"/>
              <w:bottom w:val="nil"/>
              <w:right w:val="nil"/>
            </w:tcBorders>
            <w:shd w:val="clear" w:color="auto" w:fill="auto"/>
          </w:tcPr>
          <w:p w14:paraId="0BE9DE51" w14:textId="77777777" w:rsidR="00575756" w:rsidRDefault="00575756" w:rsidP="00FB2C4E"/>
        </w:tc>
        <w:tc>
          <w:tcPr>
            <w:tcW w:w="2615" w:type="dxa"/>
            <w:tcBorders>
              <w:top w:val="nil"/>
              <w:left w:val="nil"/>
              <w:bottom w:val="nil"/>
              <w:right w:val="nil"/>
            </w:tcBorders>
            <w:shd w:val="clear" w:color="auto" w:fill="auto"/>
          </w:tcPr>
          <w:p w14:paraId="260276E9" w14:textId="445A13E4" w:rsidR="00575756" w:rsidRDefault="00575756" w:rsidP="007570A2">
            <w:proofErr w:type="spellStart"/>
            <w:r>
              <w:t>Chamaecrista</w:t>
            </w:r>
            <w:proofErr w:type="spellEnd"/>
            <w:r>
              <w:t xml:space="preserve"> sp.</w:t>
            </w:r>
          </w:p>
        </w:tc>
        <w:tc>
          <w:tcPr>
            <w:tcW w:w="8821" w:type="dxa"/>
            <w:tcBorders>
              <w:top w:val="nil"/>
              <w:left w:val="nil"/>
              <w:bottom w:val="nil"/>
              <w:right w:val="nil"/>
            </w:tcBorders>
            <w:shd w:val="clear" w:color="auto" w:fill="auto"/>
          </w:tcPr>
          <w:p w14:paraId="479885F0" w14:textId="77777777" w:rsidR="00575756" w:rsidRDefault="00575756" w:rsidP="007570A2"/>
        </w:tc>
      </w:tr>
      <w:tr w:rsidR="00575756" w14:paraId="5A53FA17" w14:textId="77777777" w:rsidTr="00575756">
        <w:tc>
          <w:tcPr>
            <w:tcW w:w="1704" w:type="dxa"/>
            <w:tcBorders>
              <w:top w:val="nil"/>
              <w:left w:val="nil"/>
              <w:bottom w:val="nil"/>
              <w:right w:val="nil"/>
            </w:tcBorders>
            <w:shd w:val="clear" w:color="auto" w:fill="auto"/>
          </w:tcPr>
          <w:p w14:paraId="3A49AB82" w14:textId="77777777" w:rsidR="00575756" w:rsidRDefault="00575756" w:rsidP="00FB2C4E"/>
        </w:tc>
        <w:tc>
          <w:tcPr>
            <w:tcW w:w="2615" w:type="dxa"/>
            <w:tcBorders>
              <w:top w:val="nil"/>
              <w:left w:val="nil"/>
              <w:bottom w:val="nil"/>
              <w:right w:val="nil"/>
            </w:tcBorders>
            <w:shd w:val="clear" w:color="auto" w:fill="auto"/>
          </w:tcPr>
          <w:p w14:paraId="374569E0" w14:textId="62AE2C6E" w:rsidR="00575756" w:rsidRDefault="00575756" w:rsidP="007570A2">
            <w:proofErr w:type="spellStart"/>
            <w:r>
              <w:t>Albuca</w:t>
            </w:r>
            <w:proofErr w:type="spellEnd"/>
            <w:r>
              <w:t xml:space="preserve"> </w:t>
            </w:r>
            <w:proofErr w:type="spellStart"/>
            <w:r>
              <w:t>setosa</w:t>
            </w:r>
            <w:proofErr w:type="spellEnd"/>
          </w:p>
        </w:tc>
        <w:tc>
          <w:tcPr>
            <w:tcW w:w="8821" w:type="dxa"/>
            <w:tcBorders>
              <w:top w:val="nil"/>
              <w:left w:val="nil"/>
              <w:bottom w:val="nil"/>
              <w:right w:val="nil"/>
            </w:tcBorders>
            <w:shd w:val="clear" w:color="auto" w:fill="auto"/>
          </w:tcPr>
          <w:p w14:paraId="7CFB936F" w14:textId="77777777" w:rsidR="00575756" w:rsidRDefault="00575756" w:rsidP="007570A2"/>
        </w:tc>
      </w:tr>
      <w:tr w:rsidR="00575756" w14:paraId="6C72D6C9" w14:textId="77777777" w:rsidTr="00575756">
        <w:tc>
          <w:tcPr>
            <w:tcW w:w="1704" w:type="dxa"/>
            <w:tcBorders>
              <w:top w:val="nil"/>
              <w:left w:val="nil"/>
              <w:bottom w:val="nil"/>
              <w:right w:val="nil"/>
            </w:tcBorders>
            <w:shd w:val="clear" w:color="auto" w:fill="auto"/>
          </w:tcPr>
          <w:p w14:paraId="3940EBA1" w14:textId="77777777" w:rsidR="00575756" w:rsidRDefault="00575756" w:rsidP="00FB2C4E"/>
        </w:tc>
        <w:tc>
          <w:tcPr>
            <w:tcW w:w="2615" w:type="dxa"/>
            <w:tcBorders>
              <w:top w:val="nil"/>
              <w:left w:val="nil"/>
              <w:bottom w:val="nil"/>
              <w:right w:val="nil"/>
            </w:tcBorders>
            <w:shd w:val="clear" w:color="auto" w:fill="auto"/>
          </w:tcPr>
          <w:p w14:paraId="0A9C4999" w14:textId="0CA6CFAA" w:rsidR="00575756" w:rsidRDefault="00575756" w:rsidP="007570A2">
            <w:proofErr w:type="spellStart"/>
            <w:r>
              <w:t>Hypericum</w:t>
            </w:r>
            <w:proofErr w:type="spellEnd"/>
            <w:r>
              <w:t xml:space="preserve"> sp.</w:t>
            </w:r>
          </w:p>
        </w:tc>
        <w:tc>
          <w:tcPr>
            <w:tcW w:w="8821" w:type="dxa"/>
            <w:tcBorders>
              <w:top w:val="nil"/>
              <w:left w:val="nil"/>
              <w:bottom w:val="nil"/>
              <w:right w:val="nil"/>
            </w:tcBorders>
            <w:shd w:val="clear" w:color="auto" w:fill="auto"/>
          </w:tcPr>
          <w:p w14:paraId="28C01859" w14:textId="77777777" w:rsidR="00575756" w:rsidRDefault="00575756" w:rsidP="007570A2"/>
        </w:tc>
      </w:tr>
      <w:tr w:rsidR="00575756" w14:paraId="6D47A9D3" w14:textId="77777777" w:rsidTr="00575756">
        <w:tc>
          <w:tcPr>
            <w:tcW w:w="1704" w:type="dxa"/>
            <w:tcBorders>
              <w:top w:val="nil"/>
              <w:left w:val="nil"/>
              <w:bottom w:val="single" w:sz="4" w:space="0" w:color="auto"/>
              <w:right w:val="nil"/>
            </w:tcBorders>
            <w:shd w:val="clear" w:color="auto" w:fill="auto"/>
          </w:tcPr>
          <w:p w14:paraId="0A16F398" w14:textId="77777777" w:rsidR="00575756" w:rsidRDefault="00575756" w:rsidP="00FB2C4E"/>
        </w:tc>
        <w:tc>
          <w:tcPr>
            <w:tcW w:w="2615" w:type="dxa"/>
            <w:tcBorders>
              <w:top w:val="nil"/>
              <w:left w:val="nil"/>
              <w:bottom w:val="single" w:sz="4" w:space="0" w:color="auto"/>
              <w:right w:val="nil"/>
            </w:tcBorders>
            <w:shd w:val="clear" w:color="auto" w:fill="auto"/>
          </w:tcPr>
          <w:p w14:paraId="2D8BD361" w14:textId="714B03ED" w:rsidR="00575756" w:rsidRDefault="00575756" w:rsidP="007570A2">
            <w:r>
              <w:t>Solanum sp.</w:t>
            </w:r>
          </w:p>
        </w:tc>
        <w:tc>
          <w:tcPr>
            <w:tcW w:w="8821" w:type="dxa"/>
            <w:tcBorders>
              <w:top w:val="nil"/>
              <w:left w:val="nil"/>
              <w:bottom w:val="single" w:sz="4" w:space="0" w:color="auto"/>
              <w:right w:val="nil"/>
            </w:tcBorders>
            <w:shd w:val="clear" w:color="auto" w:fill="auto"/>
          </w:tcPr>
          <w:p w14:paraId="6838FCD0" w14:textId="77777777" w:rsidR="00575756" w:rsidRDefault="00575756" w:rsidP="007570A2"/>
        </w:tc>
      </w:tr>
      <w:tr w:rsidR="00575756" w14:paraId="5F3E0333" w14:textId="77777777" w:rsidTr="00575756">
        <w:tc>
          <w:tcPr>
            <w:tcW w:w="1704" w:type="dxa"/>
            <w:tcBorders>
              <w:left w:val="nil"/>
              <w:bottom w:val="nil"/>
              <w:right w:val="nil"/>
            </w:tcBorders>
            <w:shd w:val="clear" w:color="auto" w:fill="auto"/>
          </w:tcPr>
          <w:p w14:paraId="32E6D2C0" w14:textId="690D9F1B" w:rsidR="00575756" w:rsidRDefault="00575756" w:rsidP="00FB2C4E">
            <w:r>
              <w:t>unc.us</w:t>
            </w:r>
          </w:p>
        </w:tc>
        <w:tc>
          <w:tcPr>
            <w:tcW w:w="2615" w:type="dxa"/>
            <w:tcBorders>
              <w:left w:val="nil"/>
              <w:bottom w:val="nil"/>
              <w:right w:val="nil"/>
            </w:tcBorders>
            <w:shd w:val="clear" w:color="auto" w:fill="auto"/>
          </w:tcPr>
          <w:p w14:paraId="5C2FEDDC" w14:textId="4A9DB802" w:rsidR="00575756" w:rsidRDefault="00575756" w:rsidP="007570A2">
            <w:r>
              <w:t>Erigeron sp.</w:t>
            </w:r>
          </w:p>
        </w:tc>
        <w:tc>
          <w:tcPr>
            <w:tcW w:w="8821" w:type="dxa"/>
            <w:tcBorders>
              <w:left w:val="nil"/>
              <w:bottom w:val="nil"/>
              <w:right w:val="nil"/>
            </w:tcBorders>
            <w:shd w:val="clear" w:color="auto" w:fill="auto"/>
          </w:tcPr>
          <w:p w14:paraId="35C4F028" w14:textId="77777777" w:rsidR="00575756" w:rsidRDefault="00575756" w:rsidP="007570A2"/>
        </w:tc>
      </w:tr>
      <w:tr w:rsidR="00575756" w14:paraId="2477B669" w14:textId="77777777" w:rsidTr="00575756">
        <w:tc>
          <w:tcPr>
            <w:tcW w:w="1704" w:type="dxa"/>
            <w:tcBorders>
              <w:top w:val="nil"/>
              <w:left w:val="nil"/>
              <w:bottom w:val="nil"/>
              <w:right w:val="nil"/>
            </w:tcBorders>
            <w:shd w:val="clear" w:color="auto" w:fill="auto"/>
          </w:tcPr>
          <w:p w14:paraId="40723EDE" w14:textId="77777777" w:rsidR="00575756" w:rsidRDefault="00575756" w:rsidP="00FB2C4E"/>
        </w:tc>
        <w:tc>
          <w:tcPr>
            <w:tcW w:w="2615" w:type="dxa"/>
            <w:tcBorders>
              <w:top w:val="nil"/>
              <w:left w:val="nil"/>
              <w:bottom w:val="nil"/>
              <w:right w:val="nil"/>
            </w:tcBorders>
            <w:shd w:val="clear" w:color="auto" w:fill="auto"/>
          </w:tcPr>
          <w:p w14:paraId="79E29280" w14:textId="1F9DA91F" w:rsidR="00575756" w:rsidRDefault="00575756" w:rsidP="007570A2">
            <w:proofErr w:type="spellStart"/>
            <w:r>
              <w:t>Solidago</w:t>
            </w:r>
            <w:proofErr w:type="spellEnd"/>
            <w:r>
              <w:t xml:space="preserve"> sp.</w:t>
            </w:r>
          </w:p>
        </w:tc>
        <w:tc>
          <w:tcPr>
            <w:tcW w:w="8821" w:type="dxa"/>
            <w:tcBorders>
              <w:top w:val="nil"/>
              <w:left w:val="nil"/>
              <w:bottom w:val="nil"/>
              <w:right w:val="nil"/>
            </w:tcBorders>
            <w:shd w:val="clear" w:color="auto" w:fill="auto"/>
          </w:tcPr>
          <w:p w14:paraId="041B4020" w14:textId="77777777" w:rsidR="00575756" w:rsidRDefault="00575756" w:rsidP="007570A2"/>
        </w:tc>
      </w:tr>
      <w:tr w:rsidR="00575756" w14:paraId="4F169702" w14:textId="77777777" w:rsidTr="00575756">
        <w:tc>
          <w:tcPr>
            <w:tcW w:w="1704" w:type="dxa"/>
            <w:tcBorders>
              <w:top w:val="nil"/>
              <w:left w:val="nil"/>
              <w:right w:val="nil"/>
            </w:tcBorders>
            <w:shd w:val="clear" w:color="auto" w:fill="auto"/>
          </w:tcPr>
          <w:p w14:paraId="3FE4A6EE" w14:textId="77777777" w:rsidR="00575756" w:rsidRDefault="00575756" w:rsidP="00FB2C4E"/>
        </w:tc>
        <w:tc>
          <w:tcPr>
            <w:tcW w:w="2615" w:type="dxa"/>
            <w:tcBorders>
              <w:top w:val="nil"/>
              <w:left w:val="nil"/>
              <w:right w:val="nil"/>
            </w:tcBorders>
            <w:shd w:val="clear" w:color="auto" w:fill="auto"/>
          </w:tcPr>
          <w:p w14:paraId="41E4C005" w14:textId="30AC0DB5" w:rsidR="00575756" w:rsidRDefault="00575756" w:rsidP="007570A2">
            <w:proofErr w:type="spellStart"/>
            <w:r>
              <w:t>Panicum</w:t>
            </w:r>
            <w:proofErr w:type="spellEnd"/>
            <w:r>
              <w:t xml:space="preserve"> sp.</w:t>
            </w:r>
          </w:p>
        </w:tc>
        <w:tc>
          <w:tcPr>
            <w:tcW w:w="8821" w:type="dxa"/>
            <w:tcBorders>
              <w:top w:val="nil"/>
              <w:left w:val="nil"/>
              <w:right w:val="nil"/>
            </w:tcBorders>
            <w:shd w:val="clear" w:color="auto" w:fill="auto"/>
          </w:tcPr>
          <w:p w14:paraId="7FA74532" w14:textId="77777777" w:rsidR="00575756" w:rsidRDefault="00575756" w:rsidP="007570A2"/>
        </w:tc>
      </w:tr>
      <w:tr w:rsidR="00575756" w14:paraId="6DF37AEA" w14:textId="77777777">
        <w:tc>
          <w:tcPr>
            <w:tcW w:w="1704" w:type="dxa"/>
            <w:tcBorders>
              <w:left w:val="nil"/>
              <w:right w:val="nil"/>
            </w:tcBorders>
            <w:shd w:val="clear" w:color="auto" w:fill="auto"/>
          </w:tcPr>
          <w:p w14:paraId="55CB36DA" w14:textId="30BF63D0" w:rsidR="00575756" w:rsidRDefault="00575756" w:rsidP="00FB2C4E">
            <w:r>
              <w:t>valm.ch</w:t>
            </w:r>
          </w:p>
        </w:tc>
        <w:tc>
          <w:tcPr>
            <w:tcW w:w="2615" w:type="dxa"/>
            <w:tcBorders>
              <w:left w:val="nil"/>
              <w:right w:val="nil"/>
            </w:tcBorders>
            <w:shd w:val="clear" w:color="auto" w:fill="auto"/>
          </w:tcPr>
          <w:p w14:paraId="70043B15" w14:textId="77777777" w:rsidR="00575756" w:rsidRDefault="00575756" w:rsidP="007570A2"/>
        </w:tc>
        <w:tc>
          <w:tcPr>
            <w:tcW w:w="8821" w:type="dxa"/>
            <w:tcBorders>
              <w:left w:val="nil"/>
              <w:right w:val="nil"/>
            </w:tcBorders>
            <w:shd w:val="clear" w:color="auto" w:fill="auto"/>
          </w:tcPr>
          <w:p w14:paraId="6D5B986D" w14:textId="3964DF54" w:rsidR="00575756" w:rsidRDefault="00575756" w:rsidP="007570A2">
            <w:r>
              <w:t>No changes</w:t>
            </w:r>
          </w:p>
        </w:tc>
      </w:tr>
    </w:tbl>
    <w:p w14:paraId="1263CE1A" w14:textId="77777777" w:rsidR="00620B84" w:rsidRDefault="00B365EC" w:rsidP="00900F41">
      <w:pPr>
        <w:sectPr w:rsidR="00620B84">
          <w:footerReference w:type="default" r:id="rId21"/>
          <w:pgSz w:w="15840" w:h="12240" w:orient="landscape"/>
          <w:pgMar w:top="1440" w:right="1440" w:bottom="1440" w:left="1440" w:header="0" w:footer="720" w:gutter="0"/>
          <w:cols w:space="720"/>
          <w:formProt w:val="0"/>
          <w:docGrid w:linePitch="360"/>
        </w:sectPr>
      </w:pPr>
      <w:r>
        <w:rPr>
          <w:vertAlign w:val="superscript"/>
        </w:rPr>
        <w:t>1</w:t>
      </w:r>
      <w:r>
        <w:t xml:space="preserve"> treated as two sites, each with 3 blocks of 30 plots.</w:t>
      </w:r>
    </w:p>
    <w:p w14:paraId="19E66974" w14:textId="779B6DAC" w:rsidR="00620B84" w:rsidRDefault="00B365EC" w:rsidP="008A4D77">
      <w:r>
        <w:t xml:space="preserve">Table S3.  </w:t>
      </w:r>
      <w:r w:rsidR="00153566">
        <w:t>Climate was represented by 23 variables: 19 BIOCLIM variables plus mean annual potential evapotranspiration (PET; from CGIAR-CSI), the difference between mean annual rainfall and PET, an Aridity Index, and modeled N deposition.  Since many of these variables are correlated, they were combined via PCA into five principal components that together account for 93% of the variation in climate.  L</w:t>
      </w:r>
      <w:r>
        <w:t>oadings associated with the</w:t>
      </w:r>
      <w:r w:rsidR="00153566">
        <w:t>se</w:t>
      </w:r>
      <w:r>
        <w:t xml:space="preserve"> principal components </w:t>
      </w:r>
      <w:r w:rsidR="00153566">
        <w:t>are reported here</w:t>
      </w:r>
      <w:r>
        <w:t>.  Loadings above 0.3 are in bold font, and positive loadings are in italics.  Loadings with an absolute value &lt; 0.1 are not shown.</w:t>
      </w:r>
    </w:p>
    <w:p w14:paraId="37684ED9" w14:textId="77777777" w:rsidR="00620B84" w:rsidRDefault="00620B84" w:rsidP="007570A2"/>
    <w:tbl>
      <w:tblPr>
        <w:tblStyle w:val="TableGrid"/>
        <w:tblW w:w="8820" w:type="dxa"/>
        <w:tblCellMar>
          <w:left w:w="118" w:type="dxa"/>
        </w:tblCellMar>
        <w:tblLook w:val="04A0" w:firstRow="1" w:lastRow="0" w:firstColumn="1" w:lastColumn="0" w:noHBand="0" w:noVBand="1"/>
      </w:tblPr>
      <w:tblGrid>
        <w:gridCol w:w="2758"/>
        <w:gridCol w:w="1434"/>
        <w:gridCol w:w="1157"/>
        <w:gridCol w:w="1157"/>
        <w:gridCol w:w="1160"/>
        <w:gridCol w:w="1154"/>
      </w:tblGrid>
      <w:tr w:rsidR="00620B84" w14:paraId="571C1F9B" w14:textId="77777777" w:rsidTr="00153566">
        <w:trPr>
          <w:tblHeader/>
        </w:trPr>
        <w:tc>
          <w:tcPr>
            <w:tcW w:w="2967" w:type="dxa"/>
            <w:tcBorders>
              <w:left w:val="nil"/>
              <w:right w:val="nil"/>
            </w:tcBorders>
            <w:shd w:val="clear" w:color="auto" w:fill="auto"/>
          </w:tcPr>
          <w:p w14:paraId="37A5AE27" w14:textId="77777777" w:rsidR="00620B84" w:rsidRDefault="00B365EC" w:rsidP="007570A2">
            <w:r>
              <w:t>Source</w:t>
            </w:r>
          </w:p>
        </w:tc>
        <w:tc>
          <w:tcPr>
            <w:tcW w:w="1173" w:type="dxa"/>
            <w:tcBorders>
              <w:left w:val="nil"/>
              <w:right w:val="nil"/>
            </w:tcBorders>
            <w:shd w:val="clear" w:color="auto" w:fill="auto"/>
          </w:tcPr>
          <w:p w14:paraId="6A16E768" w14:textId="77777777" w:rsidR="00620B84" w:rsidRDefault="00B365EC" w:rsidP="00153566">
            <w:pPr>
              <w:jc w:val="center"/>
            </w:pPr>
            <w:commentRangeStart w:id="112"/>
            <w:commentRangeStart w:id="113"/>
            <w:r>
              <w:t xml:space="preserve">BIOCLIM </w:t>
            </w:r>
            <w:commentRangeEnd w:id="112"/>
            <w:r>
              <w:commentReference w:id="112"/>
            </w:r>
            <w:commentRangeEnd w:id="113"/>
            <w:r w:rsidR="00106F26">
              <w:rPr>
                <w:rStyle w:val="CommentReference"/>
              </w:rPr>
              <w:commentReference w:id="113"/>
            </w:r>
            <w:r>
              <w:t>1</w:t>
            </w:r>
          </w:p>
        </w:tc>
        <w:tc>
          <w:tcPr>
            <w:tcW w:w="1170" w:type="dxa"/>
            <w:tcBorders>
              <w:left w:val="nil"/>
              <w:right w:val="nil"/>
            </w:tcBorders>
            <w:shd w:val="clear" w:color="auto" w:fill="auto"/>
          </w:tcPr>
          <w:p w14:paraId="0BB86770" w14:textId="77777777" w:rsidR="00620B84" w:rsidRDefault="00B365EC" w:rsidP="00153566">
            <w:pPr>
              <w:jc w:val="center"/>
            </w:pPr>
            <w:r>
              <w:t>BIOCLIM 2</w:t>
            </w:r>
          </w:p>
        </w:tc>
        <w:tc>
          <w:tcPr>
            <w:tcW w:w="1170" w:type="dxa"/>
            <w:tcBorders>
              <w:left w:val="nil"/>
              <w:right w:val="nil"/>
            </w:tcBorders>
            <w:shd w:val="clear" w:color="auto" w:fill="auto"/>
          </w:tcPr>
          <w:p w14:paraId="3C64E152" w14:textId="77777777" w:rsidR="00620B84" w:rsidRDefault="00B365EC" w:rsidP="00153566">
            <w:pPr>
              <w:jc w:val="center"/>
            </w:pPr>
            <w:r>
              <w:t>BIOCLIM 3</w:t>
            </w:r>
          </w:p>
        </w:tc>
        <w:tc>
          <w:tcPr>
            <w:tcW w:w="1173" w:type="dxa"/>
            <w:tcBorders>
              <w:left w:val="nil"/>
              <w:right w:val="nil"/>
            </w:tcBorders>
            <w:shd w:val="clear" w:color="auto" w:fill="auto"/>
          </w:tcPr>
          <w:p w14:paraId="0524D205" w14:textId="77777777" w:rsidR="00620B84" w:rsidRDefault="00B365EC" w:rsidP="00153566">
            <w:pPr>
              <w:jc w:val="center"/>
            </w:pPr>
            <w:r>
              <w:t>BIOCLIM 4</w:t>
            </w:r>
          </w:p>
        </w:tc>
        <w:tc>
          <w:tcPr>
            <w:tcW w:w="1166" w:type="dxa"/>
            <w:tcBorders>
              <w:left w:val="nil"/>
              <w:right w:val="nil"/>
            </w:tcBorders>
            <w:shd w:val="clear" w:color="auto" w:fill="auto"/>
          </w:tcPr>
          <w:p w14:paraId="7099CB60" w14:textId="77777777" w:rsidR="00620B84" w:rsidRDefault="00B365EC" w:rsidP="00153566">
            <w:pPr>
              <w:jc w:val="center"/>
            </w:pPr>
            <w:r>
              <w:t>BIOCLIM 5</w:t>
            </w:r>
          </w:p>
        </w:tc>
      </w:tr>
      <w:tr w:rsidR="00620B84" w14:paraId="1EB5DD91" w14:textId="77777777">
        <w:tc>
          <w:tcPr>
            <w:tcW w:w="2967" w:type="dxa"/>
            <w:tcBorders>
              <w:top w:val="nil"/>
              <w:left w:val="nil"/>
              <w:bottom w:val="nil"/>
              <w:right w:val="nil"/>
            </w:tcBorders>
            <w:shd w:val="clear" w:color="auto" w:fill="auto"/>
          </w:tcPr>
          <w:p w14:paraId="6CF54F5A" w14:textId="77777777" w:rsidR="00620B84" w:rsidRDefault="00B365EC" w:rsidP="008A4D77">
            <w:r>
              <w:t>MAT</w:t>
            </w:r>
          </w:p>
        </w:tc>
        <w:tc>
          <w:tcPr>
            <w:tcW w:w="1173" w:type="dxa"/>
            <w:tcBorders>
              <w:top w:val="nil"/>
              <w:left w:val="nil"/>
              <w:bottom w:val="nil"/>
              <w:right w:val="nil"/>
            </w:tcBorders>
            <w:shd w:val="clear" w:color="auto" w:fill="auto"/>
          </w:tcPr>
          <w:p w14:paraId="19F22BEE" w14:textId="77777777" w:rsidR="00620B84" w:rsidRPr="00153566" w:rsidRDefault="00B365EC" w:rsidP="00153566">
            <w:pPr>
              <w:jc w:val="center"/>
              <w:rPr>
                <w:i/>
              </w:rPr>
            </w:pPr>
            <w:r w:rsidRPr="00153566">
              <w:rPr>
                <w:i/>
              </w:rPr>
              <w:t>0.27</w:t>
            </w:r>
          </w:p>
        </w:tc>
        <w:tc>
          <w:tcPr>
            <w:tcW w:w="1170" w:type="dxa"/>
            <w:tcBorders>
              <w:top w:val="nil"/>
              <w:left w:val="nil"/>
              <w:bottom w:val="nil"/>
              <w:right w:val="nil"/>
            </w:tcBorders>
            <w:shd w:val="clear" w:color="auto" w:fill="auto"/>
          </w:tcPr>
          <w:p w14:paraId="7A8C033A" w14:textId="77777777" w:rsidR="00620B84" w:rsidRPr="00153566" w:rsidRDefault="00B365EC" w:rsidP="00153566">
            <w:pPr>
              <w:jc w:val="center"/>
              <w:rPr>
                <w:i/>
              </w:rPr>
            </w:pPr>
            <w:r w:rsidRPr="00153566">
              <w:rPr>
                <w:i/>
              </w:rPr>
              <w:t>0.20</w:t>
            </w:r>
          </w:p>
        </w:tc>
        <w:tc>
          <w:tcPr>
            <w:tcW w:w="1170" w:type="dxa"/>
            <w:tcBorders>
              <w:top w:val="nil"/>
              <w:left w:val="nil"/>
              <w:bottom w:val="nil"/>
              <w:right w:val="nil"/>
            </w:tcBorders>
            <w:shd w:val="clear" w:color="auto" w:fill="auto"/>
          </w:tcPr>
          <w:p w14:paraId="6864C9FE" w14:textId="77777777" w:rsidR="00620B84" w:rsidRPr="00153566" w:rsidRDefault="00B365EC" w:rsidP="00153566">
            <w:pPr>
              <w:jc w:val="center"/>
              <w:rPr>
                <w:i/>
              </w:rPr>
            </w:pPr>
            <w:r w:rsidRPr="00153566">
              <w:rPr>
                <w:i/>
              </w:rPr>
              <w:t>0.20</w:t>
            </w:r>
          </w:p>
        </w:tc>
        <w:tc>
          <w:tcPr>
            <w:tcW w:w="1173" w:type="dxa"/>
            <w:tcBorders>
              <w:top w:val="nil"/>
              <w:left w:val="nil"/>
              <w:bottom w:val="nil"/>
              <w:right w:val="nil"/>
            </w:tcBorders>
            <w:shd w:val="clear" w:color="auto" w:fill="auto"/>
          </w:tcPr>
          <w:p w14:paraId="7DA61446" w14:textId="77777777" w:rsidR="00620B84" w:rsidRDefault="00620B84" w:rsidP="00153566">
            <w:pPr>
              <w:jc w:val="center"/>
            </w:pPr>
          </w:p>
        </w:tc>
        <w:tc>
          <w:tcPr>
            <w:tcW w:w="1166" w:type="dxa"/>
            <w:tcBorders>
              <w:top w:val="nil"/>
              <w:left w:val="nil"/>
              <w:bottom w:val="nil"/>
              <w:right w:val="nil"/>
            </w:tcBorders>
            <w:shd w:val="clear" w:color="auto" w:fill="auto"/>
          </w:tcPr>
          <w:p w14:paraId="6764BD0F" w14:textId="77777777" w:rsidR="00620B84" w:rsidRDefault="00620B84" w:rsidP="00153566">
            <w:pPr>
              <w:jc w:val="center"/>
            </w:pPr>
          </w:p>
        </w:tc>
      </w:tr>
      <w:tr w:rsidR="00620B84" w14:paraId="2F17D37D" w14:textId="77777777">
        <w:tc>
          <w:tcPr>
            <w:tcW w:w="2967" w:type="dxa"/>
            <w:tcBorders>
              <w:top w:val="nil"/>
              <w:left w:val="nil"/>
              <w:bottom w:val="nil"/>
              <w:right w:val="nil"/>
            </w:tcBorders>
            <w:shd w:val="clear" w:color="auto" w:fill="auto"/>
          </w:tcPr>
          <w:p w14:paraId="4201B37B" w14:textId="77777777" w:rsidR="00620B84" w:rsidRDefault="00B365EC" w:rsidP="008A4D77">
            <w:r>
              <w:t>MAT range</w:t>
            </w:r>
          </w:p>
        </w:tc>
        <w:tc>
          <w:tcPr>
            <w:tcW w:w="1173" w:type="dxa"/>
            <w:tcBorders>
              <w:top w:val="nil"/>
              <w:left w:val="nil"/>
              <w:bottom w:val="nil"/>
              <w:right w:val="nil"/>
            </w:tcBorders>
            <w:shd w:val="clear" w:color="auto" w:fill="auto"/>
          </w:tcPr>
          <w:p w14:paraId="564F4B2D" w14:textId="77777777" w:rsidR="00620B84" w:rsidRPr="00153566" w:rsidRDefault="00B365EC" w:rsidP="00153566">
            <w:pPr>
              <w:jc w:val="center"/>
              <w:rPr>
                <w:i/>
              </w:rPr>
            </w:pPr>
            <w:r w:rsidRPr="00153566">
              <w:rPr>
                <w:i/>
              </w:rPr>
              <w:t>0.24</w:t>
            </w:r>
          </w:p>
        </w:tc>
        <w:tc>
          <w:tcPr>
            <w:tcW w:w="1170" w:type="dxa"/>
            <w:tcBorders>
              <w:top w:val="nil"/>
              <w:left w:val="nil"/>
              <w:bottom w:val="nil"/>
              <w:right w:val="nil"/>
            </w:tcBorders>
            <w:shd w:val="clear" w:color="auto" w:fill="auto"/>
          </w:tcPr>
          <w:p w14:paraId="3B03E0DA" w14:textId="77777777" w:rsidR="00620B84" w:rsidRDefault="00B365EC" w:rsidP="00153566">
            <w:pPr>
              <w:jc w:val="center"/>
            </w:pPr>
            <w:r>
              <w:t>-0.14</w:t>
            </w:r>
          </w:p>
        </w:tc>
        <w:tc>
          <w:tcPr>
            <w:tcW w:w="1170" w:type="dxa"/>
            <w:tcBorders>
              <w:top w:val="nil"/>
              <w:left w:val="nil"/>
              <w:bottom w:val="nil"/>
              <w:right w:val="nil"/>
            </w:tcBorders>
            <w:shd w:val="clear" w:color="auto" w:fill="auto"/>
          </w:tcPr>
          <w:p w14:paraId="1ED5ED6E" w14:textId="77777777" w:rsidR="00620B84" w:rsidRDefault="00620B84" w:rsidP="00153566">
            <w:pPr>
              <w:jc w:val="center"/>
            </w:pPr>
          </w:p>
        </w:tc>
        <w:tc>
          <w:tcPr>
            <w:tcW w:w="1173" w:type="dxa"/>
            <w:tcBorders>
              <w:top w:val="nil"/>
              <w:left w:val="nil"/>
              <w:bottom w:val="nil"/>
              <w:right w:val="nil"/>
            </w:tcBorders>
            <w:shd w:val="clear" w:color="auto" w:fill="auto"/>
          </w:tcPr>
          <w:p w14:paraId="10024D76" w14:textId="77777777" w:rsidR="00620B84" w:rsidRPr="00153566" w:rsidRDefault="00B365EC" w:rsidP="00153566">
            <w:pPr>
              <w:jc w:val="center"/>
              <w:rPr>
                <w:i/>
              </w:rPr>
            </w:pPr>
            <w:r w:rsidRPr="00153566">
              <w:rPr>
                <w:i/>
              </w:rPr>
              <w:t>0.28</w:t>
            </w:r>
          </w:p>
        </w:tc>
        <w:tc>
          <w:tcPr>
            <w:tcW w:w="1166" w:type="dxa"/>
            <w:tcBorders>
              <w:top w:val="nil"/>
              <w:left w:val="nil"/>
              <w:bottom w:val="nil"/>
              <w:right w:val="nil"/>
            </w:tcBorders>
            <w:shd w:val="clear" w:color="auto" w:fill="auto"/>
          </w:tcPr>
          <w:p w14:paraId="436259B2" w14:textId="77777777" w:rsidR="00620B84" w:rsidRDefault="00620B84" w:rsidP="00153566">
            <w:pPr>
              <w:jc w:val="center"/>
            </w:pPr>
          </w:p>
        </w:tc>
      </w:tr>
      <w:tr w:rsidR="00620B84" w14:paraId="1D94B738" w14:textId="77777777">
        <w:tc>
          <w:tcPr>
            <w:tcW w:w="2967" w:type="dxa"/>
            <w:tcBorders>
              <w:top w:val="nil"/>
              <w:left w:val="nil"/>
              <w:bottom w:val="nil"/>
              <w:right w:val="nil"/>
            </w:tcBorders>
            <w:shd w:val="clear" w:color="auto" w:fill="auto"/>
          </w:tcPr>
          <w:p w14:paraId="40192360" w14:textId="77777777" w:rsidR="00620B84" w:rsidRDefault="00B365EC" w:rsidP="008A4D77">
            <w:r>
              <w:t>ISO</w:t>
            </w:r>
          </w:p>
        </w:tc>
        <w:tc>
          <w:tcPr>
            <w:tcW w:w="1173" w:type="dxa"/>
            <w:tcBorders>
              <w:top w:val="nil"/>
              <w:left w:val="nil"/>
              <w:bottom w:val="nil"/>
              <w:right w:val="nil"/>
            </w:tcBorders>
            <w:shd w:val="clear" w:color="auto" w:fill="auto"/>
          </w:tcPr>
          <w:p w14:paraId="1F6EDFDC" w14:textId="77777777" w:rsidR="00620B84" w:rsidRPr="00153566" w:rsidRDefault="00B365EC" w:rsidP="00153566">
            <w:pPr>
              <w:jc w:val="center"/>
              <w:rPr>
                <w:i/>
              </w:rPr>
            </w:pPr>
            <w:r w:rsidRPr="00153566">
              <w:rPr>
                <w:i/>
              </w:rPr>
              <w:t>0.23</w:t>
            </w:r>
          </w:p>
        </w:tc>
        <w:tc>
          <w:tcPr>
            <w:tcW w:w="1170" w:type="dxa"/>
            <w:tcBorders>
              <w:top w:val="nil"/>
              <w:left w:val="nil"/>
              <w:bottom w:val="nil"/>
              <w:right w:val="nil"/>
            </w:tcBorders>
            <w:shd w:val="clear" w:color="auto" w:fill="auto"/>
          </w:tcPr>
          <w:p w14:paraId="7B8EC76C" w14:textId="77777777" w:rsidR="00620B84" w:rsidRPr="00153566" w:rsidRDefault="00B365EC" w:rsidP="00153566">
            <w:pPr>
              <w:jc w:val="center"/>
              <w:rPr>
                <w:i/>
              </w:rPr>
            </w:pPr>
            <w:r w:rsidRPr="00153566">
              <w:rPr>
                <w:i/>
              </w:rPr>
              <w:t>0.23</w:t>
            </w:r>
          </w:p>
        </w:tc>
        <w:tc>
          <w:tcPr>
            <w:tcW w:w="1170" w:type="dxa"/>
            <w:tcBorders>
              <w:top w:val="nil"/>
              <w:left w:val="nil"/>
              <w:bottom w:val="nil"/>
              <w:right w:val="nil"/>
            </w:tcBorders>
            <w:shd w:val="clear" w:color="auto" w:fill="auto"/>
          </w:tcPr>
          <w:p w14:paraId="2F856588" w14:textId="77777777" w:rsidR="00620B84" w:rsidRDefault="00B365EC" w:rsidP="00153566">
            <w:pPr>
              <w:jc w:val="center"/>
            </w:pPr>
            <w:r>
              <w:t>-0.11</w:t>
            </w:r>
          </w:p>
        </w:tc>
        <w:tc>
          <w:tcPr>
            <w:tcW w:w="1173" w:type="dxa"/>
            <w:tcBorders>
              <w:top w:val="nil"/>
              <w:left w:val="nil"/>
              <w:bottom w:val="nil"/>
              <w:right w:val="nil"/>
            </w:tcBorders>
            <w:shd w:val="clear" w:color="auto" w:fill="auto"/>
          </w:tcPr>
          <w:p w14:paraId="2B94F071" w14:textId="77777777" w:rsidR="00620B84" w:rsidRDefault="00B365EC" w:rsidP="00153566">
            <w:pPr>
              <w:jc w:val="center"/>
            </w:pPr>
            <w:r>
              <w:t>-0.11</w:t>
            </w:r>
          </w:p>
        </w:tc>
        <w:tc>
          <w:tcPr>
            <w:tcW w:w="1166" w:type="dxa"/>
            <w:tcBorders>
              <w:top w:val="nil"/>
              <w:left w:val="nil"/>
              <w:bottom w:val="nil"/>
              <w:right w:val="nil"/>
            </w:tcBorders>
            <w:shd w:val="clear" w:color="auto" w:fill="auto"/>
          </w:tcPr>
          <w:p w14:paraId="0BD8F752" w14:textId="77777777" w:rsidR="00620B84" w:rsidRDefault="00B365EC" w:rsidP="00153566">
            <w:pPr>
              <w:jc w:val="center"/>
            </w:pPr>
            <w:r>
              <w:t>-0.17</w:t>
            </w:r>
          </w:p>
        </w:tc>
      </w:tr>
      <w:tr w:rsidR="00620B84" w14:paraId="7A527D5C" w14:textId="77777777">
        <w:tc>
          <w:tcPr>
            <w:tcW w:w="2967" w:type="dxa"/>
            <w:tcBorders>
              <w:top w:val="nil"/>
              <w:left w:val="nil"/>
              <w:bottom w:val="nil"/>
              <w:right w:val="nil"/>
            </w:tcBorders>
            <w:shd w:val="clear" w:color="auto" w:fill="auto"/>
          </w:tcPr>
          <w:p w14:paraId="6D459C2F" w14:textId="77777777" w:rsidR="00620B84" w:rsidRDefault="00B365EC" w:rsidP="008A4D77">
            <w:proofErr w:type="spellStart"/>
            <w:r>
              <w:t>Temp_var</w:t>
            </w:r>
            <w:proofErr w:type="spellEnd"/>
          </w:p>
        </w:tc>
        <w:tc>
          <w:tcPr>
            <w:tcW w:w="1173" w:type="dxa"/>
            <w:tcBorders>
              <w:top w:val="nil"/>
              <w:left w:val="nil"/>
              <w:bottom w:val="nil"/>
              <w:right w:val="nil"/>
            </w:tcBorders>
            <w:shd w:val="clear" w:color="auto" w:fill="auto"/>
          </w:tcPr>
          <w:p w14:paraId="2285A3CC"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7BE99229" w14:textId="77777777" w:rsidR="00620B84" w:rsidRPr="00153566" w:rsidRDefault="00B365EC" w:rsidP="00153566">
            <w:pPr>
              <w:jc w:val="center"/>
              <w:rPr>
                <w:b/>
              </w:rPr>
            </w:pPr>
            <w:r w:rsidRPr="00153566">
              <w:rPr>
                <w:b/>
              </w:rPr>
              <w:t>-0.33</w:t>
            </w:r>
          </w:p>
        </w:tc>
        <w:tc>
          <w:tcPr>
            <w:tcW w:w="1170" w:type="dxa"/>
            <w:tcBorders>
              <w:top w:val="nil"/>
              <w:left w:val="nil"/>
              <w:bottom w:val="nil"/>
              <w:right w:val="nil"/>
            </w:tcBorders>
            <w:shd w:val="clear" w:color="auto" w:fill="auto"/>
          </w:tcPr>
          <w:p w14:paraId="4A9932EB" w14:textId="77777777" w:rsidR="00620B84" w:rsidRDefault="00620B84" w:rsidP="00153566">
            <w:pPr>
              <w:jc w:val="center"/>
            </w:pPr>
          </w:p>
        </w:tc>
        <w:tc>
          <w:tcPr>
            <w:tcW w:w="1173" w:type="dxa"/>
            <w:tcBorders>
              <w:top w:val="nil"/>
              <w:left w:val="nil"/>
              <w:bottom w:val="nil"/>
              <w:right w:val="nil"/>
            </w:tcBorders>
            <w:shd w:val="clear" w:color="auto" w:fill="auto"/>
          </w:tcPr>
          <w:p w14:paraId="72433D4E" w14:textId="77777777" w:rsidR="00620B84" w:rsidRPr="00153566" w:rsidRDefault="00B365EC" w:rsidP="00153566">
            <w:pPr>
              <w:jc w:val="center"/>
              <w:rPr>
                <w:b/>
                <w:i/>
              </w:rPr>
            </w:pPr>
            <w:r w:rsidRPr="00153566">
              <w:rPr>
                <w:b/>
                <w:i/>
              </w:rPr>
              <w:t>0.30</w:t>
            </w:r>
          </w:p>
        </w:tc>
        <w:tc>
          <w:tcPr>
            <w:tcW w:w="1166" w:type="dxa"/>
            <w:tcBorders>
              <w:top w:val="nil"/>
              <w:left w:val="nil"/>
              <w:bottom w:val="nil"/>
              <w:right w:val="nil"/>
            </w:tcBorders>
            <w:shd w:val="clear" w:color="auto" w:fill="auto"/>
          </w:tcPr>
          <w:p w14:paraId="1893D4AC" w14:textId="77777777" w:rsidR="00620B84" w:rsidRPr="00153566" w:rsidRDefault="00B365EC" w:rsidP="00153566">
            <w:pPr>
              <w:jc w:val="center"/>
              <w:rPr>
                <w:i/>
              </w:rPr>
            </w:pPr>
            <w:r w:rsidRPr="00153566">
              <w:rPr>
                <w:i/>
              </w:rPr>
              <w:t>0.14</w:t>
            </w:r>
          </w:p>
        </w:tc>
      </w:tr>
      <w:tr w:rsidR="00620B84" w14:paraId="5F28F4E7" w14:textId="77777777">
        <w:tc>
          <w:tcPr>
            <w:tcW w:w="2967" w:type="dxa"/>
            <w:tcBorders>
              <w:top w:val="nil"/>
              <w:left w:val="nil"/>
              <w:bottom w:val="nil"/>
              <w:right w:val="nil"/>
            </w:tcBorders>
            <w:shd w:val="clear" w:color="auto" w:fill="auto"/>
          </w:tcPr>
          <w:p w14:paraId="49A01913" w14:textId="77777777" w:rsidR="00620B84" w:rsidRDefault="00B365EC" w:rsidP="008A4D77">
            <w:r>
              <w:t>Max temp</w:t>
            </w:r>
          </w:p>
        </w:tc>
        <w:tc>
          <w:tcPr>
            <w:tcW w:w="1173" w:type="dxa"/>
            <w:tcBorders>
              <w:top w:val="nil"/>
              <w:left w:val="nil"/>
              <w:bottom w:val="nil"/>
              <w:right w:val="nil"/>
            </w:tcBorders>
            <w:shd w:val="clear" w:color="auto" w:fill="auto"/>
          </w:tcPr>
          <w:p w14:paraId="1DEEC20D" w14:textId="77777777" w:rsidR="00620B84" w:rsidRPr="00153566" w:rsidRDefault="00B365EC" w:rsidP="00153566">
            <w:pPr>
              <w:jc w:val="center"/>
              <w:rPr>
                <w:i/>
              </w:rPr>
            </w:pPr>
            <w:r w:rsidRPr="00153566">
              <w:rPr>
                <w:i/>
              </w:rPr>
              <w:t>0.28</w:t>
            </w:r>
          </w:p>
        </w:tc>
        <w:tc>
          <w:tcPr>
            <w:tcW w:w="1170" w:type="dxa"/>
            <w:tcBorders>
              <w:top w:val="nil"/>
              <w:left w:val="nil"/>
              <w:bottom w:val="nil"/>
              <w:right w:val="nil"/>
            </w:tcBorders>
            <w:shd w:val="clear" w:color="auto" w:fill="auto"/>
          </w:tcPr>
          <w:p w14:paraId="6B971F86"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1FA1375E" w14:textId="77777777" w:rsidR="00620B84" w:rsidRPr="00153566" w:rsidRDefault="00B365EC" w:rsidP="00153566">
            <w:pPr>
              <w:jc w:val="center"/>
              <w:rPr>
                <w:i/>
              </w:rPr>
            </w:pPr>
            <w:r w:rsidRPr="00153566">
              <w:rPr>
                <w:i/>
              </w:rPr>
              <w:t>0.22</w:t>
            </w:r>
          </w:p>
        </w:tc>
        <w:tc>
          <w:tcPr>
            <w:tcW w:w="1173" w:type="dxa"/>
            <w:tcBorders>
              <w:top w:val="nil"/>
              <w:left w:val="nil"/>
              <w:bottom w:val="nil"/>
              <w:right w:val="nil"/>
            </w:tcBorders>
            <w:shd w:val="clear" w:color="auto" w:fill="auto"/>
          </w:tcPr>
          <w:p w14:paraId="06D5C2FB" w14:textId="77777777" w:rsidR="00620B84" w:rsidRPr="00153566" w:rsidRDefault="00B365EC" w:rsidP="00153566">
            <w:pPr>
              <w:jc w:val="center"/>
              <w:rPr>
                <w:i/>
              </w:rPr>
            </w:pPr>
            <w:r w:rsidRPr="00153566">
              <w:rPr>
                <w:i/>
              </w:rPr>
              <w:t>0.26</w:t>
            </w:r>
          </w:p>
        </w:tc>
        <w:tc>
          <w:tcPr>
            <w:tcW w:w="1166" w:type="dxa"/>
            <w:tcBorders>
              <w:top w:val="nil"/>
              <w:left w:val="nil"/>
              <w:bottom w:val="nil"/>
              <w:right w:val="nil"/>
            </w:tcBorders>
            <w:shd w:val="clear" w:color="auto" w:fill="auto"/>
          </w:tcPr>
          <w:p w14:paraId="51A5C2A4" w14:textId="77777777" w:rsidR="00620B84" w:rsidRPr="00153566" w:rsidRDefault="00620B84" w:rsidP="00153566">
            <w:pPr>
              <w:jc w:val="center"/>
              <w:rPr>
                <w:i/>
              </w:rPr>
            </w:pPr>
          </w:p>
        </w:tc>
      </w:tr>
      <w:tr w:rsidR="00620B84" w14:paraId="673AC457" w14:textId="77777777">
        <w:tc>
          <w:tcPr>
            <w:tcW w:w="2967" w:type="dxa"/>
            <w:tcBorders>
              <w:top w:val="nil"/>
              <w:left w:val="nil"/>
              <w:bottom w:val="nil"/>
              <w:right w:val="nil"/>
            </w:tcBorders>
            <w:shd w:val="clear" w:color="auto" w:fill="auto"/>
          </w:tcPr>
          <w:p w14:paraId="41482E44" w14:textId="77777777" w:rsidR="00620B84" w:rsidRDefault="00B365EC" w:rsidP="008A4D77">
            <w:r>
              <w:t>Min temp</w:t>
            </w:r>
          </w:p>
        </w:tc>
        <w:tc>
          <w:tcPr>
            <w:tcW w:w="1173" w:type="dxa"/>
            <w:tcBorders>
              <w:top w:val="nil"/>
              <w:left w:val="nil"/>
              <w:bottom w:val="nil"/>
              <w:right w:val="nil"/>
            </w:tcBorders>
            <w:shd w:val="clear" w:color="auto" w:fill="auto"/>
          </w:tcPr>
          <w:p w14:paraId="0923B335" w14:textId="77777777" w:rsidR="00620B84" w:rsidRPr="00153566" w:rsidRDefault="00B365EC" w:rsidP="00153566">
            <w:pPr>
              <w:jc w:val="center"/>
              <w:rPr>
                <w:i/>
              </w:rPr>
            </w:pPr>
            <w:r w:rsidRPr="00153566">
              <w:rPr>
                <w:i/>
              </w:rPr>
              <w:t>0.18</w:t>
            </w:r>
          </w:p>
        </w:tc>
        <w:tc>
          <w:tcPr>
            <w:tcW w:w="1170" w:type="dxa"/>
            <w:tcBorders>
              <w:top w:val="nil"/>
              <w:left w:val="nil"/>
              <w:bottom w:val="nil"/>
              <w:right w:val="nil"/>
            </w:tcBorders>
            <w:shd w:val="clear" w:color="auto" w:fill="auto"/>
          </w:tcPr>
          <w:p w14:paraId="399EBD30" w14:textId="77777777" w:rsidR="00620B84" w:rsidRPr="00153566" w:rsidRDefault="00B365EC" w:rsidP="00153566">
            <w:pPr>
              <w:jc w:val="center"/>
              <w:rPr>
                <w:b/>
                <w:i/>
              </w:rPr>
            </w:pPr>
            <w:r w:rsidRPr="00153566">
              <w:rPr>
                <w:b/>
                <w:i/>
              </w:rPr>
              <w:t>0.32</w:t>
            </w:r>
          </w:p>
        </w:tc>
        <w:tc>
          <w:tcPr>
            <w:tcW w:w="1170" w:type="dxa"/>
            <w:tcBorders>
              <w:top w:val="nil"/>
              <w:left w:val="nil"/>
              <w:bottom w:val="nil"/>
              <w:right w:val="nil"/>
            </w:tcBorders>
            <w:shd w:val="clear" w:color="auto" w:fill="auto"/>
          </w:tcPr>
          <w:p w14:paraId="19CCB87A" w14:textId="77777777" w:rsidR="00620B84" w:rsidRPr="00153566" w:rsidRDefault="00B365EC" w:rsidP="00153566">
            <w:pPr>
              <w:jc w:val="center"/>
              <w:rPr>
                <w:i/>
              </w:rPr>
            </w:pPr>
            <w:r w:rsidRPr="00153566">
              <w:rPr>
                <w:i/>
              </w:rPr>
              <w:t>0.10</w:t>
            </w:r>
          </w:p>
        </w:tc>
        <w:tc>
          <w:tcPr>
            <w:tcW w:w="1173" w:type="dxa"/>
            <w:tcBorders>
              <w:top w:val="nil"/>
              <w:left w:val="nil"/>
              <w:bottom w:val="nil"/>
              <w:right w:val="nil"/>
            </w:tcBorders>
            <w:shd w:val="clear" w:color="auto" w:fill="auto"/>
          </w:tcPr>
          <w:p w14:paraId="5DCDD239" w14:textId="77777777" w:rsidR="00620B84" w:rsidRDefault="00B365EC" w:rsidP="00153566">
            <w:pPr>
              <w:jc w:val="center"/>
            </w:pPr>
            <w:r>
              <w:t>-0.19</w:t>
            </w:r>
          </w:p>
        </w:tc>
        <w:tc>
          <w:tcPr>
            <w:tcW w:w="1166" w:type="dxa"/>
            <w:tcBorders>
              <w:top w:val="nil"/>
              <w:left w:val="nil"/>
              <w:bottom w:val="nil"/>
              <w:right w:val="nil"/>
            </w:tcBorders>
            <w:shd w:val="clear" w:color="auto" w:fill="auto"/>
          </w:tcPr>
          <w:p w14:paraId="3C06AD7F" w14:textId="77777777" w:rsidR="00620B84" w:rsidRPr="00153566" w:rsidRDefault="00620B84" w:rsidP="00153566">
            <w:pPr>
              <w:jc w:val="center"/>
              <w:rPr>
                <w:i/>
              </w:rPr>
            </w:pPr>
          </w:p>
        </w:tc>
      </w:tr>
      <w:tr w:rsidR="00620B84" w14:paraId="22686995" w14:textId="77777777">
        <w:tc>
          <w:tcPr>
            <w:tcW w:w="2967" w:type="dxa"/>
            <w:tcBorders>
              <w:top w:val="nil"/>
              <w:left w:val="nil"/>
              <w:bottom w:val="nil"/>
              <w:right w:val="nil"/>
            </w:tcBorders>
            <w:shd w:val="clear" w:color="auto" w:fill="auto"/>
          </w:tcPr>
          <w:p w14:paraId="548B2A53" w14:textId="77777777" w:rsidR="00620B84" w:rsidRDefault="00B365EC" w:rsidP="008A4D77">
            <w:r>
              <w:t>Annual temp range</w:t>
            </w:r>
          </w:p>
        </w:tc>
        <w:tc>
          <w:tcPr>
            <w:tcW w:w="1173" w:type="dxa"/>
            <w:tcBorders>
              <w:top w:val="nil"/>
              <w:left w:val="nil"/>
              <w:bottom w:val="nil"/>
              <w:right w:val="nil"/>
            </w:tcBorders>
            <w:shd w:val="clear" w:color="auto" w:fill="auto"/>
          </w:tcPr>
          <w:p w14:paraId="79E3A17E"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2CB75BD5" w14:textId="77777777" w:rsidR="00620B84" w:rsidRPr="00153566" w:rsidRDefault="00B365EC" w:rsidP="00153566">
            <w:pPr>
              <w:jc w:val="center"/>
              <w:rPr>
                <w:b/>
              </w:rPr>
            </w:pPr>
            <w:r w:rsidRPr="00153566">
              <w:rPr>
                <w:b/>
              </w:rPr>
              <w:t>-0.34</w:t>
            </w:r>
          </w:p>
        </w:tc>
        <w:tc>
          <w:tcPr>
            <w:tcW w:w="1170" w:type="dxa"/>
            <w:tcBorders>
              <w:top w:val="nil"/>
              <w:left w:val="nil"/>
              <w:bottom w:val="nil"/>
              <w:right w:val="nil"/>
            </w:tcBorders>
            <w:shd w:val="clear" w:color="auto" w:fill="auto"/>
          </w:tcPr>
          <w:p w14:paraId="114AB400" w14:textId="77777777" w:rsidR="00620B84" w:rsidRDefault="00620B84" w:rsidP="00153566">
            <w:pPr>
              <w:jc w:val="center"/>
            </w:pPr>
          </w:p>
        </w:tc>
        <w:tc>
          <w:tcPr>
            <w:tcW w:w="1173" w:type="dxa"/>
            <w:tcBorders>
              <w:top w:val="nil"/>
              <w:left w:val="nil"/>
              <w:bottom w:val="nil"/>
              <w:right w:val="nil"/>
            </w:tcBorders>
            <w:shd w:val="clear" w:color="auto" w:fill="auto"/>
          </w:tcPr>
          <w:p w14:paraId="79E8319F" w14:textId="77777777" w:rsidR="00620B84" w:rsidRPr="00153566" w:rsidRDefault="00B365EC" w:rsidP="00153566">
            <w:pPr>
              <w:jc w:val="center"/>
              <w:rPr>
                <w:b/>
                <w:i/>
              </w:rPr>
            </w:pPr>
            <w:r w:rsidRPr="00153566">
              <w:rPr>
                <w:b/>
                <w:i/>
              </w:rPr>
              <w:t>0.36</w:t>
            </w:r>
          </w:p>
        </w:tc>
        <w:tc>
          <w:tcPr>
            <w:tcW w:w="1166" w:type="dxa"/>
            <w:tcBorders>
              <w:top w:val="nil"/>
              <w:left w:val="nil"/>
              <w:bottom w:val="nil"/>
              <w:right w:val="nil"/>
            </w:tcBorders>
            <w:shd w:val="clear" w:color="auto" w:fill="auto"/>
          </w:tcPr>
          <w:p w14:paraId="5BC4A7DB" w14:textId="77777777" w:rsidR="00620B84" w:rsidRPr="00153566" w:rsidRDefault="00B365EC" w:rsidP="00153566">
            <w:pPr>
              <w:jc w:val="center"/>
              <w:rPr>
                <w:i/>
              </w:rPr>
            </w:pPr>
            <w:r w:rsidRPr="00153566">
              <w:rPr>
                <w:i/>
              </w:rPr>
              <w:t>0.10</w:t>
            </w:r>
          </w:p>
        </w:tc>
      </w:tr>
      <w:tr w:rsidR="00620B84" w14:paraId="77D5AA16" w14:textId="77777777">
        <w:tc>
          <w:tcPr>
            <w:tcW w:w="2967" w:type="dxa"/>
            <w:tcBorders>
              <w:top w:val="nil"/>
              <w:left w:val="nil"/>
              <w:bottom w:val="nil"/>
              <w:right w:val="nil"/>
            </w:tcBorders>
            <w:shd w:val="clear" w:color="auto" w:fill="auto"/>
          </w:tcPr>
          <w:p w14:paraId="1AA7379F" w14:textId="77777777" w:rsidR="00620B84" w:rsidRDefault="00B365EC" w:rsidP="008A4D77">
            <w:r>
              <w:t>Temp, wettest quarter</w:t>
            </w:r>
          </w:p>
        </w:tc>
        <w:tc>
          <w:tcPr>
            <w:tcW w:w="1173" w:type="dxa"/>
            <w:tcBorders>
              <w:top w:val="nil"/>
              <w:left w:val="nil"/>
              <w:bottom w:val="nil"/>
              <w:right w:val="nil"/>
            </w:tcBorders>
            <w:shd w:val="clear" w:color="auto" w:fill="auto"/>
          </w:tcPr>
          <w:p w14:paraId="1C0D94F9" w14:textId="77777777" w:rsidR="00620B84" w:rsidRPr="00153566" w:rsidRDefault="00B365EC" w:rsidP="00153566">
            <w:pPr>
              <w:jc w:val="center"/>
              <w:rPr>
                <w:i/>
              </w:rPr>
            </w:pPr>
            <w:r w:rsidRPr="00153566">
              <w:rPr>
                <w:i/>
              </w:rPr>
              <w:t>0.14</w:t>
            </w:r>
          </w:p>
        </w:tc>
        <w:tc>
          <w:tcPr>
            <w:tcW w:w="1170" w:type="dxa"/>
            <w:tcBorders>
              <w:top w:val="nil"/>
              <w:left w:val="nil"/>
              <w:bottom w:val="nil"/>
              <w:right w:val="nil"/>
            </w:tcBorders>
            <w:shd w:val="clear" w:color="auto" w:fill="auto"/>
          </w:tcPr>
          <w:p w14:paraId="5018CF80"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62DD406F" w14:textId="77777777" w:rsidR="00620B84" w:rsidRPr="00153566" w:rsidRDefault="00B365EC" w:rsidP="00153566">
            <w:pPr>
              <w:jc w:val="center"/>
              <w:rPr>
                <w:b/>
                <w:i/>
              </w:rPr>
            </w:pPr>
            <w:r w:rsidRPr="00153566">
              <w:rPr>
                <w:b/>
                <w:i/>
              </w:rPr>
              <w:t>0.40</w:t>
            </w:r>
          </w:p>
        </w:tc>
        <w:tc>
          <w:tcPr>
            <w:tcW w:w="1173" w:type="dxa"/>
            <w:tcBorders>
              <w:top w:val="nil"/>
              <w:left w:val="nil"/>
              <w:bottom w:val="nil"/>
              <w:right w:val="nil"/>
            </w:tcBorders>
            <w:shd w:val="clear" w:color="auto" w:fill="auto"/>
          </w:tcPr>
          <w:p w14:paraId="5CFDC17B" w14:textId="77777777" w:rsidR="00620B84" w:rsidRPr="00153566" w:rsidRDefault="00B365EC" w:rsidP="00153566">
            <w:pPr>
              <w:jc w:val="center"/>
              <w:rPr>
                <w:i/>
              </w:rPr>
            </w:pPr>
            <w:r w:rsidRPr="00153566">
              <w:rPr>
                <w:i/>
              </w:rPr>
              <w:t>0.11</w:t>
            </w:r>
          </w:p>
        </w:tc>
        <w:tc>
          <w:tcPr>
            <w:tcW w:w="1166" w:type="dxa"/>
            <w:tcBorders>
              <w:top w:val="nil"/>
              <w:left w:val="nil"/>
              <w:bottom w:val="nil"/>
              <w:right w:val="nil"/>
            </w:tcBorders>
            <w:shd w:val="clear" w:color="auto" w:fill="auto"/>
          </w:tcPr>
          <w:p w14:paraId="0DF47FC0" w14:textId="77777777" w:rsidR="00620B84" w:rsidRDefault="00B365EC" w:rsidP="00153566">
            <w:pPr>
              <w:jc w:val="center"/>
            </w:pPr>
            <w:r>
              <w:t>-0.29</w:t>
            </w:r>
          </w:p>
        </w:tc>
      </w:tr>
      <w:tr w:rsidR="00620B84" w14:paraId="45D71A6D" w14:textId="77777777">
        <w:tc>
          <w:tcPr>
            <w:tcW w:w="2967" w:type="dxa"/>
            <w:tcBorders>
              <w:top w:val="nil"/>
              <w:left w:val="nil"/>
              <w:bottom w:val="nil"/>
              <w:right w:val="nil"/>
            </w:tcBorders>
            <w:shd w:val="clear" w:color="auto" w:fill="auto"/>
          </w:tcPr>
          <w:p w14:paraId="5AEAF6D1" w14:textId="77777777" w:rsidR="00620B84" w:rsidRDefault="00B365EC" w:rsidP="008A4D77">
            <w:r>
              <w:t>Temp, driest quarter</w:t>
            </w:r>
          </w:p>
        </w:tc>
        <w:tc>
          <w:tcPr>
            <w:tcW w:w="1173" w:type="dxa"/>
            <w:tcBorders>
              <w:top w:val="nil"/>
              <w:left w:val="nil"/>
              <w:bottom w:val="nil"/>
              <w:right w:val="nil"/>
            </w:tcBorders>
            <w:shd w:val="clear" w:color="auto" w:fill="auto"/>
          </w:tcPr>
          <w:p w14:paraId="030B8E44" w14:textId="77777777" w:rsidR="00620B84" w:rsidRPr="00153566" w:rsidRDefault="00B365EC" w:rsidP="00153566">
            <w:pPr>
              <w:jc w:val="center"/>
              <w:rPr>
                <w:i/>
              </w:rPr>
            </w:pPr>
            <w:r w:rsidRPr="00153566">
              <w:rPr>
                <w:i/>
              </w:rPr>
              <w:t>0.19</w:t>
            </w:r>
          </w:p>
        </w:tc>
        <w:tc>
          <w:tcPr>
            <w:tcW w:w="1170" w:type="dxa"/>
            <w:tcBorders>
              <w:top w:val="nil"/>
              <w:left w:val="nil"/>
              <w:bottom w:val="nil"/>
              <w:right w:val="nil"/>
            </w:tcBorders>
            <w:shd w:val="clear" w:color="auto" w:fill="auto"/>
          </w:tcPr>
          <w:p w14:paraId="6D5D6E1D" w14:textId="77777777" w:rsidR="00620B84" w:rsidRPr="00153566" w:rsidRDefault="00B365EC" w:rsidP="00153566">
            <w:pPr>
              <w:jc w:val="center"/>
              <w:rPr>
                <w:i/>
              </w:rPr>
            </w:pPr>
            <w:r w:rsidRPr="00153566">
              <w:rPr>
                <w:i/>
              </w:rPr>
              <w:t>0.27</w:t>
            </w:r>
          </w:p>
        </w:tc>
        <w:tc>
          <w:tcPr>
            <w:tcW w:w="1170" w:type="dxa"/>
            <w:tcBorders>
              <w:top w:val="nil"/>
              <w:left w:val="nil"/>
              <w:bottom w:val="nil"/>
              <w:right w:val="nil"/>
            </w:tcBorders>
            <w:shd w:val="clear" w:color="auto" w:fill="auto"/>
          </w:tcPr>
          <w:p w14:paraId="34563D35" w14:textId="77777777" w:rsidR="00620B84" w:rsidRPr="00153566" w:rsidRDefault="00620B84" w:rsidP="00153566">
            <w:pPr>
              <w:jc w:val="center"/>
              <w:rPr>
                <w:i/>
              </w:rPr>
            </w:pPr>
          </w:p>
        </w:tc>
        <w:tc>
          <w:tcPr>
            <w:tcW w:w="1173" w:type="dxa"/>
            <w:tcBorders>
              <w:top w:val="nil"/>
              <w:left w:val="nil"/>
              <w:bottom w:val="nil"/>
              <w:right w:val="nil"/>
            </w:tcBorders>
            <w:shd w:val="clear" w:color="auto" w:fill="auto"/>
          </w:tcPr>
          <w:p w14:paraId="6B76EF98" w14:textId="77777777" w:rsidR="00620B84" w:rsidRPr="00153566" w:rsidRDefault="00620B84" w:rsidP="00153566">
            <w:pPr>
              <w:jc w:val="center"/>
              <w:rPr>
                <w:i/>
              </w:rPr>
            </w:pPr>
          </w:p>
        </w:tc>
        <w:tc>
          <w:tcPr>
            <w:tcW w:w="1166" w:type="dxa"/>
            <w:tcBorders>
              <w:top w:val="nil"/>
              <w:left w:val="nil"/>
              <w:bottom w:val="nil"/>
              <w:right w:val="nil"/>
            </w:tcBorders>
            <w:shd w:val="clear" w:color="auto" w:fill="auto"/>
          </w:tcPr>
          <w:p w14:paraId="4CD29626" w14:textId="77777777" w:rsidR="00620B84" w:rsidRPr="00153566" w:rsidRDefault="00B365EC" w:rsidP="00153566">
            <w:pPr>
              <w:jc w:val="center"/>
              <w:rPr>
                <w:b/>
                <w:i/>
              </w:rPr>
            </w:pPr>
            <w:r w:rsidRPr="00153566">
              <w:rPr>
                <w:b/>
                <w:i/>
              </w:rPr>
              <w:t>0.39</w:t>
            </w:r>
          </w:p>
        </w:tc>
      </w:tr>
      <w:tr w:rsidR="00620B84" w14:paraId="5DCAF175" w14:textId="77777777">
        <w:tc>
          <w:tcPr>
            <w:tcW w:w="2967" w:type="dxa"/>
            <w:tcBorders>
              <w:top w:val="nil"/>
              <w:left w:val="nil"/>
              <w:bottom w:val="nil"/>
              <w:right w:val="nil"/>
            </w:tcBorders>
            <w:shd w:val="clear" w:color="auto" w:fill="auto"/>
          </w:tcPr>
          <w:p w14:paraId="681DB3A4" w14:textId="77777777" w:rsidR="00620B84" w:rsidRDefault="00B365EC" w:rsidP="008A4D77">
            <w:r>
              <w:t>Temp, warmest quarter</w:t>
            </w:r>
          </w:p>
        </w:tc>
        <w:tc>
          <w:tcPr>
            <w:tcW w:w="1173" w:type="dxa"/>
            <w:tcBorders>
              <w:top w:val="nil"/>
              <w:left w:val="nil"/>
              <w:bottom w:val="nil"/>
              <w:right w:val="nil"/>
            </w:tcBorders>
            <w:shd w:val="clear" w:color="auto" w:fill="auto"/>
          </w:tcPr>
          <w:p w14:paraId="568197EF" w14:textId="77777777" w:rsidR="00620B84" w:rsidRPr="00153566" w:rsidRDefault="00B365EC" w:rsidP="00153566">
            <w:pPr>
              <w:jc w:val="center"/>
              <w:rPr>
                <w:i/>
              </w:rPr>
            </w:pPr>
            <w:r w:rsidRPr="00153566">
              <w:rPr>
                <w:i/>
              </w:rPr>
              <w:t>0.25</w:t>
            </w:r>
          </w:p>
        </w:tc>
        <w:tc>
          <w:tcPr>
            <w:tcW w:w="1170" w:type="dxa"/>
            <w:tcBorders>
              <w:top w:val="nil"/>
              <w:left w:val="nil"/>
              <w:bottom w:val="nil"/>
              <w:right w:val="nil"/>
            </w:tcBorders>
            <w:shd w:val="clear" w:color="auto" w:fill="auto"/>
          </w:tcPr>
          <w:p w14:paraId="44AE813E"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75A1040F" w14:textId="77777777" w:rsidR="00620B84" w:rsidRPr="00153566" w:rsidRDefault="00B365EC" w:rsidP="00153566">
            <w:pPr>
              <w:jc w:val="center"/>
              <w:rPr>
                <w:i/>
              </w:rPr>
            </w:pPr>
            <w:r w:rsidRPr="00153566">
              <w:rPr>
                <w:i/>
              </w:rPr>
              <w:t>0.27</w:t>
            </w:r>
          </w:p>
        </w:tc>
        <w:tc>
          <w:tcPr>
            <w:tcW w:w="1173" w:type="dxa"/>
            <w:tcBorders>
              <w:top w:val="nil"/>
              <w:left w:val="nil"/>
              <w:bottom w:val="nil"/>
              <w:right w:val="nil"/>
            </w:tcBorders>
            <w:shd w:val="clear" w:color="auto" w:fill="auto"/>
          </w:tcPr>
          <w:p w14:paraId="3D2599CD" w14:textId="77777777" w:rsidR="00620B84" w:rsidRPr="00153566" w:rsidRDefault="00B365EC" w:rsidP="00153566">
            <w:pPr>
              <w:jc w:val="center"/>
              <w:rPr>
                <w:i/>
              </w:rPr>
            </w:pPr>
            <w:r w:rsidRPr="00153566">
              <w:rPr>
                <w:i/>
              </w:rPr>
              <w:t>0.22</w:t>
            </w:r>
          </w:p>
        </w:tc>
        <w:tc>
          <w:tcPr>
            <w:tcW w:w="1166" w:type="dxa"/>
            <w:tcBorders>
              <w:top w:val="nil"/>
              <w:left w:val="nil"/>
              <w:bottom w:val="nil"/>
              <w:right w:val="nil"/>
            </w:tcBorders>
            <w:shd w:val="clear" w:color="auto" w:fill="auto"/>
          </w:tcPr>
          <w:p w14:paraId="668A2C1B" w14:textId="77777777" w:rsidR="00620B84" w:rsidRPr="00153566" w:rsidRDefault="00B365EC" w:rsidP="00153566">
            <w:pPr>
              <w:jc w:val="center"/>
              <w:rPr>
                <w:i/>
              </w:rPr>
            </w:pPr>
            <w:r w:rsidRPr="00153566">
              <w:rPr>
                <w:i/>
              </w:rPr>
              <w:t>0.15</w:t>
            </w:r>
          </w:p>
        </w:tc>
      </w:tr>
      <w:tr w:rsidR="00620B84" w14:paraId="6E2270CC" w14:textId="77777777">
        <w:tc>
          <w:tcPr>
            <w:tcW w:w="2967" w:type="dxa"/>
            <w:tcBorders>
              <w:top w:val="nil"/>
              <w:left w:val="nil"/>
              <w:bottom w:val="nil"/>
              <w:right w:val="nil"/>
            </w:tcBorders>
            <w:shd w:val="clear" w:color="auto" w:fill="auto"/>
          </w:tcPr>
          <w:p w14:paraId="4D9DF3B0" w14:textId="77777777" w:rsidR="00620B84" w:rsidRDefault="00B365EC" w:rsidP="008A4D77">
            <w:r>
              <w:t>Temp, coldest quarter</w:t>
            </w:r>
          </w:p>
        </w:tc>
        <w:tc>
          <w:tcPr>
            <w:tcW w:w="1173" w:type="dxa"/>
            <w:tcBorders>
              <w:top w:val="nil"/>
              <w:left w:val="nil"/>
              <w:bottom w:val="nil"/>
              <w:right w:val="nil"/>
            </w:tcBorders>
            <w:shd w:val="clear" w:color="auto" w:fill="auto"/>
          </w:tcPr>
          <w:p w14:paraId="3F9A8D24" w14:textId="77777777" w:rsidR="00620B84" w:rsidRPr="00153566" w:rsidRDefault="00B365EC" w:rsidP="00153566">
            <w:pPr>
              <w:jc w:val="center"/>
              <w:rPr>
                <w:i/>
              </w:rPr>
            </w:pPr>
            <w:r w:rsidRPr="00153566">
              <w:rPr>
                <w:i/>
              </w:rPr>
              <w:t>0.23</w:t>
            </w:r>
          </w:p>
        </w:tc>
        <w:tc>
          <w:tcPr>
            <w:tcW w:w="1170" w:type="dxa"/>
            <w:tcBorders>
              <w:top w:val="nil"/>
              <w:left w:val="nil"/>
              <w:bottom w:val="nil"/>
              <w:right w:val="nil"/>
            </w:tcBorders>
            <w:shd w:val="clear" w:color="auto" w:fill="auto"/>
          </w:tcPr>
          <w:p w14:paraId="27256EA1" w14:textId="77777777" w:rsidR="00620B84" w:rsidRPr="00153566" w:rsidRDefault="00B365EC" w:rsidP="00153566">
            <w:pPr>
              <w:jc w:val="center"/>
              <w:rPr>
                <w:i/>
              </w:rPr>
            </w:pPr>
            <w:r w:rsidRPr="00153566">
              <w:rPr>
                <w:i/>
              </w:rPr>
              <w:t>0.29</w:t>
            </w:r>
          </w:p>
        </w:tc>
        <w:tc>
          <w:tcPr>
            <w:tcW w:w="1170" w:type="dxa"/>
            <w:tcBorders>
              <w:top w:val="nil"/>
              <w:left w:val="nil"/>
              <w:bottom w:val="nil"/>
              <w:right w:val="nil"/>
            </w:tcBorders>
            <w:shd w:val="clear" w:color="auto" w:fill="auto"/>
          </w:tcPr>
          <w:p w14:paraId="6211D414" w14:textId="77777777" w:rsidR="00620B84" w:rsidRPr="00153566" w:rsidRDefault="00620B84" w:rsidP="00153566">
            <w:pPr>
              <w:jc w:val="center"/>
              <w:rPr>
                <w:i/>
              </w:rPr>
            </w:pPr>
          </w:p>
        </w:tc>
        <w:tc>
          <w:tcPr>
            <w:tcW w:w="1173" w:type="dxa"/>
            <w:tcBorders>
              <w:top w:val="nil"/>
              <w:left w:val="nil"/>
              <w:bottom w:val="nil"/>
              <w:right w:val="nil"/>
            </w:tcBorders>
            <w:shd w:val="clear" w:color="auto" w:fill="auto"/>
          </w:tcPr>
          <w:p w14:paraId="6101E8F1" w14:textId="77777777" w:rsidR="00620B84" w:rsidRDefault="00B365EC" w:rsidP="00153566">
            <w:pPr>
              <w:jc w:val="center"/>
            </w:pPr>
            <w:r>
              <w:t>-0.12</w:t>
            </w:r>
          </w:p>
        </w:tc>
        <w:tc>
          <w:tcPr>
            <w:tcW w:w="1166" w:type="dxa"/>
            <w:tcBorders>
              <w:top w:val="nil"/>
              <w:left w:val="nil"/>
              <w:bottom w:val="nil"/>
              <w:right w:val="nil"/>
            </w:tcBorders>
            <w:shd w:val="clear" w:color="auto" w:fill="auto"/>
          </w:tcPr>
          <w:p w14:paraId="2152520D" w14:textId="77777777" w:rsidR="00620B84" w:rsidRPr="00153566" w:rsidRDefault="00620B84" w:rsidP="00153566">
            <w:pPr>
              <w:jc w:val="center"/>
              <w:rPr>
                <w:i/>
              </w:rPr>
            </w:pPr>
          </w:p>
        </w:tc>
      </w:tr>
      <w:tr w:rsidR="00620B84" w14:paraId="312D0BCA" w14:textId="77777777">
        <w:tc>
          <w:tcPr>
            <w:tcW w:w="2967" w:type="dxa"/>
            <w:tcBorders>
              <w:top w:val="nil"/>
              <w:left w:val="nil"/>
              <w:bottom w:val="nil"/>
              <w:right w:val="nil"/>
            </w:tcBorders>
            <w:shd w:val="clear" w:color="auto" w:fill="auto"/>
          </w:tcPr>
          <w:p w14:paraId="3A4E252A" w14:textId="77777777" w:rsidR="00620B84" w:rsidRDefault="00B365EC" w:rsidP="008A4D77">
            <w:r>
              <w:t>MAP</w:t>
            </w:r>
          </w:p>
        </w:tc>
        <w:tc>
          <w:tcPr>
            <w:tcW w:w="1173" w:type="dxa"/>
            <w:tcBorders>
              <w:top w:val="nil"/>
              <w:left w:val="nil"/>
              <w:bottom w:val="nil"/>
              <w:right w:val="nil"/>
            </w:tcBorders>
            <w:shd w:val="clear" w:color="auto" w:fill="auto"/>
          </w:tcPr>
          <w:p w14:paraId="62F49B31" w14:textId="77777777" w:rsidR="00620B84" w:rsidRDefault="00B365EC" w:rsidP="00153566">
            <w:pPr>
              <w:jc w:val="center"/>
            </w:pPr>
            <w:r>
              <w:t>-0.20</w:t>
            </w:r>
          </w:p>
        </w:tc>
        <w:tc>
          <w:tcPr>
            <w:tcW w:w="1170" w:type="dxa"/>
            <w:tcBorders>
              <w:top w:val="nil"/>
              <w:left w:val="nil"/>
              <w:bottom w:val="nil"/>
              <w:right w:val="nil"/>
            </w:tcBorders>
            <w:shd w:val="clear" w:color="auto" w:fill="auto"/>
          </w:tcPr>
          <w:p w14:paraId="5CF285F5" w14:textId="77777777" w:rsidR="00620B84" w:rsidRPr="00153566" w:rsidRDefault="00B365EC" w:rsidP="00153566">
            <w:pPr>
              <w:jc w:val="center"/>
              <w:rPr>
                <w:i/>
              </w:rPr>
            </w:pPr>
            <w:r w:rsidRPr="00153566">
              <w:rPr>
                <w:i/>
              </w:rPr>
              <w:t>0.28</w:t>
            </w:r>
          </w:p>
        </w:tc>
        <w:tc>
          <w:tcPr>
            <w:tcW w:w="1170" w:type="dxa"/>
            <w:tcBorders>
              <w:top w:val="nil"/>
              <w:left w:val="nil"/>
              <w:bottom w:val="nil"/>
              <w:right w:val="nil"/>
            </w:tcBorders>
            <w:shd w:val="clear" w:color="auto" w:fill="auto"/>
          </w:tcPr>
          <w:p w14:paraId="5F09FC11" w14:textId="77777777" w:rsidR="00620B84" w:rsidRPr="00153566" w:rsidRDefault="00B365EC" w:rsidP="00153566">
            <w:pPr>
              <w:jc w:val="center"/>
              <w:rPr>
                <w:i/>
              </w:rPr>
            </w:pPr>
            <w:r w:rsidRPr="00153566">
              <w:rPr>
                <w:i/>
              </w:rPr>
              <w:t>0.11</w:t>
            </w:r>
          </w:p>
        </w:tc>
        <w:tc>
          <w:tcPr>
            <w:tcW w:w="1173" w:type="dxa"/>
            <w:tcBorders>
              <w:top w:val="nil"/>
              <w:left w:val="nil"/>
              <w:bottom w:val="nil"/>
              <w:right w:val="nil"/>
            </w:tcBorders>
            <w:shd w:val="clear" w:color="auto" w:fill="auto"/>
          </w:tcPr>
          <w:p w14:paraId="1D17FFE1" w14:textId="77777777" w:rsidR="00620B84" w:rsidRPr="00153566" w:rsidRDefault="00B365EC" w:rsidP="00153566">
            <w:pPr>
              <w:jc w:val="center"/>
              <w:rPr>
                <w:i/>
              </w:rPr>
            </w:pPr>
            <w:r w:rsidRPr="00153566">
              <w:rPr>
                <w:i/>
              </w:rPr>
              <w:t>0.28</w:t>
            </w:r>
          </w:p>
        </w:tc>
        <w:tc>
          <w:tcPr>
            <w:tcW w:w="1166" w:type="dxa"/>
            <w:tcBorders>
              <w:top w:val="nil"/>
              <w:left w:val="nil"/>
              <w:bottom w:val="nil"/>
              <w:right w:val="nil"/>
            </w:tcBorders>
            <w:shd w:val="clear" w:color="auto" w:fill="auto"/>
          </w:tcPr>
          <w:p w14:paraId="3CC01D33" w14:textId="77777777" w:rsidR="00620B84" w:rsidRPr="00153566" w:rsidRDefault="00620B84" w:rsidP="00153566">
            <w:pPr>
              <w:jc w:val="center"/>
              <w:rPr>
                <w:i/>
              </w:rPr>
            </w:pPr>
          </w:p>
        </w:tc>
      </w:tr>
      <w:tr w:rsidR="00620B84" w14:paraId="54D0F4C8" w14:textId="77777777">
        <w:tc>
          <w:tcPr>
            <w:tcW w:w="2967" w:type="dxa"/>
            <w:tcBorders>
              <w:top w:val="nil"/>
              <w:left w:val="nil"/>
              <w:bottom w:val="nil"/>
              <w:right w:val="nil"/>
            </w:tcBorders>
            <w:shd w:val="clear" w:color="auto" w:fill="auto"/>
          </w:tcPr>
          <w:p w14:paraId="282A0B31" w14:textId="77777777" w:rsidR="00620B84" w:rsidRDefault="00B365EC" w:rsidP="008A4D77">
            <w:proofErr w:type="spellStart"/>
            <w:r>
              <w:t>Precip</w:t>
            </w:r>
            <w:proofErr w:type="spellEnd"/>
            <w:r>
              <w:t>, wettest month</w:t>
            </w:r>
          </w:p>
        </w:tc>
        <w:tc>
          <w:tcPr>
            <w:tcW w:w="1173" w:type="dxa"/>
            <w:tcBorders>
              <w:top w:val="nil"/>
              <w:left w:val="nil"/>
              <w:bottom w:val="nil"/>
              <w:right w:val="nil"/>
            </w:tcBorders>
            <w:shd w:val="clear" w:color="auto" w:fill="auto"/>
          </w:tcPr>
          <w:p w14:paraId="6FFC233A" w14:textId="77777777" w:rsidR="00620B84" w:rsidRDefault="00B365EC" w:rsidP="00153566">
            <w:pPr>
              <w:jc w:val="center"/>
            </w:pPr>
            <w:r>
              <w:t>-0.11</w:t>
            </w:r>
          </w:p>
        </w:tc>
        <w:tc>
          <w:tcPr>
            <w:tcW w:w="1170" w:type="dxa"/>
            <w:tcBorders>
              <w:top w:val="nil"/>
              <w:left w:val="nil"/>
              <w:bottom w:val="nil"/>
              <w:right w:val="nil"/>
            </w:tcBorders>
            <w:shd w:val="clear" w:color="auto" w:fill="auto"/>
          </w:tcPr>
          <w:p w14:paraId="36E04C66" w14:textId="77777777" w:rsidR="00620B84" w:rsidRPr="00153566" w:rsidRDefault="00B365EC" w:rsidP="00153566">
            <w:pPr>
              <w:jc w:val="center"/>
              <w:rPr>
                <w:i/>
              </w:rPr>
            </w:pPr>
            <w:r w:rsidRPr="00153566">
              <w:rPr>
                <w:i/>
              </w:rPr>
              <w:t>0.29</w:t>
            </w:r>
          </w:p>
        </w:tc>
        <w:tc>
          <w:tcPr>
            <w:tcW w:w="1170" w:type="dxa"/>
            <w:tcBorders>
              <w:top w:val="nil"/>
              <w:left w:val="nil"/>
              <w:bottom w:val="nil"/>
              <w:right w:val="nil"/>
            </w:tcBorders>
            <w:shd w:val="clear" w:color="auto" w:fill="auto"/>
          </w:tcPr>
          <w:p w14:paraId="55DFC749" w14:textId="77777777" w:rsidR="00620B84" w:rsidRDefault="00B365EC" w:rsidP="00153566">
            <w:pPr>
              <w:jc w:val="center"/>
            </w:pPr>
            <w:r>
              <w:t>-0.11</w:t>
            </w:r>
          </w:p>
        </w:tc>
        <w:tc>
          <w:tcPr>
            <w:tcW w:w="1173" w:type="dxa"/>
            <w:tcBorders>
              <w:top w:val="nil"/>
              <w:left w:val="nil"/>
              <w:bottom w:val="nil"/>
              <w:right w:val="nil"/>
            </w:tcBorders>
            <w:shd w:val="clear" w:color="auto" w:fill="auto"/>
          </w:tcPr>
          <w:p w14:paraId="04ED1A62" w14:textId="77777777" w:rsidR="00620B84" w:rsidRPr="00153566" w:rsidRDefault="00B365EC" w:rsidP="00153566">
            <w:pPr>
              <w:jc w:val="center"/>
              <w:rPr>
                <w:b/>
                <w:i/>
              </w:rPr>
            </w:pPr>
            <w:r w:rsidRPr="00153566">
              <w:rPr>
                <w:b/>
                <w:i/>
              </w:rPr>
              <w:t>0.37</w:t>
            </w:r>
          </w:p>
        </w:tc>
        <w:tc>
          <w:tcPr>
            <w:tcW w:w="1166" w:type="dxa"/>
            <w:tcBorders>
              <w:top w:val="nil"/>
              <w:left w:val="nil"/>
              <w:bottom w:val="nil"/>
              <w:right w:val="nil"/>
            </w:tcBorders>
            <w:shd w:val="clear" w:color="auto" w:fill="auto"/>
          </w:tcPr>
          <w:p w14:paraId="1719D36F" w14:textId="77777777" w:rsidR="00620B84" w:rsidRDefault="00B365EC" w:rsidP="00153566">
            <w:pPr>
              <w:jc w:val="center"/>
            </w:pPr>
            <w:r>
              <w:t>-0.14</w:t>
            </w:r>
          </w:p>
        </w:tc>
      </w:tr>
      <w:tr w:rsidR="00620B84" w14:paraId="364C9530" w14:textId="77777777">
        <w:tc>
          <w:tcPr>
            <w:tcW w:w="2967" w:type="dxa"/>
            <w:tcBorders>
              <w:top w:val="nil"/>
              <w:left w:val="nil"/>
              <w:bottom w:val="nil"/>
              <w:right w:val="nil"/>
            </w:tcBorders>
            <w:shd w:val="clear" w:color="auto" w:fill="auto"/>
          </w:tcPr>
          <w:p w14:paraId="6F4B83FB" w14:textId="77777777" w:rsidR="00620B84" w:rsidRDefault="00B365EC" w:rsidP="008A4D77">
            <w:proofErr w:type="spellStart"/>
            <w:r>
              <w:t>Precip</w:t>
            </w:r>
            <w:proofErr w:type="spellEnd"/>
            <w:r>
              <w:t>, driest month</w:t>
            </w:r>
          </w:p>
        </w:tc>
        <w:tc>
          <w:tcPr>
            <w:tcW w:w="1173" w:type="dxa"/>
            <w:tcBorders>
              <w:top w:val="nil"/>
              <w:left w:val="nil"/>
              <w:bottom w:val="nil"/>
              <w:right w:val="nil"/>
            </w:tcBorders>
            <w:shd w:val="clear" w:color="auto" w:fill="auto"/>
          </w:tcPr>
          <w:p w14:paraId="3F132088" w14:textId="77777777" w:rsidR="00620B84" w:rsidRDefault="00B365EC" w:rsidP="00153566">
            <w:pPr>
              <w:jc w:val="center"/>
            </w:pPr>
            <w:r>
              <w:t>-0.21</w:t>
            </w:r>
          </w:p>
        </w:tc>
        <w:tc>
          <w:tcPr>
            <w:tcW w:w="1170" w:type="dxa"/>
            <w:tcBorders>
              <w:top w:val="nil"/>
              <w:left w:val="nil"/>
              <w:bottom w:val="nil"/>
              <w:right w:val="nil"/>
            </w:tcBorders>
            <w:shd w:val="clear" w:color="auto" w:fill="auto"/>
          </w:tcPr>
          <w:p w14:paraId="5BD3CE0E" w14:textId="77777777" w:rsidR="00620B84" w:rsidRDefault="00620B84" w:rsidP="00153566">
            <w:pPr>
              <w:jc w:val="center"/>
            </w:pPr>
          </w:p>
        </w:tc>
        <w:tc>
          <w:tcPr>
            <w:tcW w:w="1170" w:type="dxa"/>
            <w:tcBorders>
              <w:top w:val="nil"/>
              <w:left w:val="nil"/>
              <w:bottom w:val="nil"/>
              <w:right w:val="nil"/>
            </w:tcBorders>
            <w:shd w:val="clear" w:color="auto" w:fill="auto"/>
          </w:tcPr>
          <w:p w14:paraId="6794E851" w14:textId="77777777" w:rsidR="00620B84" w:rsidRPr="00153566" w:rsidRDefault="00B365EC" w:rsidP="00153566">
            <w:pPr>
              <w:jc w:val="center"/>
              <w:rPr>
                <w:b/>
                <w:i/>
              </w:rPr>
            </w:pPr>
            <w:r w:rsidRPr="00153566">
              <w:rPr>
                <w:b/>
                <w:i/>
              </w:rPr>
              <w:t>0.35</w:t>
            </w:r>
          </w:p>
        </w:tc>
        <w:tc>
          <w:tcPr>
            <w:tcW w:w="1173" w:type="dxa"/>
            <w:tcBorders>
              <w:top w:val="nil"/>
              <w:left w:val="nil"/>
              <w:bottom w:val="nil"/>
              <w:right w:val="nil"/>
            </w:tcBorders>
            <w:shd w:val="clear" w:color="auto" w:fill="auto"/>
          </w:tcPr>
          <w:p w14:paraId="56A16795" w14:textId="77777777" w:rsidR="00620B84" w:rsidRPr="00153566" w:rsidRDefault="00620B84" w:rsidP="00153566">
            <w:pPr>
              <w:jc w:val="center"/>
              <w:rPr>
                <w:i/>
              </w:rPr>
            </w:pPr>
          </w:p>
        </w:tc>
        <w:tc>
          <w:tcPr>
            <w:tcW w:w="1166" w:type="dxa"/>
            <w:tcBorders>
              <w:top w:val="nil"/>
              <w:left w:val="nil"/>
              <w:bottom w:val="nil"/>
              <w:right w:val="nil"/>
            </w:tcBorders>
            <w:shd w:val="clear" w:color="auto" w:fill="auto"/>
          </w:tcPr>
          <w:p w14:paraId="090F9826" w14:textId="77777777" w:rsidR="00620B84" w:rsidRPr="00153566" w:rsidRDefault="00B365EC" w:rsidP="00153566">
            <w:pPr>
              <w:jc w:val="center"/>
              <w:rPr>
                <w:i/>
              </w:rPr>
            </w:pPr>
            <w:r w:rsidRPr="00153566">
              <w:rPr>
                <w:i/>
              </w:rPr>
              <w:t>0.25</w:t>
            </w:r>
          </w:p>
        </w:tc>
      </w:tr>
      <w:tr w:rsidR="00620B84" w14:paraId="7425589D" w14:textId="77777777">
        <w:tc>
          <w:tcPr>
            <w:tcW w:w="2967" w:type="dxa"/>
            <w:tcBorders>
              <w:top w:val="nil"/>
              <w:left w:val="nil"/>
              <w:bottom w:val="nil"/>
              <w:right w:val="nil"/>
            </w:tcBorders>
            <w:shd w:val="clear" w:color="auto" w:fill="auto"/>
          </w:tcPr>
          <w:p w14:paraId="330432CC" w14:textId="77777777" w:rsidR="00620B84" w:rsidRDefault="00B365EC" w:rsidP="008A4D77">
            <w:r>
              <w:t xml:space="preserve">MAP </w:t>
            </w:r>
            <w:proofErr w:type="spellStart"/>
            <w:r>
              <w:t>var</w:t>
            </w:r>
            <w:proofErr w:type="spellEnd"/>
          </w:p>
        </w:tc>
        <w:tc>
          <w:tcPr>
            <w:tcW w:w="1173" w:type="dxa"/>
            <w:tcBorders>
              <w:top w:val="nil"/>
              <w:left w:val="nil"/>
              <w:bottom w:val="nil"/>
              <w:right w:val="nil"/>
            </w:tcBorders>
            <w:shd w:val="clear" w:color="auto" w:fill="auto"/>
          </w:tcPr>
          <w:p w14:paraId="431D8637" w14:textId="77777777" w:rsidR="00620B84" w:rsidRPr="00153566" w:rsidRDefault="00B365EC" w:rsidP="00153566">
            <w:pPr>
              <w:jc w:val="center"/>
              <w:rPr>
                <w:i/>
              </w:rPr>
            </w:pPr>
            <w:r w:rsidRPr="00153566">
              <w:rPr>
                <w:i/>
              </w:rPr>
              <w:t>0.16</w:t>
            </w:r>
          </w:p>
        </w:tc>
        <w:tc>
          <w:tcPr>
            <w:tcW w:w="1170" w:type="dxa"/>
            <w:tcBorders>
              <w:top w:val="nil"/>
              <w:left w:val="nil"/>
              <w:bottom w:val="nil"/>
              <w:right w:val="nil"/>
            </w:tcBorders>
            <w:shd w:val="clear" w:color="auto" w:fill="auto"/>
          </w:tcPr>
          <w:p w14:paraId="5EB2B81B" w14:textId="77777777" w:rsidR="00620B84" w:rsidRDefault="00620B84" w:rsidP="00153566">
            <w:pPr>
              <w:jc w:val="center"/>
            </w:pPr>
          </w:p>
        </w:tc>
        <w:tc>
          <w:tcPr>
            <w:tcW w:w="1170" w:type="dxa"/>
            <w:tcBorders>
              <w:top w:val="nil"/>
              <w:left w:val="nil"/>
              <w:bottom w:val="nil"/>
              <w:right w:val="nil"/>
            </w:tcBorders>
            <w:shd w:val="clear" w:color="auto" w:fill="auto"/>
          </w:tcPr>
          <w:p w14:paraId="094DD2A2" w14:textId="77777777" w:rsidR="00620B84" w:rsidRPr="00153566" w:rsidRDefault="00B365EC" w:rsidP="00153566">
            <w:pPr>
              <w:jc w:val="center"/>
              <w:rPr>
                <w:b/>
              </w:rPr>
            </w:pPr>
            <w:r w:rsidRPr="00153566">
              <w:rPr>
                <w:b/>
              </w:rPr>
              <w:t>-0.35</w:t>
            </w:r>
          </w:p>
        </w:tc>
        <w:tc>
          <w:tcPr>
            <w:tcW w:w="1173" w:type="dxa"/>
            <w:tcBorders>
              <w:top w:val="nil"/>
              <w:left w:val="nil"/>
              <w:bottom w:val="nil"/>
              <w:right w:val="nil"/>
            </w:tcBorders>
            <w:shd w:val="clear" w:color="auto" w:fill="auto"/>
          </w:tcPr>
          <w:p w14:paraId="099636C5" w14:textId="77777777" w:rsidR="00620B84" w:rsidRPr="00153566" w:rsidRDefault="00B365EC" w:rsidP="00153566">
            <w:pPr>
              <w:jc w:val="center"/>
              <w:rPr>
                <w:i/>
              </w:rPr>
            </w:pPr>
            <w:r w:rsidRPr="00153566">
              <w:rPr>
                <w:i/>
              </w:rPr>
              <w:t>0.24</w:t>
            </w:r>
          </w:p>
        </w:tc>
        <w:tc>
          <w:tcPr>
            <w:tcW w:w="1166" w:type="dxa"/>
            <w:tcBorders>
              <w:top w:val="nil"/>
              <w:left w:val="nil"/>
              <w:bottom w:val="nil"/>
              <w:right w:val="nil"/>
            </w:tcBorders>
            <w:shd w:val="clear" w:color="auto" w:fill="auto"/>
          </w:tcPr>
          <w:p w14:paraId="62BFD398" w14:textId="77777777" w:rsidR="00620B84" w:rsidRDefault="00B365EC" w:rsidP="00153566">
            <w:pPr>
              <w:jc w:val="center"/>
            </w:pPr>
            <w:r>
              <w:t>-0.29</w:t>
            </w:r>
          </w:p>
        </w:tc>
      </w:tr>
      <w:tr w:rsidR="00620B84" w14:paraId="65AA428C" w14:textId="77777777">
        <w:tc>
          <w:tcPr>
            <w:tcW w:w="2967" w:type="dxa"/>
            <w:tcBorders>
              <w:top w:val="nil"/>
              <w:left w:val="nil"/>
              <w:bottom w:val="nil"/>
              <w:right w:val="nil"/>
            </w:tcBorders>
            <w:shd w:val="clear" w:color="auto" w:fill="auto"/>
          </w:tcPr>
          <w:p w14:paraId="57C57C8A" w14:textId="77777777" w:rsidR="00620B84" w:rsidRDefault="00B365EC" w:rsidP="008A4D77">
            <w:proofErr w:type="spellStart"/>
            <w:r>
              <w:t>Precip</w:t>
            </w:r>
            <w:proofErr w:type="spellEnd"/>
            <w:r>
              <w:t>, wettest quarter</w:t>
            </w:r>
          </w:p>
        </w:tc>
        <w:tc>
          <w:tcPr>
            <w:tcW w:w="1173" w:type="dxa"/>
            <w:tcBorders>
              <w:top w:val="nil"/>
              <w:left w:val="nil"/>
              <w:bottom w:val="nil"/>
              <w:right w:val="nil"/>
            </w:tcBorders>
            <w:shd w:val="clear" w:color="auto" w:fill="auto"/>
          </w:tcPr>
          <w:p w14:paraId="4E479D90" w14:textId="77777777" w:rsidR="00620B84" w:rsidRDefault="00B365EC" w:rsidP="00153566">
            <w:pPr>
              <w:jc w:val="center"/>
            </w:pPr>
            <w:r>
              <w:t>-0.13</w:t>
            </w:r>
          </w:p>
        </w:tc>
        <w:tc>
          <w:tcPr>
            <w:tcW w:w="1170" w:type="dxa"/>
            <w:tcBorders>
              <w:top w:val="nil"/>
              <w:left w:val="nil"/>
              <w:bottom w:val="nil"/>
              <w:right w:val="nil"/>
            </w:tcBorders>
            <w:shd w:val="clear" w:color="auto" w:fill="auto"/>
          </w:tcPr>
          <w:p w14:paraId="2C747894" w14:textId="77777777" w:rsidR="00620B84" w:rsidRPr="00153566" w:rsidRDefault="00B365EC" w:rsidP="00153566">
            <w:pPr>
              <w:jc w:val="center"/>
              <w:rPr>
                <w:i/>
              </w:rPr>
            </w:pPr>
            <w:r w:rsidRPr="00153566">
              <w:rPr>
                <w:i/>
              </w:rPr>
              <w:t>0.29</w:t>
            </w:r>
          </w:p>
        </w:tc>
        <w:tc>
          <w:tcPr>
            <w:tcW w:w="1170" w:type="dxa"/>
            <w:tcBorders>
              <w:top w:val="nil"/>
              <w:left w:val="nil"/>
              <w:bottom w:val="nil"/>
              <w:right w:val="nil"/>
            </w:tcBorders>
            <w:shd w:val="clear" w:color="auto" w:fill="auto"/>
          </w:tcPr>
          <w:p w14:paraId="0B428263" w14:textId="77777777" w:rsidR="00620B84" w:rsidRPr="00153566" w:rsidRDefault="00620B84" w:rsidP="00153566">
            <w:pPr>
              <w:jc w:val="center"/>
              <w:rPr>
                <w:i/>
              </w:rPr>
            </w:pPr>
          </w:p>
        </w:tc>
        <w:tc>
          <w:tcPr>
            <w:tcW w:w="1173" w:type="dxa"/>
            <w:tcBorders>
              <w:top w:val="nil"/>
              <w:left w:val="nil"/>
              <w:bottom w:val="nil"/>
              <w:right w:val="nil"/>
            </w:tcBorders>
            <w:shd w:val="clear" w:color="auto" w:fill="auto"/>
          </w:tcPr>
          <w:p w14:paraId="1190C16C" w14:textId="77777777" w:rsidR="00620B84" w:rsidRPr="00153566" w:rsidRDefault="00B365EC" w:rsidP="00153566">
            <w:pPr>
              <w:jc w:val="center"/>
              <w:rPr>
                <w:b/>
                <w:i/>
              </w:rPr>
            </w:pPr>
            <w:r w:rsidRPr="00153566">
              <w:rPr>
                <w:b/>
                <w:i/>
              </w:rPr>
              <w:t>0.36</w:t>
            </w:r>
          </w:p>
        </w:tc>
        <w:tc>
          <w:tcPr>
            <w:tcW w:w="1166" w:type="dxa"/>
            <w:tcBorders>
              <w:top w:val="nil"/>
              <w:left w:val="nil"/>
              <w:bottom w:val="nil"/>
              <w:right w:val="nil"/>
            </w:tcBorders>
            <w:shd w:val="clear" w:color="auto" w:fill="auto"/>
          </w:tcPr>
          <w:p w14:paraId="7958FB36" w14:textId="77777777" w:rsidR="00620B84" w:rsidRDefault="00B365EC" w:rsidP="00153566">
            <w:pPr>
              <w:jc w:val="center"/>
            </w:pPr>
            <w:r>
              <w:t>-0.14</w:t>
            </w:r>
          </w:p>
        </w:tc>
      </w:tr>
      <w:tr w:rsidR="00620B84" w14:paraId="076ECA7A" w14:textId="77777777">
        <w:tc>
          <w:tcPr>
            <w:tcW w:w="2967" w:type="dxa"/>
            <w:tcBorders>
              <w:top w:val="nil"/>
              <w:left w:val="nil"/>
              <w:bottom w:val="nil"/>
              <w:right w:val="nil"/>
            </w:tcBorders>
            <w:shd w:val="clear" w:color="auto" w:fill="auto"/>
          </w:tcPr>
          <w:p w14:paraId="4FC7DF7B" w14:textId="77777777" w:rsidR="00620B84" w:rsidRDefault="00B365EC" w:rsidP="008A4D77">
            <w:proofErr w:type="spellStart"/>
            <w:r>
              <w:t>Precip</w:t>
            </w:r>
            <w:proofErr w:type="spellEnd"/>
            <w:r>
              <w:t>, driest quarter</w:t>
            </w:r>
          </w:p>
        </w:tc>
        <w:tc>
          <w:tcPr>
            <w:tcW w:w="1173" w:type="dxa"/>
            <w:tcBorders>
              <w:top w:val="nil"/>
              <w:left w:val="nil"/>
              <w:bottom w:val="nil"/>
              <w:right w:val="nil"/>
            </w:tcBorders>
            <w:shd w:val="clear" w:color="auto" w:fill="auto"/>
          </w:tcPr>
          <w:p w14:paraId="41D55DBB" w14:textId="77777777" w:rsidR="00620B84" w:rsidRDefault="00B365EC" w:rsidP="00153566">
            <w:pPr>
              <w:jc w:val="center"/>
            </w:pPr>
            <w:r>
              <w:t>-0.21</w:t>
            </w:r>
          </w:p>
        </w:tc>
        <w:tc>
          <w:tcPr>
            <w:tcW w:w="1170" w:type="dxa"/>
            <w:tcBorders>
              <w:top w:val="nil"/>
              <w:left w:val="nil"/>
              <w:bottom w:val="nil"/>
              <w:right w:val="nil"/>
            </w:tcBorders>
            <w:shd w:val="clear" w:color="auto" w:fill="auto"/>
          </w:tcPr>
          <w:p w14:paraId="3179A5ED" w14:textId="77777777" w:rsidR="00620B84" w:rsidRPr="00153566" w:rsidRDefault="00B365EC" w:rsidP="00153566">
            <w:pPr>
              <w:jc w:val="center"/>
              <w:rPr>
                <w:i/>
              </w:rPr>
            </w:pPr>
            <w:r w:rsidRPr="00153566">
              <w:rPr>
                <w:i/>
              </w:rPr>
              <w:t>0.13</w:t>
            </w:r>
          </w:p>
        </w:tc>
        <w:tc>
          <w:tcPr>
            <w:tcW w:w="1170" w:type="dxa"/>
            <w:tcBorders>
              <w:top w:val="nil"/>
              <w:left w:val="nil"/>
              <w:bottom w:val="nil"/>
              <w:right w:val="nil"/>
            </w:tcBorders>
            <w:shd w:val="clear" w:color="auto" w:fill="auto"/>
          </w:tcPr>
          <w:p w14:paraId="22DF4A85" w14:textId="77777777" w:rsidR="00620B84" w:rsidRPr="00153566" w:rsidRDefault="00B365EC" w:rsidP="00153566">
            <w:pPr>
              <w:jc w:val="center"/>
              <w:rPr>
                <w:b/>
                <w:i/>
              </w:rPr>
            </w:pPr>
            <w:r w:rsidRPr="00153566">
              <w:rPr>
                <w:b/>
                <w:i/>
              </w:rPr>
              <w:t>0.34</w:t>
            </w:r>
          </w:p>
        </w:tc>
        <w:tc>
          <w:tcPr>
            <w:tcW w:w="1173" w:type="dxa"/>
            <w:tcBorders>
              <w:top w:val="nil"/>
              <w:left w:val="nil"/>
              <w:bottom w:val="nil"/>
              <w:right w:val="nil"/>
            </w:tcBorders>
            <w:shd w:val="clear" w:color="auto" w:fill="auto"/>
          </w:tcPr>
          <w:p w14:paraId="6B3A867D" w14:textId="77777777" w:rsidR="00620B84" w:rsidRPr="00153566" w:rsidRDefault="00620B84" w:rsidP="00153566">
            <w:pPr>
              <w:jc w:val="center"/>
              <w:rPr>
                <w:i/>
              </w:rPr>
            </w:pPr>
          </w:p>
        </w:tc>
        <w:tc>
          <w:tcPr>
            <w:tcW w:w="1166" w:type="dxa"/>
            <w:tcBorders>
              <w:top w:val="nil"/>
              <w:left w:val="nil"/>
              <w:bottom w:val="nil"/>
              <w:right w:val="nil"/>
            </w:tcBorders>
            <w:shd w:val="clear" w:color="auto" w:fill="auto"/>
          </w:tcPr>
          <w:p w14:paraId="3F464FC3" w14:textId="77777777" w:rsidR="00620B84" w:rsidRPr="00153566" w:rsidRDefault="00B365EC" w:rsidP="00153566">
            <w:pPr>
              <w:jc w:val="center"/>
              <w:rPr>
                <w:i/>
              </w:rPr>
            </w:pPr>
            <w:r w:rsidRPr="00153566">
              <w:rPr>
                <w:i/>
              </w:rPr>
              <w:t>0.25</w:t>
            </w:r>
          </w:p>
        </w:tc>
      </w:tr>
      <w:tr w:rsidR="00620B84" w14:paraId="0C38BBA7" w14:textId="77777777">
        <w:tc>
          <w:tcPr>
            <w:tcW w:w="2967" w:type="dxa"/>
            <w:tcBorders>
              <w:top w:val="nil"/>
              <w:left w:val="nil"/>
              <w:bottom w:val="nil"/>
              <w:right w:val="nil"/>
            </w:tcBorders>
            <w:shd w:val="clear" w:color="auto" w:fill="auto"/>
          </w:tcPr>
          <w:p w14:paraId="405A6D9B" w14:textId="77777777" w:rsidR="00620B84" w:rsidRDefault="00B365EC" w:rsidP="008A4D77">
            <w:proofErr w:type="spellStart"/>
            <w:r>
              <w:t>Precip</w:t>
            </w:r>
            <w:proofErr w:type="spellEnd"/>
            <w:r>
              <w:t>, warmest quarter</w:t>
            </w:r>
          </w:p>
        </w:tc>
        <w:tc>
          <w:tcPr>
            <w:tcW w:w="1173" w:type="dxa"/>
            <w:tcBorders>
              <w:top w:val="nil"/>
              <w:left w:val="nil"/>
              <w:bottom w:val="nil"/>
              <w:right w:val="nil"/>
            </w:tcBorders>
            <w:shd w:val="clear" w:color="auto" w:fill="auto"/>
          </w:tcPr>
          <w:p w14:paraId="682BB17E" w14:textId="77777777" w:rsidR="00620B84" w:rsidRDefault="00B365EC" w:rsidP="00153566">
            <w:pPr>
              <w:jc w:val="center"/>
            </w:pPr>
            <w:r>
              <w:t>-0.12</w:t>
            </w:r>
          </w:p>
        </w:tc>
        <w:tc>
          <w:tcPr>
            <w:tcW w:w="1170" w:type="dxa"/>
            <w:tcBorders>
              <w:top w:val="nil"/>
              <w:left w:val="nil"/>
              <w:bottom w:val="nil"/>
              <w:right w:val="nil"/>
            </w:tcBorders>
            <w:shd w:val="clear" w:color="auto" w:fill="auto"/>
          </w:tcPr>
          <w:p w14:paraId="6F4514F9"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48428B5E" w14:textId="77777777" w:rsidR="00620B84" w:rsidRPr="00153566" w:rsidRDefault="00B365EC" w:rsidP="00153566">
            <w:pPr>
              <w:jc w:val="center"/>
              <w:rPr>
                <w:b/>
                <w:i/>
              </w:rPr>
            </w:pPr>
            <w:r w:rsidRPr="00153566">
              <w:rPr>
                <w:b/>
                <w:i/>
              </w:rPr>
              <w:t>0.35</w:t>
            </w:r>
          </w:p>
        </w:tc>
        <w:tc>
          <w:tcPr>
            <w:tcW w:w="1173" w:type="dxa"/>
            <w:tcBorders>
              <w:top w:val="nil"/>
              <w:left w:val="nil"/>
              <w:bottom w:val="nil"/>
              <w:right w:val="nil"/>
            </w:tcBorders>
            <w:shd w:val="clear" w:color="auto" w:fill="auto"/>
          </w:tcPr>
          <w:p w14:paraId="3BE9792E" w14:textId="77777777" w:rsidR="00620B84" w:rsidRDefault="00620B84" w:rsidP="00153566">
            <w:pPr>
              <w:jc w:val="center"/>
            </w:pPr>
          </w:p>
        </w:tc>
        <w:tc>
          <w:tcPr>
            <w:tcW w:w="1166" w:type="dxa"/>
            <w:tcBorders>
              <w:top w:val="nil"/>
              <w:left w:val="nil"/>
              <w:bottom w:val="nil"/>
              <w:right w:val="nil"/>
            </w:tcBorders>
            <w:shd w:val="clear" w:color="auto" w:fill="auto"/>
          </w:tcPr>
          <w:p w14:paraId="06DA9FFF" w14:textId="77777777" w:rsidR="00620B84" w:rsidRPr="00153566" w:rsidRDefault="00B365EC" w:rsidP="00153566">
            <w:pPr>
              <w:jc w:val="center"/>
              <w:rPr>
                <w:b/>
              </w:rPr>
            </w:pPr>
            <w:r w:rsidRPr="00153566">
              <w:rPr>
                <w:b/>
              </w:rPr>
              <w:t>-0.53</w:t>
            </w:r>
          </w:p>
        </w:tc>
      </w:tr>
      <w:tr w:rsidR="00620B84" w14:paraId="7404363C" w14:textId="77777777">
        <w:tc>
          <w:tcPr>
            <w:tcW w:w="2967" w:type="dxa"/>
            <w:tcBorders>
              <w:top w:val="nil"/>
              <w:left w:val="nil"/>
              <w:bottom w:val="nil"/>
              <w:right w:val="nil"/>
            </w:tcBorders>
            <w:shd w:val="clear" w:color="auto" w:fill="auto"/>
          </w:tcPr>
          <w:p w14:paraId="7783AA1D" w14:textId="77777777" w:rsidR="00620B84" w:rsidRDefault="00B365EC" w:rsidP="008A4D77">
            <w:proofErr w:type="spellStart"/>
            <w:r>
              <w:t>Precip</w:t>
            </w:r>
            <w:proofErr w:type="spellEnd"/>
            <w:r>
              <w:t>, coldest quarter</w:t>
            </w:r>
          </w:p>
        </w:tc>
        <w:tc>
          <w:tcPr>
            <w:tcW w:w="1173" w:type="dxa"/>
            <w:tcBorders>
              <w:top w:val="nil"/>
              <w:left w:val="nil"/>
              <w:bottom w:val="nil"/>
              <w:right w:val="nil"/>
            </w:tcBorders>
            <w:shd w:val="clear" w:color="auto" w:fill="auto"/>
          </w:tcPr>
          <w:p w14:paraId="1122206F" w14:textId="77777777" w:rsidR="00620B84" w:rsidRDefault="00B365EC" w:rsidP="00153566">
            <w:pPr>
              <w:jc w:val="center"/>
            </w:pPr>
            <w:r>
              <w:t>-0.12</w:t>
            </w:r>
          </w:p>
        </w:tc>
        <w:tc>
          <w:tcPr>
            <w:tcW w:w="1170" w:type="dxa"/>
            <w:tcBorders>
              <w:top w:val="nil"/>
              <w:left w:val="nil"/>
              <w:bottom w:val="nil"/>
              <w:right w:val="nil"/>
            </w:tcBorders>
            <w:shd w:val="clear" w:color="auto" w:fill="auto"/>
          </w:tcPr>
          <w:p w14:paraId="65430C94" w14:textId="77777777" w:rsidR="00620B84" w:rsidRPr="00153566" w:rsidRDefault="00B365EC" w:rsidP="00153566">
            <w:pPr>
              <w:jc w:val="center"/>
              <w:rPr>
                <w:i/>
              </w:rPr>
            </w:pPr>
            <w:r w:rsidRPr="00153566">
              <w:rPr>
                <w:i/>
              </w:rPr>
              <w:t>0.27</w:t>
            </w:r>
          </w:p>
        </w:tc>
        <w:tc>
          <w:tcPr>
            <w:tcW w:w="1170" w:type="dxa"/>
            <w:tcBorders>
              <w:top w:val="nil"/>
              <w:left w:val="nil"/>
              <w:bottom w:val="nil"/>
              <w:right w:val="nil"/>
            </w:tcBorders>
            <w:shd w:val="clear" w:color="auto" w:fill="auto"/>
          </w:tcPr>
          <w:p w14:paraId="584663D4" w14:textId="77777777" w:rsidR="00620B84" w:rsidRDefault="00B365EC" w:rsidP="00153566">
            <w:pPr>
              <w:jc w:val="center"/>
            </w:pPr>
            <w:r>
              <w:t>-0.18</w:t>
            </w:r>
          </w:p>
        </w:tc>
        <w:tc>
          <w:tcPr>
            <w:tcW w:w="1173" w:type="dxa"/>
            <w:tcBorders>
              <w:top w:val="nil"/>
              <w:left w:val="nil"/>
              <w:bottom w:val="nil"/>
              <w:right w:val="nil"/>
            </w:tcBorders>
            <w:shd w:val="clear" w:color="auto" w:fill="auto"/>
          </w:tcPr>
          <w:p w14:paraId="1F70A298" w14:textId="77777777" w:rsidR="00620B84" w:rsidRPr="00153566" w:rsidRDefault="00B365EC" w:rsidP="00153566">
            <w:pPr>
              <w:jc w:val="center"/>
              <w:rPr>
                <w:i/>
              </w:rPr>
            </w:pPr>
            <w:r w:rsidRPr="00153566">
              <w:rPr>
                <w:i/>
              </w:rPr>
              <w:t>0.24</w:t>
            </w:r>
          </w:p>
        </w:tc>
        <w:tc>
          <w:tcPr>
            <w:tcW w:w="1166" w:type="dxa"/>
            <w:tcBorders>
              <w:top w:val="nil"/>
              <w:left w:val="nil"/>
              <w:bottom w:val="nil"/>
              <w:right w:val="nil"/>
            </w:tcBorders>
            <w:shd w:val="clear" w:color="auto" w:fill="auto"/>
          </w:tcPr>
          <w:p w14:paraId="3F1A6E3F" w14:textId="77777777" w:rsidR="00620B84" w:rsidRPr="00153566" w:rsidRDefault="00B365EC" w:rsidP="00153566">
            <w:pPr>
              <w:jc w:val="center"/>
              <w:rPr>
                <w:b/>
                <w:i/>
              </w:rPr>
            </w:pPr>
            <w:r w:rsidRPr="00153566">
              <w:rPr>
                <w:b/>
                <w:i/>
              </w:rPr>
              <w:t>0.38</w:t>
            </w:r>
          </w:p>
        </w:tc>
      </w:tr>
      <w:tr w:rsidR="00620B84" w14:paraId="597CD73E" w14:textId="77777777">
        <w:tc>
          <w:tcPr>
            <w:tcW w:w="2967" w:type="dxa"/>
            <w:tcBorders>
              <w:top w:val="nil"/>
              <w:left w:val="nil"/>
              <w:bottom w:val="nil"/>
              <w:right w:val="nil"/>
            </w:tcBorders>
            <w:shd w:val="clear" w:color="auto" w:fill="auto"/>
          </w:tcPr>
          <w:p w14:paraId="60A18359" w14:textId="77777777" w:rsidR="00620B84" w:rsidRDefault="00B365EC" w:rsidP="008A4D77">
            <w:proofErr w:type="spellStart"/>
            <w:r>
              <w:t>Rain_PET</w:t>
            </w:r>
            <w:proofErr w:type="spellEnd"/>
          </w:p>
        </w:tc>
        <w:tc>
          <w:tcPr>
            <w:tcW w:w="1173" w:type="dxa"/>
            <w:tcBorders>
              <w:top w:val="nil"/>
              <w:left w:val="nil"/>
              <w:bottom w:val="nil"/>
              <w:right w:val="nil"/>
            </w:tcBorders>
            <w:shd w:val="clear" w:color="auto" w:fill="auto"/>
          </w:tcPr>
          <w:p w14:paraId="2F38C85F" w14:textId="77777777" w:rsidR="00620B84" w:rsidRPr="00153566" w:rsidRDefault="00B365EC" w:rsidP="00153566">
            <w:pPr>
              <w:jc w:val="center"/>
              <w:rPr>
                <w:b/>
              </w:rPr>
            </w:pPr>
            <w:r w:rsidRPr="00153566">
              <w:rPr>
                <w:b/>
              </w:rPr>
              <w:t>-0.32</w:t>
            </w:r>
          </w:p>
        </w:tc>
        <w:tc>
          <w:tcPr>
            <w:tcW w:w="1170" w:type="dxa"/>
            <w:tcBorders>
              <w:top w:val="nil"/>
              <w:left w:val="nil"/>
              <w:bottom w:val="nil"/>
              <w:right w:val="nil"/>
            </w:tcBorders>
            <w:shd w:val="clear" w:color="auto" w:fill="auto"/>
          </w:tcPr>
          <w:p w14:paraId="306BB297" w14:textId="77777777" w:rsidR="00620B84" w:rsidRPr="00153566" w:rsidRDefault="00B365EC" w:rsidP="00153566">
            <w:pPr>
              <w:jc w:val="center"/>
              <w:rPr>
                <w:i/>
              </w:rPr>
            </w:pPr>
            <w:r w:rsidRPr="00153566">
              <w:rPr>
                <w:i/>
              </w:rPr>
              <w:t>0.15</w:t>
            </w:r>
          </w:p>
        </w:tc>
        <w:tc>
          <w:tcPr>
            <w:tcW w:w="1170" w:type="dxa"/>
            <w:tcBorders>
              <w:top w:val="nil"/>
              <w:left w:val="nil"/>
              <w:bottom w:val="nil"/>
              <w:right w:val="nil"/>
            </w:tcBorders>
            <w:shd w:val="clear" w:color="auto" w:fill="auto"/>
          </w:tcPr>
          <w:p w14:paraId="2EAF08AC" w14:textId="77777777" w:rsidR="00620B84" w:rsidRPr="00153566" w:rsidRDefault="00620B84" w:rsidP="00153566">
            <w:pPr>
              <w:jc w:val="center"/>
              <w:rPr>
                <w:i/>
              </w:rPr>
            </w:pPr>
          </w:p>
        </w:tc>
        <w:tc>
          <w:tcPr>
            <w:tcW w:w="1173" w:type="dxa"/>
            <w:tcBorders>
              <w:top w:val="nil"/>
              <w:left w:val="nil"/>
              <w:bottom w:val="nil"/>
              <w:right w:val="nil"/>
            </w:tcBorders>
            <w:shd w:val="clear" w:color="auto" w:fill="auto"/>
          </w:tcPr>
          <w:p w14:paraId="0BEC82B5" w14:textId="77777777" w:rsidR="00620B84" w:rsidRPr="00153566" w:rsidRDefault="00620B84" w:rsidP="00153566">
            <w:pPr>
              <w:jc w:val="center"/>
              <w:rPr>
                <w:i/>
              </w:rPr>
            </w:pPr>
          </w:p>
        </w:tc>
        <w:tc>
          <w:tcPr>
            <w:tcW w:w="1166" w:type="dxa"/>
            <w:tcBorders>
              <w:top w:val="nil"/>
              <w:left w:val="nil"/>
              <w:bottom w:val="nil"/>
              <w:right w:val="nil"/>
            </w:tcBorders>
            <w:shd w:val="clear" w:color="auto" w:fill="auto"/>
          </w:tcPr>
          <w:p w14:paraId="0B5F1387" w14:textId="77777777" w:rsidR="00620B84" w:rsidRDefault="00620B84" w:rsidP="00153566">
            <w:pPr>
              <w:jc w:val="center"/>
            </w:pPr>
          </w:p>
        </w:tc>
      </w:tr>
      <w:tr w:rsidR="00620B84" w14:paraId="04FD256C" w14:textId="77777777">
        <w:tc>
          <w:tcPr>
            <w:tcW w:w="2967" w:type="dxa"/>
            <w:tcBorders>
              <w:top w:val="nil"/>
              <w:left w:val="nil"/>
              <w:bottom w:val="nil"/>
              <w:right w:val="nil"/>
            </w:tcBorders>
            <w:shd w:val="clear" w:color="auto" w:fill="auto"/>
          </w:tcPr>
          <w:p w14:paraId="255A3E04" w14:textId="77777777" w:rsidR="00620B84" w:rsidRDefault="00B365EC" w:rsidP="008A4D77">
            <w:commentRangeStart w:id="114"/>
            <w:r>
              <w:t>AI</w:t>
            </w:r>
            <w:commentRangeEnd w:id="114"/>
            <w:r>
              <w:commentReference w:id="114"/>
            </w:r>
          </w:p>
        </w:tc>
        <w:tc>
          <w:tcPr>
            <w:tcW w:w="1173" w:type="dxa"/>
            <w:tcBorders>
              <w:top w:val="nil"/>
              <w:left w:val="nil"/>
              <w:bottom w:val="nil"/>
              <w:right w:val="nil"/>
            </w:tcBorders>
            <w:shd w:val="clear" w:color="auto" w:fill="auto"/>
          </w:tcPr>
          <w:p w14:paraId="1209E6CA" w14:textId="77777777" w:rsidR="00620B84" w:rsidRPr="00153566" w:rsidRDefault="00B365EC" w:rsidP="00153566">
            <w:pPr>
              <w:jc w:val="center"/>
              <w:rPr>
                <w:b/>
              </w:rPr>
            </w:pPr>
            <w:r w:rsidRPr="00153566">
              <w:rPr>
                <w:b/>
              </w:rPr>
              <w:t>-0.30</w:t>
            </w:r>
          </w:p>
        </w:tc>
        <w:tc>
          <w:tcPr>
            <w:tcW w:w="1170" w:type="dxa"/>
            <w:tcBorders>
              <w:top w:val="nil"/>
              <w:left w:val="nil"/>
              <w:bottom w:val="nil"/>
              <w:right w:val="nil"/>
            </w:tcBorders>
            <w:shd w:val="clear" w:color="auto" w:fill="auto"/>
          </w:tcPr>
          <w:p w14:paraId="20E783DD" w14:textId="77777777" w:rsidR="00620B84" w:rsidRPr="00153566" w:rsidRDefault="00B365EC" w:rsidP="00153566">
            <w:pPr>
              <w:jc w:val="center"/>
              <w:rPr>
                <w:i/>
              </w:rPr>
            </w:pPr>
            <w:r w:rsidRPr="00153566">
              <w:rPr>
                <w:i/>
              </w:rPr>
              <w:t>0.16</w:t>
            </w:r>
          </w:p>
        </w:tc>
        <w:tc>
          <w:tcPr>
            <w:tcW w:w="1170" w:type="dxa"/>
            <w:tcBorders>
              <w:top w:val="nil"/>
              <w:left w:val="nil"/>
              <w:bottom w:val="nil"/>
              <w:right w:val="nil"/>
            </w:tcBorders>
            <w:shd w:val="clear" w:color="auto" w:fill="auto"/>
          </w:tcPr>
          <w:p w14:paraId="6CBA7CC4" w14:textId="77777777" w:rsidR="00620B84" w:rsidRPr="00153566" w:rsidRDefault="00620B84" w:rsidP="00153566">
            <w:pPr>
              <w:jc w:val="center"/>
              <w:rPr>
                <w:i/>
              </w:rPr>
            </w:pPr>
          </w:p>
        </w:tc>
        <w:tc>
          <w:tcPr>
            <w:tcW w:w="1173" w:type="dxa"/>
            <w:tcBorders>
              <w:top w:val="nil"/>
              <w:left w:val="nil"/>
              <w:bottom w:val="nil"/>
              <w:right w:val="nil"/>
            </w:tcBorders>
            <w:shd w:val="clear" w:color="auto" w:fill="auto"/>
          </w:tcPr>
          <w:p w14:paraId="49514FFB" w14:textId="77777777" w:rsidR="00620B84" w:rsidRPr="00153566" w:rsidRDefault="00620B84" w:rsidP="00153566">
            <w:pPr>
              <w:jc w:val="center"/>
              <w:rPr>
                <w:i/>
              </w:rPr>
            </w:pPr>
          </w:p>
        </w:tc>
        <w:tc>
          <w:tcPr>
            <w:tcW w:w="1166" w:type="dxa"/>
            <w:tcBorders>
              <w:top w:val="nil"/>
              <w:left w:val="nil"/>
              <w:bottom w:val="nil"/>
              <w:right w:val="nil"/>
            </w:tcBorders>
            <w:shd w:val="clear" w:color="auto" w:fill="auto"/>
          </w:tcPr>
          <w:p w14:paraId="4F7635DC" w14:textId="77777777" w:rsidR="00620B84" w:rsidRDefault="00620B84" w:rsidP="00153566">
            <w:pPr>
              <w:jc w:val="center"/>
            </w:pPr>
          </w:p>
        </w:tc>
      </w:tr>
      <w:tr w:rsidR="00620B84" w14:paraId="640D78A5" w14:textId="77777777">
        <w:tc>
          <w:tcPr>
            <w:tcW w:w="2967" w:type="dxa"/>
            <w:tcBorders>
              <w:top w:val="nil"/>
              <w:left w:val="nil"/>
              <w:bottom w:val="nil"/>
              <w:right w:val="nil"/>
            </w:tcBorders>
            <w:shd w:val="clear" w:color="auto" w:fill="auto"/>
          </w:tcPr>
          <w:p w14:paraId="7E91544E" w14:textId="77777777" w:rsidR="00620B84" w:rsidRDefault="00B365EC" w:rsidP="008A4D77">
            <w:r>
              <w:t>PET</w:t>
            </w:r>
          </w:p>
        </w:tc>
        <w:tc>
          <w:tcPr>
            <w:tcW w:w="1173" w:type="dxa"/>
            <w:tcBorders>
              <w:top w:val="nil"/>
              <w:left w:val="nil"/>
              <w:bottom w:val="nil"/>
              <w:right w:val="nil"/>
            </w:tcBorders>
            <w:shd w:val="clear" w:color="auto" w:fill="auto"/>
          </w:tcPr>
          <w:p w14:paraId="285C3DC2" w14:textId="77777777" w:rsidR="00620B84" w:rsidRPr="00153566" w:rsidRDefault="00B365EC" w:rsidP="00153566">
            <w:pPr>
              <w:jc w:val="center"/>
              <w:rPr>
                <w:b/>
                <w:i/>
              </w:rPr>
            </w:pPr>
            <w:r w:rsidRPr="00153566">
              <w:rPr>
                <w:b/>
                <w:i/>
              </w:rPr>
              <w:t>0.30</w:t>
            </w:r>
          </w:p>
        </w:tc>
        <w:tc>
          <w:tcPr>
            <w:tcW w:w="1170" w:type="dxa"/>
            <w:tcBorders>
              <w:top w:val="nil"/>
              <w:left w:val="nil"/>
              <w:bottom w:val="nil"/>
              <w:right w:val="nil"/>
            </w:tcBorders>
            <w:shd w:val="clear" w:color="auto" w:fill="auto"/>
          </w:tcPr>
          <w:p w14:paraId="75B9F40B" w14:textId="77777777" w:rsidR="00620B84" w:rsidRPr="00153566" w:rsidRDefault="00620B84" w:rsidP="00153566">
            <w:pPr>
              <w:jc w:val="center"/>
              <w:rPr>
                <w:i/>
              </w:rPr>
            </w:pPr>
          </w:p>
        </w:tc>
        <w:tc>
          <w:tcPr>
            <w:tcW w:w="1170" w:type="dxa"/>
            <w:tcBorders>
              <w:top w:val="nil"/>
              <w:left w:val="nil"/>
              <w:bottom w:val="nil"/>
              <w:right w:val="nil"/>
            </w:tcBorders>
            <w:shd w:val="clear" w:color="auto" w:fill="auto"/>
          </w:tcPr>
          <w:p w14:paraId="79D44F84" w14:textId="77777777" w:rsidR="00620B84" w:rsidRPr="00153566" w:rsidRDefault="00B365EC" w:rsidP="00153566">
            <w:pPr>
              <w:jc w:val="center"/>
              <w:rPr>
                <w:i/>
              </w:rPr>
            </w:pPr>
            <w:r w:rsidRPr="00153566">
              <w:rPr>
                <w:i/>
              </w:rPr>
              <w:t>0.13</w:t>
            </w:r>
          </w:p>
        </w:tc>
        <w:tc>
          <w:tcPr>
            <w:tcW w:w="1173" w:type="dxa"/>
            <w:tcBorders>
              <w:top w:val="nil"/>
              <w:left w:val="nil"/>
              <w:bottom w:val="nil"/>
              <w:right w:val="nil"/>
            </w:tcBorders>
            <w:shd w:val="clear" w:color="auto" w:fill="auto"/>
          </w:tcPr>
          <w:p w14:paraId="60FB6F2A" w14:textId="77777777" w:rsidR="00620B84" w:rsidRPr="00153566" w:rsidRDefault="00B365EC" w:rsidP="00153566">
            <w:pPr>
              <w:jc w:val="center"/>
              <w:rPr>
                <w:i/>
              </w:rPr>
            </w:pPr>
            <w:r w:rsidRPr="00153566">
              <w:rPr>
                <w:i/>
              </w:rPr>
              <w:t>0.18</w:t>
            </w:r>
          </w:p>
        </w:tc>
        <w:tc>
          <w:tcPr>
            <w:tcW w:w="1166" w:type="dxa"/>
            <w:tcBorders>
              <w:top w:val="nil"/>
              <w:left w:val="nil"/>
              <w:bottom w:val="nil"/>
              <w:right w:val="nil"/>
            </w:tcBorders>
            <w:shd w:val="clear" w:color="auto" w:fill="auto"/>
          </w:tcPr>
          <w:p w14:paraId="28E493F9" w14:textId="77777777" w:rsidR="00620B84" w:rsidRDefault="00620B84" w:rsidP="00153566">
            <w:pPr>
              <w:jc w:val="center"/>
            </w:pPr>
          </w:p>
        </w:tc>
      </w:tr>
      <w:tr w:rsidR="00620B84" w14:paraId="764B24DE" w14:textId="77777777">
        <w:tc>
          <w:tcPr>
            <w:tcW w:w="2967" w:type="dxa"/>
            <w:tcBorders>
              <w:top w:val="nil"/>
              <w:left w:val="nil"/>
              <w:right w:val="nil"/>
            </w:tcBorders>
            <w:shd w:val="clear" w:color="auto" w:fill="auto"/>
          </w:tcPr>
          <w:p w14:paraId="73DA2CD4" w14:textId="77777777" w:rsidR="00620B84" w:rsidRDefault="00B365EC" w:rsidP="008A4D77">
            <w:r>
              <w:t>N deposition</w:t>
            </w:r>
          </w:p>
        </w:tc>
        <w:tc>
          <w:tcPr>
            <w:tcW w:w="1173" w:type="dxa"/>
            <w:tcBorders>
              <w:top w:val="nil"/>
              <w:left w:val="nil"/>
              <w:right w:val="nil"/>
            </w:tcBorders>
            <w:shd w:val="clear" w:color="auto" w:fill="auto"/>
          </w:tcPr>
          <w:p w14:paraId="13F6A785" w14:textId="77777777" w:rsidR="00620B84" w:rsidRDefault="00B365EC" w:rsidP="00153566">
            <w:pPr>
              <w:jc w:val="center"/>
            </w:pPr>
            <w:r>
              <w:t>-0.19</w:t>
            </w:r>
          </w:p>
        </w:tc>
        <w:tc>
          <w:tcPr>
            <w:tcW w:w="1170" w:type="dxa"/>
            <w:tcBorders>
              <w:top w:val="nil"/>
              <w:left w:val="nil"/>
              <w:right w:val="nil"/>
            </w:tcBorders>
            <w:shd w:val="clear" w:color="auto" w:fill="auto"/>
          </w:tcPr>
          <w:p w14:paraId="78855F5F" w14:textId="77777777" w:rsidR="00620B84" w:rsidRPr="00153566" w:rsidRDefault="00620B84" w:rsidP="00153566">
            <w:pPr>
              <w:jc w:val="center"/>
              <w:rPr>
                <w:i/>
              </w:rPr>
            </w:pPr>
          </w:p>
        </w:tc>
        <w:tc>
          <w:tcPr>
            <w:tcW w:w="1170" w:type="dxa"/>
            <w:tcBorders>
              <w:top w:val="nil"/>
              <w:left w:val="nil"/>
              <w:right w:val="nil"/>
            </w:tcBorders>
            <w:shd w:val="clear" w:color="auto" w:fill="auto"/>
          </w:tcPr>
          <w:p w14:paraId="2FA8B959" w14:textId="77777777" w:rsidR="00620B84" w:rsidRPr="00153566" w:rsidRDefault="00B365EC" w:rsidP="00153566">
            <w:pPr>
              <w:jc w:val="center"/>
              <w:rPr>
                <w:i/>
              </w:rPr>
            </w:pPr>
            <w:r w:rsidRPr="00153566">
              <w:rPr>
                <w:i/>
              </w:rPr>
              <w:t>0.24</w:t>
            </w:r>
          </w:p>
        </w:tc>
        <w:tc>
          <w:tcPr>
            <w:tcW w:w="1173" w:type="dxa"/>
            <w:tcBorders>
              <w:top w:val="nil"/>
              <w:left w:val="nil"/>
              <w:right w:val="nil"/>
            </w:tcBorders>
            <w:shd w:val="clear" w:color="auto" w:fill="auto"/>
          </w:tcPr>
          <w:p w14:paraId="76DB4C4B" w14:textId="77777777" w:rsidR="00620B84" w:rsidRDefault="00B365EC" w:rsidP="00153566">
            <w:pPr>
              <w:jc w:val="center"/>
            </w:pPr>
            <w:r>
              <w:t>-0.10</w:t>
            </w:r>
          </w:p>
        </w:tc>
        <w:tc>
          <w:tcPr>
            <w:tcW w:w="1166" w:type="dxa"/>
            <w:tcBorders>
              <w:top w:val="nil"/>
              <w:left w:val="nil"/>
              <w:right w:val="nil"/>
            </w:tcBorders>
            <w:shd w:val="clear" w:color="auto" w:fill="auto"/>
          </w:tcPr>
          <w:p w14:paraId="560AC597" w14:textId="77777777" w:rsidR="00620B84" w:rsidRDefault="00620B84" w:rsidP="00153566">
            <w:pPr>
              <w:jc w:val="center"/>
            </w:pPr>
          </w:p>
        </w:tc>
      </w:tr>
      <w:tr w:rsidR="00620B84" w14:paraId="27138CFC" w14:textId="77777777">
        <w:tc>
          <w:tcPr>
            <w:tcW w:w="2967" w:type="dxa"/>
            <w:tcBorders>
              <w:top w:val="nil"/>
              <w:left w:val="nil"/>
              <w:bottom w:val="nil"/>
              <w:right w:val="nil"/>
            </w:tcBorders>
            <w:shd w:val="clear" w:color="auto" w:fill="auto"/>
          </w:tcPr>
          <w:p w14:paraId="3BD251E2" w14:textId="77777777" w:rsidR="00620B84" w:rsidRDefault="00B365EC" w:rsidP="008A4D77">
            <w:r>
              <w:t>Proportion of variance</w:t>
            </w:r>
          </w:p>
        </w:tc>
        <w:tc>
          <w:tcPr>
            <w:tcW w:w="1173" w:type="dxa"/>
            <w:tcBorders>
              <w:top w:val="nil"/>
              <w:left w:val="nil"/>
              <w:bottom w:val="nil"/>
              <w:right w:val="nil"/>
            </w:tcBorders>
            <w:shd w:val="clear" w:color="auto" w:fill="auto"/>
          </w:tcPr>
          <w:p w14:paraId="0E9C210C" w14:textId="77777777" w:rsidR="00620B84" w:rsidRDefault="00B365EC" w:rsidP="00153566">
            <w:pPr>
              <w:jc w:val="center"/>
            </w:pPr>
            <w:r>
              <w:t>0.36</w:t>
            </w:r>
          </w:p>
        </w:tc>
        <w:tc>
          <w:tcPr>
            <w:tcW w:w="1170" w:type="dxa"/>
            <w:tcBorders>
              <w:top w:val="nil"/>
              <w:left w:val="nil"/>
              <w:bottom w:val="nil"/>
              <w:right w:val="nil"/>
            </w:tcBorders>
            <w:shd w:val="clear" w:color="auto" w:fill="auto"/>
          </w:tcPr>
          <w:p w14:paraId="16AC89F3" w14:textId="77777777" w:rsidR="00620B84" w:rsidRDefault="00B365EC" w:rsidP="00153566">
            <w:pPr>
              <w:jc w:val="center"/>
            </w:pPr>
            <w:r>
              <w:t>0.25</w:t>
            </w:r>
          </w:p>
        </w:tc>
        <w:tc>
          <w:tcPr>
            <w:tcW w:w="1170" w:type="dxa"/>
            <w:tcBorders>
              <w:top w:val="nil"/>
              <w:left w:val="nil"/>
              <w:bottom w:val="nil"/>
              <w:right w:val="nil"/>
            </w:tcBorders>
            <w:shd w:val="clear" w:color="auto" w:fill="auto"/>
          </w:tcPr>
          <w:p w14:paraId="7434F8C7" w14:textId="77777777" w:rsidR="00620B84" w:rsidRDefault="00B365EC" w:rsidP="00153566">
            <w:pPr>
              <w:jc w:val="center"/>
            </w:pPr>
            <w:r>
              <w:t>0.16</w:t>
            </w:r>
          </w:p>
        </w:tc>
        <w:tc>
          <w:tcPr>
            <w:tcW w:w="1173" w:type="dxa"/>
            <w:tcBorders>
              <w:top w:val="nil"/>
              <w:left w:val="nil"/>
              <w:bottom w:val="nil"/>
              <w:right w:val="nil"/>
            </w:tcBorders>
            <w:shd w:val="clear" w:color="auto" w:fill="auto"/>
          </w:tcPr>
          <w:p w14:paraId="2F38F1C4" w14:textId="77777777" w:rsidR="00620B84" w:rsidRDefault="00B365EC" w:rsidP="00153566">
            <w:pPr>
              <w:jc w:val="center"/>
            </w:pPr>
            <w:r>
              <w:t>0.11</w:t>
            </w:r>
          </w:p>
        </w:tc>
        <w:tc>
          <w:tcPr>
            <w:tcW w:w="1166" w:type="dxa"/>
            <w:tcBorders>
              <w:top w:val="nil"/>
              <w:left w:val="nil"/>
              <w:bottom w:val="nil"/>
              <w:right w:val="nil"/>
            </w:tcBorders>
            <w:shd w:val="clear" w:color="auto" w:fill="auto"/>
          </w:tcPr>
          <w:p w14:paraId="369FAF44" w14:textId="77777777" w:rsidR="00620B84" w:rsidRDefault="00B365EC" w:rsidP="00153566">
            <w:pPr>
              <w:jc w:val="center"/>
            </w:pPr>
            <w:r>
              <w:t>0.05</w:t>
            </w:r>
          </w:p>
        </w:tc>
      </w:tr>
      <w:tr w:rsidR="00620B84" w14:paraId="34AE8A96" w14:textId="77777777">
        <w:tc>
          <w:tcPr>
            <w:tcW w:w="2967" w:type="dxa"/>
            <w:tcBorders>
              <w:top w:val="nil"/>
              <w:left w:val="nil"/>
              <w:right w:val="nil"/>
            </w:tcBorders>
            <w:shd w:val="clear" w:color="auto" w:fill="auto"/>
          </w:tcPr>
          <w:p w14:paraId="34146BC0" w14:textId="77777777" w:rsidR="00620B84" w:rsidRDefault="00B365EC" w:rsidP="008A4D77">
            <w:r>
              <w:t>Cumulative proportion</w:t>
            </w:r>
          </w:p>
        </w:tc>
        <w:tc>
          <w:tcPr>
            <w:tcW w:w="1173" w:type="dxa"/>
            <w:tcBorders>
              <w:top w:val="nil"/>
              <w:left w:val="nil"/>
              <w:right w:val="nil"/>
            </w:tcBorders>
            <w:shd w:val="clear" w:color="auto" w:fill="auto"/>
          </w:tcPr>
          <w:p w14:paraId="0E76742D" w14:textId="77777777" w:rsidR="00620B84" w:rsidRDefault="00B365EC" w:rsidP="00153566">
            <w:pPr>
              <w:jc w:val="center"/>
            </w:pPr>
            <w:r>
              <w:t>0.36</w:t>
            </w:r>
          </w:p>
        </w:tc>
        <w:tc>
          <w:tcPr>
            <w:tcW w:w="1170" w:type="dxa"/>
            <w:tcBorders>
              <w:top w:val="nil"/>
              <w:left w:val="nil"/>
              <w:right w:val="nil"/>
            </w:tcBorders>
            <w:shd w:val="clear" w:color="auto" w:fill="auto"/>
          </w:tcPr>
          <w:p w14:paraId="7153AA80" w14:textId="77777777" w:rsidR="00620B84" w:rsidRDefault="00B365EC" w:rsidP="00153566">
            <w:pPr>
              <w:jc w:val="center"/>
            </w:pPr>
            <w:r>
              <w:t>0.61</w:t>
            </w:r>
          </w:p>
        </w:tc>
        <w:tc>
          <w:tcPr>
            <w:tcW w:w="1170" w:type="dxa"/>
            <w:tcBorders>
              <w:top w:val="nil"/>
              <w:left w:val="nil"/>
              <w:right w:val="nil"/>
            </w:tcBorders>
            <w:shd w:val="clear" w:color="auto" w:fill="auto"/>
          </w:tcPr>
          <w:p w14:paraId="31C0EDA2" w14:textId="77777777" w:rsidR="00620B84" w:rsidRDefault="00B365EC" w:rsidP="00153566">
            <w:pPr>
              <w:jc w:val="center"/>
            </w:pPr>
            <w:r>
              <w:t>0.77</w:t>
            </w:r>
          </w:p>
        </w:tc>
        <w:tc>
          <w:tcPr>
            <w:tcW w:w="1173" w:type="dxa"/>
            <w:tcBorders>
              <w:top w:val="nil"/>
              <w:left w:val="nil"/>
              <w:right w:val="nil"/>
            </w:tcBorders>
            <w:shd w:val="clear" w:color="auto" w:fill="auto"/>
          </w:tcPr>
          <w:p w14:paraId="51692084" w14:textId="77777777" w:rsidR="00620B84" w:rsidRDefault="00B365EC" w:rsidP="00153566">
            <w:pPr>
              <w:jc w:val="center"/>
            </w:pPr>
            <w:r>
              <w:t>0.88</w:t>
            </w:r>
          </w:p>
        </w:tc>
        <w:tc>
          <w:tcPr>
            <w:tcW w:w="1166" w:type="dxa"/>
            <w:tcBorders>
              <w:top w:val="nil"/>
              <w:left w:val="nil"/>
              <w:right w:val="nil"/>
            </w:tcBorders>
            <w:shd w:val="clear" w:color="auto" w:fill="auto"/>
          </w:tcPr>
          <w:p w14:paraId="4911386D" w14:textId="77777777" w:rsidR="00620B84" w:rsidRDefault="00B365EC" w:rsidP="00153566">
            <w:pPr>
              <w:jc w:val="center"/>
            </w:pPr>
            <w:r>
              <w:t>0.93</w:t>
            </w:r>
          </w:p>
        </w:tc>
      </w:tr>
    </w:tbl>
    <w:p w14:paraId="27075FEE" w14:textId="77777777" w:rsidR="00620B84" w:rsidRDefault="00B365EC" w:rsidP="00900F41">
      <w:pPr>
        <w:sectPr w:rsidR="00620B84">
          <w:footerReference w:type="default" r:id="rId22"/>
          <w:pgSz w:w="12240" w:h="15840"/>
          <w:pgMar w:top="1440" w:right="1440" w:bottom="1440" w:left="1440" w:header="0" w:footer="720" w:gutter="0"/>
          <w:cols w:space="720"/>
          <w:formProt w:val="0"/>
          <w:docGrid w:linePitch="360"/>
        </w:sectPr>
      </w:pPr>
      <w:r>
        <w:t xml:space="preserve">Abbreviations: MAT = mean annual temperature; ISO = </w:t>
      </w:r>
      <w:proofErr w:type="spellStart"/>
      <w:r>
        <w:t>isothermality</w:t>
      </w:r>
      <w:proofErr w:type="spellEnd"/>
      <w:r>
        <w:t>; MAP = mean annual precipitation; PET = potential evapotranspiration; AI = Aridity index</w:t>
      </w:r>
    </w:p>
    <w:p w14:paraId="325EAB3B" w14:textId="77777777" w:rsidR="00074E5C" w:rsidRDefault="00B365EC" w:rsidP="007570A2">
      <w:commentRangeStart w:id="115"/>
      <w:r>
        <w:t>Table S4</w:t>
      </w:r>
      <w:commentRangeEnd w:id="115"/>
      <w:r w:rsidR="00A02173">
        <w:rPr>
          <w:rStyle w:val="CommentReference"/>
        </w:rPr>
        <w:commentReference w:id="115"/>
      </w:r>
      <w:r>
        <w:t xml:space="preserve">.  Comparison of results for fertilizer effects on productivity, richness, and composition.  </w:t>
      </w:r>
    </w:p>
    <w:p w14:paraId="67CE5250" w14:textId="68F7E470" w:rsidR="00074E5C" w:rsidRDefault="00074E5C" w:rsidP="007570A2">
      <w:r>
        <w:t xml:space="preserve">Composition: Rows shaded grey were not included in this analysis.  In the columns associated with each nutrient combination, cells that are highlighted in yellow </w:t>
      </w:r>
      <w:r w:rsidR="00B365EC">
        <w:t>indicate significant effects of that fertilizer combination on species composition</w:t>
      </w:r>
      <w:r>
        <w:t xml:space="preserve"> – either as a main effect and/or as an interaction with Year</w:t>
      </w:r>
      <w:r w:rsidR="00B365EC">
        <w:t>.</w:t>
      </w:r>
      <w:r>
        <w:t xml:space="preserve">  </w:t>
      </w:r>
    </w:p>
    <w:p w14:paraId="17B246A3" w14:textId="132A9F16" w:rsidR="00620B84" w:rsidRDefault="00074E5C" w:rsidP="007570A2">
      <w:r>
        <w:t xml:space="preserve">Productivity:  </w:t>
      </w:r>
      <w:r w:rsidR="00B365EC">
        <w:t xml:space="preserve">Fay et al. tested main and two-way interactions, not NPK.  Calculated treatment effect sizes as ln (treatment / control).  Columns with ‘F’ indicate significant effects of that </w:t>
      </w:r>
      <w:r>
        <w:t>nutrient</w:t>
      </w:r>
      <w:r w:rsidR="00B365EC">
        <w:t xml:space="preserve"> combination on productivity (Fay et al. 2015).</w:t>
      </w:r>
      <w:r>
        <w:t xml:space="preserve">  </w:t>
      </w:r>
    </w:p>
    <w:p w14:paraId="6525C5EA" w14:textId="1063774E" w:rsidR="00074E5C" w:rsidRDefault="00074E5C" w:rsidP="007570A2">
      <w:commentRangeStart w:id="116"/>
      <w:r>
        <w:t xml:space="preserve">Richness:  </w:t>
      </w:r>
      <w:proofErr w:type="spellStart"/>
      <w:r>
        <w:t>Harpole</w:t>
      </w:r>
      <w:proofErr w:type="spellEnd"/>
      <w:r>
        <w:t xml:space="preserve"> results</w:t>
      </w:r>
      <w:proofErr w:type="gramStart"/>
      <w:r>
        <w:t xml:space="preserve">… </w:t>
      </w:r>
      <w:commentRangeEnd w:id="116"/>
      <w:proofErr w:type="gramEnd"/>
      <w:r>
        <w:rPr>
          <w:rStyle w:val="CommentReference"/>
        </w:rPr>
        <w:commentReference w:id="116"/>
      </w:r>
      <w:r w:rsidR="003A7C9A">
        <w:t>.</w:t>
      </w:r>
    </w:p>
    <w:p w14:paraId="2D4C91C4" w14:textId="77777777" w:rsidR="00620B84" w:rsidRDefault="00620B84" w:rsidP="007570A2"/>
    <w:tbl>
      <w:tblPr>
        <w:tblStyle w:val="TableGrid"/>
        <w:tblW w:w="9575" w:type="dxa"/>
        <w:tblLook w:val="04A0" w:firstRow="1" w:lastRow="0" w:firstColumn="1" w:lastColumn="0" w:noHBand="0" w:noVBand="1"/>
      </w:tblPr>
      <w:tblGrid>
        <w:gridCol w:w="1556"/>
        <w:gridCol w:w="1481"/>
        <w:gridCol w:w="1509"/>
        <w:gridCol w:w="419"/>
        <w:gridCol w:w="389"/>
        <w:gridCol w:w="390"/>
        <w:gridCol w:w="519"/>
        <w:gridCol w:w="519"/>
        <w:gridCol w:w="494"/>
        <w:gridCol w:w="638"/>
        <w:gridCol w:w="666"/>
        <w:gridCol w:w="995"/>
      </w:tblGrid>
      <w:tr w:rsidR="003A7C9A" w14:paraId="579F5800" w14:textId="77777777" w:rsidTr="00C41B8C">
        <w:trPr>
          <w:tblHeader/>
        </w:trPr>
        <w:tc>
          <w:tcPr>
            <w:tcW w:w="1556" w:type="dxa"/>
            <w:shd w:val="clear" w:color="auto" w:fill="auto"/>
          </w:tcPr>
          <w:p w14:paraId="192AE699" w14:textId="77777777" w:rsidR="003A7C9A" w:rsidRDefault="003A7C9A" w:rsidP="007570A2"/>
        </w:tc>
        <w:tc>
          <w:tcPr>
            <w:tcW w:w="2990" w:type="dxa"/>
            <w:gridSpan w:val="2"/>
            <w:shd w:val="clear" w:color="auto" w:fill="auto"/>
          </w:tcPr>
          <w:p w14:paraId="4D4B771D" w14:textId="600C1AF8" w:rsidR="003A7C9A" w:rsidRDefault="003A7C9A" w:rsidP="003A7C9A">
            <w:pPr>
              <w:jc w:val="center"/>
            </w:pPr>
            <w:r>
              <w:t>Limited by multiple nutrients? (True or False)</w:t>
            </w:r>
          </w:p>
        </w:tc>
        <w:tc>
          <w:tcPr>
            <w:tcW w:w="3368" w:type="dxa"/>
            <w:gridSpan w:val="7"/>
            <w:shd w:val="clear" w:color="auto" w:fill="auto"/>
          </w:tcPr>
          <w:p w14:paraId="21596681" w14:textId="3E6CC2A9" w:rsidR="003A7C9A" w:rsidRDefault="003A7C9A" w:rsidP="003A7C9A">
            <w:pPr>
              <w:jc w:val="center"/>
            </w:pPr>
            <w:r>
              <w:t>Nutrient Combination</w:t>
            </w:r>
          </w:p>
        </w:tc>
        <w:tc>
          <w:tcPr>
            <w:tcW w:w="1661" w:type="dxa"/>
            <w:gridSpan w:val="2"/>
            <w:shd w:val="clear" w:color="auto" w:fill="auto"/>
          </w:tcPr>
          <w:p w14:paraId="03BBD321" w14:textId="4D7B65F7" w:rsidR="003A7C9A" w:rsidRDefault="003A7C9A" w:rsidP="003A7C9A">
            <w:pPr>
              <w:jc w:val="center"/>
            </w:pPr>
            <w:r>
              <w:t>Included in analysis? (Y or blank)</w:t>
            </w:r>
          </w:p>
        </w:tc>
      </w:tr>
      <w:tr w:rsidR="003A7C9A" w14:paraId="398A527D" w14:textId="77777777" w:rsidTr="003A7C9A">
        <w:trPr>
          <w:tblHeader/>
        </w:trPr>
        <w:tc>
          <w:tcPr>
            <w:tcW w:w="1556" w:type="dxa"/>
            <w:shd w:val="clear" w:color="auto" w:fill="auto"/>
          </w:tcPr>
          <w:p w14:paraId="6D80C8AB" w14:textId="77777777" w:rsidR="00620B84" w:rsidRDefault="00B365EC" w:rsidP="007570A2">
            <w:r>
              <w:t>Site</w:t>
            </w:r>
          </w:p>
        </w:tc>
        <w:tc>
          <w:tcPr>
            <w:tcW w:w="1481" w:type="dxa"/>
            <w:shd w:val="clear" w:color="auto" w:fill="auto"/>
          </w:tcPr>
          <w:p w14:paraId="009F385E" w14:textId="2A320476" w:rsidR="00620B84" w:rsidRDefault="00B365EC" w:rsidP="003A7C9A">
            <w:pPr>
              <w:jc w:val="center"/>
            </w:pPr>
            <w:r>
              <w:t>Productivity (</w:t>
            </w:r>
            <w:proofErr w:type="spellStart"/>
            <w:r>
              <w:t>Harpole</w:t>
            </w:r>
            <w:proofErr w:type="spellEnd"/>
            <w:r>
              <w:t>)</w:t>
            </w:r>
          </w:p>
        </w:tc>
        <w:tc>
          <w:tcPr>
            <w:tcW w:w="1509" w:type="dxa"/>
            <w:shd w:val="clear" w:color="auto" w:fill="auto"/>
          </w:tcPr>
          <w:p w14:paraId="77422584" w14:textId="4C7202D9" w:rsidR="00620B84" w:rsidRDefault="00B365EC" w:rsidP="003A7C9A">
            <w:pPr>
              <w:jc w:val="center"/>
            </w:pPr>
            <w:r>
              <w:t>Composition (</w:t>
            </w:r>
            <w:r w:rsidR="003A7C9A">
              <w:t>this study</w:t>
            </w:r>
            <w:r>
              <w:t>)</w:t>
            </w:r>
          </w:p>
        </w:tc>
        <w:tc>
          <w:tcPr>
            <w:tcW w:w="419" w:type="dxa"/>
            <w:shd w:val="clear" w:color="auto" w:fill="auto"/>
          </w:tcPr>
          <w:p w14:paraId="3FA64213" w14:textId="77777777" w:rsidR="00620B84" w:rsidRDefault="00B365EC" w:rsidP="003A7C9A">
            <w:pPr>
              <w:jc w:val="center"/>
            </w:pPr>
            <w:r>
              <w:t>N</w:t>
            </w:r>
          </w:p>
        </w:tc>
        <w:tc>
          <w:tcPr>
            <w:tcW w:w="389" w:type="dxa"/>
            <w:shd w:val="clear" w:color="auto" w:fill="auto"/>
          </w:tcPr>
          <w:p w14:paraId="6841A15A" w14:textId="77777777" w:rsidR="00620B84" w:rsidRDefault="00B365EC" w:rsidP="003A7C9A">
            <w:pPr>
              <w:jc w:val="center"/>
            </w:pPr>
            <w:r>
              <w:t>P</w:t>
            </w:r>
          </w:p>
        </w:tc>
        <w:tc>
          <w:tcPr>
            <w:tcW w:w="390" w:type="dxa"/>
            <w:shd w:val="clear" w:color="auto" w:fill="auto"/>
          </w:tcPr>
          <w:p w14:paraId="38D7DA5B" w14:textId="77777777" w:rsidR="00620B84" w:rsidRDefault="00B365EC" w:rsidP="003A7C9A">
            <w:pPr>
              <w:jc w:val="center"/>
            </w:pPr>
            <w:r>
              <w:t>K</w:t>
            </w:r>
          </w:p>
        </w:tc>
        <w:tc>
          <w:tcPr>
            <w:tcW w:w="519" w:type="dxa"/>
            <w:shd w:val="clear" w:color="auto" w:fill="auto"/>
          </w:tcPr>
          <w:p w14:paraId="4BE094AC" w14:textId="77777777" w:rsidR="00620B84" w:rsidRDefault="00B365EC" w:rsidP="003A7C9A">
            <w:pPr>
              <w:jc w:val="center"/>
            </w:pPr>
            <w:r>
              <w:t>NP</w:t>
            </w:r>
          </w:p>
        </w:tc>
        <w:tc>
          <w:tcPr>
            <w:tcW w:w="519" w:type="dxa"/>
            <w:shd w:val="clear" w:color="auto" w:fill="auto"/>
          </w:tcPr>
          <w:p w14:paraId="01B46C7F" w14:textId="77777777" w:rsidR="00620B84" w:rsidRDefault="00B365EC" w:rsidP="003A7C9A">
            <w:pPr>
              <w:jc w:val="center"/>
            </w:pPr>
            <w:r>
              <w:t>NK</w:t>
            </w:r>
          </w:p>
        </w:tc>
        <w:tc>
          <w:tcPr>
            <w:tcW w:w="494" w:type="dxa"/>
            <w:shd w:val="clear" w:color="auto" w:fill="auto"/>
          </w:tcPr>
          <w:p w14:paraId="01B2E7BB" w14:textId="77777777" w:rsidR="00620B84" w:rsidRDefault="00B365EC" w:rsidP="003A7C9A">
            <w:pPr>
              <w:jc w:val="center"/>
            </w:pPr>
            <w:r>
              <w:t>PK</w:t>
            </w:r>
          </w:p>
        </w:tc>
        <w:tc>
          <w:tcPr>
            <w:tcW w:w="638" w:type="dxa"/>
            <w:shd w:val="clear" w:color="auto" w:fill="auto"/>
          </w:tcPr>
          <w:p w14:paraId="4770AF20" w14:textId="77777777" w:rsidR="00620B84" w:rsidRDefault="00B365EC" w:rsidP="003A7C9A">
            <w:pPr>
              <w:jc w:val="center"/>
            </w:pPr>
            <w:r>
              <w:t>NPK</w:t>
            </w:r>
          </w:p>
        </w:tc>
        <w:tc>
          <w:tcPr>
            <w:tcW w:w="666" w:type="dxa"/>
            <w:shd w:val="clear" w:color="auto" w:fill="auto"/>
          </w:tcPr>
          <w:p w14:paraId="48FB4652" w14:textId="7B9CE7F4" w:rsidR="00620B84" w:rsidRDefault="00B365EC" w:rsidP="003A7C9A">
            <w:pPr>
              <w:jc w:val="center"/>
            </w:pPr>
            <w:r>
              <w:t>Fay</w:t>
            </w:r>
          </w:p>
        </w:tc>
        <w:tc>
          <w:tcPr>
            <w:tcW w:w="995" w:type="dxa"/>
            <w:shd w:val="clear" w:color="auto" w:fill="auto"/>
          </w:tcPr>
          <w:p w14:paraId="6AC598F8" w14:textId="7F1C4C02" w:rsidR="00620B84" w:rsidRDefault="003A7C9A" w:rsidP="003A7C9A">
            <w:pPr>
              <w:jc w:val="center"/>
            </w:pPr>
            <w:r>
              <w:t>This study</w:t>
            </w:r>
          </w:p>
        </w:tc>
      </w:tr>
      <w:tr w:rsidR="003A7C9A" w14:paraId="5540A9B6" w14:textId="77777777" w:rsidTr="003A7C9A">
        <w:tc>
          <w:tcPr>
            <w:tcW w:w="1556" w:type="dxa"/>
            <w:shd w:val="clear" w:color="auto" w:fill="D9D9D9" w:themeFill="background1" w:themeFillShade="D9"/>
          </w:tcPr>
          <w:p w14:paraId="0A8B4A93" w14:textId="77777777" w:rsidR="00620B84" w:rsidRDefault="00B365EC" w:rsidP="008A4D77">
            <w:r>
              <w:t>Azi.cn</w:t>
            </w:r>
          </w:p>
        </w:tc>
        <w:tc>
          <w:tcPr>
            <w:tcW w:w="1481" w:type="dxa"/>
            <w:shd w:val="clear" w:color="auto" w:fill="D9D9D9" w:themeFill="background1" w:themeFillShade="D9"/>
          </w:tcPr>
          <w:p w14:paraId="1CB88F9E" w14:textId="77777777" w:rsidR="00620B84" w:rsidRDefault="00B365EC" w:rsidP="003A7C9A">
            <w:pPr>
              <w:jc w:val="center"/>
            </w:pPr>
            <w:r>
              <w:t>F</w:t>
            </w:r>
          </w:p>
        </w:tc>
        <w:tc>
          <w:tcPr>
            <w:tcW w:w="1509" w:type="dxa"/>
            <w:shd w:val="clear" w:color="auto" w:fill="D9D9D9" w:themeFill="background1" w:themeFillShade="D9"/>
          </w:tcPr>
          <w:p w14:paraId="6F6A6C4C" w14:textId="77777777" w:rsidR="00620B84" w:rsidRDefault="00620B84" w:rsidP="003A7C9A">
            <w:pPr>
              <w:jc w:val="center"/>
            </w:pPr>
          </w:p>
        </w:tc>
        <w:tc>
          <w:tcPr>
            <w:tcW w:w="419" w:type="dxa"/>
            <w:shd w:val="clear" w:color="auto" w:fill="D9D9D9" w:themeFill="background1" w:themeFillShade="D9"/>
          </w:tcPr>
          <w:p w14:paraId="60C99FE3" w14:textId="77777777" w:rsidR="00620B84" w:rsidRDefault="00B365EC" w:rsidP="003A7C9A">
            <w:pPr>
              <w:jc w:val="center"/>
            </w:pPr>
            <w:r>
              <w:t>F</w:t>
            </w:r>
          </w:p>
        </w:tc>
        <w:tc>
          <w:tcPr>
            <w:tcW w:w="389" w:type="dxa"/>
            <w:shd w:val="clear" w:color="auto" w:fill="D9D9D9" w:themeFill="background1" w:themeFillShade="D9"/>
          </w:tcPr>
          <w:p w14:paraId="3207A01B" w14:textId="77777777" w:rsidR="00620B84" w:rsidRDefault="00620B84" w:rsidP="003A7C9A">
            <w:pPr>
              <w:jc w:val="center"/>
            </w:pPr>
          </w:p>
        </w:tc>
        <w:tc>
          <w:tcPr>
            <w:tcW w:w="390" w:type="dxa"/>
            <w:shd w:val="clear" w:color="auto" w:fill="D9D9D9" w:themeFill="background1" w:themeFillShade="D9"/>
          </w:tcPr>
          <w:p w14:paraId="69960113" w14:textId="77777777" w:rsidR="00620B84" w:rsidRDefault="00620B84" w:rsidP="003A7C9A">
            <w:pPr>
              <w:jc w:val="center"/>
            </w:pPr>
          </w:p>
        </w:tc>
        <w:tc>
          <w:tcPr>
            <w:tcW w:w="519" w:type="dxa"/>
            <w:shd w:val="clear" w:color="auto" w:fill="D9D9D9" w:themeFill="background1" w:themeFillShade="D9"/>
          </w:tcPr>
          <w:p w14:paraId="3AB42ADE" w14:textId="77777777" w:rsidR="00620B84" w:rsidRDefault="00B365EC" w:rsidP="003A7C9A">
            <w:pPr>
              <w:jc w:val="center"/>
            </w:pPr>
            <w:r>
              <w:t>F</w:t>
            </w:r>
          </w:p>
        </w:tc>
        <w:tc>
          <w:tcPr>
            <w:tcW w:w="519" w:type="dxa"/>
            <w:shd w:val="clear" w:color="auto" w:fill="D9D9D9" w:themeFill="background1" w:themeFillShade="D9"/>
          </w:tcPr>
          <w:p w14:paraId="2CDD4EE1" w14:textId="77777777" w:rsidR="00620B84" w:rsidRDefault="00B365EC" w:rsidP="003A7C9A">
            <w:pPr>
              <w:jc w:val="center"/>
            </w:pPr>
            <w:r>
              <w:t>F</w:t>
            </w:r>
          </w:p>
        </w:tc>
        <w:tc>
          <w:tcPr>
            <w:tcW w:w="494" w:type="dxa"/>
            <w:shd w:val="clear" w:color="auto" w:fill="D9D9D9" w:themeFill="background1" w:themeFillShade="D9"/>
          </w:tcPr>
          <w:p w14:paraId="4127EB79" w14:textId="77777777" w:rsidR="00620B84" w:rsidRDefault="00620B84" w:rsidP="003A7C9A">
            <w:pPr>
              <w:jc w:val="center"/>
            </w:pPr>
          </w:p>
        </w:tc>
        <w:tc>
          <w:tcPr>
            <w:tcW w:w="638" w:type="dxa"/>
            <w:shd w:val="clear" w:color="auto" w:fill="D9D9D9" w:themeFill="background1" w:themeFillShade="D9"/>
          </w:tcPr>
          <w:p w14:paraId="338163B7" w14:textId="77777777" w:rsidR="00620B84" w:rsidRDefault="00620B84" w:rsidP="003A7C9A">
            <w:pPr>
              <w:jc w:val="center"/>
            </w:pPr>
          </w:p>
        </w:tc>
        <w:tc>
          <w:tcPr>
            <w:tcW w:w="666" w:type="dxa"/>
            <w:shd w:val="clear" w:color="auto" w:fill="D9D9D9" w:themeFill="background1" w:themeFillShade="D9"/>
          </w:tcPr>
          <w:p w14:paraId="05DB2665" w14:textId="77777777" w:rsidR="00620B84" w:rsidRDefault="00B365EC" w:rsidP="003A7C9A">
            <w:pPr>
              <w:jc w:val="center"/>
            </w:pPr>
            <w:r>
              <w:t>Y</w:t>
            </w:r>
          </w:p>
        </w:tc>
        <w:tc>
          <w:tcPr>
            <w:tcW w:w="995" w:type="dxa"/>
            <w:shd w:val="clear" w:color="auto" w:fill="D9D9D9" w:themeFill="background1" w:themeFillShade="D9"/>
          </w:tcPr>
          <w:p w14:paraId="435CAC09" w14:textId="77777777" w:rsidR="00620B84" w:rsidRDefault="00620B84" w:rsidP="003A7C9A">
            <w:pPr>
              <w:jc w:val="center"/>
            </w:pPr>
          </w:p>
        </w:tc>
      </w:tr>
      <w:tr w:rsidR="003A7C9A" w14:paraId="3B1594F3" w14:textId="77777777" w:rsidTr="003A7C9A">
        <w:tc>
          <w:tcPr>
            <w:tcW w:w="1556" w:type="dxa"/>
            <w:shd w:val="clear" w:color="auto" w:fill="D9D9D9" w:themeFill="background1" w:themeFillShade="D9"/>
          </w:tcPr>
          <w:p w14:paraId="2CBBA028" w14:textId="77777777" w:rsidR="00620B84" w:rsidRDefault="00B365EC" w:rsidP="008A4D77">
            <w:r>
              <w:t>Barta.us</w:t>
            </w:r>
          </w:p>
        </w:tc>
        <w:tc>
          <w:tcPr>
            <w:tcW w:w="1481" w:type="dxa"/>
            <w:shd w:val="clear" w:color="auto" w:fill="D9D9D9" w:themeFill="background1" w:themeFillShade="D9"/>
          </w:tcPr>
          <w:p w14:paraId="34FBEDBB" w14:textId="77777777" w:rsidR="00620B84" w:rsidRDefault="00B365EC" w:rsidP="003A7C9A">
            <w:pPr>
              <w:jc w:val="center"/>
            </w:pPr>
            <w:r>
              <w:t>T</w:t>
            </w:r>
          </w:p>
        </w:tc>
        <w:tc>
          <w:tcPr>
            <w:tcW w:w="1509" w:type="dxa"/>
            <w:shd w:val="clear" w:color="auto" w:fill="D9D9D9" w:themeFill="background1" w:themeFillShade="D9"/>
          </w:tcPr>
          <w:p w14:paraId="3FDBF88C" w14:textId="77777777" w:rsidR="00620B84" w:rsidRDefault="00620B84" w:rsidP="003A7C9A">
            <w:pPr>
              <w:jc w:val="center"/>
            </w:pPr>
          </w:p>
        </w:tc>
        <w:tc>
          <w:tcPr>
            <w:tcW w:w="419" w:type="dxa"/>
            <w:shd w:val="clear" w:color="auto" w:fill="D9D9D9" w:themeFill="background1" w:themeFillShade="D9"/>
          </w:tcPr>
          <w:p w14:paraId="74DAF5FD" w14:textId="77777777" w:rsidR="00620B84" w:rsidRDefault="00620B84" w:rsidP="003A7C9A">
            <w:pPr>
              <w:jc w:val="center"/>
            </w:pPr>
          </w:p>
        </w:tc>
        <w:tc>
          <w:tcPr>
            <w:tcW w:w="389" w:type="dxa"/>
            <w:shd w:val="clear" w:color="auto" w:fill="D9D9D9" w:themeFill="background1" w:themeFillShade="D9"/>
          </w:tcPr>
          <w:p w14:paraId="0F1BD0AB" w14:textId="77777777" w:rsidR="00620B84" w:rsidRDefault="00620B84" w:rsidP="003A7C9A">
            <w:pPr>
              <w:jc w:val="center"/>
            </w:pPr>
          </w:p>
        </w:tc>
        <w:tc>
          <w:tcPr>
            <w:tcW w:w="390" w:type="dxa"/>
            <w:shd w:val="clear" w:color="auto" w:fill="D9D9D9" w:themeFill="background1" w:themeFillShade="D9"/>
          </w:tcPr>
          <w:p w14:paraId="3920D702" w14:textId="77777777" w:rsidR="00620B84" w:rsidRDefault="00620B84" w:rsidP="003A7C9A">
            <w:pPr>
              <w:jc w:val="center"/>
            </w:pPr>
          </w:p>
        </w:tc>
        <w:tc>
          <w:tcPr>
            <w:tcW w:w="519" w:type="dxa"/>
            <w:shd w:val="clear" w:color="auto" w:fill="D9D9D9" w:themeFill="background1" w:themeFillShade="D9"/>
          </w:tcPr>
          <w:p w14:paraId="3BE54BFB" w14:textId="77777777" w:rsidR="00620B84" w:rsidRDefault="00B365EC" w:rsidP="003A7C9A">
            <w:pPr>
              <w:jc w:val="center"/>
            </w:pPr>
            <w:r>
              <w:t>F</w:t>
            </w:r>
          </w:p>
        </w:tc>
        <w:tc>
          <w:tcPr>
            <w:tcW w:w="519" w:type="dxa"/>
            <w:shd w:val="clear" w:color="auto" w:fill="D9D9D9" w:themeFill="background1" w:themeFillShade="D9"/>
          </w:tcPr>
          <w:p w14:paraId="66A0B75F" w14:textId="77777777" w:rsidR="00620B84" w:rsidRDefault="00620B84" w:rsidP="003A7C9A">
            <w:pPr>
              <w:jc w:val="center"/>
            </w:pPr>
          </w:p>
        </w:tc>
        <w:tc>
          <w:tcPr>
            <w:tcW w:w="494" w:type="dxa"/>
            <w:shd w:val="clear" w:color="auto" w:fill="D9D9D9" w:themeFill="background1" w:themeFillShade="D9"/>
          </w:tcPr>
          <w:p w14:paraId="3EA79386" w14:textId="77777777" w:rsidR="00620B84" w:rsidRDefault="00620B84" w:rsidP="003A7C9A">
            <w:pPr>
              <w:jc w:val="center"/>
            </w:pPr>
          </w:p>
        </w:tc>
        <w:tc>
          <w:tcPr>
            <w:tcW w:w="638" w:type="dxa"/>
            <w:shd w:val="clear" w:color="auto" w:fill="D9D9D9" w:themeFill="background1" w:themeFillShade="D9"/>
          </w:tcPr>
          <w:p w14:paraId="3DD3579E" w14:textId="77777777" w:rsidR="00620B84" w:rsidRDefault="00620B84" w:rsidP="003A7C9A">
            <w:pPr>
              <w:jc w:val="center"/>
            </w:pPr>
          </w:p>
        </w:tc>
        <w:tc>
          <w:tcPr>
            <w:tcW w:w="666" w:type="dxa"/>
            <w:shd w:val="clear" w:color="auto" w:fill="D9D9D9" w:themeFill="background1" w:themeFillShade="D9"/>
          </w:tcPr>
          <w:p w14:paraId="6FD51D5D" w14:textId="77777777" w:rsidR="00620B84" w:rsidRDefault="00B365EC" w:rsidP="003A7C9A">
            <w:pPr>
              <w:jc w:val="center"/>
            </w:pPr>
            <w:r>
              <w:t>Y</w:t>
            </w:r>
          </w:p>
        </w:tc>
        <w:tc>
          <w:tcPr>
            <w:tcW w:w="995" w:type="dxa"/>
            <w:shd w:val="clear" w:color="auto" w:fill="D9D9D9" w:themeFill="background1" w:themeFillShade="D9"/>
          </w:tcPr>
          <w:p w14:paraId="5DD4783D" w14:textId="77777777" w:rsidR="00620B84" w:rsidRDefault="00620B84" w:rsidP="003A7C9A">
            <w:pPr>
              <w:jc w:val="center"/>
            </w:pPr>
          </w:p>
        </w:tc>
      </w:tr>
      <w:tr w:rsidR="003A7C9A" w14:paraId="36EA792B" w14:textId="77777777" w:rsidTr="003A7C9A">
        <w:tc>
          <w:tcPr>
            <w:tcW w:w="1556" w:type="dxa"/>
            <w:shd w:val="clear" w:color="auto" w:fill="D9D9D9" w:themeFill="background1" w:themeFillShade="D9"/>
          </w:tcPr>
          <w:p w14:paraId="4600117B" w14:textId="77777777" w:rsidR="00620B84" w:rsidRDefault="00B365EC" w:rsidP="008A4D77">
            <w:r>
              <w:t>Bldr.us</w:t>
            </w:r>
          </w:p>
        </w:tc>
        <w:tc>
          <w:tcPr>
            <w:tcW w:w="1481" w:type="dxa"/>
            <w:shd w:val="clear" w:color="auto" w:fill="D9D9D9" w:themeFill="background1" w:themeFillShade="D9"/>
          </w:tcPr>
          <w:p w14:paraId="0BAB8868" w14:textId="77777777" w:rsidR="00620B84" w:rsidRDefault="00B365EC" w:rsidP="003A7C9A">
            <w:pPr>
              <w:jc w:val="center"/>
            </w:pPr>
            <w:r>
              <w:t>T</w:t>
            </w:r>
          </w:p>
        </w:tc>
        <w:tc>
          <w:tcPr>
            <w:tcW w:w="1509" w:type="dxa"/>
            <w:shd w:val="clear" w:color="auto" w:fill="D9D9D9" w:themeFill="background1" w:themeFillShade="D9"/>
          </w:tcPr>
          <w:p w14:paraId="4E9CC6C3" w14:textId="77777777" w:rsidR="00620B84" w:rsidRDefault="00620B84" w:rsidP="003A7C9A">
            <w:pPr>
              <w:jc w:val="center"/>
            </w:pPr>
          </w:p>
        </w:tc>
        <w:tc>
          <w:tcPr>
            <w:tcW w:w="419" w:type="dxa"/>
            <w:shd w:val="clear" w:color="auto" w:fill="D9D9D9" w:themeFill="background1" w:themeFillShade="D9"/>
          </w:tcPr>
          <w:p w14:paraId="6F81FD88" w14:textId="77777777" w:rsidR="00620B84" w:rsidRDefault="00620B84" w:rsidP="003A7C9A">
            <w:pPr>
              <w:jc w:val="center"/>
            </w:pPr>
          </w:p>
        </w:tc>
        <w:tc>
          <w:tcPr>
            <w:tcW w:w="389" w:type="dxa"/>
            <w:shd w:val="clear" w:color="auto" w:fill="D9D9D9" w:themeFill="background1" w:themeFillShade="D9"/>
          </w:tcPr>
          <w:p w14:paraId="68E82A50" w14:textId="77777777" w:rsidR="00620B84" w:rsidRDefault="00B365EC" w:rsidP="003A7C9A">
            <w:pPr>
              <w:jc w:val="center"/>
            </w:pPr>
            <w:r>
              <w:t>F</w:t>
            </w:r>
          </w:p>
        </w:tc>
        <w:tc>
          <w:tcPr>
            <w:tcW w:w="390" w:type="dxa"/>
            <w:shd w:val="clear" w:color="auto" w:fill="D9D9D9" w:themeFill="background1" w:themeFillShade="D9"/>
          </w:tcPr>
          <w:p w14:paraId="2DAC2C16" w14:textId="77777777" w:rsidR="00620B84" w:rsidRDefault="00620B84" w:rsidP="003A7C9A">
            <w:pPr>
              <w:jc w:val="center"/>
            </w:pPr>
          </w:p>
        </w:tc>
        <w:tc>
          <w:tcPr>
            <w:tcW w:w="519" w:type="dxa"/>
            <w:shd w:val="clear" w:color="auto" w:fill="D9D9D9" w:themeFill="background1" w:themeFillShade="D9"/>
          </w:tcPr>
          <w:p w14:paraId="4124067C" w14:textId="77777777" w:rsidR="00620B84" w:rsidRDefault="00B365EC" w:rsidP="003A7C9A">
            <w:pPr>
              <w:jc w:val="center"/>
            </w:pPr>
            <w:r>
              <w:t>F</w:t>
            </w:r>
          </w:p>
        </w:tc>
        <w:tc>
          <w:tcPr>
            <w:tcW w:w="519" w:type="dxa"/>
            <w:shd w:val="clear" w:color="auto" w:fill="D9D9D9" w:themeFill="background1" w:themeFillShade="D9"/>
          </w:tcPr>
          <w:p w14:paraId="1E198942" w14:textId="77777777" w:rsidR="00620B84" w:rsidRDefault="00B365EC" w:rsidP="003A7C9A">
            <w:pPr>
              <w:jc w:val="center"/>
            </w:pPr>
            <w:r>
              <w:t>F</w:t>
            </w:r>
          </w:p>
        </w:tc>
        <w:tc>
          <w:tcPr>
            <w:tcW w:w="494" w:type="dxa"/>
            <w:shd w:val="clear" w:color="auto" w:fill="D9D9D9" w:themeFill="background1" w:themeFillShade="D9"/>
          </w:tcPr>
          <w:p w14:paraId="54B36405" w14:textId="77777777" w:rsidR="00620B84" w:rsidRDefault="00B365EC" w:rsidP="003A7C9A">
            <w:pPr>
              <w:jc w:val="center"/>
            </w:pPr>
            <w:r>
              <w:t>F</w:t>
            </w:r>
          </w:p>
        </w:tc>
        <w:tc>
          <w:tcPr>
            <w:tcW w:w="638" w:type="dxa"/>
            <w:shd w:val="clear" w:color="auto" w:fill="D9D9D9" w:themeFill="background1" w:themeFillShade="D9"/>
          </w:tcPr>
          <w:p w14:paraId="0110F2C1" w14:textId="77777777" w:rsidR="00620B84" w:rsidRDefault="00620B84" w:rsidP="003A7C9A">
            <w:pPr>
              <w:jc w:val="center"/>
            </w:pPr>
          </w:p>
        </w:tc>
        <w:tc>
          <w:tcPr>
            <w:tcW w:w="666" w:type="dxa"/>
            <w:shd w:val="clear" w:color="auto" w:fill="D9D9D9" w:themeFill="background1" w:themeFillShade="D9"/>
          </w:tcPr>
          <w:p w14:paraId="023D8EEA" w14:textId="77777777" w:rsidR="00620B84" w:rsidRDefault="00B365EC" w:rsidP="003A7C9A">
            <w:pPr>
              <w:jc w:val="center"/>
            </w:pPr>
            <w:r>
              <w:t>Y</w:t>
            </w:r>
          </w:p>
        </w:tc>
        <w:tc>
          <w:tcPr>
            <w:tcW w:w="995" w:type="dxa"/>
            <w:shd w:val="clear" w:color="auto" w:fill="D9D9D9" w:themeFill="background1" w:themeFillShade="D9"/>
          </w:tcPr>
          <w:p w14:paraId="0EA04E5A" w14:textId="77777777" w:rsidR="00620B84" w:rsidRDefault="00620B84" w:rsidP="003A7C9A">
            <w:pPr>
              <w:jc w:val="center"/>
            </w:pPr>
          </w:p>
        </w:tc>
      </w:tr>
      <w:tr w:rsidR="003A7C9A" w14:paraId="47328465" w14:textId="77777777" w:rsidTr="003A7C9A">
        <w:tc>
          <w:tcPr>
            <w:tcW w:w="1556" w:type="dxa"/>
            <w:shd w:val="clear" w:color="auto" w:fill="D9D9D9" w:themeFill="background1" w:themeFillShade="D9"/>
          </w:tcPr>
          <w:p w14:paraId="5C374717" w14:textId="77777777" w:rsidR="00620B84" w:rsidRDefault="00B365EC" w:rsidP="008A4D77">
            <w:r>
              <w:t>Bnch.us</w:t>
            </w:r>
          </w:p>
        </w:tc>
        <w:tc>
          <w:tcPr>
            <w:tcW w:w="1481" w:type="dxa"/>
            <w:shd w:val="clear" w:color="auto" w:fill="D9D9D9" w:themeFill="background1" w:themeFillShade="D9"/>
          </w:tcPr>
          <w:p w14:paraId="4FAF250E" w14:textId="77777777" w:rsidR="00620B84" w:rsidRDefault="00B365EC" w:rsidP="003A7C9A">
            <w:pPr>
              <w:jc w:val="center"/>
            </w:pPr>
            <w:r>
              <w:t>T</w:t>
            </w:r>
          </w:p>
        </w:tc>
        <w:tc>
          <w:tcPr>
            <w:tcW w:w="1509" w:type="dxa"/>
            <w:shd w:val="clear" w:color="auto" w:fill="D9D9D9" w:themeFill="background1" w:themeFillShade="D9"/>
          </w:tcPr>
          <w:p w14:paraId="0D2D72EA" w14:textId="77777777" w:rsidR="00620B84" w:rsidRDefault="00620B84" w:rsidP="003A7C9A">
            <w:pPr>
              <w:jc w:val="center"/>
            </w:pPr>
          </w:p>
        </w:tc>
        <w:tc>
          <w:tcPr>
            <w:tcW w:w="419" w:type="dxa"/>
            <w:shd w:val="clear" w:color="auto" w:fill="D9D9D9" w:themeFill="background1" w:themeFillShade="D9"/>
          </w:tcPr>
          <w:p w14:paraId="239E32E8" w14:textId="77777777" w:rsidR="00620B84" w:rsidRDefault="00620B84" w:rsidP="003A7C9A">
            <w:pPr>
              <w:jc w:val="center"/>
            </w:pPr>
          </w:p>
        </w:tc>
        <w:tc>
          <w:tcPr>
            <w:tcW w:w="389" w:type="dxa"/>
            <w:shd w:val="clear" w:color="auto" w:fill="D9D9D9" w:themeFill="background1" w:themeFillShade="D9"/>
          </w:tcPr>
          <w:p w14:paraId="0713B518" w14:textId="77777777" w:rsidR="00620B84" w:rsidRDefault="00620B84" w:rsidP="003A7C9A">
            <w:pPr>
              <w:jc w:val="center"/>
            </w:pPr>
          </w:p>
        </w:tc>
        <w:tc>
          <w:tcPr>
            <w:tcW w:w="390" w:type="dxa"/>
            <w:shd w:val="clear" w:color="auto" w:fill="D9D9D9" w:themeFill="background1" w:themeFillShade="D9"/>
          </w:tcPr>
          <w:p w14:paraId="1A16FFC9" w14:textId="77777777" w:rsidR="00620B84" w:rsidRDefault="00620B84" w:rsidP="003A7C9A">
            <w:pPr>
              <w:jc w:val="center"/>
            </w:pPr>
          </w:p>
        </w:tc>
        <w:tc>
          <w:tcPr>
            <w:tcW w:w="519" w:type="dxa"/>
            <w:shd w:val="clear" w:color="auto" w:fill="D9D9D9" w:themeFill="background1" w:themeFillShade="D9"/>
          </w:tcPr>
          <w:p w14:paraId="7F5F7FFB" w14:textId="77777777" w:rsidR="00620B84" w:rsidRDefault="00620B84" w:rsidP="003A7C9A">
            <w:pPr>
              <w:jc w:val="center"/>
            </w:pPr>
          </w:p>
        </w:tc>
        <w:tc>
          <w:tcPr>
            <w:tcW w:w="519" w:type="dxa"/>
            <w:shd w:val="clear" w:color="auto" w:fill="D9D9D9" w:themeFill="background1" w:themeFillShade="D9"/>
          </w:tcPr>
          <w:p w14:paraId="0DBDC8B5" w14:textId="77777777" w:rsidR="00620B84" w:rsidRDefault="00B365EC" w:rsidP="003A7C9A">
            <w:pPr>
              <w:jc w:val="center"/>
            </w:pPr>
            <w:r>
              <w:t>F</w:t>
            </w:r>
          </w:p>
        </w:tc>
        <w:tc>
          <w:tcPr>
            <w:tcW w:w="494" w:type="dxa"/>
            <w:shd w:val="clear" w:color="auto" w:fill="D9D9D9" w:themeFill="background1" w:themeFillShade="D9"/>
          </w:tcPr>
          <w:p w14:paraId="44C9796E" w14:textId="77777777" w:rsidR="00620B84" w:rsidRDefault="00620B84" w:rsidP="003A7C9A">
            <w:pPr>
              <w:jc w:val="center"/>
            </w:pPr>
          </w:p>
        </w:tc>
        <w:tc>
          <w:tcPr>
            <w:tcW w:w="638" w:type="dxa"/>
            <w:shd w:val="clear" w:color="auto" w:fill="D9D9D9" w:themeFill="background1" w:themeFillShade="D9"/>
          </w:tcPr>
          <w:p w14:paraId="00445B37" w14:textId="77777777" w:rsidR="00620B84" w:rsidRDefault="00620B84" w:rsidP="003A7C9A">
            <w:pPr>
              <w:jc w:val="center"/>
            </w:pPr>
          </w:p>
        </w:tc>
        <w:tc>
          <w:tcPr>
            <w:tcW w:w="666" w:type="dxa"/>
            <w:shd w:val="clear" w:color="auto" w:fill="D9D9D9" w:themeFill="background1" w:themeFillShade="D9"/>
          </w:tcPr>
          <w:p w14:paraId="596BEFD2" w14:textId="77777777" w:rsidR="00620B84" w:rsidRDefault="00B365EC" w:rsidP="003A7C9A">
            <w:pPr>
              <w:jc w:val="center"/>
            </w:pPr>
            <w:r>
              <w:t>Y</w:t>
            </w:r>
          </w:p>
        </w:tc>
        <w:tc>
          <w:tcPr>
            <w:tcW w:w="995" w:type="dxa"/>
            <w:shd w:val="clear" w:color="auto" w:fill="D9D9D9" w:themeFill="background1" w:themeFillShade="D9"/>
          </w:tcPr>
          <w:p w14:paraId="1CDC36E4" w14:textId="77777777" w:rsidR="00620B84" w:rsidRDefault="00620B84" w:rsidP="003A7C9A">
            <w:pPr>
              <w:jc w:val="center"/>
            </w:pPr>
          </w:p>
        </w:tc>
      </w:tr>
      <w:tr w:rsidR="003A7C9A" w14:paraId="3108BE72" w14:textId="77777777" w:rsidTr="003A7C9A">
        <w:tc>
          <w:tcPr>
            <w:tcW w:w="1556" w:type="dxa"/>
            <w:shd w:val="clear" w:color="auto" w:fill="auto"/>
          </w:tcPr>
          <w:p w14:paraId="780E000A" w14:textId="77777777" w:rsidR="00620B84" w:rsidRDefault="00B365EC" w:rsidP="008A4D77">
            <w:r>
              <w:t>Bogong.au</w:t>
            </w:r>
          </w:p>
        </w:tc>
        <w:tc>
          <w:tcPr>
            <w:tcW w:w="1481" w:type="dxa"/>
            <w:shd w:val="clear" w:color="auto" w:fill="auto"/>
          </w:tcPr>
          <w:p w14:paraId="4C24684F" w14:textId="77777777" w:rsidR="00620B84" w:rsidRDefault="00B365EC" w:rsidP="003A7C9A">
            <w:pPr>
              <w:jc w:val="center"/>
            </w:pPr>
            <w:r>
              <w:t>T</w:t>
            </w:r>
          </w:p>
        </w:tc>
        <w:tc>
          <w:tcPr>
            <w:tcW w:w="1509" w:type="dxa"/>
            <w:shd w:val="clear" w:color="auto" w:fill="auto"/>
          </w:tcPr>
          <w:p w14:paraId="2BC26F19" w14:textId="77777777" w:rsidR="00620B84" w:rsidRDefault="00B365EC" w:rsidP="003A7C9A">
            <w:pPr>
              <w:jc w:val="center"/>
            </w:pPr>
            <w:r>
              <w:t>F</w:t>
            </w:r>
          </w:p>
        </w:tc>
        <w:tc>
          <w:tcPr>
            <w:tcW w:w="419" w:type="dxa"/>
            <w:shd w:val="clear" w:color="auto" w:fill="auto"/>
          </w:tcPr>
          <w:p w14:paraId="5D2CE819" w14:textId="77777777" w:rsidR="00620B84" w:rsidRDefault="00620B84" w:rsidP="003A7C9A">
            <w:pPr>
              <w:jc w:val="center"/>
            </w:pPr>
          </w:p>
        </w:tc>
        <w:tc>
          <w:tcPr>
            <w:tcW w:w="389" w:type="dxa"/>
            <w:shd w:val="clear" w:color="auto" w:fill="auto"/>
          </w:tcPr>
          <w:p w14:paraId="1ED0F501" w14:textId="77777777" w:rsidR="00620B84" w:rsidRDefault="00620B84" w:rsidP="003A7C9A">
            <w:pPr>
              <w:jc w:val="center"/>
            </w:pPr>
          </w:p>
        </w:tc>
        <w:tc>
          <w:tcPr>
            <w:tcW w:w="390" w:type="dxa"/>
            <w:shd w:val="clear" w:color="auto" w:fill="auto"/>
          </w:tcPr>
          <w:p w14:paraId="5153ECBF" w14:textId="77777777" w:rsidR="00620B84" w:rsidRDefault="00620B84" w:rsidP="003A7C9A">
            <w:pPr>
              <w:jc w:val="center"/>
            </w:pPr>
          </w:p>
        </w:tc>
        <w:tc>
          <w:tcPr>
            <w:tcW w:w="519" w:type="dxa"/>
            <w:shd w:val="clear" w:color="auto" w:fill="auto"/>
          </w:tcPr>
          <w:p w14:paraId="1BAE3CDF" w14:textId="77777777" w:rsidR="00620B84" w:rsidRDefault="00B365EC" w:rsidP="003A7C9A">
            <w:pPr>
              <w:jc w:val="center"/>
            </w:pPr>
            <w:r>
              <w:t>F</w:t>
            </w:r>
          </w:p>
        </w:tc>
        <w:tc>
          <w:tcPr>
            <w:tcW w:w="519" w:type="dxa"/>
            <w:shd w:val="clear" w:color="auto" w:fill="auto"/>
          </w:tcPr>
          <w:p w14:paraId="0661F68E" w14:textId="77777777" w:rsidR="00620B84" w:rsidRDefault="00B365EC" w:rsidP="003A7C9A">
            <w:pPr>
              <w:jc w:val="center"/>
            </w:pPr>
            <w:r>
              <w:t>F</w:t>
            </w:r>
          </w:p>
        </w:tc>
        <w:tc>
          <w:tcPr>
            <w:tcW w:w="494" w:type="dxa"/>
            <w:shd w:val="clear" w:color="auto" w:fill="auto"/>
          </w:tcPr>
          <w:p w14:paraId="773C5A42" w14:textId="77777777" w:rsidR="00620B84" w:rsidRDefault="00B365EC" w:rsidP="003A7C9A">
            <w:pPr>
              <w:jc w:val="center"/>
            </w:pPr>
            <w:r>
              <w:t>F</w:t>
            </w:r>
          </w:p>
        </w:tc>
        <w:tc>
          <w:tcPr>
            <w:tcW w:w="638" w:type="dxa"/>
            <w:shd w:val="clear" w:color="auto" w:fill="auto"/>
          </w:tcPr>
          <w:p w14:paraId="615F8A6A" w14:textId="77777777" w:rsidR="00620B84" w:rsidRDefault="00620B84" w:rsidP="003A7C9A">
            <w:pPr>
              <w:jc w:val="center"/>
            </w:pPr>
          </w:p>
        </w:tc>
        <w:tc>
          <w:tcPr>
            <w:tcW w:w="666" w:type="dxa"/>
            <w:shd w:val="clear" w:color="auto" w:fill="auto"/>
          </w:tcPr>
          <w:p w14:paraId="294DE8D7" w14:textId="77777777" w:rsidR="00620B84" w:rsidRDefault="00B365EC" w:rsidP="003A7C9A">
            <w:pPr>
              <w:jc w:val="center"/>
            </w:pPr>
            <w:r>
              <w:t>Y</w:t>
            </w:r>
          </w:p>
        </w:tc>
        <w:tc>
          <w:tcPr>
            <w:tcW w:w="995" w:type="dxa"/>
            <w:shd w:val="clear" w:color="auto" w:fill="auto"/>
          </w:tcPr>
          <w:p w14:paraId="2CEA3BE6" w14:textId="77777777" w:rsidR="00620B84" w:rsidRDefault="00B365EC" w:rsidP="003A7C9A">
            <w:pPr>
              <w:jc w:val="center"/>
            </w:pPr>
            <w:r>
              <w:t>Y</w:t>
            </w:r>
          </w:p>
        </w:tc>
      </w:tr>
      <w:tr w:rsidR="003A7C9A" w14:paraId="1ED79447" w14:textId="77777777" w:rsidTr="003A7C9A">
        <w:tc>
          <w:tcPr>
            <w:tcW w:w="1556" w:type="dxa"/>
            <w:shd w:val="clear" w:color="auto" w:fill="auto"/>
          </w:tcPr>
          <w:p w14:paraId="377EF7BA" w14:textId="77777777" w:rsidR="00620B84" w:rsidRDefault="00B365EC" w:rsidP="008A4D77">
            <w:r>
              <w:t>Burrawan.au</w:t>
            </w:r>
          </w:p>
        </w:tc>
        <w:tc>
          <w:tcPr>
            <w:tcW w:w="1481" w:type="dxa"/>
            <w:shd w:val="clear" w:color="auto" w:fill="auto"/>
          </w:tcPr>
          <w:p w14:paraId="1CF26C05" w14:textId="77777777" w:rsidR="00620B84" w:rsidRDefault="00B365EC" w:rsidP="003A7C9A">
            <w:pPr>
              <w:jc w:val="center"/>
            </w:pPr>
            <w:r>
              <w:t>F</w:t>
            </w:r>
          </w:p>
        </w:tc>
        <w:tc>
          <w:tcPr>
            <w:tcW w:w="1509" w:type="dxa"/>
            <w:shd w:val="clear" w:color="auto" w:fill="auto"/>
          </w:tcPr>
          <w:p w14:paraId="1B26C04E" w14:textId="77777777" w:rsidR="00620B84" w:rsidRDefault="00B365EC" w:rsidP="003A7C9A">
            <w:pPr>
              <w:jc w:val="center"/>
            </w:pPr>
            <w:r>
              <w:t>T</w:t>
            </w:r>
          </w:p>
        </w:tc>
        <w:tc>
          <w:tcPr>
            <w:tcW w:w="419" w:type="dxa"/>
            <w:shd w:val="clear" w:color="auto" w:fill="auto"/>
          </w:tcPr>
          <w:p w14:paraId="38AC2490" w14:textId="77777777" w:rsidR="00620B84" w:rsidRDefault="00620B84" w:rsidP="003A7C9A">
            <w:pPr>
              <w:jc w:val="center"/>
            </w:pPr>
          </w:p>
        </w:tc>
        <w:tc>
          <w:tcPr>
            <w:tcW w:w="389" w:type="dxa"/>
            <w:shd w:val="clear" w:color="auto" w:fill="auto"/>
          </w:tcPr>
          <w:p w14:paraId="3F0372F1" w14:textId="77777777" w:rsidR="00620B84" w:rsidRDefault="00B365EC" w:rsidP="003A7C9A">
            <w:pPr>
              <w:jc w:val="center"/>
            </w:pPr>
            <w:r>
              <w:t>F</w:t>
            </w:r>
          </w:p>
        </w:tc>
        <w:tc>
          <w:tcPr>
            <w:tcW w:w="390" w:type="dxa"/>
            <w:shd w:val="clear" w:color="auto" w:fill="auto"/>
          </w:tcPr>
          <w:p w14:paraId="025D5E19" w14:textId="77777777" w:rsidR="00620B84" w:rsidRDefault="00620B84" w:rsidP="003A7C9A">
            <w:pPr>
              <w:jc w:val="center"/>
            </w:pPr>
          </w:p>
        </w:tc>
        <w:tc>
          <w:tcPr>
            <w:tcW w:w="519" w:type="dxa"/>
            <w:shd w:val="clear" w:color="auto" w:fill="auto"/>
          </w:tcPr>
          <w:p w14:paraId="52EF90B1" w14:textId="77777777" w:rsidR="00620B84" w:rsidRDefault="00B365EC" w:rsidP="003A7C9A">
            <w:pPr>
              <w:jc w:val="center"/>
            </w:pPr>
            <w:r>
              <w:t>F</w:t>
            </w:r>
          </w:p>
        </w:tc>
        <w:tc>
          <w:tcPr>
            <w:tcW w:w="519" w:type="dxa"/>
            <w:shd w:val="clear" w:color="auto" w:fill="auto"/>
          </w:tcPr>
          <w:p w14:paraId="4B8EA534" w14:textId="77777777" w:rsidR="00620B84" w:rsidRDefault="00620B84" w:rsidP="003A7C9A">
            <w:pPr>
              <w:jc w:val="center"/>
            </w:pPr>
          </w:p>
        </w:tc>
        <w:tc>
          <w:tcPr>
            <w:tcW w:w="494" w:type="dxa"/>
            <w:shd w:val="clear" w:color="auto" w:fill="FFFF00"/>
          </w:tcPr>
          <w:p w14:paraId="3A6490A3" w14:textId="77777777" w:rsidR="00620B84" w:rsidRDefault="00620B84" w:rsidP="003A7C9A">
            <w:pPr>
              <w:jc w:val="center"/>
              <w:rPr>
                <w:highlight w:val="yellow"/>
              </w:rPr>
            </w:pPr>
          </w:p>
        </w:tc>
        <w:tc>
          <w:tcPr>
            <w:tcW w:w="638" w:type="dxa"/>
            <w:shd w:val="clear" w:color="auto" w:fill="auto"/>
          </w:tcPr>
          <w:p w14:paraId="3F0D8166" w14:textId="77777777" w:rsidR="00620B84" w:rsidRDefault="00620B84" w:rsidP="003A7C9A">
            <w:pPr>
              <w:jc w:val="center"/>
            </w:pPr>
          </w:p>
        </w:tc>
        <w:tc>
          <w:tcPr>
            <w:tcW w:w="666" w:type="dxa"/>
            <w:shd w:val="clear" w:color="auto" w:fill="auto"/>
          </w:tcPr>
          <w:p w14:paraId="042A0B23" w14:textId="77777777" w:rsidR="00620B84" w:rsidRDefault="00B365EC" w:rsidP="003A7C9A">
            <w:pPr>
              <w:jc w:val="center"/>
            </w:pPr>
            <w:r>
              <w:t>Y</w:t>
            </w:r>
          </w:p>
        </w:tc>
        <w:tc>
          <w:tcPr>
            <w:tcW w:w="995" w:type="dxa"/>
            <w:shd w:val="clear" w:color="auto" w:fill="auto"/>
          </w:tcPr>
          <w:p w14:paraId="5BF9F277" w14:textId="77777777" w:rsidR="00620B84" w:rsidRDefault="00B365EC" w:rsidP="003A7C9A">
            <w:pPr>
              <w:jc w:val="center"/>
            </w:pPr>
            <w:r>
              <w:t>Y</w:t>
            </w:r>
          </w:p>
        </w:tc>
      </w:tr>
      <w:tr w:rsidR="003A7C9A" w14:paraId="6C05FA64" w14:textId="77777777" w:rsidTr="003A7C9A">
        <w:tc>
          <w:tcPr>
            <w:tcW w:w="1556" w:type="dxa"/>
            <w:shd w:val="clear" w:color="auto" w:fill="auto"/>
          </w:tcPr>
          <w:p w14:paraId="4F60217D" w14:textId="77777777" w:rsidR="00620B84" w:rsidRDefault="00B365EC" w:rsidP="008A4D77">
            <w:r>
              <w:t>Cbgb.us</w:t>
            </w:r>
          </w:p>
        </w:tc>
        <w:tc>
          <w:tcPr>
            <w:tcW w:w="1481" w:type="dxa"/>
            <w:shd w:val="clear" w:color="auto" w:fill="auto"/>
          </w:tcPr>
          <w:p w14:paraId="35F18D01" w14:textId="77777777" w:rsidR="00620B84" w:rsidRDefault="00B365EC" w:rsidP="003A7C9A">
            <w:pPr>
              <w:jc w:val="center"/>
            </w:pPr>
            <w:r>
              <w:t>T</w:t>
            </w:r>
          </w:p>
        </w:tc>
        <w:tc>
          <w:tcPr>
            <w:tcW w:w="1509" w:type="dxa"/>
            <w:shd w:val="clear" w:color="auto" w:fill="auto"/>
          </w:tcPr>
          <w:p w14:paraId="0EBB3BFA" w14:textId="77777777" w:rsidR="00620B84" w:rsidRDefault="00B365EC" w:rsidP="003A7C9A">
            <w:pPr>
              <w:jc w:val="center"/>
            </w:pPr>
            <w:r>
              <w:t>T</w:t>
            </w:r>
          </w:p>
        </w:tc>
        <w:tc>
          <w:tcPr>
            <w:tcW w:w="419" w:type="dxa"/>
            <w:shd w:val="clear" w:color="auto" w:fill="FFFF00"/>
          </w:tcPr>
          <w:p w14:paraId="3FF8ACC7" w14:textId="77777777" w:rsidR="00620B84" w:rsidRDefault="00620B84" w:rsidP="003A7C9A">
            <w:pPr>
              <w:jc w:val="center"/>
            </w:pPr>
          </w:p>
        </w:tc>
        <w:tc>
          <w:tcPr>
            <w:tcW w:w="389" w:type="dxa"/>
            <w:shd w:val="clear" w:color="auto" w:fill="auto"/>
          </w:tcPr>
          <w:p w14:paraId="420928A8" w14:textId="77777777" w:rsidR="00620B84" w:rsidRDefault="00620B84" w:rsidP="003A7C9A">
            <w:pPr>
              <w:jc w:val="center"/>
            </w:pPr>
          </w:p>
        </w:tc>
        <w:tc>
          <w:tcPr>
            <w:tcW w:w="390" w:type="dxa"/>
            <w:shd w:val="clear" w:color="auto" w:fill="auto"/>
          </w:tcPr>
          <w:p w14:paraId="7469911E" w14:textId="77777777" w:rsidR="00620B84" w:rsidRDefault="00B365EC" w:rsidP="003A7C9A">
            <w:pPr>
              <w:jc w:val="center"/>
            </w:pPr>
            <w:r>
              <w:t>F</w:t>
            </w:r>
          </w:p>
        </w:tc>
        <w:tc>
          <w:tcPr>
            <w:tcW w:w="519" w:type="dxa"/>
            <w:shd w:val="clear" w:color="auto" w:fill="auto"/>
          </w:tcPr>
          <w:p w14:paraId="10F10ECF" w14:textId="77777777" w:rsidR="00620B84" w:rsidRDefault="00620B84" w:rsidP="003A7C9A">
            <w:pPr>
              <w:jc w:val="center"/>
            </w:pPr>
          </w:p>
        </w:tc>
        <w:tc>
          <w:tcPr>
            <w:tcW w:w="519" w:type="dxa"/>
            <w:shd w:val="clear" w:color="auto" w:fill="FFFF00"/>
          </w:tcPr>
          <w:p w14:paraId="0AD1C5B0" w14:textId="77777777" w:rsidR="00620B84" w:rsidRDefault="00620B84" w:rsidP="003A7C9A">
            <w:pPr>
              <w:jc w:val="center"/>
            </w:pPr>
          </w:p>
        </w:tc>
        <w:tc>
          <w:tcPr>
            <w:tcW w:w="494" w:type="dxa"/>
            <w:shd w:val="clear" w:color="auto" w:fill="auto"/>
          </w:tcPr>
          <w:p w14:paraId="2C99A40A" w14:textId="77777777" w:rsidR="00620B84" w:rsidRDefault="00620B84" w:rsidP="003A7C9A">
            <w:pPr>
              <w:jc w:val="center"/>
            </w:pPr>
          </w:p>
        </w:tc>
        <w:tc>
          <w:tcPr>
            <w:tcW w:w="638" w:type="dxa"/>
            <w:shd w:val="clear" w:color="auto" w:fill="auto"/>
          </w:tcPr>
          <w:p w14:paraId="1D36E8D4" w14:textId="77777777" w:rsidR="00620B84" w:rsidRDefault="00620B84" w:rsidP="003A7C9A">
            <w:pPr>
              <w:jc w:val="center"/>
            </w:pPr>
          </w:p>
        </w:tc>
        <w:tc>
          <w:tcPr>
            <w:tcW w:w="666" w:type="dxa"/>
            <w:shd w:val="clear" w:color="auto" w:fill="auto"/>
          </w:tcPr>
          <w:p w14:paraId="5E8ED4A5" w14:textId="77777777" w:rsidR="00620B84" w:rsidRDefault="00B365EC" w:rsidP="003A7C9A">
            <w:pPr>
              <w:jc w:val="center"/>
            </w:pPr>
            <w:r>
              <w:t>Y</w:t>
            </w:r>
          </w:p>
        </w:tc>
        <w:tc>
          <w:tcPr>
            <w:tcW w:w="995" w:type="dxa"/>
            <w:shd w:val="clear" w:color="auto" w:fill="auto"/>
          </w:tcPr>
          <w:p w14:paraId="2880B0A9" w14:textId="77777777" w:rsidR="00620B84" w:rsidRDefault="00B365EC" w:rsidP="003A7C9A">
            <w:pPr>
              <w:jc w:val="center"/>
            </w:pPr>
            <w:r>
              <w:t>Y</w:t>
            </w:r>
          </w:p>
        </w:tc>
      </w:tr>
      <w:tr w:rsidR="003A7C9A" w14:paraId="3F625B7B" w14:textId="77777777" w:rsidTr="003A7C9A">
        <w:tc>
          <w:tcPr>
            <w:tcW w:w="1556" w:type="dxa"/>
            <w:shd w:val="clear" w:color="auto" w:fill="auto"/>
          </w:tcPr>
          <w:p w14:paraId="3C63B49B" w14:textId="77777777" w:rsidR="00620B84" w:rsidRDefault="00B365EC" w:rsidP="008A4D77">
            <w:r>
              <w:t>Cdcr.us</w:t>
            </w:r>
          </w:p>
        </w:tc>
        <w:tc>
          <w:tcPr>
            <w:tcW w:w="1481" w:type="dxa"/>
            <w:shd w:val="clear" w:color="auto" w:fill="auto"/>
          </w:tcPr>
          <w:p w14:paraId="581475E6" w14:textId="77777777" w:rsidR="00620B84" w:rsidRDefault="00B365EC" w:rsidP="003A7C9A">
            <w:pPr>
              <w:jc w:val="center"/>
            </w:pPr>
            <w:r>
              <w:t>T</w:t>
            </w:r>
          </w:p>
        </w:tc>
        <w:tc>
          <w:tcPr>
            <w:tcW w:w="1509" w:type="dxa"/>
            <w:shd w:val="clear" w:color="auto" w:fill="auto"/>
          </w:tcPr>
          <w:p w14:paraId="23FBDF5C" w14:textId="77777777" w:rsidR="00620B84" w:rsidRDefault="00B365EC" w:rsidP="003A7C9A">
            <w:pPr>
              <w:jc w:val="center"/>
            </w:pPr>
            <w:r>
              <w:t>F</w:t>
            </w:r>
          </w:p>
        </w:tc>
        <w:tc>
          <w:tcPr>
            <w:tcW w:w="419" w:type="dxa"/>
            <w:shd w:val="clear" w:color="auto" w:fill="FFFF00"/>
          </w:tcPr>
          <w:p w14:paraId="10B487FE" w14:textId="77777777" w:rsidR="00620B84" w:rsidRDefault="00B365EC" w:rsidP="003A7C9A">
            <w:pPr>
              <w:jc w:val="center"/>
            </w:pPr>
            <w:r>
              <w:t>F</w:t>
            </w:r>
          </w:p>
        </w:tc>
        <w:tc>
          <w:tcPr>
            <w:tcW w:w="389" w:type="dxa"/>
            <w:shd w:val="clear" w:color="auto" w:fill="auto"/>
          </w:tcPr>
          <w:p w14:paraId="78D1DE42" w14:textId="77777777" w:rsidR="00620B84" w:rsidRDefault="00620B84" w:rsidP="003A7C9A">
            <w:pPr>
              <w:jc w:val="center"/>
            </w:pPr>
          </w:p>
        </w:tc>
        <w:tc>
          <w:tcPr>
            <w:tcW w:w="390" w:type="dxa"/>
            <w:shd w:val="clear" w:color="auto" w:fill="auto"/>
          </w:tcPr>
          <w:p w14:paraId="264872A7" w14:textId="77777777" w:rsidR="00620B84" w:rsidRDefault="00620B84" w:rsidP="003A7C9A">
            <w:pPr>
              <w:jc w:val="center"/>
            </w:pPr>
          </w:p>
        </w:tc>
        <w:tc>
          <w:tcPr>
            <w:tcW w:w="519" w:type="dxa"/>
            <w:shd w:val="clear" w:color="auto" w:fill="auto"/>
          </w:tcPr>
          <w:p w14:paraId="44634111" w14:textId="77777777" w:rsidR="00620B84" w:rsidRDefault="00B365EC" w:rsidP="003A7C9A">
            <w:pPr>
              <w:jc w:val="center"/>
            </w:pPr>
            <w:r>
              <w:t>F</w:t>
            </w:r>
          </w:p>
        </w:tc>
        <w:tc>
          <w:tcPr>
            <w:tcW w:w="519" w:type="dxa"/>
            <w:shd w:val="clear" w:color="auto" w:fill="auto"/>
          </w:tcPr>
          <w:p w14:paraId="2EC3FF32" w14:textId="77777777" w:rsidR="00620B84" w:rsidRDefault="00B365EC" w:rsidP="003A7C9A">
            <w:pPr>
              <w:jc w:val="center"/>
            </w:pPr>
            <w:r>
              <w:t>F</w:t>
            </w:r>
          </w:p>
        </w:tc>
        <w:tc>
          <w:tcPr>
            <w:tcW w:w="494" w:type="dxa"/>
            <w:shd w:val="clear" w:color="auto" w:fill="auto"/>
          </w:tcPr>
          <w:p w14:paraId="3021E8B9" w14:textId="77777777" w:rsidR="00620B84" w:rsidRDefault="00B365EC" w:rsidP="003A7C9A">
            <w:pPr>
              <w:jc w:val="center"/>
            </w:pPr>
            <w:r>
              <w:t>F</w:t>
            </w:r>
          </w:p>
        </w:tc>
        <w:tc>
          <w:tcPr>
            <w:tcW w:w="638" w:type="dxa"/>
            <w:shd w:val="clear" w:color="auto" w:fill="auto"/>
          </w:tcPr>
          <w:p w14:paraId="1FE9C698" w14:textId="77777777" w:rsidR="00620B84" w:rsidRDefault="00620B84" w:rsidP="003A7C9A">
            <w:pPr>
              <w:jc w:val="center"/>
            </w:pPr>
          </w:p>
        </w:tc>
        <w:tc>
          <w:tcPr>
            <w:tcW w:w="666" w:type="dxa"/>
            <w:shd w:val="clear" w:color="auto" w:fill="auto"/>
          </w:tcPr>
          <w:p w14:paraId="66747056" w14:textId="77777777" w:rsidR="00620B84" w:rsidRDefault="00B365EC" w:rsidP="003A7C9A">
            <w:pPr>
              <w:jc w:val="center"/>
            </w:pPr>
            <w:r>
              <w:t>Y</w:t>
            </w:r>
          </w:p>
        </w:tc>
        <w:tc>
          <w:tcPr>
            <w:tcW w:w="995" w:type="dxa"/>
            <w:shd w:val="clear" w:color="auto" w:fill="auto"/>
          </w:tcPr>
          <w:p w14:paraId="1C067926" w14:textId="77777777" w:rsidR="00620B84" w:rsidRDefault="00B365EC" w:rsidP="003A7C9A">
            <w:pPr>
              <w:jc w:val="center"/>
            </w:pPr>
            <w:r>
              <w:t>Y</w:t>
            </w:r>
          </w:p>
        </w:tc>
      </w:tr>
      <w:tr w:rsidR="003A7C9A" w14:paraId="1C591EFF" w14:textId="77777777" w:rsidTr="003A7C9A">
        <w:tc>
          <w:tcPr>
            <w:tcW w:w="1556" w:type="dxa"/>
            <w:shd w:val="clear" w:color="auto" w:fill="auto"/>
          </w:tcPr>
          <w:p w14:paraId="3B5C4BC2" w14:textId="77777777" w:rsidR="00620B84" w:rsidRDefault="00B365EC" w:rsidP="008A4D77">
            <w:r>
              <w:t>Cdpt.us</w:t>
            </w:r>
          </w:p>
        </w:tc>
        <w:tc>
          <w:tcPr>
            <w:tcW w:w="1481" w:type="dxa"/>
            <w:shd w:val="clear" w:color="auto" w:fill="auto"/>
          </w:tcPr>
          <w:p w14:paraId="5ED335A7" w14:textId="77777777" w:rsidR="00620B84" w:rsidRDefault="00B365EC" w:rsidP="003A7C9A">
            <w:pPr>
              <w:jc w:val="center"/>
            </w:pPr>
            <w:r>
              <w:t>T</w:t>
            </w:r>
          </w:p>
        </w:tc>
        <w:tc>
          <w:tcPr>
            <w:tcW w:w="1509" w:type="dxa"/>
            <w:shd w:val="clear" w:color="auto" w:fill="auto"/>
          </w:tcPr>
          <w:p w14:paraId="67BE4240" w14:textId="77777777" w:rsidR="00620B84" w:rsidRDefault="00B365EC" w:rsidP="003A7C9A">
            <w:pPr>
              <w:jc w:val="center"/>
            </w:pPr>
            <w:r>
              <w:t>F</w:t>
            </w:r>
          </w:p>
        </w:tc>
        <w:tc>
          <w:tcPr>
            <w:tcW w:w="419" w:type="dxa"/>
            <w:shd w:val="clear" w:color="auto" w:fill="FFFF00"/>
          </w:tcPr>
          <w:p w14:paraId="09007163" w14:textId="77777777" w:rsidR="00620B84" w:rsidRDefault="00B365EC" w:rsidP="003A7C9A">
            <w:pPr>
              <w:jc w:val="center"/>
            </w:pPr>
            <w:r>
              <w:t>F</w:t>
            </w:r>
          </w:p>
        </w:tc>
        <w:tc>
          <w:tcPr>
            <w:tcW w:w="389" w:type="dxa"/>
            <w:shd w:val="clear" w:color="auto" w:fill="auto"/>
          </w:tcPr>
          <w:p w14:paraId="710A9829" w14:textId="77777777" w:rsidR="00620B84" w:rsidRDefault="00B365EC" w:rsidP="003A7C9A">
            <w:pPr>
              <w:jc w:val="center"/>
            </w:pPr>
            <w:r>
              <w:t>F</w:t>
            </w:r>
          </w:p>
        </w:tc>
        <w:tc>
          <w:tcPr>
            <w:tcW w:w="390" w:type="dxa"/>
            <w:shd w:val="clear" w:color="auto" w:fill="auto"/>
          </w:tcPr>
          <w:p w14:paraId="3E7C5BC0" w14:textId="77777777" w:rsidR="00620B84" w:rsidRDefault="00B365EC" w:rsidP="003A7C9A">
            <w:pPr>
              <w:jc w:val="center"/>
            </w:pPr>
            <w:r>
              <w:t>F</w:t>
            </w:r>
          </w:p>
        </w:tc>
        <w:tc>
          <w:tcPr>
            <w:tcW w:w="519" w:type="dxa"/>
            <w:shd w:val="clear" w:color="auto" w:fill="auto"/>
          </w:tcPr>
          <w:p w14:paraId="43D89C28" w14:textId="77777777" w:rsidR="00620B84" w:rsidRDefault="00B365EC" w:rsidP="003A7C9A">
            <w:pPr>
              <w:jc w:val="center"/>
            </w:pPr>
            <w:r>
              <w:t>F</w:t>
            </w:r>
          </w:p>
        </w:tc>
        <w:tc>
          <w:tcPr>
            <w:tcW w:w="519" w:type="dxa"/>
            <w:shd w:val="clear" w:color="auto" w:fill="auto"/>
          </w:tcPr>
          <w:p w14:paraId="67EB8857" w14:textId="77777777" w:rsidR="00620B84" w:rsidRDefault="00B365EC" w:rsidP="003A7C9A">
            <w:pPr>
              <w:jc w:val="center"/>
            </w:pPr>
            <w:r>
              <w:t>F</w:t>
            </w:r>
          </w:p>
        </w:tc>
        <w:tc>
          <w:tcPr>
            <w:tcW w:w="494" w:type="dxa"/>
            <w:shd w:val="clear" w:color="auto" w:fill="auto"/>
          </w:tcPr>
          <w:p w14:paraId="51DA5B54" w14:textId="77777777" w:rsidR="00620B84" w:rsidRDefault="00620B84" w:rsidP="003A7C9A">
            <w:pPr>
              <w:jc w:val="center"/>
            </w:pPr>
          </w:p>
        </w:tc>
        <w:tc>
          <w:tcPr>
            <w:tcW w:w="638" w:type="dxa"/>
            <w:shd w:val="clear" w:color="auto" w:fill="auto"/>
          </w:tcPr>
          <w:p w14:paraId="40EE8AAB" w14:textId="77777777" w:rsidR="00620B84" w:rsidRDefault="00620B84" w:rsidP="003A7C9A">
            <w:pPr>
              <w:jc w:val="center"/>
            </w:pPr>
          </w:p>
        </w:tc>
        <w:tc>
          <w:tcPr>
            <w:tcW w:w="666" w:type="dxa"/>
            <w:shd w:val="clear" w:color="auto" w:fill="auto"/>
          </w:tcPr>
          <w:p w14:paraId="1A4AA434" w14:textId="77777777" w:rsidR="00620B84" w:rsidRDefault="00B365EC" w:rsidP="003A7C9A">
            <w:pPr>
              <w:jc w:val="center"/>
            </w:pPr>
            <w:r>
              <w:t>Y</w:t>
            </w:r>
          </w:p>
        </w:tc>
        <w:tc>
          <w:tcPr>
            <w:tcW w:w="995" w:type="dxa"/>
            <w:shd w:val="clear" w:color="auto" w:fill="auto"/>
          </w:tcPr>
          <w:p w14:paraId="3C8A2FD0" w14:textId="77777777" w:rsidR="00620B84" w:rsidRDefault="00B365EC" w:rsidP="003A7C9A">
            <w:pPr>
              <w:jc w:val="center"/>
            </w:pPr>
            <w:r>
              <w:t>Y</w:t>
            </w:r>
          </w:p>
        </w:tc>
      </w:tr>
      <w:tr w:rsidR="003A7C9A" w14:paraId="460CD440" w14:textId="77777777" w:rsidTr="003A7C9A">
        <w:tc>
          <w:tcPr>
            <w:tcW w:w="1556" w:type="dxa"/>
            <w:shd w:val="clear" w:color="auto" w:fill="auto"/>
          </w:tcPr>
          <w:p w14:paraId="2206EDB6" w14:textId="77777777" w:rsidR="00620B84" w:rsidRDefault="00B365EC" w:rsidP="008A4D77">
            <w:r>
              <w:t>Cereep.fr</w:t>
            </w:r>
          </w:p>
        </w:tc>
        <w:tc>
          <w:tcPr>
            <w:tcW w:w="1481" w:type="dxa"/>
            <w:shd w:val="clear" w:color="auto" w:fill="auto"/>
          </w:tcPr>
          <w:p w14:paraId="7EDA271F" w14:textId="77777777" w:rsidR="00620B84" w:rsidRDefault="00620B84" w:rsidP="003A7C9A">
            <w:pPr>
              <w:jc w:val="center"/>
            </w:pPr>
          </w:p>
        </w:tc>
        <w:tc>
          <w:tcPr>
            <w:tcW w:w="1509" w:type="dxa"/>
            <w:shd w:val="clear" w:color="auto" w:fill="auto"/>
          </w:tcPr>
          <w:p w14:paraId="121BBF75" w14:textId="77777777" w:rsidR="00620B84" w:rsidRDefault="00B365EC" w:rsidP="003A7C9A">
            <w:pPr>
              <w:jc w:val="center"/>
            </w:pPr>
            <w:r>
              <w:t>F</w:t>
            </w:r>
          </w:p>
        </w:tc>
        <w:tc>
          <w:tcPr>
            <w:tcW w:w="419" w:type="dxa"/>
            <w:shd w:val="clear" w:color="auto" w:fill="auto"/>
          </w:tcPr>
          <w:p w14:paraId="4D8CB442" w14:textId="77777777" w:rsidR="00620B84" w:rsidRDefault="00620B84" w:rsidP="003A7C9A">
            <w:pPr>
              <w:jc w:val="center"/>
            </w:pPr>
          </w:p>
        </w:tc>
        <w:tc>
          <w:tcPr>
            <w:tcW w:w="389" w:type="dxa"/>
            <w:shd w:val="clear" w:color="auto" w:fill="auto"/>
          </w:tcPr>
          <w:p w14:paraId="29EC3021" w14:textId="77777777" w:rsidR="00620B84" w:rsidRDefault="00620B84" w:rsidP="003A7C9A">
            <w:pPr>
              <w:jc w:val="center"/>
            </w:pPr>
          </w:p>
        </w:tc>
        <w:tc>
          <w:tcPr>
            <w:tcW w:w="390" w:type="dxa"/>
            <w:shd w:val="clear" w:color="auto" w:fill="auto"/>
          </w:tcPr>
          <w:p w14:paraId="64FF27E5" w14:textId="77777777" w:rsidR="00620B84" w:rsidRDefault="00620B84" w:rsidP="003A7C9A">
            <w:pPr>
              <w:jc w:val="center"/>
            </w:pPr>
          </w:p>
        </w:tc>
        <w:tc>
          <w:tcPr>
            <w:tcW w:w="519" w:type="dxa"/>
            <w:shd w:val="clear" w:color="auto" w:fill="auto"/>
          </w:tcPr>
          <w:p w14:paraId="2BAA6817" w14:textId="77777777" w:rsidR="00620B84" w:rsidRDefault="00620B84" w:rsidP="003A7C9A">
            <w:pPr>
              <w:jc w:val="center"/>
            </w:pPr>
          </w:p>
        </w:tc>
        <w:tc>
          <w:tcPr>
            <w:tcW w:w="519" w:type="dxa"/>
            <w:shd w:val="clear" w:color="auto" w:fill="auto"/>
          </w:tcPr>
          <w:p w14:paraId="43680369" w14:textId="77777777" w:rsidR="00620B84" w:rsidRDefault="00620B84" w:rsidP="003A7C9A">
            <w:pPr>
              <w:jc w:val="center"/>
            </w:pPr>
          </w:p>
        </w:tc>
        <w:tc>
          <w:tcPr>
            <w:tcW w:w="494" w:type="dxa"/>
            <w:shd w:val="clear" w:color="auto" w:fill="auto"/>
          </w:tcPr>
          <w:p w14:paraId="0857B0CF" w14:textId="77777777" w:rsidR="00620B84" w:rsidRDefault="00620B84" w:rsidP="003A7C9A">
            <w:pPr>
              <w:jc w:val="center"/>
            </w:pPr>
          </w:p>
        </w:tc>
        <w:tc>
          <w:tcPr>
            <w:tcW w:w="638" w:type="dxa"/>
            <w:shd w:val="clear" w:color="auto" w:fill="auto"/>
          </w:tcPr>
          <w:p w14:paraId="2726AAA0" w14:textId="77777777" w:rsidR="00620B84" w:rsidRDefault="00620B84" w:rsidP="003A7C9A">
            <w:pPr>
              <w:jc w:val="center"/>
            </w:pPr>
          </w:p>
        </w:tc>
        <w:tc>
          <w:tcPr>
            <w:tcW w:w="666" w:type="dxa"/>
            <w:shd w:val="clear" w:color="auto" w:fill="auto"/>
          </w:tcPr>
          <w:p w14:paraId="116C8329" w14:textId="77777777" w:rsidR="00620B84" w:rsidRDefault="00620B84" w:rsidP="003A7C9A">
            <w:pPr>
              <w:jc w:val="center"/>
            </w:pPr>
          </w:p>
        </w:tc>
        <w:tc>
          <w:tcPr>
            <w:tcW w:w="995" w:type="dxa"/>
            <w:shd w:val="clear" w:color="auto" w:fill="auto"/>
          </w:tcPr>
          <w:p w14:paraId="0AF076DE" w14:textId="77777777" w:rsidR="00620B84" w:rsidRDefault="00B365EC" w:rsidP="003A7C9A">
            <w:pPr>
              <w:jc w:val="center"/>
            </w:pPr>
            <w:r>
              <w:t>Y</w:t>
            </w:r>
          </w:p>
        </w:tc>
      </w:tr>
      <w:tr w:rsidR="003A7C9A" w14:paraId="47F87630" w14:textId="77777777" w:rsidTr="003A7C9A">
        <w:tc>
          <w:tcPr>
            <w:tcW w:w="1556" w:type="dxa"/>
            <w:shd w:val="clear" w:color="auto" w:fill="auto"/>
          </w:tcPr>
          <w:p w14:paraId="75377E87" w14:textId="77777777" w:rsidR="00620B84" w:rsidRDefault="00B365EC" w:rsidP="008A4D77">
            <w:r>
              <w:t>Chilcas.ar</w:t>
            </w:r>
          </w:p>
        </w:tc>
        <w:tc>
          <w:tcPr>
            <w:tcW w:w="1481" w:type="dxa"/>
            <w:shd w:val="clear" w:color="auto" w:fill="auto"/>
          </w:tcPr>
          <w:p w14:paraId="6CFDF4BB" w14:textId="77777777" w:rsidR="00620B84" w:rsidRDefault="00620B84" w:rsidP="003A7C9A">
            <w:pPr>
              <w:jc w:val="center"/>
            </w:pPr>
          </w:p>
        </w:tc>
        <w:tc>
          <w:tcPr>
            <w:tcW w:w="1509" w:type="dxa"/>
            <w:shd w:val="clear" w:color="auto" w:fill="auto"/>
          </w:tcPr>
          <w:p w14:paraId="65A29527" w14:textId="77777777" w:rsidR="00620B84" w:rsidRDefault="00B365EC" w:rsidP="003A7C9A">
            <w:pPr>
              <w:jc w:val="center"/>
            </w:pPr>
            <w:r>
              <w:t>F</w:t>
            </w:r>
          </w:p>
        </w:tc>
        <w:tc>
          <w:tcPr>
            <w:tcW w:w="419" w:type="dxa"/>
            <w:shd w:val="clear" w:color="auto" w:fill="auto"/>
          </w:tcPr>
          <w:p w14:paraId="2940F6AD" w14:textId="77777777" w:rsidR="00620B84" w:rsidRDefault="00620B84" w:rsidP="003A7C9A">
            <w:pPr>
              <w:jc w:val="center"/>
            </w:pPr>
          </w:p>
        </w:tc>
        <w:tc>
          <w:tcPr>
            <w:tcW w:w="389" w:type="dxa"/>
            <w:shd w:val="clear" w:color="auto" w:fill="auto"/>
          </w:tcPr>
          <w:p w14:paraId="3C4407D7" w14:textId="77777777" w:rsidR="00620B84" w:rsidRDefault="00620B84" w:rsidP="003A7C9A">
            <w:pPr>
              <w:jc w:val="center"/>
            </w:pPr>
          </w:p>
        </w:tc>
        <w:tc>
          <w:tcPr>
            <w:tcW w:w="390" w:type="dxa"/>
            <w:shd w:val="clear" w:color="auto" w:fill="auto"/>
          </w:tcPr>
          <w:p w14:paraId="18ED9767" w14:textId="77777777" w:rsidR="00620B84" w:rsidRDefault="00620B84" w:rsidP="003A7C9A">
            <w:pPr>
              <w:jc w:val="center"/>
            </w:pPr>
          </w:p>
        </w:tc>
        <w:tc>
          <w:tcPr>
            <w:tcW w:w="519" w:type="dxa"/>
            <w:shd w:val="clear" w:color="auto" w:fill="auto"/>
          </w:tcPr>
          <w:p w14:paraId="6DD60B27" w14:textId="77777777" w:rsidR="00620B84" w:rsidRDefault="00620B84" w:rsidP="003A7C9A">
            <w:pPr>
              <w:jc w:val="center"/>
            </w:pPr>
          </w:p>
        </w:tc>
        <w:tc>
          <w:tcPr>
            <w:tcW w:w="519" w:type="dxa"/>
            <w:shd w:val="clear" w:color="auto" w:fill="auto"/>
          </w:tcPr>
          <w:p w14:paraId="4776D4F9" w14:textId="77777777" w:rsidR="00620B84" w:rsidRDefault="00620B84" w:rsidP="003A7C9A">
            <w:pPr>
              <w:jc w:val="center"/>
            </w:pPr>
          </w:p>
        </w:tc>
        <w:tc>
          <w:tcPr>
            <w:tcW w:w="494" w:type="dxa"/>
            <w:shd w:val="clear" w:color="auto" w:fill="auto"/>
          </w:tcPr>
          <w:p w14:paraId="34D52D66" w14:textId="77777777" w:rsidR="00620B84" w:rsidRDefault="00620B84" w:rsidP="003A7C9A">
            <w:pPr>
              <w:jc w:val="center"/>
            </w:pPr>
          </w:p>
        </w:tc>
        <w:tc>
          <w:tcPr>
            <w:tcW w:w="638" w:type="dxa"/>
            <w:shd w:val="clear" w:color="auto" w:fill="auto"/>
          </w:tcPr>
          <w:p w14:paraId="713B6CD5" w14:textId="77777777" w:rsidR="00620B84" w:rsidRDefault="00620B84" w:rsidP="003A7C9A">
            <w:pPr>
              <w:jc w:val="center"/>
            </w:pPr>
          </w:p>
        </w:tc>
        <w:tc>
          <w:tcPr>
            <w:tcW w:w="666" w:type="dxa"/>
            <w:shd w:val="clear" w:color="auto" w:fill="auto"/>
          </w:tcPr>
          <w:p w14:paraId="0FCB0BDC" w14:textId="77777777" w:rsidR="00620B84" w:rsidRDefault="00620B84" w:rsidP="003A7C9A">
            <w:pPr>
              <w:jc w:val="center"/>
            </w:pPr>
          </w:p>
        </w:tc>
        <w:tc>
          <w:tcPr>
            <w:tcW w:w="995" w:type="dxa"/>
            <w:shd w:val="clear" w:color="auto" w:fill="auto"/>
          </w:tcPr>
          <w:p w14:paraId="7B92C0B9" w14:textId="77777777" w:rsidR="00620B84" w:rsidRDefault="00B365EC" w:rsidP="003A7C9A">
            <w:pPr>
              <w:jc w:val="center"/>
            </w:pPr>
            <w:r>
              <w:t>Y</w:t>
            </w:r>
          </w:p>
        </w:tc>
      </w:tr>
      <w:tr w:rsidR="003A7C9A" w14:paraId="3D1F1D8C" w14:textId="77777777" w:rsidTr="003A7C9A">
        <w:tc>
          <w:tcPr>
            <w:tcW w:w="1556" w:type="dxa"/>
            <w:shd w:val="clear" w:color="auto" w:fill="auto"/>
          </w:tcPr>
          <w:p w14:paraId="21DAE861" w14:textId="77777777" w:rsidR="00620B84" w:rsidRDefault="00B365EC" w:rsidP="008A4D77">
            <w:r>
              <w:t>Comp.pt</w:t>
            </w:r>
          </w:p>
        </w:tc>
        <w:tc>
          <w:tcPr>
            <w:tcW w:w="1481" w:type="dxa"/>
            <w:shd w:val="clear" w:color="auto" w:fill="auto"/>
          </w:tcPr>
          <w:p w14:paraId="66119C04" w14:textId="77777777" w:rsidR="00620B84" w:rsidRDefault="00620B84" w:rsidP="003A7C9A">
            <w:pPr>
              <w:jc w:val="center"/>
            </w:pPr>
          </w:p>
        </w:tc>
        <w:tc>
          <w:tcPr>
            <w:tcW w:w="1509" w:type="dxa"/>
            <w:shd w:val="clear" w:color="auto" w:fill="auto"/>
          </w:tcPr>
          <w:p w14:paraId="4C9B29EE" w14:textId="77777777" w:rsidR="00620B84" w:rsidRDefault="00B365EC" w:rsidP="003A7C9A">
            <w:pPr>
              <w:jc w:val="center"/>
            </w:pPr>
            <w:r>
              <w:t>F</w:t>
            </w:r>
          </w:p>
        </w:tc>
        <w:tc>
          <w:tcPr>
            <w:tcW w:w="419" w:type="dxa"/>
            <w:shd w:val="clear" w:color="auto" w:fill="FFFF00"/>
          </w:tcPr>
          <w:p w14:paraId="77A47F8D" w14:textId="77777777" w:rsidR="00620B84" w:rsidRDefault="00620B84" w:rsidP="003A7C9A">
            <w:pPr>
              <w:jc w:val="center"/>
            </w:pPr>
          </w:p>
        </w:tc>
        <w:tc>
          <w:tcPr>
            <w:tcW w:w="389" w:type="dxa"/>
            <w:shd w:val="clear" w:color="auto" w:fill="FFFF00"/>
          </w:tcPr>
          <w:p w14:paraId="7CBE3A3B" w14:textId="77777777" w:rsidR="00620B84" w:rsidRDefault="00620B84" w:rsidP="003A7C9A">
            <w:pPr>
              <w:jc w:val="center"/>
            </w:pPr>
          </w:p>
        </w:tc>
        <w:tc>
          <w:tcPr>
            <w:tcW w:w="390" w:type="dxa"/>
            <w:shd w:val="clear" w:color="auto" w:fill="FFFF00"/>
          </w:tcPr>
          <w:p w14:paraId="28CCECEF" w14:textId="77777777" w:rsidR="00620B84" w:rsidRDefault="00620B84" w:rsidP="003A7C9A">
            <w:pPr>
              <w:jc w:val="center"/>
            </w:pPr>
          </w:p>
        </w:tc>
        <w:tc>
          <w:tcPr>
            <w:tcW w:w="519" w:type="dxa"/>
            <w:shd w:val="clear" w:color="auto" w:fill="auto"/>
          </w:tcPr>
          <w:p w14:paraId="58AA5E45" w14:textId="77777777" w:rsidR="00620B84" w:rsidRDefault="00620B84" w:rsidP="003A7C9A">
            <w:pPr>
              <w:jc w:val="center"/>
            </w:pPr>
          </w:p>
        </w:tc>
        <w:tc>
          <w:tcPr>
            <w:tcW w:w="519" w:type="dxa"/>
            <w:shd w:val="clear" w:color="auto" w:fill="auto"/>
          </w:tcPr>
          <w:p w14:paraId="1AEF67EB" w14:textId="77777777" w:rsidR="00620B84" w:rsidRDefault="00620B84" w:rsidP="003A7C9A">
            <w:pPr>
              <w:jc w:val="center"/>
            </w:pPr>
          </w:p>
        </w:tc>
        <w:tc>
          <w:tcPr>
            <w:tcW w:w="494" w:type="dxa"/>
            <w:shd w:val="clear" w:color="auto" w:fill="auto"/>
          </w:tcPr>
          <w:p w14:paraId="6D725698" w14:textId="77777777" w:rsidR="00620B84" w:rsidRDefault="00620B84" w:rsidP="003A7C9A">
            <w:pPr>
              <w:jc w:val="center"/>
            </w:pPr>
          </w:p>
        </w:tc>
        <w:tc>
          <w:tcPr>
            <w:tcW w:w="638" w:type="dxa"/>
            <w:shd w:val="clear" w:color="auto" w:fill="auto"/>
          </w:tcPr>
          <w:p w14:paraId="5670F636" w14:textId="77777777" w:rsidR="00620B84" w:rsidRDefault="00620B84" w:rsidP="003A7C9A">
            <w:pPr>
              <w:jc w:val="center"/>
            </w:pPr>
          </w:p>
        </w:tc>
        <w:tc>
          <w:tcPr>
            <w:tcW w:w="666" w:type="dxa"/>
            <w:shd w:val="clear" w:color="auto" w:fill="auto"/>
          </w:tcPr>
          <w:p w14:paraId="46A24C29" w14:textId="77777777" w:rsidR="00620B84" w:rsidRDefault="00620B84" w:rsidP="003A7C9A">
            <w:pPr>
              <w:jc w:val="center"/>
            </w:pPr>
          </w:p>
        </w:tc>
        <w:tc>
          <w:tcPr>
            <w:tcW w:w="995" w:type="dxa"/>
            <w:shd w:val="clear" w:color="auto" w:fill="auto"/>
          </w:tcPr>
          <w:p w14:paraId="5B5092DD" w14:textId="77777777" w:rsidR="00620B84" w:rsidRDefault="00B365EC" w:rsidP="003A7C9A">
            <w:pPr>
              <w:jc w:val="center"/>
            </w:pPr>
            <w:r>
              <w:t>Y</w:t>
            </w:r>
          </w:p>
        </w:tc>
      </w:tr>
      <w:tr w:rsidR="003A7C9A" w14:paraId="19F4F037" w14:textId="77777777" w:rsidTr="003A7C9A">
        <w:tc>
          <w:tcPr>
            <w:tcW w:w="1556" w:type="dxa"/>
            <w:shd w:val="clear" w:color="auto" w:fill="auto"/>
          </w:tcPr>
          <w:p w14:paraId="6DBD67F6" w14:textId="77777777" w:rsidR="00620B84" w:rsidRDefault="00B365EC" w:rsidP="008A4D77">
            <w:r>
              <w:t>Cowi.ca</w:t>
            </w:r>
          </w:p>
        </w:tc>
        <w:tc>
          <w:tcPr>
            <w:tcW w:w="1481" w:type="dxa"/>
            <w:shd w:val="clear" w:color="auto" w:fill="auto"/>
          </w:tcPr>
          <w:p w14:paraId="164A3BFC" w14:textId="77777777" w:rsidR="00620B84" w:rsidRDefault="00B365EC" w:rsidP="003A7C9A">
            <w:pPr>
              <w:jc w:val="center"/>
            </w:pPr>
            <w:r>
              <w:t>T</w:t>
            </w:r>
          </w:p>
        </w:tc>
        <w:tc>
          <w:tcPr>
            <w:tcW w:w="1509" w:type="dxa"/>
            <w:shd w:val="clear" w:color="auto" w:fill="auto"/>
          </w:tcPr>
          <w:p w14:paraId="38EBF083" w14:textId="77777777" w:rsidR="00620B84" w:rsidRDefault="00B365EC" w:rsidP="003A7C9A">
            <w:pPr>
              <w:jc w:val="center"/>
            </w:pPr>
            <w:r>
              <w:t>F</w:t>
            </w:r>
          </w:p>
        </w:tc>
        <w:tc>
          <w:tcPr>
            <w:tcW w:w="419" w:type="dxa"/>
            <w:shd w:val="clear" w:color="auto" w:fill="FFFF00"/>
          </w:tcPr>
          <w:p w14:paraId="4E76B3BF" w14:textId="77777777" w:rsidR="00620B84" w:rsidRDefault="00620B84" w:rsidP="003A7C9A">
            <w:pPr>
              <w:jc w:val="center"/>
            </w:pPr>
          </w:p>
        </w:tc>
        <w:tc>
          <w:tcPr>
            <w:tcW w:w="389" w:type="dxa"/>
            <w:shd w:val="clear" w:color="auto" w:fill="auto"/>
          </w:tcPr>
          <w:p w14:paraId="3ADA7E47" w14:textId="77777777" w:rsidR="00620B84" w:rsidRDefault="00620B84" w:rsidP="003A7C9A">
            <w:pPr>
              <w:jc w:val="center"/>
            </w:pPr>
          </w:p>
        </w:tc>
        <w:tc>
          <w:tcPr>
            <w:tcW w:w="390" w:type="dxa"/>
            <w:shd w:val="clear" w:color="auto" w:fill="FFFF00"/>
          </w:tcPr>
          <w:p w14:paraId="6B2B461A" w14:textId="77777777" w:rsidR="00620B84" w:rsidRDefault="00620B84" w:rsidP="003A7C9A">
            <w:pPr>
              <w:jc w:val="center"/>
            </w:pPr>
          </w:p>
        </w:tc>
        <w:tc>
          <w:tcPr>
            <w:tcW w:w="519" w:type="dxa"/>
            <w:shd w:val="clear" w:color="auto" w:fill="auto"/>
          </w:tcPr>
          <w:p w14:paraId="762D4B41" w14:textId="77777777" w:rsidR="00620B84" w:rsidRDefault="00620B84" w:rsidP="003A7C9A">
            <w:pPr>
              <w:jc w:val="center"/>
            </w:pPr>
          </w:p>
        </w:tc>
        <w:tc>
          <w:tcPr>
            <w:tcW w:w="519" w:type="dxa"/>
            <w:shd w:val="clear" w:color="auto" w:fill="auto"/>
          </w:tcPr>
          <w:p w14:paraId="42ACE789" w14:textId="77777777" w:rsidR="00620B84" w:rsidRDefault="00B365EC" w:rsidP="003A7C9A">
            <w:pPr>
              <w:jc w:val="center"/>
            </w:pPr>
            <w:r>
              <w:t>F</w:t>
            </w:r>
          </w:p>
        </w:tc>
        <w:tc>
          <w:tcPr>
            <w:tcW w:w="494" w:type="dxa"/>
            <w:shd w:val="clear" w:color="auto" w:fill="auto"/>
          </w:tcPr>
          <w:p w14:paraId="7E3B5466" w14:textId="77777777" w:rsidR="00620B84" w:rsidRDefault="00620B84" w:rsidP="003A7C9A">
            <w:pPr>
              <w:jc w:val="center"/>
            </w:pPr>
          </w:p>
        </w:tc>
        <w:tc>
          <w:tcPr>
            <w:tcW w:w="638" w:type="dxa"/>
            <w:shd w:val="clear" w:color="auto" w:fill="auto"/>
          </w:tcPr>
          <w:p w14:paraId="4521C0E5" w14:textId="77777777" w:rsidR="00620B84" w:rsidRDefault="00620B84" w:rsidP="003A7C9A">
            <w:pPr>
              <w:jc w:val="center"/>
            </w:pPr>
          </w:p>
        </w:tc>
        <w:tc>
          <w:tcPr>
            <w:tcW w:w="666" w:type="dxa"/>
            <w:shd w:val="clear" w:color="auto" w:fill="auto"/>
          </w:tcPr>
          <w:p w14:paraId="3AF1E423" w14:textId="77777777" w:rsidR="00620B84" w:rsidRDefault="00B365EC" w:rsidP="003A7C9A">
            <w:pPr>
              <w:jc w:val="center"/>
            </w:pPr>
            <w:r>
              <w:t>Y</w:t>
            </w:r>
          </w:p>
        </w:tc>
        <w:tc>
          <w:tcPr>
            <w:tcW w:w="995" w:type="dxa"/>
            <w:shd w:val="clear" w:color="auto" w:fill="auto"/>
          </w:tcPr>
          <w:p w14:paraId="6CC9EF79" w14:textId="77777777" w:rsidR="00620B84" w:rsidRDefault="00B365EC" w:rsidP="003A7C9A">
            <w:pPr>
              <w:jc w:val="center"/>
            </w:pPr>
            <w:r>
              <w:t>Y</w:t>
            </w:r>
          </w:p>
        </w:tc>
      </w:tr>
      <w:tr w:rsidR="003A7C9A" w14:paraId="4EE4015B" w14:textId="77777777" w:rsidTr="003A7C9A">
        <w:tc>
          <w:tcPr>
            <w:tcW w:w="1556" w:type="dxa"/>
            <w:shd w:val="clear" w:color="auto" w:fill="auto"/>
          </w:tcPr>
          <w:p w14:paraId="64B0402D" w14:textId="77777777" w:rsidR="00620B84" w:rsidRDefault="00B365EC" w:rsidP="008A4D77">
            <w:r>
              <w:t>Elliot.us</w:t>
            </w:r>
          </w:p>
        </w:tc>
        <w:tc>
          <w:tcPr>
            <w:tcW w:w="1481" w:type="dxa"/>
            <w:shd w:val="clear" w:color="auto" w:fill="auto"/>
          </w:tcPr>
          <w:p w14:paraId="589AE227" w14:textId="77777777" w:rsidR="00620B84" w:rsidRDefault="00B365EC" w:rsidP="003A7C9A">
            <w:pPr>
              <w:jc w:val="center"/>
            </w:pPr>
            <w:r>
              <w:t>T</w:t>
            </w:r>
          </w:p>
        </w:tc>
        <w:tc>
          <w:tcPr>
            <w:tcW w:w="1509" w:type="dxa"/>
            <w:shd w:val="clear" w:color="auto" w:fill="auto"/>
          </w:tcPr>
          <w:p w14:paraId="48E2C9E9" w14:textId="77777777" w:rsidR="00620B84" w:rsidRDefault="00B365EC" w:rsidP="003A7C9A">
            <w:pPr>
              <w:jc w:val="center"/>
            </w:pPr>
            <w:r>
              <w:t>F</w:t>
            </w:r>
          </w:p>
        </w:tc>
        <w:tc>
          <w:tcPr>
            <w:tcW w:w="419" w:type="dxa"/>
            <w:shd w:val="clear" w:color="auto" w:fill="auto"/>
          </w:tcPr>
          <w:p w14:paraId="3F68BE05" w14:textId="77777777" w:rsidR="00620B84" w:rsidRDefault="00620B84" w:rsidP="003A7C9A">
            <w:pPr>
              <w:jc w:val="center"/>
            </w:pPr>
          </w:p>
        </w:tc>
        <w:tc>
          <w:tcPr>
            <w:tcW w:w="389" w:type="dxa"/>
            <w:shd w:val="clear" w:color="auto" w:fill="auto"/>
          </w:tcPr>
          <w:p w14:paraId="304E9F82" w14:textId="77777777" w:rsidR="00620B84" w:rsidRDefault="00620B84" w:rsidP="003A7C9A">
            <w:pPr>
              <w:jc w:val="center"/>
            </w:pPr>
          </w:p>
        </w:tc>
        <w:tc>
          <w:tcPr>
            <w:tcW w:w="390" w:type="dxa"/>
            <w:shd w:val="clear" w:color="auto" w:fill="FFFF00"/>
          </w:tcPr>
          <w:p w14:paraId="534A01F6" w14:textId="77777777" w:rsidR="00620B84" w:rsidRDefault="00620B84" w:rsidP="003A7C9A">
            <w:pPr>
              <w:jc w:val="center"/>
            </w:pPr>
          </w:p>
        </w:tc>
        <w:tc>
          <w:tcPr>
            <w:tcW w:w="519" w:type="dxa"/>
            <w:shd w:val="clear" w:color="auto" w:fill="auto"/>
          </w:tcPr>
          <w:p w14:paraId="593A1BFF" w14:textId="77777777" w:rsidR="00620B84" w:rsidRDefault="00B365EC" w:rsidP="003A7C9A">
            <w:pPr>
              <w:jc w:val="center"/>
            </w:pPr>
            <w:r>
              <w:t>F</w:t>
            </w:r>
          </w:p>
        </w:tc>
        <w:tc>
          <w:tcPr>
            <w:tcW w:w="519" w:type="dxa"/>
            <w:shd w:val="clear" w:color="auto" w:fill="auto"/>
          </w:tcPr>
          <w:p w14:paraId="2550F97A" w14:textId="77777777" w:rsidR="00620B84" w:rsidRDefault="00620B84" w:rsidP="003A7C9A">
            <w:pPr>
              <w:jc w:val="center"/>
            </w:pPr>
          </w:p>
        </w:tc>
        <w:tc>
          <w:tcPr>
            <w:tcW w:w="494" w:type="dxa"/>
            <w:shd w:val="clear" w:color="auto" w:fill="auto"/>
          </w:tcPr>
          <w:p w14:paraId="2E7F901E" w14:textId="77777777" w:rsidR="00620B84" w:rsidRDefault="00620B84" w:rsidP="003A7C9A">
            <w:pPr>
              <w:jc w:val="center"/>
            </w:pPr>
          </w:p>
        </w:tc>
        <w:tc>
          <w:tcPr>
            <w:tcW w:w="638" w:type="dxa"/>
            <w:shd w:val="clear" w:color="auto" w:fill="auto"/>
          </w:tcPr>
          <w:p w14:paraId="6EC89DB8" w14:textId="77777777" w:rsidR="00620B84" w:rsidRDefault="00620B84" w:rsidP="003A7C9A">
            <w:pPr>
              <w:jc w:val="center"/>
            </w:pPr>
          </w:p>
        </w:tc>
        <w:tc>
          <w:tcPr>
            <w:tcW w:w="666" w:type="dxa"/>
            <w:shd w:val="clear" w:color="auto" w:fill="auto"/>
          </w:tcPr>
          <w:p w14:paraId="21579F58" w14:textId="77777777" w:rsidR="00620B84" w:rsidRDefault="00B365EC" w:rsidP="003A7C9A">
            <w:pPr>
              <w:jc w:val="center"/>
            </w:pPr>
            <w:r>
              <w:t>Y</w:t>
            </w:r>
          </w:p>
        </w:tc>
        <w:tc>
          <w:tcPr>
            <w:tcW w:w="995" w:type="dxa"/>
            <w:shd w:val="clear" w:color="auto" w:fill="auto"/>
          </w:tcPr>
          <w:p w14:paraId="3988C46B" w14:textId="77777777" w:rsidR="00620B84" w:rsidRDefault="00B365EC" w:rsidP="003A7C9A">
            <w:pPr>
              <w:jc w:val="center"/>
            </w:pPr>
            <w:r>
              <w:t>Y</w:t>
            </w:r>
          </w:p>
        </w:tc>
      </w:tr>
      <w:tr w:rsidR="003A7C9A" w14:paraId="2B647389" w14:textId="77777777" w:rsidTr="003A7C9A">
        <w:tc>
          <w:tcPr>
            <w:tcW w:w="1556" w:type="dxa"/>
            <w:shd w:val="clear" w:color="auto" w:fill="auto"/>
          </w:tcPr>
          <w:p w14:paraId="1C14DAA6" w14:textId="77777777" w:rsidR="00620B84" w:rsidRDefault="00B365EC" w:rsidP="008A4D77">
            <w:r>
              <w:t>Frue.ch</w:t>
            </w:r>
          </w:p>
        </w:tc>
        <w:tc>
          <w:tcPr>
            <w:tcW w:w="1481" w:type="dxa"/>
            <w:shd w:val="clear" w:color="auto" w:fill="auto"/>
          </w:tcPr>
          <w:p w14:paraId="6714DCEE" w14:textId="77777777" w:rsidR="00620B84" w:rsidRDefault="00B365EC" w:rsidP="003A7C9A">
            <w:pPr>
              <w:jc w:val="center"/>
            </w:pPr>
            <w:r>
              <w:t>F</w:t>
            </w:r>
          </w:p>
        </w:tc>
        <w:tc>
          <w:tcPr>
            <w:tcW w:w="1509" w:type="dxa"/>
            <w:shd w:val="clear" w:color="auto" w:fill="auto"/>
          </w:tcPr>
          <w:p w14:paraId="266C935E" w14:textId="77777777" w:rsidR="00620B84" w:rsidRDefault="00B365EC" w:rsidP="003A7C9A">
            <w:pPr>
              <w:jc w:val="center"/>
            </w:pPr>
            <w:r>
              <w:t>T</w:t>
            </w:r>
          </w:p>
        </w:tc>
        <w:tc>
          <w:tcPr>
            <w:tcW w:w="419" w:type="dxa"/>
            <w:shd w:val="clear" w:color="auto" w:fill="auto"/>
          </w:tcPr>
          <w:p w14:paraId="2E5E4F1F" w14:textId="77777777" w:rsidR="00620B84" w:rsidRDefault="00B365EC" w:rsidP="003A7C9A">
            <w:pPr>
              <w:jc w:val="center"/>
            </w:pPr>
            <w:r>
              <w:t>F</w:t>
            </w:r>
          </w:p>
        </w:tc>
        <w:tc>
          <w:tcPr>
            <w:tcW w:w="389" w:type="dxa"/>
            <w:shd w:val="clear" w:color="auto" w:fill="auto"/>
          </w:tcPr>
          <w:p w14:paraId="730E2729" w14:textId="77777777" w:rsidR="00620B84" w:rsidRDefault="00620B84" w:rsidP="003A7C9A">
            <w:pPr>
              <w:jc w:val="center"/>
            </w:pPr>
          </w:p>
        </w:tc>
        <w:tc>
          <w:tcPr>
            <w:tcW w:w="390" w:type="dxa"/>
            <w:shd w:val="clear" w:color="auto" w:fill="auto"/>
          </w:tcPr>
          <w:p w14:paraId="01013401" w14:textId="77777777" w:rsidR="00620B84" w:rsidRDefault="00620B84" w:rsidP="003A7C9A">
            <w:pPr>
              <w:jc w:val="center"/>
            </w:pPr>
          </w:p>
        </w:tc>
        <w:tc>
          <w:tcPr>
            <w:tcW w:w="519" w:type="dxa"/>
            <w:shd w:val="clear" w:color="auto" w:fill="auto"/>
          </w:tcPr>
          <w:p w14:paraId="2634B141" w14:textId="77777777" w:rsidR="00620B84" w:rsidRDefault="00B365EC" w:rsidP="003A7C9A">
            <w:pPr>
              <w:jc w:val="center"/>
            </w:pPr>
            <w:r>
              <w:t>F</w:t>
            </w:r>
          </w:p>
        </w:tc>
        <w:tc>
          <w:tcPr>
            <w:tcW w:w="519" w:type="dxa"/>
            <w:shd w:val="clear" w:color="auto" w:fill="auto"/>
          </w:tcPr>
          <w:p w14:paraId="4E80C881" w14:textId="77777777" w:rsidR="00620B84" w:rsidRDefault="00B365EC" w:rsidP="003A7C9A">
            <w:pPr>
              <w:jc w:val="center"/>
            </w:pPr>
            <w:r>
              <w:t>F</w:t>
            </w:r>
          </w:p>
        </w:tc>
        <w:tc>
          <w:tcPr>
            <w:tcW w:w="494" w:type="dxa"/>
            <w:shd w:val="clear" w:color="auto" w:fill="auto"/>
          </w:tcPr>
          <w:p w14:paraId="3D98E38E" w14:textId="77777777" w:rsidR="00620B84" w:rsidRDefault="00620B84" w:rsidP="003A7C9A">
            <w:pPr>
              <w:jc w:val="center"/>
            </w:pPr>
          </w:p>
        </w:tc>
        <w:tc>
          <w:tcPr>
            <w:tcW w:w="638" w:type="dxa"/>
            <w:shd w:val="clear" w:color="auto" w:fill="FFFF00"/>
          </w:tcPr>
          <w:p w14:paraId="2D5E82EC" w14:textId="77777777" w:rsidR="00620B84" w:rsidRDefault="00620B84" w:rsidP="003A7C9A">
            <w:pPr>
              <w:jc w:val="center"/>
            </w:pPr>
          </w:p>
        </w:tc>
        <w:tc>
          <w:tcPr>
            <w:tcW w:w="666" w:type="dxa"/>
            <w:shd w:val="clear" w:color="auto" w:fill="auto"/>
          </w:tcPr>
          <w:p w14:paraId="1DD16463" w14:textId="77777777" w:rsidR="00620B84" w:rsidRDefault="00B365EC" w:rsidP="003A7C9A">
            <w:pPr>
              <w:jc w:val="center"/>
            </w:pPr>
            <w:r>
              <w:t>Y</w:t>
            </w:r>
          </w:p>
        </w:tc>
        <w:tc>
          <w:tcPr>
            <w:tcW w:w="995" w:type="dxa"/>
            <w:shd w:val="clear" w:color="auto" w:fill="auto"/>
          </w:tcPr>
          <w:p w14:paraId="0504FCD7" w14:textId="77777777" w:rsidR="00620B84" w:rsidRDefault="00B365EC" w:rsidP="003A7C9A">
            <w:pPr>
              <w:jc w:val="center"/>
            </w:pPr>
            <w:r>
              <w:t>Y</w:t>
            </w:r>
          </w:p>
        </w:tc>
      </w:tr>
      <w:tr w:rsidR="003A7C9A" w14:paraId="26B1E0E9" w14:textId="77777777" w:rsidTr="003A7C9A">
        <w:tc>
          <w:tcPr>
            <w:tcW w:w="1556" w:type="dxa"/>
            <w:shd w:val="clear" w:color="auto" w:fill="auto"/>
          </w:tcPr>
          <w:p w14:paraId="47B127C9" w14:textId="77777777" w:rsidR="00620B84" w:rsidRDefault="00B365EC" w:rsidP="008A4D77">
            <w:r>
              <w:t>Gilb.za</w:t>
            </w:r>
          </w:p>
        </w:tc>
        <w:tc>
          <w:tcPr>
            <w:tcW w:w="1481" w:type="dxa"/>
            <w:shd w:val="clear" w:color="auto" w:fill="auto"/>
          </w:tcPr>
          <w:p w14:paraId="72501BC3" w14:textId="77777777" w:rsidR="00620B84" w:rsidRDefault="00B365EC" w:rsidP="003A7C9A">
            <w:pPr>
              <w:jc w:val="center"/>
            </w:pPr>
            <w:r>
              <w:t>T</w:t>
            </w:r>
          </w:p>
        </w:tc>
        <w:tc>
          <w:tcPr>
            <w:tcW w:w="1509" w:type="dxa"/>
            <w:shd w:val="clear" w:color="auto" w:fill="auto"/>
          </w:tcPr>
          <w:p w14:paraId="06460E91" w14:textId="77777777" w:rsidR="00620B84" w:rsidRDefault="00B365EC" w:rsidP="003A7C9A">
            <w:pPr>
              <w:jc w:val="center"/>
            </w:pPr>
            <w:r>
              <w:t>F</w:t>
            </w:r>
          </w:p>
        </w:tc>
        <w:tc>
          <w:tcPr>
            <w:tcW w:w="419" w:type="dxa"/>
            <w:shd w:val="clear" w:color="auto" w:fill="auto"/>
          </w:tcPr>
          <w:p w14:paraId="48A97491" w14:textId="77777777" w:rsidR="00620B84" w:rsidRDefault="00B365EC" w:rsidP="003A7C9A">
            <w:pPr>
              <w:jc w:val="center"/>
            </w:pPr>
            <w:r>
              <w:t>F</w:t>
            </w:r>
          </w:p>
        </w:tc>
        <w:tc>
          <w:tcPr>
            <w:tcW w:w="389" w:type="dxa"/>
            <w:shd w:val="clear" w:color="auto" w:fill="FFFF00"/>
          </w:tcPr>
          <w:p w14:paraId="27E9B8BE" w14:textId="77777777" w:rsidR="00620B84" w:rsidRDefault="00B365EC" w:rsidP="003A7C9A">
            <w:pPr>
              <w:jc w:val="center"/>
            </w:pPr>
            <w:r>
              <w:t>F</w:t>
            </w:r>
          </w:p>
        </w:tc>
        <w:tc>
          <w:tcPr>
            <w:tcW w:w="390" w:type="dxa"/>
            <w:shd w:val="clear" w:color="auto" w:fill="FFFF00"/>
          </w:tcPr>
          <w:p w14:paraId="4C61113D" w14:textId="77777777" w:rsidR="00620B84" w:rsidRDefault="00620B84" w:rsidP="003A7C9A">
            <w:pPr>
              <w:jc w:val="center"/>
            </w:pPr>
          </w:p>
        </w:tc>
        <w:tc>
          <w:tcPr>
            <w:tcW w:w="519" w:type="dxa"/>
            <w:shd w:val="clear" w:color="auto" w:fill="auto"/>
          </w:tcPr>
          <w:p w14:paraId="42DF1E30" w14:textId="77777777" w:rsidR="00620B84" w:rsidRDefault="00B365EC" w:rsidP="003A7C9A">
            <w:pPr>
              <w:jc w:val="center"/>
            </w:pPr>
            <w:r>
              <w:t>F</w:t>
            </w:r>
          </w:p>
        </w:tc>
        <w:tc>
          <w:tcPr>
            <w:tcW w:w="519" w:type="dxa"/>
            <w:shd w:val="clear" w:color="auto" w:fill="auto"/>
          </w:tcPr>
          <w:p w14:paraId="0495E6CA" w14:textId="77777777" w:rsidR="00620B84" w:rsidRDefault="00B365EC" w:rsidP="003A7C9A">
            <w:pPr>
              <w:jc w:val="center"/>
            </w:pPr>
            <w:r>
              <w:t>F</w:t>
            </w:r>
          </w:p>
        </w:tc>
        <w:tc>
          <w:tcPr>
            <w:tcW w:w="494" w:type="dxa"/>
            <w:shd w:val="clear" w:color="auto" w:fill="auto"/>
          </w:tcPr>
          <w:p w14:paraId="05C39493" w14:textId="77777777" w:rsidR="00620B84" w:rsidRDefault="00B365EC" w:rsidP="003A7C9A">
            <w:pPr>
              <w:jc w:val="center"/>
            </w:pPr>
            <w:r>
              <w:t>F</w:t>
            </w:r>
          </w:p>
        </w:tc>
        <w:tc>
          <w:tcPr>
            <w:tcW w:w="638" w:type="dxa"/>
            <w:shd w:val="clear" w:color="auto" w:fill="auto"/>
          </w:tcPr>
          <w:p w14:paraId="3B277FED" w14:textId="77777777" w:rsidR="00620B84" w:rsidRDefault="00620B84" w:rsidP="003A7C9A">
            <w:pPr>
              <w:jc w:val="center"/>
            </w:pPr>
          </w:p>
        </w:tc>
        <w:tc>
          <w:tcPr>
            <w:tcW w:w="666" w:type="dxa"/>
            <w:shd w:val="clear" w:color="auto" w:fill="auto"/>
          </w:tcPr>
          <w:p w14:paraId="75638D99" w14:textId="77777777" w:rsidR="00620B84" w:rsidRDefault="00B365EC" w:rsidP="003A7C9A">
            <w:pPr>
              <w:jc w:val="center"/>
            </w:pPr>
            <w:r>
              <w:t>Y</w:t>
            </w:r>
          </w:p>
        </w:tc>
        <w:tc>
          <w:tcPr>
            <w:tcW w:w="995" w:type="dxa"/>
            <w:shd w:val="clear" w:color="auto" w:fill="auto"/>
          </w:tcPr>
          <w:p w14:paraId="073C1302" w14:textId="77777777" w:rsidR="00620B84" w:rsidRDefault="00B365EC" w:rsidP="003A7C9A">
            <w:pPr>
              <w:jc w:val="center"/>
            </w:pPr>
            <w:r>
              <w:t>Y</w:t>
            </w:r>
          </w:p>
        </w:tc>
      </w:tr>
      <w:tr w:rsidR="003A7C9A" w14:paraId="3FBA1286" w14:textId="77777777" w:rsidTr="003A7C9A">
        <w:tc>
          <w:tcPr>
            <w:tcW w:w="1556" w:type="dxa"/>
            <w:shd w:val="clear" w:color="auto" w:fill="auto"/>
          </w:tcPr>
          <w:p w14:paraId="110E126E" w14:textId="77777777" w:rsidR="00620B84" w:rsidRDefault="00B365EC" w:rsidP="008A4D77">
            <w:r>
              <w:t>Hall.us</w:t>
            </w:r>
          </w:p>
        </w:tc>
        <w:tc>
          <w:tcPr>
            <w:tcW w:w="1481" w:type="dxa"/>
            <w:shd w:val="clear" w:color="auto" w:fill="auto"/>
          </w:tcPr>
          <w:p w14:paraId="63E5B9E2" w14:textId="77777777" w:rsidR="00620B84" w:rsidRDefault="00B365EC" w:rsidP="003A7C9A">
            <w:pPr>
              <w:jc w:val="center"/>
            </w:pPr>
            <w:r>
              <w:t>T</w:t>
            </w:r>
          </w:p>
        </w:tc>
        <w:tc>
          <w:tcPr>
            <w:tcW w:w="1509" w:type="dxa"/>
            <w:shd w:val="clear" w:color="auto" w:fill="auto"/>
          </w:tcPr>
          <w:p w14:paraId="7F190E94" w14:textId="77777777" w:rsidR="00620B84" w:rsidRDefault="00B365EC" w:rsidP="003A7C9A">
            <w:pPr>
              <w:jc w:val="center"/>
            </w:pPr>
            <w:r>
              <w:t>F</w:t>
            </w:r>
          </w:p>
        </w:tc>
        <w:tc>
          <w:tcPr>
            <w:tcW w:w="419" w:type="dxa"/>
            <w:shd w:val="clear" w:color="auto" w:fill="FFFF00"/>
          </w:tcPr>
          <w:p w14:paraId="7F515127" w14:textId="77777777" w:rsidR="00620B84" w:rsidRDefault="00B365EC" w:rsidP="003A7C9A">
            <w:pPr>
              <w:jc w:val="center"/>
            </w:pPr>
            <w:r>
              <w:t>F</w:t>
            </w:r>
          </w:p>
        </w:tc>
        <w:tc>
          <w:tcPr>
            <w:tcW w:w="389" w:type="dxa"/>
            <w:shd w:val="clear" w:color="auto" w:fill="auto"/>
          </w:tcPr>
          <w:p w14:paraId="6DA33C14" w14:textId="77777777" w:rsidR="00620B84" w:rsidRDefault="00620B84" w:rsidP="003A7C9A">
            <w:pPr>
              <w:jc w:val="center"/>
            </w:pPr>
          </w:p>
        </w:tc>
        <w:tc>
          <w:tcPr>
            <w:tcW w:w="390" w:type="dxa"/>
            <w:shd w:val="clear" w:color="auto" w:fill="auto"/>
          </w:tcPr>
          <w:p w14:paraId="2A44AF4C" w14:textId="77777777" w:rsidR="00620B84" w:rsidRDefault="00620B84" w:rsidP="003A7C9A">
            <w:pPr>
              <w:jc w:val="center"/>
            </w:pPr>
          </w:p>
        </w:tc>
        <w:tc>
          <w:tcPr>
            <w:tcW w:w="519" w:type="dxa"/>
            <w:shd w:val="clear" w:color="auto" w:fill="auto"/>
          </w:tcPr>
          <w:p w14:paraId="2805BCF8" w14:textId="77777777" w:rsidR="00620B84" w:rsidRDefault="00B365EC" w:rsidP="003A7C9A">
            <w:pPr>
              <w:jc w:val="center"/>
            </w:pPr>
            <w:r>
              <w:t>F</w:t>
            </w:r>
          </w:p>
        </w:tc>
        <w:tc>
          <w:tcPr>
            <w:tcW w:w="519" w:type="dxa"/>
            <w:shd w:val="clear" w:color="auto" w:fill="auto"/>
          </w:tcPr>
          <w:p w14:paraId="7F2F3F12" w14:textId="77777777" w:rsidR="00620B84" w:rsidRDefault="00620B84" w:rsidP="003A7C9A">
            <w:pPr>
              <w:jc w:val="center"/>
            </w:pPr>
          </w:p>
        </w:tc>
        <w:tc>
          <w:tcPr>
            <w:tcW w:w="494" w:type="dxa"/>
            <w:shd w:val="clear" w:color="auto" w:fill="auto"/>
          </w:tcPr>
          <w:p w14:paraId="52939298" w14:textId="77777777" w:rsidR="00620B84" w:rsidRDefault="00620B84" w:rsidP="003A7C9A">
            <w:pPr>
              <w:jc w:val="center"/>
            </w:pPr>
          </w:p>
        </w:tc>
        <w:tc>
          <w:tcPr>
            <w:tcW w:w="638" w:type="dxa"/>
            <w:shd w:val="clear" w:color="auto" w:fill="auto"/>
          </w:tcPr>
          <w:p w14:paraId="026BB135" w14:textId="77777777" w:rsidR="00620B84" w:rsidRDefault="00620B84" w:rsidP="003A7C9A">
            <w:pPr>
              <w:jc w:val="center"/>
            </w:pPr>
          </w:p>
        </w:tc>
        <w:tc>
          <w:tcPr>
            <w:tcW w:w="666" w:type="dxa"/>
            <w:shd w:val="clear" w:color="auto" w:fill="auto"/>
          </w:tcPr>
          <w:p w14:paraId="7879E583" w14:textId="77777777" w:rsidR="00620B84" w:rsidRDefault="00B365EC" w:rsidP="003A7C9A">
            <w:pPr>
              <w:jc w:val="center"/>
            </w:pPr>
            <w:r>
              <w:t>Y</w:t>
            </w:r>
          </w:p>
        </w:tc>
        <w:tc>
          <w:tcPr>
            <w:tcW w:w="995" w:type="dxa"/>
            <w:shd w:val="clear" w:color="auto" w:fill="auto"/>
          </w:tcPr>
          <w:p w14:paraId="7766D9AF" w14:textId="77777777" w:rsidR="00620B84" w:rsidRDefault="00B365EC" w:rsidP="003A7C9A">
            <w:pPr>
              <w:jc w:val="center"/>
            </w:pPr>
            <w:r>
              <w:t>Y</w:t>
            </w:r>
          </w:p>
        </w:tc>
      </w:tr>
      <w:tr w:rsidR="003A7C9A" w14:paraId="4DB04681" w14:textId="77777777" w:rsidTr="003A7C9A">
        <w:tc>
          <w:tcPr>
            <w:tcW w:w="1556" w:type="dxa"/>
            <w:shd w:val="clear" w:color="auto" w:fill="auto"/>
          </w:tcPr>
          <w:p w14:paraId="60657392" w14:textId="77777777" w:rsidR="00620B84" w:rsidRDefault="00B365EC" w:rsidP="008A4D77">
            <w:r>
              <w:t>Hart.us</w:t>
            </w:r>
          </w:p>
        </w:tc>
        <w:tc>
          <w:tcPr>
            <w:tcW w:w="1481" w:type="dxa"/>
            <w:shd w:val="clear" w:color="auto" w:fill="auto"/>
          </w:tcPr>
          <w:p w14:paraId="2F0FA086" w14:textId="77777777" w:rsidR="00620B84" w:rsidRDefault="00B365EC" w:rsidP="003A7C9A">
            <w:pPr>
              <w:jc w:val="center"/>
            </w:pPr>
            <w:r>
              <w:t>T</w:t>
            </w:r>
          </w:p>
        </w:tc>
        <w:tc>
          <w:tcPr>
            <w:tcW w:w="1509" w:type="dxa"/>
            <w:shd w:val="clear" w:color="auto" w:fill="auto"/>
          </w:tcPr>
          <w:p w14:paraId="058E1185" w14:textId="77777777" w:rsidR="00620B84" w:rsidRDefault="00B365EC" w:rsidP="003A7C9A">
            <w:pPr>
              <w:jc w:val="center"/>
            </w:pPr>
            <w:r>
              <w:t>F</w:t>
            </w:r>
          </w:p>
        </w:tc>
        <w:tc>
          <w:tcPr>
            <w:tcW w:w="419" w:type="dxa"/>
            <w:shd w:val="clear" w:color="auto" w:fill="auto"/>
          </w:tcPr>
          <w:p w14:paraId="3642D0D1" w14:textId="77777777" w:rsidR="00620B84" w:rsidRDefault="00620B84" w:rsidP="003A7C9A">
            <w:pPr>
              <w:jc w:val="center"/>
            </w:pPr>
          </w:p>
        </w:tc>
        <w:tc>
          <w:tcPr>
            <w:tcW w:w="389" w:type="dxa"/>
            <w:shd w:val="clear" w:color="auto" w:fill="auto"/>
          </w:tcPr>
          <w:p w14:paraId="3C51AFED" w14:textId="77777777" w:rsidR="00620B84" w:rsidRDefault="00B365EC" w:rsidP="003A7C9A">
            <w:pPr>
              <w:jc w:val="center"/>
            </w:pPr>
            <w:r>
              <w:t>F</w:t>
            </w:r>
          </w:p>
        </w:tc>
        <w:tc>
          <w:tcPr>
            <w:tcW w:w="390" w:type="dxa"/>
            <w:shd w:val="clear" w:color="auto" w:fill="auto"/>
          </w:tcPr>
          <w:p w14:paraId="24D6F44F" w14:textId="77777777" w:rsidR="00620B84" w:rsidRDefault="00620B84" w:rsidP="003A7C9A">
            <w:pPr>
              <w:jc w:val="center"/>
            </w:pPr>
          </w:p>
        </w:tc>
        <w:tc>
          <w:tcPr>
            <w:tcW w:w="519" w:type="dxa"/>
            <w:shd w:val="clear" w:color="auto" w:fill="auto"/>
          </w:tcPr>
          <w:p w14:paraId="6567530A" w14:textId="77777777" w:rsidR="00620B84" w:rsidRDefault="00B365EC" w:rsidP="003A7C9A">
            <w:pPr>
              <w:jc w:val="center"/>
            </w:pPr>
            <w:r>
              <w:t>F</w:t>
            </w:r>
          </w:p>
        </w:tc>
        <w:tc>
          <w:tcPr>
            <w:tcW w:w="519" w:type="dxa"/>
            <w:shd w:val="clear" w:color="auto" w:fill="auto"/>
          </w:tcPr>
          <w:p w14:paraId="47E98664" w14:textId="77777777" w:rsidR="00620B84" w:rsidRDefault="00B365EC" w:rsidP="003A7C9A">
            <w:pPr>
              <w:jc w:val="center"/>
            </w:pPr>
            <w:r>
              <w:t>F</w:t>
            </w:r>
          </w:p>
        </w:tc>
        <w:tc>
          <w:tcPr>
            <w:tcW w:w="494" w:type="dxa"/>
            <w:shd w:val="clear" w:color="auto" w:fill="auto"/>
          </w:tcPr>
          <w:p w14:paraId="64D58969" w14:textId="77777777" w:rsidR="00620B84" w:rsidRDefault="00B365EC" w:rsidP="003A7C9A">
            <w:pPr>
              <w:jc w:val="center"/>
            </w:pPr>
            <w:r>
              <w:t>F</w:t>
            </w:r>
          </w:p>
        </w:tc>
        <w:tc>
          <w:tcPr>
            <w:tcW w:w="638" w:type="dxa"/>
            <w:shd w:val="clear" w:color="auto" w:fill="auto"/>
          </w:tcPr>
          <w:p w14:paraId="6F056E3D" w14:textId="77777777" w:rsidR="00620B84" w:rsidRDefault="00620B84" w:rsidP="003A7C9A">
            <w:pPr>
              <w:jc w:val="center"/>
            </w:pPr>
          </w:p>
        </w:tc>
        <w:tc>
          <w:tcPr>
            <w:tcW w:w="666" w:type="dxa"/>
            <w:shd w:val="clear" w:color="auto" w:fill="auto"/>
          </w:tcPr>
          <w:p w14:paraId="3E6305FB" w14:textId="77777777" w:rsidR="00620B84" w:rsidRDefault="00B365EC" w:rsidP="003A7C9A">
            <w:pPr>
              <w:jc w:val="center"/>
            </w:pPr>
            <w:r>
              <w:t>Y</w:t>
            </w:r>
          </w:p>
        </w:tc>
        <w:tc>
          <w:tcPr>
            <w:tcW w:w="995" w:type="dxa"/>
            <w:shd w:val="clear" w:color="auto" w:fill="auto"/>
          </w:tcPr>
          <w:p w14:paraId="77E956B5" w14:textId="77777777" w:rsidR="00620B84" w:rsidRDefault="00B365EC" w:rsidP="003A7C9A">
            <w:pPr>
              <w:jc w:val="center"/>
            </w:pPr>
            <w:r>
              <w:t>Y</w:t>
            </w:r>
          </w:p>
        </w:tc>
      </w:tr>
      <w:tr w:rsidR="003A7C9A" w14:paraId="380D7D9D" w14:textId="77777777" w:rsidTr="003A7C9A">
        <w:tc>
          <w:tcPr>
            <w:tcW w:w="1556" w:type="dxa"/>
            <w:shd w:val="clear" w:color="auto" w:fill="auto"/>
          </w:tcPr>
          <w:p w14:paraId="7E8D9A4D" w14:textId="77777777" w:rsidR="00620B84" w:rsidRDefault="00B365EC" w:rsidP="008A4D77">
            <w:r>
              <w:t>Hero.uk</w:t>
            </w:r>
          </w:p>
        </w:tc>
        <w:tc>
          <w:tcPr>
            <w:tcW w:w="1481" w:type="dxa"/>
            <w:shd w:val="clear" w:color="auto" w:fill="auto"/>
          </w:tcPr>
          <w:p w14:paraId="19657B34" w14:textId="77777777" w:rsidR="00620B84" w:rsidRDefault="00B365EC" w:rsidP="003A7C9A">
            <w:pPr>
              <w:jc w:val="center"/>
            </w:pPr>
            <w:r>
              <w:t>T</w:t>
            </w:r>
          </w:p>
        </w:tc>
        <w:tc>
          <w:tcPr>
            <w:tcW w:w="1509" w:type="dxa"/>
            <w:shd w:val="clear" w:color="auto" w:fill="auto"/>
          </w:tcPr>
          <w:p w14:paraId="65343DD9" w14:textId="77777777" w:rsidR="00620B84" w:rsidRDefault="00B365EC" w:rsidP="003A7C9A">
            <w:pPr>
              <w:jc w:val="center"/>
            </w:pPr>
            <w:r>
              <w:t>F</w:t>
            </w:r>
          </w:p>
        </w:tc>
        <w:tc>
          <w:tcPr>
            <w:tcW w:w="419" w:type="dxa"/>
            <w:shd w:val="clear" w:color="auto" w:fill="FFFF00"/>
          </w:tcPr>
          <w:p w14:paraId="2035A45F" w14:textId="77777777" w:rsidR="00620B84" w:rsidRDefault="00620B84" w:rsidP="003A7C9A">
            <w:pPr>
              <w:jc w:val="center"/>
            </w:pPr>
          </w:p>
        </w:tc>
        <w:tc>
          <w:tcPr>
            <w:tcW w:w="389" w:type="dxa"/>
            <w:shd w:val="clear" w:color="auto" w:fill="auto"/>
          </w:tcPr>
          <w:p w14:paraId="44EF91A0" w14:textId="77777777" w:rsidR="00620B84" w:rsidRDefault="00620B84" w:rsidP="003A7C9A">
            <w:pPr>
              <w:jc w:val="center"/>
            </w:pPr>
          </w:p>
        </w:tc>
        <w:tc>
          <w:tcPr>
            <w:tcW w:w="390" w:type="dxa"/>
            <w:shd w:val="clear" w:color="auto" w:fill="auto"/>
          </w:tcPr>
          <w:p w14:paraId="35B27B0C" w14:textId="77777777" w:rsidR="00620B84" w:rsidRDefault="00620B84" w:rsidP="003A7C9A">
            <w:pPr>
              <w:jc w:val="center"/>
            </w:pPr>
          </w:p>
        </w:tc>
        <w:tc>
          <w:tcPr>
            <w:tcW w:w="519" w:type="dxa"/>
            <w:shd w:val="clear" w:color="auto" w:fill="auto"/>
          </w:tcPr>
          <w:p w14:paraId="1B273F9F" w14:textId="77777777" w:rsidR="00620B84" w:rsidRDefault="00620B84" w:rsidP="003A7C9A">
            <w:pPr>
              <w:jc w:val="center"/>
            </w:pPr>
          </w:p>
        </w:tc>
        <w:tc>
          <w:tcPr>
            <w:tcW w:w="519" w:type="dxa"/>
            <w:shd w:val="clear" w:color="auto" w:fill="auto"/>
          </w:tcPr>
          <w:p w14:paraId="4BC07C72" w14:textId="77777777" w:rsidR="00620B84" w:rsidRDefault="00620B84" w:rsidP="003A7C9A">
            <w:pPr>
              <w:jc w:val="center"/>
            </w:pPr>
          </w:p>
        </w:tc>
        <w:tc>
          <w:tcPr>
            <w:tcW w:w="494" w:type="dxa"/>
            <w:shd w:val="clear" w:color="auto" w:fill="auto"/>
          </w:tcPr>
          <w:p w14:paraId="3272F868" w14:textId="77777777" w:rsidR="00620B84" w:rsidRDefault="00620B84" w:rsidP="003A7C9A">
            <w:pPr>
              <w:jc w:val="center"/>
            </w:pPr>
          </w:p>
        </w:tc>
        <w:tc>
          <w:tcPr>
            <w:tcW w:w="638" w:type="dxa"/>
            <w:shd w:val="clear" w:color="auto" w:fill="auto"/>
          </w:tcPr>
          <w:p w14:paraId="7FB08332" w14:textId="77777777" w:rsidR="00620B84" w:rsidRDefault="00620B84" w:rsidP="003A7C9A">
            <w:pPr>
              <w:jc w:val="center"/>
            </w:pPr>
          </w:p>
        </w:tc>
        <w:tc>
          <w:tcPr>
            <w:tcW w:w="666" w:type="dxa"/>
            <w:shd w:val="clear" w:color="auto" w:fill="auto"/>
          </w:tcPr>
          <w:p w14:paraId="31A61811" w14:textId="77777777" w:rsidR="00620B84" w:rsidRDefault="00B365EC" w:rsidP="003A7C9A">
            <w:pPr>
              <w:jc w:val="center"/>
            </w:pPr>
            <w:r>
              <w:t>Y</w:t>
            </w:r>
          </w:p>
        </w:tc>
        <w:tc>
          <w:tcPr>
            <w:tcW w:w="995" w:type="dxa"/>
            <w:shd w:val="clear" w:color="auto" w:fill="auto"/>
          </w:tcPr>
          <w:p w14:paraId="4BF6043D" w14:textId="77777777" w:rsidR="00620B84" w:rsidRDefault="00B365EC" w:rsidP="003A7C9A">
            <w:pPr>
              <w:jc w:val="center"/>
            </w:pPr>
            <w:r>
              <w:t>Y</w:t>
            </w:r>
          </w:p>
        </w:tc>
      </w:tr>
      <w:tr w:rsidR="003A7C9A" w14:paraId="3F2065F0" w14:textId="77777777" w:rsidTr="003A7C9A">
        <w:tc>
          <w:tcPr>
            <w:tcW w:w="1556" w:type="dxa"/>
            <w:shd w:val="clear" w:color="auto" w:fill="auto"/>
          </w:tcPr>
          <w:p w14:paraId="7898C7A0" w14:textId="77777777" w:rsidR="00620B84" w:rsidRDefault="00B365EC" w:rsidP="008A4D77">
            <w:r>
              <w:t>Hnvr.us</w:t>
            </w:r>
          </w:p>
        </w:tc>
        <w:tc>
          <w:tcPr>
            <w:tcW w:w="1481" w:type="dxa"/>
            <w:shd w:val="clear" w:color="auto" w:fill="auto"/>
          </w:tcPr>
          <w:p w14:paraId="182F2BEE" w14:textId="77777777" w:rsidR="00620B84" w:rsidRDefault="00B365EC" w:rsidP="003A7C9A">
            <w:pPr>
              <w:jc w:val="center"/>
            </w:pPr>
            <w:r>
              <w:t>F</w:t>
            </w:r>
          </w:p>
        </w:tc>
        <w:tc>
          <w:tcPr>
            <w:tcW w:w="1509" w:type="dxa"/>
            <w:shd w:val="clear" w:color="auto" w:fill="auto"/>
          </w:tcPr>
          <w:p w14:paraId="64B50507" w14:textId="77777777" w:rsidR="00620B84" w:rsidRDefault="00B365EC" w:rsidP="003A7C9A">
            <w:pPr>
              <w:jc w:val="center"/>
            </w:pPr>
            <w:r>
              <w:t>T</w:t>
            </w:r>
          </w:p>
        </w:tc>
        <w:tc>
          <w:tcPr>
            <w:tcW w:w="419" w:type="dxa"/>
            <w:shd w:val="clear" w:color="auto" w:fill="FFFF00"/>
          </w:tcPr>
          <w:p w14:paraId="0F8EC6E5" w14:textId="77777777" w:rsidR="00620B84" w:rsidRDefault="00620B84" w:rsidP="003A7C9A">
            <w:pPr>
              <w:jc w:val="center"/>
            </w:pPr>
          </w:p>
        </w:tc>
        <w:tc>
          <w:tcPr>
            <w:tcW w:w="389" w:type="dxa"/>
            <w:shd w:val="clear" w:color="auto" w:fill="FFFF00"/>
          </w:tcPr>
          <w:p w14:paraId="73710180" w14:textId="77777777" w:rsidR="00620B84" w:rsidRDefault="00620B84" w:rsidP="003A7C9A">
            <w:pPr>
              <w:jc w:val="center"/>
            </w:pPr>
          </w:p>
        </w:tc>
        <w:tc>
          <w:tcPr>
            <w:tcW w:w="390" w:type="dxa"/>
            <w:shd w:val="clear" w:color="auto" w:fill="auto"/>
          </w:tcPr>
          <w:p w14:paraId="51538230" w14:textId="77777777" w:rsidR="00620B84" w:rsidRDefault="00620B84" w:rsidP="003A7C9A">
            <w:pPr>
              <w:jc w:val="center"/>
            </w:pPr>
          </w:p>
        </w:tc>
        <w:tc>
          <w:tcPr>
            <w:tcW w:w="519" w:type="dxa"/>
            <w:shd w:val="clear" w:color="auto" w:fill="auto"/>
          </w:tcPr>
          <w:p w14:paraId="0BB63A7E" w14:textId="77777777" w:rsidR="00620B84" w:rsidRDefault="00620B84" w:rsidP="003A7C9A">
            <w:pPr>
              <w:jc w:val="center"/>
            </w:pPr>
          </w:p>
        </w:tc>
        <w:tc>
          <w:tcPr>
            <w:tcW w:w="519" w:type="dxa"/>
            <w:shd w:val="clear" w:color="auto" w:fill="FFFF00"/>
          </w:tcPr>
          <w:p w14:paraId="68EE9916" w14:textId="77777777" w:rsidR="00620B84" w:rsidRDefault="00620B84" w:rsidP="003A7C9A">
            <w:pPr>
              <w:jc w:val="center"/>
            </w:pPr>
          </w:p>
        </w:tc>
        <w:tc>
          <w:tcPr>
            <w:tcW w:w="494" w:type="dxa"/>
            <w:shd w:val="clear" w:color="auto" w:fill="FFFF00"/>
          </w:tcPr>
          <w:p w14:paraId="2473CC5E" w14:textId="77777777" w:rsidR="00620B84" w:rsidRDefault="00620B84" w:rsidP="003A7C9A">
            <w:pPr>
              <w:jc w:val="center"/>
            </w:pPr>
          </w:p>
        </w:tc>
        <w:tc>
          <w:tcPr>
            <w:tcW w:w="638" w:type="dxa"/>
            <w:shd w:val="clear" w:color="auto" w:fill="FFFF00"/>
          </w:tcPr>
          <w:p w14:paraId="0973F0CB" w14:textId="77777777" w:rsidR="00620B84" w:rsidRDefault="00620B84" w:rsidP="003A7C9A">
            <w:pPr>
              <w:jc w:val="center"/>
            </w:pPr>
          </w:p>
        </w:tc>
        <w:tc>
          <w:tcPr>
            <w:tcW w:w="666" w:type="dxa"/>
            <w:shd w:val="clear" w:color="auto" w:fill="auto"/>
          </w:tcPr>
          <w:p w14:paraId="3FE94987" w14:textId="77777777" w:rsidR="00620B84" w:rsidRDefault="00B365EC" w:rsidP="003A7C9A">
            <w:pPr>
              <w:jc w:val="center"/>
            </w:pPr>
            <w:r>
              <w:t>Y</w:t>
            </w:r>
          </w:p>
        </w:tc>
        <w:tc>
          <w:tcPr>
            <w:tcW w:w="995" w:type="dxa"/>
            <w:shd w:val="clear" w:color="auto" w:fill="auto"/>
          </w:tcPr>
          <w:p w14:paraId="73B69934" w14:textId="77777777" w:rsidR="00620B84" w:rsidRDefault="00B365EC" w:rsidP="003A7C9A">
            <w:pPr>
              <w:jc w:val="center"/>
            </w:pPr>
            <w:r>
              <w:t>Y</w:t>
            </w:r>
          </w:p>
        </w:tc>
      </w:tr>
      <w:tr w:rsidR="003A7C9A" w14:paraId="7160079A" w14:textId="77777777" w:rsidTr="003A7C9A">
        <w:tc>
          <w:tcPr>
            <w:tcW w:w="1556" w:type="dxa"/>
            <w:shd w:val="clear" w:color="auto" w:fill="D9D9D9" w:themeFill="background1" w:themeFillShade="D9"/>
          </w:tcPr>
          <w:p w14:paraId="58F38060" w14:textId="77777777" w:rsidR="00620B84" w:rsidRDefault="00B365EC" w:rsidP="008A4D77">
            <w:r>
              <w:t>Hopl.us</w:t>
            </w:r>
          </w:p>
        </w:tc>
        <w:tc>
          <w:tcPr>
            <w:tcW w:w="1481" w:type="dxa"/>
            <w:shd w:val="clear" w:color="auto" w:fill="D9D9D9" w:themeFill="background1" w:themeFillShade="D9"/>
          </w:tcPr>
          <w:p w14:paraId="1090DB10" w14:textId="77777777" w:rsidR="00620B84" w:rsidRDefault="00B365EC" w:rsidP="003A7C9A">
            <w:pPr>
              <w:jc w:val="center"/>
            </w:pPr>
            <w:r>
              <w:t>T</w:t>
            </w:r>
          </w:p>
        </w:tc>
        <w:tc>
          <w:tcPr>
            <w:tcW w:w="1509" w:type="dxa"/>
            <w:shd w:val="clear" w:color="auto" w:fill="D9D9D9" w:themeFill="background1" w:themeFillShade="D9"/>
          </w:tcPr>
          <w:p w14:paraId="2030B5C7" w14:textId="77777777" w:rsidR="00620B84" w:rsidRDefault="00620B84" w:rsidP="003A7C9A">
            <w:pPr>
              <w:jc w:val="center"/>
            </w:pPr>
          </w:p>
        </w:tc>
        <w:tc>
          <w:tcPr>
            <w:tcW w:w="419" w:type="dxa"/>
            <w:shd w:val="clear" w:color="auto" w:fill="D9D9D9" w:themeFill="background1" w:themeFillShade="D9"/>
          </w:tcPr>
          <w:p w14:paraId="07BA5948" w14:textId="77777777" w:rsidR="00620B84" w:rsidRDefault="00620B84" w:rsidP="003A7C9A">
            <w:pPr>
              <w:jc w:val="center"/>
            </w:pPr>
          </w:p>
        </w:tc>
        <w:tc>
          <w:tcPr>
            <w:tcW w:w="389" w:type="dxa"/>
            <w:shd w:val="clear" w:color="auto" w:fill="D9D9D9" w:themeFill="background1" w:themeFillShade="D9"/>
          </w:tcPr>
          <w:p w14:paraId="12FFC54C" w14:textId="77777777" w:rsidR="00620B84" w:rsidRDefault="00620B84" w:rsidP="003A7C9A">
            <w:pPr>
              <w:jc w:val="center"/>
            </w:pPr>
          </w:p>
        </w:tc>
        <w:tc>
          <w:tcPr>
            <w:tcW w:w="390" w:type="dxa"/>
            <w:shd w:val="clear" w:color="auto" w:fill="D9D9D9" w:themeFill="background1" w:themeFillShade="D9"/>
          </w:tcPr>
          <w:p w14:paraId="7940B98A" w14:textId="77777777" w:rsidR="00620B84" w:rsidRDefault="00620B84" w:rsidP="003A7C9A">
            <w:pPr>
              <w:jc w:val="center"/>
            </w:pPr>
          </w:p>
        </w:tc>
        <w:tc>
          <w:tcPr>
            <w:tcW w:w="519" w:type="dxa"/>
            <w:shd w:val="clear" w:color="auto" w:fill="D9D9D9" w:themeFill="background1" w:themeFillShade="D9"/>
          </w:tcPr>
          <w:p w14:paraId="431AE788" w14:textId="77777777" w:rsidR="00620B84" w:rsidRDefault="00620B84" w:rsidP="003A7C9A">
            <w:pPr>
              <w:jc w:val="center"/>
            </w:pPr>
          </w:p>
        </w:tc>
        <w:tc>
          <w:tcPr>
            <w:tcW w:w="519" w:type="dxa"/>
            <w:shd w:val="clear" w:color="auto" w:fill="D9D9D9" w:themeFill="background1" w:themeFillShade="D9"/>
          </w:tcPr>
          <w:p w14:paraId="7A3124BE" w14:textId="77777777" w:rsidR="00620B84" w:rsidRDefault="00620B84" w:rsidP="003A7C9A">
            <w:pPr>
              <w:jc w:val="center"/>
            </w:pPr>
          </w:p>
        </w:tc>
        <w:tc>
          <w:tcPr>
            <w:tcW w:w="494" w:type="dxa"/>
            <w:shd w:val="clear" w:color="auto" w:fill="D9D9D9" w:themeFill="background1" w:themeFillShade="D9"/>
          </w:tcPr>
          <w:p w14:paraId="4A5B9325" w14:textId="77777777" w:rsidR="00620B84" w:rsidRDefault="00620B84" w:rsidP="003A7C9A">
            <w:pPr>
              <w:jc w:val="center"/>
            </w:pPr>
          </w:p>
        </w:tc>
        <w:tc>
          <w:tcPr>
            <w:tcW w:w="638" w:type="dxa"/>
            <w:shd w:val="clear" w:color="auto" w:fill="D9D9D9" w:themeFill="background1" w:themeFillShade="D9"/>
          </w:tcPr>
          <w:p w14:paraId="3628D1AD" w14:textId="77777777" w:rsidR="00620B84" w:rsidRDefault="00620B84" w:rsidP="003A7C9A">
            <w:pPr>
              <w:jc w:val="center"/>
            </w:pPr>
          </w:p>
        </w:tc>
        <w:tc>
          <w:tcPr>
            <w:tcW w:w="666" w:type="dxa"/>
            <w:shd w:val="clear" w:color="auto" w:fill="D9D9D9" w:themeFill="background1" w:themeFillShade="D9"/>
          </w:tcPr>
          <w:p w14:paraId="5700AE84" w14:textId="77777777" w:rsidR="00620B84" w:rsidRDefault="00B365EC" w:rsidP="003A7C9A">
            <w:pPr>
              <w:jc w:val="center"/>
            </w:pPr>
            <w:r>
              <w:t>Y</w:t>
            </w:r>
          </w:p>
        </w:tc>
        <w:tc>
          <w:tcPr>
            <w:tcW w:w="995" w:type="dxa"/>
            <w:shd w:val="clear" w:color="auto" w:fill="D9D9D9" w:themeFill="background1" w:themeFillShade="D9"/>
          </w:tcPr>
          <w:p w14:paraId="5033E188" w14:textId="77777777" w:rsidR="00620B84" w:rsidRDefault="00620B84" w:rsidP="003A7C9A">
            <w:pPr>
              <w:jc w:val="center"/>
            </w:pPr>
          </w:p>
        </w:tc>
      </w:tr>
      <w:tr w:rsidR="003A7C9A" w14:paraId="76BCFF7C" w14:textId="77777777" w:rsidTr="003A7C9A">
        <w:tc>
          <w:tcPr>
            <w:tcW w:w="1556" w:type="dxa"/>
            <w:shd w:val="clear" w:color="auto" w:fill="auto"/>
          </w:tcPr>
          <w:p w14:paraId="0C10A00D" w14:textId="77777777" w:rsidR="00620B84" w:rsidRDefault="00B365EC" w:rsidP="008A4D77">
            <w:r>
              <w:t>Kibber.in</w:t>
            </w:r>
          </w:p>
        </w:tc>
        <w:tc>
          <w:tcPr>
            <w:tcW w:w="1481" w:type="dxa"/>
            <w:shd w:val="clear" w:color="auto" w:fill="auto"/>
          </w:tcPr>
          <w:p w14:paraId="74D8C4FF" w14:textId="77777777" w:rsidR="00620B84" w:rsidRDefault="00B365EC" w:rsidP="003A7C9A">
            <w:pPr>
              <w:jc w:val="center"/>
            </w:pPr>
            <w:r>
              <w:t>T</w:t>
            </w:r>
          </w:p>
        </w:tc>
        <w:tc>
          <w:tcPr>
            <w:tcW w:w="1509" w:type="dxa"/>
            <w:shd w:val="clear" w:color="auto" w:fill="auto"/>
          </w:tcPr>
          <w:p w14:paraId="3B0A6645" w14:textId="77777777" w:rsidR="00620B84" w:rsidRDefault="00B365EC" w:rsidP="003A7C9A">
            <w:pPr>
              <w:jc w:val="center"/>
            </w:pPr>
            <w:r>
              <w:t>F</w:t>
            </w:r>
          </w:p>
        </w:tc>
        <w:tc>
          <w:tcPr>
            <w:tcW w:w="419" w:type="dxa"/>
            <w:shd w:val="clear" w:color="auto" w:fill="FFFF00"/>
          </w:tcPr>
          <w:p w14:paraId="190233D2" w14:textId="77777777" w:rsidR="00620B84" w:rsidRDefault="00620B84" w:rsidP="003A7C9A">
            <w:pPr>
              <w:jc w:val="center"/>
            </w:pPr>
          </w:p>
        </w:tc>
        <w:tc>
          <w:tcPr>
            <w:tcW w:w="389" w:type="dxa"/>
            <w:shd w:val="clear" w:color="auto" w:fill="auto"/>
          </w:tcPr>
          <w:p w14:paraId="048AAF19" w14:textId="77777777" w:rsidR="00620B84" w:rsidRDefault="00620B84" w:rsidP="003A7C9A">
            <w:pPr>
              <w:jc w:val="center"/>
            </w:pPr>
          </w:p>
        </w:tc>
        <w:tc>
          <w:tcPr>
            <w:tcW w:w="390" w:type="dxa"/>
            <w:shd w:val="clear" w:color="auto" w:fill="auto"/>
          </w:tcPr>
          <w:p w14:paraId="576C0136" w14:textId="77777777" w:rsidR="00620B84" w:rsidRDefault="00620B84" w:rsidP="003A7C9A">
            <w:pPr>
              <w:jc w:val="center"/>
            </w:pPr>
          </w:p>
        </w:tc>
        <w:tc>
          <w:tcPr>
            <w:tcW w:w="519" w:type="dxa"/>
            <w:shd w:val="clear" w:color="auto" w:fill="auto"/>
          </w:tcPr>
          <w:p w14:paraId="6577581F" w14:textId="77777777" w:rsidR="00620B84" w:rsidRDefault="00620B84" w:rsidP="003A7C9A">
            <w:pPr>
              <w:jc w:val="center"/>
            </w:pPr>
          </w:p>
        </w:tc>
        <w:tc>
          <w:tcPr>
            <w:tcW w:w="519" w:type="dxa"/>
            <w:shd w:val="clear" w:color="auto" w:fill="auto"/>
          </w:tcPr>
          <w:p w14:paraId="2E7C7F7E" w14:textId="77777777" w:rsidR="00620B84" w:rsidRDefault="00620B84" w:rsidP="003A7C9A">
            <w:pPr>
              <w:jc w:val="center"/>
            </w:pPr>
          </w:p>
        </w:tc>
        <w:tc>
          <w:tcPr>
            <w:tcW w:w="494" w:type="dxa"/>
            <w:shd w:val="clear" w:color="auto" w:fill="auto"/>
          </w:tcPr>
          <w:p w14:paraId="7933E3A1" w14:textId="77777777" w:rsidR="00620B84" w:rsidRDefault="00620B84" w:rsidP="003A7C9A">
            <w:pPr>
              <w:jc w:val="center"/>
            </w:pPr>
          </w:p>
        </w:tc>
        <w:tc>
          <w:tcPr>
            <w:tcW w:w="638" w:type="dxa"/>
            <w:shd w:val="clear" w:color="auto" w:fill="auto"/>
          </w:tcPr>
          <w:p w14:paraId="56B0960B" w14:textId="77777777" w:rsidR="00620B84" w:rsidRDefault="00620B84" w:rsidP="003A7C9A">
            <w:pPr>
              <w:jc w:val="center"/>
            </w:pPr>
          </w:p>
        </w:tc>
        <w:tc>
          <w:tcPr>
            <w:tcW w:w="666" w:type="dxa"/>
            <w:shd w:val="clear" w:color="auto" w:fill="auto"/>
          </w:tcPr>
          <w:p w14:paraId="4F78F5E4" w14:textId="77777777" w:rsidR="00620B84" w:rsidRDefault="00620B84" w:rsidP="003A7C9A">
            <w:pPr>
              <w:jc w:val="center"/>
            </w:pPr>
          </w:p>
        </w:tc>
        <w:tc>
          <w:tcPr>
            <w:tcW w:w="995" w:type="dxa"/>
            <w:shd w:val="clear" w:color="auto" w:fill="auto"/>
          </w:tcPr>
          <w:p w14:paraId="6E7E1A1F" w14:textId="77777777" w:rsidR="00620B84" w:rsidRDefault="00B365EC" w:rsidP="003A7C9A">
            <w:pPr>
              <w:jc w:val="center"/>
            </w:pPr>
            <w:r>
              <w:t>Y</w:t>
            </w:r>
          </w:p>
        </w:tc>
      </w:tr>
      <w:tr w:rsidR="003A7C9A" w14:paraId="3AF620DF" w14:textId="77777777" w:rsidTr="003A7C9A">
        <w:tc>
          <w:tcPr>
            <w:tcW w:w="1556" w:type="dxa"/>
            <w:shd w:val="clear" w:color="auto" w:fill="auto"/>
          </w:tcPr>
          <w:p w14:paraId="4BA22B5C" w14:textId="77777777" w:rsidR="00620B84" w:rsidRDefault="00B365EC" w:rsidP="008A4D77">
            <w:r>
              <w:t>Kilp.fi</w:t>
            </w:r>
          </w:p>
        </w:tc>
        <w:tc>
          <w:tcPr>
            <w:tcW w:w="1481" w:type="dxa"/>
            <w:shd w:val="clear" w:color="auto" w:fill="auto"/>
          </w:tcPr>
          <w:p w14:paraId="2766573E" w14:textId="77777777" w:rsidR="00620B84" w:rsidRDefault="00620B84" w:rsidP="003A7C9A">
            <w:pPr>
              <w:jc w:val="center"/>
            </w:pPr>
          </w:p>
        </w:tc>
        <w:tc>
          <w:tcPr>
            <w:tcW w:w="1509" w:type="dxa"/>
            <w:shd w:val="clear" w:color="auto" w:fill="auto"/>
          </w:tcPr>
          <w:p w14:paraId="1C2DB1CE" w14:textId="77777777" w:rsidR="00620B84" w:rsidRDefault="00B365EC" w:rsidP="003A7C9A">
            <w:pPr>
              <w:jc w:val="center"/>
            </w:pPr>
            <w:r>
              <w:t>T</w:t>
            </w:r>
          </w:p>
        </w:tc>
        <w:tc>
          <w:tcPr>
            <w:tcW w:w="419" w:type="dxa"/>
            <w:shd w:val="clear" w:color="auto" w:fill="FFFF00"/>
          </w:tcPr>
          <w:p w14:paraId="200ADBDE" w14:textId="77777777" w:rsidR="00620B84" w:rsidRDefault="00620B84" w:rsidP="003A7C9A">
            <w:pPr>
              <w:jc w:val="center"/>
            </w:pPr>
          </w:p>
        </w:tc>
        <w:tc>
          <w:tcPr>
            <w:tcW w:w="389" w:type="dxa"/>
            <w:shd w:val="clear" w:color="auto" w:fill="auto"/>
          </w:tcPr>
          <w:p w14:paraId="5BA197AF" w14:textId="77777777" w:rsidR="00620B84" w:rsidRDefault="00620B84" w:rsidP="003A7C9A">
            <w:pPr>
              <w:jc w:val="center"/>
            </w:pPr>
          </w:p>
        </w:tc>
        <w:tc>
          <w:tcPr>
            <w:tcW w:w="390" w:type="dxa"/>
            <w:shd w:val="clear" w:color="auto" w:fill="auto"/>
          </w:tcPr>
          <w:p w14:paraId="6144EBB7" w14:textId="77777777" w:rsidR="00620B84" w:rsidRDefault="00620B84" w:rsidP="003A7C9A">
            <w:pPr>
              <w:jc w:val="center"/>
            </w:pPr>
          </w:p>
        </w:tc>
        <w:tc>
          <w:tcPr>
            <w:tcW w:w="519" w:type="dxa"/>
            <w:shd w:val="clear" w:color="auto" w:fill="FFFF00"/>
          </w:tcPr>
          <w:p w14:paraId="2C13AED6" w14:textId="77777777" w:rsidR="00620B84" w:rsidRDefault="00620B84" w:rsidP="003A7C9A">
            <w:pPr>
              <w:jc w:val="center"/>
            </w:pPr>
          </w:p>
        </w:tc>
        <w:tc>
          <w:tcPr>
            <w:tcW w:w="519" w:type="dxa"/>
            <w:shd w:val="clear" w:color="auto" w:fill="auto"/>
          </w:tcPr>
          <w:p w14:paraId="0A271C0A" w14:textId="77777777" w:rsidR="00620B84" w:rsidRDefault="00620B84" w:rsidP="003A7C9A">
            <w:pPr>
              <w:jc w:val="center"/>
            </w:pPr>
          </w:p>
        </w:tc>
        <w:tc>
          <w:tcPr>
            <w:tcW w:w="494" w:type="dxa"/>
            <w:shd w:val="clear" w:color="auto" w:fill="auto"/>
          </w:tcPr>
          <w:p w14:paraId="196B6C60" w14:textId="77777777" w:rsidR="00620B84" w:rsidRDefault="00620B84" w:rsidP="003A7C9A">
            <w:pPr>
              <w:jc w:val="center"/>
            </w:pPr>
          </w:p>
        </w:tc>
        <w:tc>
          <w:tcPr>
            <w:tcW w:w="638" w:type="dxa"/>
            <w:shd w:val="clear" w:color="auto" w:fill="auto"/>
          </w:tcPr>
          <w:p w14:paraId="49294FF4" w14:textId="77777777" w:rsidR="00620B84" w:rsidRDefault="00620B84" w:rsidP="003A7C9A">
            <w:pPr>
              <w:jc w:val="center"/>
            </w:pPr>
          </w:p>
        </w:tc>
        <w:tc>
          <w:tcPr>
            <w:tcW w:w="666" w:type="dxa"/>
            <w:shd w:val="clear" w:color="auto" w:fill="auto"/>
          </w:tcPr>
          <w:p w14:paraId="50ED1C81" w14:textId="77777777" w:rsidR="00620B84" w:rsidRDefault="00620B84" w:rsidP="003A7C9A">
            <w:pPr>
              <w:jc w:val="center"/>
            </w:pPr>
          </w:p>
        </w:tc>
        <w:tc>
          <w:tcPr>
            <w:tcW w:w="995" w:type="dxa"/>
            <w:shd w:val="clear" w:color="auto" w:fill="auto"/>
          </w:tcPr>
          <w:p w14:paraId="336B6B0A" w14:textId="77777777" w:rsidR="00620B84" w:rsidRDefault="00B365EC" w:rsidP="003A7C9A">
            <w:pPr>
              <w:jc w:val="center"/>
            </w:pPr>
            <w:r>
              <w:t>Y</w:t>
            </w:r>
          </w:p>
        </w:tc>
      </w:tr>
      <w:tr w:rsidR="003A7C9A" w14:paraId="2A6BCAE8" w14:textId="77777777" w:rsidTr="003A7C9A">
        <w:tc>
          <w:tcPr>
            <w:tcW w:w="1556" w:type="dxa"/>
            <w:shd w:val="clear" w:color="auto" w:fill="auto"/>
          </w:tcPr>
          <w:p w14:paraId="0F57D45F" w14:textId="77777777" w:rsidR="00620B84" w:rsidRDefault="00B365EC" w:rsidP="008A4D77">
            <w:r>
              <w:t>Kiny.au</w:t>
            </w:r>
          </w:p>
        </w:tc>
        <w:tc>
          <w:tcPr>
            <w:tcW w:w="1481" w:type="dxa"/>
            <w:shd w:val="clear" w:color="auto" w:fill="auto"/>
          </w:tcPr>
          <w:p w14:paraId="377AED52" w14:textId="77777777" w:rsidR="00620B84" w:rsidRDefault="00B365EC" w:rsidP="003A7C9A">
            <w:pPr>
              <w:jc w:val="center"/>
            </w:pPr>
            <w:r>
              <w:t>T</w:t>
            </w:r>
          </w:p>
        </w:tc>
        <w:tc>
          <w:tcPr>
            <w:tcW w:w="1509" w:type="dxa"/>
            <w:shd w:val="clear" w:color="auto" w:fill="auto"/>
          </w:tcPr>
          <w:p w14:paraId="01EF2E19" w14:textId="77777777" w:rsidR="00620B84" w:rsidRDefault="00B365EC" w:rsidP="003A7C9A">
            <w:pPr>
              <w:jc w:val="center"/>
            </w:pPr>
            <w:r>
              <w:t>F</w:t>
            </w:r>
          </w:p>
        </w:tc>
        <w:tc>
          <w:tcPr>
            <w:tcW w:w="419" w:type="dxa"/>
            <w:shd w:val="clear" w:color="auto" w:fill="auto"/>
          </w:tcPr>
          <w:p w14:paraId="4FC81740" w14:textId="77777777" w:rsidR="00620B84" w:rsidRDefault="00620B84" w:rsidP="003A7C9A">
            <w:pPr>
              <w:jc w:val="center"/>
            </w:pPr>
          </w:p>
        </w:tc>
        <w:tc>
          <w:tcPr>
            <w:tcW w:w="389" w:type="dxa"/>
            <w:shd w:val="clear" w:color="auto" w:fill="auto"/>
          </w:tcPr>
          <w:p w14:paraId="4A30C57F" w14:textId="77777777" w:rsidR="00620B84" w:rsidRDefault="00620B84" w:rsidP="003A7C9A">
            <w:pPr>
              <w:jc w:val="center"/>
            </w:pPr>
          </w:p>
        </w:tc>
        <w:tc>
          <w:tcPr>
            <w:tcW w:w="390" w:type="dxa"/>
            <w:shd w:val="clear" w:color="auto" w:fill="auto"/>
          </w:tcPr>
          <w:p w14:paraId="4C158269" w14:textId="77777777" w:rsidR="00620B84" w:rsidRDefault="00620B84" w:rsidP="003A7C9A">
            <w:pPr>
              <w:jc w:val="center"/>
            </w:pPr>
          </w:p>
        </w:tc>
        <w:tc>
          <w:tcPr>
            <w:tcW w:w="519" w:type="dxa"/>
            <w:shd w:val="clear" w:color="auto" w:fill="auto"/>
          </w:tcPr>
          <w:p w14:paraId="7038D7D9" w14:textId="77777777" w:rsidR="00620B84" w:rsidRDefault="00B365EC" w:rsidP="003A7C9A">
            <w:pPr>
              <w:jc w:val="center"/>
            </w:pPr>
            <w:r>
              <w:t>F</w:t>
            </w:r>
          </w:p>
        </w:tc>
        <w:tc>
          <w:tcPr>
            <w:tcW w:w="519" w:type="dxa"/>
            <w:shd w:val="clear" w:color="auto" w:fill="auto"/>
          </w:tcPr>
          <w:p w14:paraId="4FBD9AA4" w14:textId="77777777" w:rsidR="00620B84" w:rsidRDefault="00B365EC" w:rsidP="003A7C9A">
            <w:pPr>
              <w:jc w:val="center"/>
            </w:pPr>
            <w:r>
              <w:t>F</w:t>
            </w:r>
          </w:p>
        </w:tc>
        <w:tc>
          <w:tcPr>
            <w:tcW w:w="494" w:type="dxa"/>
            <w:shd w:val="clear" w:color="auto" w:fill="auto"/>
          </w:tcPr>
          <w:p w14:paraId="37E25454" w14:textId="77777777" w:rsidR="00620B84" w:rsidRDefault="00B365EC" w:rsidP="003A7C9A">
            <w:pPr>
              <w:jc w:val="center"/>
            </w:pPr>
            <w:r>
              <w:t>F</w:t>
            </w:r>
          </w:p>
        </w:tc>
        <w:tc>
          <w:tcPr>
            <w:tcW w:w="638" w:type="dxa"/>
            <w:shd w:val="clear" w:color="auto" w:fill="auto"/>
          </w:tcPr>
          <w:p w14:paraId="00C9F0B0" w14:textId="77777777" w:rsidR="00620B84" w:rsidRDefault="00620B84" w:rsidP="003A7C9A">
            <w:pPr>
              <w:jc w:val="center"/>
            </w:pPr>
          </w:p>
        </w:tc>
        <w:tc>
          <w:tcPr>
            <w:tcW w:w="666" w:type="dxa"/>
            <w:shd w:val="clear" w:color="auto" w:fill="auto"/>
          </w:tcPr>
          <w:p w14:paraId="5E233F11" w14:textId="77777777" w:rsidR="00620B84" w:rsidRDefault="00B365EC" w:rsidP="003A7C9A">
            <w:pPr>
              <w:jc w:val="center"/>
            </w:pPr>
            <w:r>
              <w:t>Y</w:t>
            </w:r>
          </w:p>
        </w:tc>
        <w:tc>
          <w:tcPr>
            <w:tcW w:w="995" w:type="dxa"/>
            <w:shd w:val="clear" w:color="auto" w:fill="auto"/>
          </w:tcPr>
          <w:p w14:paraId="093752AF" w14:textId="77777777" w:rsidR="00620B84" w:rsidRDefault="00B365EC" w:rsidP="003A7C9A">
            <w:pPr>
              <w:jc w:val="center"/>
            </w:pPr>
            <w:r>
              <w:t>Y</w:t>
            </w:r>
          </w:p>
        </w:tc>
      </w:tr>
      <w:tr w:rsidR="003A7C9A" w14:paraId="61230D18" w14:textId="77777777" w:rsidTr="003A7C9A">
        <w:tc>
          <w:tcPr>
            <w:tcW w:w="1556" w:type="dxa"/>
            <w:shd w:val="clear" w:color="auto" w:fill="auto"/>
          </w:tcPr>
          <w:p w14:paraId="0453FD21" w14:textId="77777777" w:rsidR="00620B84" w:rsidRDefault="00B365EC" w:rsidP="008A4D77">
            <w:r>
              <w:t>Koffler.ca</w:t>
            </w:r>
          </w:p>
        </w:tc>
        <w:tc>
          <w:tcPr>
            <w:tcW w:w="1481" w:type="dxa"/>
            <w:shd w:val="clear" w:color="auto" w:fill="auto"/>
          </w:tcPr>
          <w:p w14:paraId="25227C1C" w14:textId="77777777" w:rsidR="00620B84" w:rsidRDefault="00B365EC" w:rsidP="003A7C9A">
            <w:pPr>
              <w:jc w:val="center"/>
            </w:pPr>
            <w:r>
              <w:t>T</w:t>
            </w:r>
          </w:p>
        </w:tc>
        <w:tc>
          <w:tcPr>
            <w:tcW w:w="1509" w:type="dxa"/>
            <w:shd w:val="clear" w:color="auto" w:fill="auto"/>
          </w:tcPr>
          <w:p w14:paraId="36FFFC97" w14:textId="77777777" w:rsidR="00620B84" w:rsidRDefault="00B365EC" w:rsidP="003A7C9A">
            <w:pPr>
              <w:jc w:val="center"/>
            </w:pPr>
            <w:r>
              <w:t>F</w:t>
            </w:r>
          </w:p>
        </w:tc>
        <w:tc>
          <w:tcPr>
            <w:tcW w:w="419" w:type="dxa"/>
            <w:shd w:val="clear" w:color="auto" w:fill="auto"/>
          </w:tcPr>
          <w:p w14:paraId="1589EC19" w14:textId="77777777" w:rsidR="00620B84" w:rsidRDefault="00620B84" w:rsidP="003A7C9A">
            <w:pPr>
              <w:jc w:val="center"/>
            </w:pPr>
          </w:p>
        </w:tc>
        <w:tc>
          <w:tcPr>
            <w:tcW w:w="389" w:type="dxa"/>
            <w:shd w:val="clear" w:color="auto" w:fill="FFFF00"/>
          </w:tcPr>
          <w:p w14:paraId="67333A3F" w14:textId="77777777" w:rsidR="00620B84" w:rsidRDefault="00620B84" w:rsidP="003A7C9A">
            <w:pPr>
              <w:jc w:val="center"/>
            </w:pPr>
          </w:p>
        </w:tc>
        <w:tc>
          <w:tcPr>
            <w:tcW w:w="390" w:type="dxa"/>
            <w:shd w:val="clear" w:color="auto" w:fill="auto"/>
          </w:tcPr>
          <w:p w14:paraId="334E6173" w14:textId="77777777" w:rsidR="00620B84" w:rsidRDefault="00620B84" w:rsidP="003A7C9A">
            <w:pPr>
              <w:jc w:val="center"/>
            </w:pPr>
          </w:p>
        </w:tc>
        <w:tc>
          <w:tcPr>
            <w:tcW w:w="519" w:type="dxa"/>
            <w:shd w:val="clear" w:color="auto" w:fill="auto"/>
          </w:tcPr>
          <w:p w14:paraId="60FD3518" w14:textId="77777777" w:rsidR="00620B84" w:rsidRDefault="00620B84" w:rsidP="003A7C9A">
            <w:pPr>
              <w:jc w:val="center"/>
            </w:pPr>
          </w:p>
        </w:tc>
        <w:tc>
          <w:tcPr>
            <w:tcW w:w="519" w:type="dxa"/>
            <w:shd w:val="clear" w:color="auto" w:fill="auto"/>
          </w:tcPr>
          <w:p w14:paraId="6CEABC06" w14:textId="77777777" w:rsidR="00620B84" w:rsidRDefault="00620B84" w:rsidP="003A7C9A">
            <w:pPr>
              <w:jc w:val="center"/>
            </w:pPr>
          </w:p>
        </w:tc>
        <w:tc>
          <w:tcPr>
            <w:tcW w:w="494" w:type="dxa"/>
            <w:shd w:val="clear" w:color="auto" w:fill="auto"/>
          </w:tcPr>
          <w:p w14:paraId="043C1803" w14:textId="77777777" w:rsidR="00620B84" w:rsidRDefault="00620B84" w:rsidP="003A7C9A">
            <w:pPr>
              <w:jc w:val="center"/>
            </w:pPr>
          </w:p>
        </w:tc>
        <w:tc>
          <w:tcPr>
            <w:tcW w:w="638" w:type="dxa"/>
            <w:shd w:val="clear" w:color="auto" w:fill="auto"/>
          </w:tcPr>
          <w:p w14:paraId="1071D8E0" w14:textId="77777777" w:rsidR="00620B84" w:rsidRDefault="00620B84" w:rsidP="003A7C9A">
            <w:pPr>
              <w:jc w:val="center"/>
            </w:pPr>
          </w:p>
        </w:tc>
        <w:tc>
          <w:tcPr>
            <w:tcW w:w="666" w:type="dxa"/>
            <w:shd w:val="clear" w:color="auto" w:fill="auto"/>
          </w:tcPr>
          <w:p w14:paraId="7A99BC2C" w14:textId="77777777" w:rsidR="00620B84" w:rsidRDefault="00620B84" w:rsidP="003A7C9A">
            <w:pPr>
              <w:jc w:val="center"/>
            </w:pPr>
          </w:p>
        </w:tc>
        <w:tc>
          <w:tcPr>
            <w:tcW w:w="995" w:type="dxa"/>
            <w:shd w:val="clear" w:color="auto" w:fill="auto"/>
          </w:tcPr>
          <w:p w14:paraId="76D4EA07" w14:textId="77777777" w:rsidR="00620B84" w:rsidRDefault="00B365EC" w:rsidP="003A7C9A">
            <w:pPr>
              <w:jc w:val="center"/>
            </w:pPr>
            <w:r>
              <w:t>Y</w:t>
            </w:r>
          </w:p>
        </w:tc>
      </w:tr>
      <w:tr w:rsidR="003A7C9A" w14:paraId="76E8A78A" w14:textId="77777777" w:rsidTr="003A7C9A">
        <w:tc>
          <w:tcPr>
            <w:tcW w:w="1556" w:type="dxa"/>
            <w:shd w:val="clear" w:color="auto" w:fill="auto"/>
          </w:tcPr>
          <w:p w14:paraId="18BA49FB" w14:textId="77777777" w:rsidR="00620B84" w:rsidRDefault="00B365EC" w:rsidP="008A4D77">
            <w:r>
              <w:t>Konz.us</w:t>
            </w:r>
          </w:p>
        </w:tc>
        <w:tc>
          <w:tcPr>
            <w:tcW w:w="1481" w:type="dxa"/>
            <w:shd w:val="clear" w:color="auto" w:fill="auto"/>
          </w:tcPr>
          <w:p w14:paraId="3DB4EA1D" w14:textId="77777777" w:rsidR="00620B84" w:rsidRDefault="00B365EC" w:rsidP="003A7C9A">
            <w:pPr>
              <w:jc w:val="center"/>
            </w:pPr>
            <w:r>
              <w:t>F</w:t>
            </w:r>
          </w:p>
        </w:tc>
        <w:tc>
          <w:tcPr>
            <w:tcW w:w="1509" w:type="dxa"/>
            <w:shd w:val="clear" w:color="auto" w:fill="auto"/>
          </w:tcPr>
          <w:p w14:paraId="608642C2" w14:textId="77777777" w:rsidR="00620B84" w:rsidRDefault="00B365EC" w:rsidP="003A7C9A">
            <w:pPr>
              <w:jc w:val="center"/>
            </w:pPr>
            <w:r>
              <w:t>F</w:t>
            </w:r>
          </w:p>
        </w:tc>
        <w:tc>
          <w:tcPr>
            <w:tcW w:w="419" w:type="dxa"/>
            <w:shd w:val="clear" w:color="auto" w:fill="auto"/>
          </w:tcPr>
          <w:p w14:paraId="19BBFFB8" w14:textId="77777777" w:rsidR="00620B84" w:rsidRDefault="00620B84" w:rsidP="003A7C9A">
            <w:pPr>
              <w:jc w:val="center"/>
            </w:pPr>
          </w:p>
        </w:tc>
        <w:tc>
          <w:tcPr>
            <w:tcW w:w="389" w:type="dxa"/>
            <w:shd w:val="clear" w:color="auto" w:fill="auto"/>
          </w:tcPr>
          <w:p w14:paraId="5C4DF741" w14:textId="77777777" w:rsidR="00620B84" w:rsidRDefault="00620B84" w:rsidP="003A7C9A">
            <w:pPr>
              <w:jc w:val="center"/>
            </w:pPr>
          </w:p>
        </w:tc>
        <w:tc>
          <w:tcPr>
            <w:tcW w:w="390" w:type="dxa"/>
            <w:shd w:val="clear" w:color="auto" w:fill="auto"/>
          </w:tcPr>
          <w:p w14:paraId="36136868" w14:textId="77777777" w:rsidR="00620B84" w:rsidRDefault="00620B84" w:rsidP="003A7C9A">
            <w:pPr>
              <w:jc w:val="center"/>
            </w:pPr>
          </w:p>
        </w:tc>
        <w:tc>
          <w:tcPr>
            <w:tcW w:w="519" w:type="dxa"/>
            <w:shd w:val="clear" w:color="auto" w:fill="auto"/>
          </w:tcPr>
          <w:p w14:paraId="219937EC" w14:textId="77777777" w:rsidR="00620B84" w:rsidRDefault="00B365EC" w:rsidP="003A7C9A">
            <w:pPr>
              <w:jc w:val="center"/>
            </w:pPr>
            <w:r>
              <w:t>F</w:t>
            </w:r>
          </w:p>
        </w:tc>
        <w:tc>
          <w:tcPr>
            <w:tcW w:w="519" w:type="dxa"/>
            <w:shd w:val="clear" w:color="auto" w:fill="auto"/>
          </w:tcPr>
          <w:p w14:paraId="0E031FEB" w14:textId="77777777" w:rsidR="00620B84" w:rsidRDefault="00620B84" w:rsidP="003A7C9A">
            <w:pPr>
              <w:jc w:val="center"/>
            </w:pPr>
          </w:p>
        </w:tc>
        <w:tc>
          <w:tcPr>
            <w:tcW w:w="494" w:type="dxa"/>
            <w:shd w:val="clear" w:color="auto" w:fill="auto"/>
          </w:tcPr>
          <w:p w14:paraId="28EC4347" w14:textId="77777777" w:rsidR="00620B84" w:rsidRDefault="00620B84" w:rsidP="003A7C9A">
            <w:pPr>
              <w:jc w:val="center"/>
            </w:pPr>
          </w:p>
        </w:tc>
        <w:tc>
          <w:tcPr>
            <w:tcW w:w="638" w:type="dxa"/>
            <w:shd w:val="clear" w:color="auto" w:fill="auto"/>
          </w:tcPr>
          <w:p w14:paraId="0ADDCA85" w14:textId="77777777" w:rsidR="00620B84" w:rsidRDefault="00620B84" w:rsidP="003A7C9A">
            <w:pPr>
              <w:jc w:val="center"/>
            </w:pPr>
          </w:p>
        </w:tc>
        <w:tc>
          <w:tcPr>
            <w:tcW w:w="666" w:type="dxa"/>
            <w:shd w:val="clear" w:color="auto" w:fill="auto"/>
          </w:tcPr>
          <w:p w14:paraId="79AF0DFB" w14:textId="77777777" w:rsidR="00620B84" w:rsidRDefault="00B365EC" w:rsidP="003A7C9A">
            <w:pPr>
              <w:jc w:val="center"/>
            </w:pPr>
            <w:r>
              <w:t>Y</w:t>
            </w:r>
          </w:p>
        </w:tc>
        <w:tc>
          <w:tcPr>
            <w:tcW w:w="995" w:type="dxa"/>
            <w:shd w:val="clear" w:color="auto" w:fill="auto"/>
          </w:tcPr>
          <w:p w14:paraId="4BB842D4" w14:textId="77777777" w:rsidR="00620B84" w:rsidRDefault="00B365EC" w:rsidP="003A7C9A">
            <w:pPr>
              <w:jc w:val="center"/>
            </w:pPr>
            <w:r>
              <w:t>Y</w:t>
            </w:r>
          </w:p>
        </w:tc>
      </w:tr>
      <w:tr w:rsidR="003A7C9A" w14:paraId="335F2037" w14:textId="77777777" w:rsidTr="003A7C9A">
        <w:tc>
          <w:tcPr>
            <w:tcW w:w="1556" w:type="dxa"/>
            <w:shd w:val="clear" w:color="auto" w:fill="auto"/>
          </w:tcPr>
          <w:p w14:paraId="567041E2" w14:textId="77777777" w:rsidR="00620B84" w:rsidRDefault="00B365EC" w:rsidP="008A4D77">
            <w:r>
              <w:t>Lancaster.uk</w:t>
            </w:r>
          </w:p>
        </w:tc>
        <w:tc>
          <w:tcPr>
            <w:tcW w:w="1481" w:type="dxa"/>
            <w:shd w:val="clear" w:color="auto" w:fill="auto"/>
          </w:tcPr>
          <w:p w14:paraId="2B9C528B" w14:textId="77777777" w:rsidR="00620B84" w:rsidRDefault="00B365EC" w:rsidP="003A7C9A">
            <w:pPr>
              <w:jc w:val="center"/>
            </w:pPr>
            <w:r>
              <w:t>F</w:t>
            </w:r>
          </w:p>
        </w:tc>
        <w:tc>
          <w:tcPr>
            <w:tcW w:w="1509" w:type="dxa"/>
            <w:shd w:val="clear" w:color="auto" w:fill="auto"/>
          </w:tcPr>
          <w:p w14:paraId="2717775D" w14:textId="77777777" w:rsidR="00620B84" w:rsidRDefault="00B365EC" w:rsidP="003A7C9A">
            <w:pPr>
              <w:jc w:val="center"/>
            </w:pPr>
            <w:r>
              <w:t>T</w:t>
            </w:r>
          </w:p>
        </w:tc>
        <w:tc>
          <w:tcPr>
            <w:tcW w:w="419" w:type="dxa"/>
            <w:shd w:val="clear" w:color="auto" w:fill="auto"/>
          </w:tcPr>
          <w:p w14:paraId="4A4AEE98" w14:textId="77777777" w:rsidR="00620B84" w:rsidRDefault="00B365EC" w:rsidP="003A7C9A">
            <w:pPr>
              <w:jc w:val="center"/>
            </w:pPr>
            <w:r>
              <w:t>F</w:t>
            </w:r>
          </w:p>
        </w:tc>
        <w:tc>
          <w:tcPr>
            <w:tcW w:w="389" w:type="dxa"/>
            <w:shd w:val="clear" w:color="auto" w:fill="auto"/>
          </w:tcPr>
          <w:p w14:paraId="37B025D2" w14:textId="77777777" w:rsidR="00620B84" w:rsidRDefault="00B365EC" w:rsidP="003A7C9A">
            <w:pPr>
              <w:jc w:val="center"/>
            </w:pPr>
            <w:r>
              <w:t>F</w:t>
            </w:r>
          </w:p>
        </w:tc>
        <w:tc>
          <w:tcPr>
            <w:tcW w:w="390" w:type="dxa"/>
            <w:shd w:val="clear" w:color="auto" w:fill="auto"/>
          </w:tcPr>
          <w:p w14:paraId="7BA7B2A4" w14:textId="77777777" w:rsidR="00620B84" w:rsidRDefault="00B365EC" w:rsidP="003A7C9A">
            <w:pPr>
              <w:jc w:val="center"/>
            </w:pPr>
            <w:r>
              <w:t>F</w:t>
            </w:r>
          </w:p>
        </w:tc>
        <w:tc>
          <w:tcPr>
            <w:tcW w:w="519" w:type="dxa"/>
            <w:shd w:val="clear" w:color="auto" w:fill="auto"/>
          </w:tcPr>
          <w:p w14:paraId="6B7D371C" w14:textId="77777777" w:rsidR="00620B84" w:rsidRDefault="00B365EC" w:rsidP="003A7C9A">
            <w:pPr>
              <w:jc w:val="center"/>
            </w:pPr>
            <w:r>
              <w:t>F</w:t>
            </w:r>
          </w:p>
        </w:tc>
        <w:tc>
          <w:tcPr>
            <w:tcW w:w="519" w:type="dxa"/>
            <w:shd w:val="clear" w:color="auto" w:fill="auto"/>
          </w:tcPr>
          <w:p w14:paraId="3DB81EFD" w14:textId="77777777" w:rsidR="00620B84" w:rsidRDefault="00B365EC" w:rsidP="003A7C9A">
            <w:pPr>
              <w:jc w:val="center"/>
            </w:pPr>
            <w:r>
              <w:t>F</w:t>
            </w:r>
          </w:p>
        </w:tc>
        <w:tc>
          <w:tcPr>
            <w:tcW w:w="494" w:type="dxa"/>
            <w:shd w:val="clear" w:color="auto" w:fill="FFFF00"/>
          </w:tcPr>
          <w:p w14:paraId="5B89A673" w14:textId="77777777" w:rsidR="00620B84" w:rsidRDefault="00B365EC" w:rsidP="003A7C9A">
            <w:pPr>
              <w:jc w:val="center"/>
            </w:pPr>
            <w:r>
              <w:t>F</w:t>
            </w:r>
          </w:p>
        </w:tc>
        <w:tc>
          <w:tcPr>
            <w:tcW w:w="638" w:type="dxa"/>
            <w:shd w:val="clear" w:color="auto" w:fill="auto"/>
          </w:tcPr>
          <w:p w14:paraId="4AC3821D" w14:textId="77777777" w:rsidR="00620B84" w:rsidRDefault="00620B84" w:rsidP="003A7C9A">
            <w:pPr>
              <w:jc w:val="center"/>
            </w:pPr>
          </w:p>
        </w:tc>
        <w:tc>
          <w:tcPr>
            <w:tcW w:w="666" w:type="dxa"/>
            <w:shd w:val="clear" w:color="auto" w:fill="auto"/>
          </w:tcPr>
          <w:p w14:paraId="4963616F" w14:textId="77777777" w:rsidR="00620B84" w:rsidRDefault="00B365EC" w:rsidP="003A7C9A">
            <w:pPr>
              <w:jc w:val="center"/>
            </w:pPr>
            <w:r>
              <w:t>Y</w:t>
            </w:r>
          </w:p>
        </w:tc>
        <w:tc>
          <w:tcPr>
            <w:tcW w:w="995" w:type="dxa"/>
            <w:shd w:val="clear" w:color="auto" w:fill="auto"/>
          </w:tcPr>
          <w:p w14:paraId="049DC36F" w14:textId="77777777" w:rsidR="00620B84" w:rsidRDefault="00B365EC" w:rsidP="003A7C9A">
            <w:pPr>
              <w:jc w:val="center"/>
            </w:pPr>
            <w:r>
              <w:t>Y</w:t>
            </w:r>
          </w:p>
        </w:tc>
      </w:tr>
      <w:tr w:rsidR="003A7C9A" w14:paraId="3EC7980D" w14:textId="77777777" w:rsidTr="003A7C9A">
        <w:tc>
          <w:tcPr>
            <w:tcW w:w="1556" w:type="dxa"/>
            <w:shd w:val="clear" w:color="auto" w:fill="auto"/>
          </w:tcPr>
          <w:p w14:paraId="63639BDF" w14:textId="77777777" w:rsidR="00620B84" w:rsidRDefault="00B365EC" w:rsidP="008A4D77">
            <w:r>
              <w:t>Look.us</w:t>
            </w:r>
          </w:p>
        </w:tc>
        <w:tc>
          <w:tcPr>
            <w:tcW w:w="1481" w:type="dxa"/>
            <w:shd w:val="clear" w:color="auto" w:fill="auto"/>
          </w:tcPr>
          <w:p w14:paraId="7F5F9532" w14:textId="77777777" w:rsidR="00620B84" w:rsidRDefault="00B365EC" w:rsidP="003A7C9A">
            <w:pPr>
              <w:jc w:val="center"/>
            </w:pPr>
            <w:r>
              <w:t>T</w:t>
            </w:r>
          </w:p>
        </w:tc>
        <w:tc>
          <w:tcPr>
            <w:tcW w:w="1509" w:type="dxa"/>
            <w:shd w:val="clear" w:color="auto" w:fill="auto"/>
          </w:tcPr>
          <w:p w14:paraId="10EBA18B" w14:textId="77777777" w:rsidR="00620B84" w:rsidRDefault="00B365EC" w:rsidP="003A7C9A">
            <w:pPr>
              <w:jc w:val="center"/>
            </w:pPr>
            <w:r>
              <w:t>F</w:t>
            </w:r>
          </w:p>
        </w:tc>
        <w:tc>
          <w:tcPr>
            <w:tcW w:w="419" w:type="dxa"/>
            <w:shd w:val="clear" w:color="auto" w:fill="auto"/>
          </w:tcPr>
          <w:p w14:paraId="3AA10712" w14:textId="77777777" w:rsidR="00620B84" w:rsidRDefault="00620B84" w:rsidP="003A7C9A">
            <w:pPr>
              <w:jc w:val="center"/>
            </w:pPr>
          </w:p>
        </w:tc>
        <w:tc>
          <w:tcPr>
            <w:tcW w:w="389" w:type="dxa"/>
            <w:shd w:val="clear" w:color="auto" w:fill="auto"/>
          </w:tcPr>
          <w:p w14:paraId="4E991282" w14:textId="77777777" w:rsidR="00620B84" w:rsidRDefault="00620B84" w:rsidP="003A7C9A">
            <w:pPr>
              <w:jc w:val="center"/>
            </w:pPr>
          </w:p>
        </w:tc>
        <w:tc>
          <w:tcPr>
            <w:tcW w:w="390" w:type="dxa"/>
            <w:shd w:val="clear" w:color="auto" w:fill="auto"/>
          </w:tcPr>
          <w:p w14:paraId="6167DE51" w14:textId="77777777" w:rsidR="00620B84" w:rsidRDefault="00B365EC" w:rsidP="003A7C9A">
            <w:pPr>
              <w:jc w:val="center"/>
            </w:pPr>
            <w:r>
              <w:t>F</w:t>
            </w:r>
          </w:p>
        </w:tc>
        <w:tc>
          <w:tcPr>
            <w:tcW w:w="519" w:type="dxa"/>
            <w:shd w:val="clear" w:color="auto" w:fill="auto"/>
          </w:tcPr>
          <w:p w14:paraId="68C8A224" w14:textId="77777777" w:rsidR="00620B84" w:rsidRDefault="00B365EC" w:rsidP="003A7C9A">
            <w:pPr>
              <w:jc w:val="center"/>
            </w:pPr>
            <w:r>
              <w:t>F</w:t>
            </w:r>
          </w:p>
        </w:tc>
        <w:tc>
          <w:tcPr>
            <w:tcW w:w="519" w:type="dxa"/>
            <w:shd w:val="clear" w:color="auto" w:fill="auto"/>
          </w:tcPr>
          <w:p w14:paraId="74011B50" w14:textId="77777777" w:rsidR="00620B84" w:rsidRDefault="00B365EC" w:rsidP="003A7C9A">
            <w:pPr>
              <w:jc w:val="center"/>
            </w:pPr>
            <w:r>
              <w:t>F</w:t>
            </w:r>
          </w:p>
        </w:tc>
        <w:tc>
          <w:tcPr>
            <w:tcW w:w="494" w:type="dxa"/>
            <w:shd w:val="clear" w:color="auto" w:fill="auto"/>
          </w:tcPr>
          <w:p w14:paraId="6981BCE7" w14:textId="77777777" w:rsidR="00620B84" w:rsidRDefault="00620B84" w:rsidP="003A7C9A">
            <w:pPr>
              <w:jc w:val="center"/>
            </w:pPr>
          </w:p>
        </w:tc>
        <w:tc>
          <w:tcPr>
            <w:tcW w:w="638" w:type="dxa"/>
            <w:shd w:val="clear" w:color="auto" w:fill="auto"/>
          </w:tcPr>
          <w:p w14:paraId="3138D90A" w14:textId="77777777" w:rsidR="00620B84" w:rsidRDefault="00620B84" w:rsidP="003A7C9A">
            <w:pPr>
              <w:jc w:val="center"/>
            </w:pPr>
          </w:p>
        </w:tc>
        <w:tc>
          <w:tcPr>
            <w:tcW w:w="666" w:type="dxa"/>
            <w:shd w:val="clear" w:color="auto" w:fill="auto"/>
          </w:tcPr>
          <w:p w14:paraId="6CEB166B" w14:textId="77777777" w:rsidR="00620B84" w:rsidRDefault="00B365EC" w:rsidP="003A7C9A">
            <w:pPr>
              <w:jc w:val="center"/>
            </w:pPr>
            <w:r>
              <w:t>Y</w:t>
            </w:r>
          </w:p>
        </w:tc>
        <w:tc>
          <w:tcPr>
            <w:tcW w:w="995" w:type="dxa"/>
            <w:shd w:val="clear" w:color="auto" w:fill="auto"/>
          </w:tcPr>
          <w:p w14:paraId="11C7F325" w14:textId="77777777" w:rsidR="00620B84" w:rsidRDefault="00B365EC" w:rsidP="003A7C9A">
            <w:pPr>
              <w:jc w:val="center"/>
            </w:pPr>
            <w:r>
              <w:t>Y</w:t>
            </w:r>
          </w:p>
        </w:tc>
      </w:tr>
      <w:tr w:rsidR="003A7C9A" w14:paraId="7EE20169" w14:textId="77777777" w:rsidTr="003A7C9A">
        <w:tc>
          <w:tcPr>
            <w:tcW w:w="1556" w:type="dxa"/>
            <w:shd w:val="clear" w:color="auto" w:fill="auto"/>
          </w:tcPr>
          <w:p w14:paraId="0A20FAC0" w14:textId="77777777" w:rsidR="00620B84" w:rsidRDefault="00B365EC" w:rsidP="008A4D77">
            <w:r>
              <w:t>Marc.ar</w:t>
            </w:r>
          </w:p>
        </w:tc>
        <w:tc>
          <w:tcPr>
            <w:tcW w:w="1481" w:type="dxa"/>
            <w:shd w:val="clear" w:color="auto" w:fill="auto"/>
          </w:tcPr>
          <w:p w14:paraId="2E404AED" w14:textId="77777777" w:rsidR="00620B84" w:rsidRDefault="00B365EC" w:rsidP="003A7C9A">
            <w:pPr>
              <w:jc w:val="center"/>
            </w:pPr>
            <w:r>
              <w:t>T</w:t>
            </w:r>
          </w:p>
        </w:tc>
        <w:tc>
          <w:tcPr>
            <w:tcW w:w="1509" w:type="dxa"/>
            <w:shd w:val="clear" w:color="auto" w:fill="auto"/>
          </w:tcPr>
          <w:p w14:paraId="73874242" w14:textId="77777777" w:rsidR="00620B84" w:rsidRDefault="00B365EC" w:rsidP="003A7C9A">
            <w:pPr>
              <w:jc w:val="center"/>
            </w:pPr>
            <w:r>
              <w:t>F</w:t>
            </w:r>
          </w:p>
        </w:tc>
        <w:tc>
          <w:tcPr>
            <w:tcW w:w="419" w:type="dxa"/>
            <w:shd w:val="clear" w:color="auto" w:fill="FFFF00"/>
          </w:tcPr>
          <w:p w14:paraId="2705C7DA" w14:textId="77777777" w:rsidR="00620B84" w:rsidRDefault="00620B84" w:rsidP="003A7C9A">
            <w:pPr>
              <w:jc w:val="center"/>
            </w:pPr>
          </w:p>
        </w:tc>
        <w:tc>
          <w:tcPr>
            <w:tcW w:w="389" w:type="dxa"/>
            <w:shd w:val="clear" w:color="auto" w:fill="FFFF00"/>
          </w:tcPr>
          <w:p w14:paraId="23D0C300" w14:textId="77777777" w:rsidR="00620B84" w:rsidRDefault="00620B84" w:rsidP="003A7C9A">
            <w:pPr>
              <w:jc w:val="center"/>
            </w:pPr>
          </w:p>
        </w:tc>
        <w:tc>
          <w:tcPr>
            <w:tcW w:w="390" w:type="dxa"/>
            <w:shd w:val="clear" w:color="auto" w:fill="auto"/>
          </w:tcPr>
          <w:p w14:paraId="1AD59172" w14:textId="77777777" w:rsidR="00620B84" w:rsidRDefault="00620B84" w:rsidP="003A7C9A">
            <w:pPr>
              <w:jc w:val="center"/>
            </w:pPr>
          </w:p>
        </w:tc>
        <w:tc>
          <w:tcPr>
            <w:tcW w:w="519" w:type="dxa"/>
            <w:shd w:val="clear" w:color="auto" w:fill="auto"/>
          </w:tcPr>
          <w:p w14:paraId="0E398FF8" w14:textId="77777777" w:rsidR="00620B84" w:rsidRDefault="00620B84" w:rsidP="003A7C9A">
            <w:pPr>
              <w:jc w:val="center"/>
            </w:pPr>
          </w:p>
        </w:tc>
        <w:tc>
          <w:tcPr>
            <w:tcW w:w="519" w:type="dxa"/>
            <w:shd w:val="clear" w:color="auto" w:fill="auto"/>
          </w:tcPr>
          <w:p w14:paraId="5154D07E" w14:textId="77777777" w:rsidR="00620B84" w:rsidRDefault="00620B84" w:rsidP="003A7C9A">
            <w:pPr>
              <w:jc w:val="center"/>
            </w:pPr>
          </w:p>
        </w:tc>
        <w:tc>
          <w:tcPr>
            <w:tcW w:w="494" w:type="dxa"/>
            <w:shd w:val="clear" w:color="auto" w:fill="auto"/>
          </w:tcPr>
          <w:p w14:paraId="3DCF62D7" w14:textId="77777777" w:rsidR="00620B84" w:rsidRDefault="00620B84" w:rsidP="003A7C9A">
            <w:pPr>
              <w:jc w:val="center"/>
            </w:pPr>
          </w:p>
        </w:tc>
        <w:tc>
          <w:tcPr>
            <w:tcW w:w="638" w:type="dxa"/>
            <w:shd w:val="clear" w:color="auto" w:fill="auto"/>
          </w:tcPr>
          <w:p w14:paraId="580FAF9D" w14:textId="77777777" w:rsidR="00620B84" w:rsidRDefault="00620B84" w:rsidP="003A7C9A">
            <w:pPr>
              <w:jc w:val="center"/>
            </w:pPr>
          </w:p>
        </w:tc>
        <w:tc>
          <w:tcPr>
            <w:tcW w:w="666" w:type="dxa"/>
            <w:shd w:val="clear" w:color="auto" w:fill="auto"/>
          </w:tcPr>
          <w:p w14:paraId="6CD10E3F" w14:textId="77777777" w:rsidR="00620B84" w:rsidRDefault="00620B84" w:rsidP="003A7C9A">
            <w:pPr>
              <w:jc w:val="center"/>
            </w:pPr>
          </w:p>
        </w:tc>
        <w:tc>
          <w:tcPr>
            <w:tcW w:w="995" w:type="dxa"/>
            <w:shd w:val="clear" w:color="auto" w:fill="auto"/>
          </w:tcPr>
          <w:p w14:paraId="2B1C7C87" w14:textId="77777777" w:rsidR="00620B84" w:rsidRDefault="00B365EC" w:rsidP="003A7C9A">
            <w:pPr>
              <w:jc w:val="center"/>
            </w:pPr>
            <w:r>
              <w:t>Y</w:t>
            </w:r>
          </w:p>
        </w:tc>
      </w:tr>
      <w:tr w:rsidR="003A7C9A" w14:paraId="61755507" w14:textId="77777777" w:rsidTr="003A7C9A">
        <w:tc>
          <w:tcPr>
            <w:tcW w:w="1556" w:type="dxa"/>
            <w:shd w:val="clear" w:color="auto" w:fill="D9D9D9" w:themeFill="background1" w:themeFillShade="D9"/>
          </w:tcPr>
          <w:p w14:paraId="3F5D0617" w14:textId="77777777" w:rsidR="00620B84" w:rsidRDefault="00B365EC" w:rsidP="008A4D77">
            <w:r>
              <w:t>Mcla.us</w:t>
            </w:r>
          </w:p>
        </w:tc>
        <w:tc>
          <w:tcPr>
            <w:tcW w:w="1481" w:type="dxa"/>
            <w:shd w:val="clear" w:color="auto" w:fill="D9D9D9" w:themeFill="background1" w:themeFillShade="D9"/>
          </w:tcPr>
          <w:p w14:paraId="6EBF7E63" w14:textId="77777777" w:rsidR="00620B84" w:rsidRDefault="00B365EC" w:rsidP="003A7C9A">
            <w:pPr>
              <w:jc w:val="center"/>
            </w:pPr>
            <w:r>
              <w:t>T</w:t>
            </w:r>
          </w:p>
        </w:tc>
        <w:tc>
          <w:tcPr>
            <w:tcW w:w="1509" w:type="dxa"/>
            <w:shd w:val="clear" w:color="auto" w:fill="D9D9D9" w:themeFill="background1" w:themeFillShade="D9"/>
          </w:tcPr>
          <w:p w14:paraId="43609A98" w14:textId="77777777" w:rsidR="00620B84" w:rsidRDefault="00620B84" w:rsidP="003A7C9A">
            <w:pPr>
              <w:jc w:val="center"/>
            </w:pPr>
          </w:p>
        </w:tc>
        <w:tc>
          <w:tcPr>
            <w:tcW w:w="419" w:type="dxa"/>
            <w:shd w:val="clear" w:color="auto" w:fill="D9D9D9" w:themeFill="background1" w:themeFillShade="D9"/>
          </w:tcPr>
          <w:p w14:paraId="6C179228" w14:textId="77777777" w:rsidR="00620B84" w:rsidRDefault="00620B84" w:rsidP="003A7C9A">
            <w:pPr>
              <w:jc w:val="center"/>
            </w:pPr>
          </w:p>
        </w:tc>
        <w:tc>
          <w:tcPr>
            <w:tcW w:w="389" w:type="dxa"/>
            <w:shd w:val="clear" w:color="auto" w:fill="D9D9D9" w:themeFill="background1" w:themeFillShade="D9"/>
          </w:tcPr>
          <w:p w14:paraId="5F4EF9AC" w14:textId="77777777" w:rsidR="00620B84" w:rsidRDefault="00620B84" w:rsidP="003A7C9A">
            <w:pPr>
              <w:jc w:val="center"/>
            </w:pPr>
          </w:p>
        </w:tc>
        <w:tc>
          <w:tcPr>
            <w:tcW w:w="390" w:type="dxa"/>
            <w:shd w:val="clear" w:color="auto" w:fill="D9D9D9" w:themeFill="background1" w:themeFillShade="D9"/>
          </w:tcPr>
          <w:p w14:paraId="73CD201C" w14:textId="77777777" w:rsidR="00620B84" w:rsidRDefault="00620B84" w:rsidP="003A7C9A">
            <w:pPr>
              <w:jc w:val="center"/>
            </w:pPr>
          </w:p>
        </w:tc>
        <w:tc>
          <w:tcPr>
            <w:tcW w:w="519" w:type="dxa"/>
            <w:shd w:val="clear" w:color="auto" w:fill="D9D9D9" w:themeFill="background1" w:themeFillShade="D9"/>
          </w:tcPr>
          <w:p w14:paraId="1F55D034" w14:textId="77777777" w:rsidR="00620B84" w:rsidRDefault="00620B84" w:rsidP="003A7C9A">
            <w:pPr>
              <w:jc w:val="center"/>
            </w:pPr>
          </w:p>
        </w:tc>
        <w:tc>
          <w:tcPr>
            <w:tcW w:w="519" w:type="dxa"/>
            <w:shd w:val="clear" w:color="auto" w:fill="D9D9D9" w:themeFill="background1" w:themeFillShade="D9"/>
          </w:tcPr>
          <w:p w14:paraId="3A212273" w14:textId="77777777" w:rsidR="00620B84" w:rsidRDefault="00620B84" w:rsidP="003A7C9A">
            <w:pPr>
              <w:jc w:val="center"/>
            </w:pPr>
          </w:p>
        </w:tc>
        <w:tc>
          <w:tcPr>
            <w:tcW w:w="494" w:type="dxa"/>
            <w:shd w:val="clear" w:color="auto" w:fill="D9D9D9" w:themeFill="background1" w:themeFillShade="D9"/>
          </w:tcPr>
          <w:p w14:paraId="24335B2A" w14:textId="77777777" w:rsidR="00620B84" w:rsidRDefault="00620B84" w:rsidP="003A7C9A">
            <w:pPr>
              <w:jc w:val="center"/>
            </w:pPr>
          </w:p>
        </w:tc>
        <w:tc>
          <w:tcPr>
            <w:tcW w:w="638" w:type="dxa"/>
            <w:shd w:val="clear" w:color="auto" w:fill="D9D9D9" w:themeFill="background1" w:themeFillShade="D9"/>
          </w:tcPr>
          <w:p w14:paraId="613D1560" w14:textId="77777777" w:rsidR="00620B84" w:rsidRDefault="00620B84" w:rsidP="003A7C9A">
            <w:pPr>
              <w:jc w:val="center"/>
            </w:pPr>
          </w:p>
        </w:tc>
        <w:tc>
          <w:tcPr>
            <w:tcW w:w="666" w:type="dxa"/>
            <w:shd w:val="clear" w:color="auto" w:fill="D9D9D9" w:themeFill="background1" w:themeFillShade="D9"/>
          </w:tcPr>
          <w:p w14:paraId="7F69E9C6" w14:textId="77777777" w:rsidR="00620B84" w:rsidRDefault="00B365EC" w:rsidP="003A7C9A">
            <w:pPr>
              <w:jc w:val="center"/>
            </w:pPr>
            <w:r>
              <w:t>Y</w:t>
            </w:r>
          </w:p>
        </w:tc>
        <w:tc>
          <w:tcPr>
            <w:tcW w:w="995" w:type="dxa"/>
            <w:shd w:val="clear" w:color="auto" w:fill="D9D9D9" w:themeFill="background1" w:themeFillShade="D9"/>
          </w:tcPr>
          <w:p w14:paraId="1D3A5255" w14:textId="77777777" w:rsidR="00620B84" w:rsidRDefault="00620B84" w:rsidP="003A7C9A">
            <w:pPr>
              <w:jc w:val="center"/>
            </w:pPr>
          </w:p>
        </w:tc>
      </w:tr>
      <w:tr w:rsidR="003A7C9A" w14:paraId="47944D39" w14:textId="77777777" w:rsidTr="003A7C9A">
        <w:tc>
          <w:tcPr>
            <w:tcW w:w="1556" w:type="dxa"/>
            <w:shd w:val="clear" w:color="auto" w:fill="auto"/>
          </w:tcPr>
          <w:p w14:paraId="6D4BD8B0" w14:textId="77777777" w:rsidR="00620B84" w:rsidRDefault="00B365EC" w:rsidP="008A4D77">
            <w:r>
              <w:t>Mtca.au</w:t>
            </w:r>
          </w:p>
        </w:tc>
        <w:tc>
          <w:tcPr>
            <w:tcW w:w="1481" w:type="dxa"/>
            <w:shd w:val="clear" w:color="auto" w:fill="auto"/>
          </w:tcPr>
          <w:p w14:paraId="11C4CE67" w14:textId="77777777" w:rsidR="00620B84" w:rsidRDefault="00B365EC" w:rsidP="003A7C9A">
            <w:pPr>
              <w:jc w:val="center"/>
            </w:pPr>
            <w:r>
              <w:t>T</w:t>
            </w:r>
          </w:p>
        </w:tc>
        <w:tc>
          <w:tcPr>
            <w:tcW w:w="1509" w:type="dxa"/>
            <w:shd w:val="clear" w:color="auto" w:fill="auto"/>
          </w:tcPr>
          <w:p w14:paraId="462EFFA3" w14:textId="77777777" w:rsidR="00620B84" w:rsidRDefault="00B365EC" w:rsidP="003A7C9A">
            <w:pPr>
              <w:jc w:val="center"/>
            </w:pPr>
            <w:r>
              <w:t>F</w:t>
            </w:r>
          </w:p>
        </w:tc>
        <w:tc>
          <w:tcPr>
            <w:tcW w:w="419" w:type="dxa"/>
            <w:shd w:val="clear" w:color="auto" w:fill="auto"/>
          </w:tcPr>
          <w:p w14:paraId="1411EF3A" w14:textId="77777777" w:rsidR="00620B84" w:rsidRDefault="00620B84" w:rsidP="003A7C9A">
            <w:pPr>
              <w:jc w:val="center"/>
            </w:pPr>
          </w:p>
        </w:tc>
        <w:tc>
          <w:tcPr>
            <w:tcW w:w="389" w:type="dxa"/>
            <w:shd w:val="clear" w:color="auto" w:fill="FFFF00"/>
          </w:tcPr>
          <w:p w14:paraId="0F1343D6" w14:textId="77777777" w:rsidR="00620B84" w:rsidRDefault="00B365EC" w:rsidP="003A7C9A">
            <w:pPr>
              <w:jc w:val="center"/>
            </w:pPr>
            <w:r>
              <w:t>F</w:t>
            </w:r>
          </w:p>
        </w:tc>
        <w:tc>
          <w:tcPr>
            <w:tcW w:w="390" w:type="dxa"/>
            <w:shd w:val="clear" w:color="auto" w:fill="auto"/>
          </w:tcPr>
          <w:p w14:paraId="711E3252" w14:textId="77777777" w:rsidR="00620B84" w:rsidRDefault="00620B84" w:rsidP="003A7C9A">
            <w:pPr>
              <w:jc w:val="center"/>
            </w:pPr>
          </w:p>
        </w:tc>
        <w:tc>
          <w:tcPr>
            <w:tcW w:w="519" w:type="dxa"/>
            <w:shd w:val="clear" w:color="auto" w:fill="auto"/>
          </w:tcPr>
          <w:p w14:paraId="2E7D5BDE" w14:textId="77777777" w:rsidR="00620B84" w:rsidRDefault="00B365EC" w:rsidP="003A7C9A">
            <w:pPr>
              <w:jc w:val="center"/>
            </w:pPr>
            <w:r>
              <w:t>F</w:t>
            </w:r>
          </w:p>
        </w:tc>
        <w:tc>
          <w:tcPr>
            <w:tcW w:w="519" w:type="dxa"/>
            <w:shd w:val="clear" w:color="auto" w:fill="auto"/>
          </w:tcPr>
          <w:p w14:paraId="1A3A12AA" w14:textId="77777777" w:rsidR="00620B84" w:rsidRDefault="00620B84" w:rsidP="003A7C9A">
            <w:pPr>
              <w:jc w:val="center"/>
            </w:pPr>
          </w:p>
        </w:tc>
        <w:tc>
          <w:tcPr>
            <w:tcW w:w="494" w:type="dxa"/>
            <w:shd w:val="clear" w:color="auto" w:fill="auto"/>
          </w:tcPr>
          <w:p w14:paraId="40EAD462" w14:textId="77777777" w:rsidR="00620B84" w:rsidRDefault="00B365EC" w:rsidP="003A7C9A">
            <w:pPr>
              <w:jc w:val="center"/>
            </w:pPr>
            <w:r>
              <w:t>F</w:t>
            </w:r>
          </w:p>
        </w:tc>
        <w:tc>
          <w:tcPr>
            <w:tcW w:w="638" w:type="dxa"/>
            <w:shd w:val="clear" w:color="auto" w:fill="auto"/>
          </w:tcPr>
          <w:p w14:paraId="0BE2782A" w14:textId="77777777" w:rsidR="00620B84" w:rsidRDefault="00620B84" w:rsidP="003A7C9A">
            <w:pPr>
              <w:jc w:val="center"/>
            </w:pPr>
          </w:p>
        </w:tc>
        <w:tc>
          <w:tcPr>
            <w:tcW w:w="666" w:type="dxa"/>
            <w:shd w:val="clear" w:color="auto" w:fill="auto"/>
          </w:tcPr>
          <w:p w14:paraId="0A289E74" w14:textId="77777777" w:rsidR="00620B84" w:rsidRDefault="00B365EC" w:rsidP="003A7C9A">
            <w:pPr>
              <w:jc w:val="center"/>
            </w:pPr>
            <w:r>
              <w:t>Y</w:t>
            </w:r>
          </w:p>
        </w:tc>
        <w:tc>
          <w:tcPr>
            <w:tcW w:w="995" w:type="dxa"/>
            <w:shd w:val="clear" w:color="auto" w:fill="auto"/>
          </w:tcPr>
          <w:p w14:paraId="53538EA6" w14:textId="77777777" w:rsidR="00620B84" w:rsidRDefault="00B365EC" w:rsidP="003A7C9A">
            <w:pPr>
              <w:jc w:val="center"/>
            </w:pPr>
            <w:r>
              <w:t>Y</w:t>
            </w:r>
          </w:p>
        </w:tc>
      </w:tr>
      <w:tr w:rsidR="003A7C9A" w14:paraId="09490FF5" w14:textId="77777777" w:rsidTr="003A7C9A">
        <w:tc>
          <w:tcPr>
            <w:tcW w:w="1556" w:type="dxa"/>
            <w:shd w:val="clear" w:color="auto" w:fill="D9D9D9" w:themeFill="background1" w:themeFillShade="D9"/>
          </w:tcPr>
          <w:p w14:paraId="1F635229" w14:textId="77777777" w:rsidR="00620B84" w:rsidRDefault="00B365EC" w:rsidP="008A4D77">
            <w:r>
              <w:t>Pape.de</w:t>
            </w:r>
          </w:p>
        </w:tc>
        <w:tc>
          <w:tcPr>
            <w:tcW w:w="1481" w:type="dxa"/>
            <w:shd w:val="clear" w:color="auto" w:fill="D9D9D9" w:themeFill="background1" w:themeFillShade="D9"/>
          </w:tcPr>
          <w:p w14:paraId="4053A930" w14:textId="77777777" w:rsidR="00620B84" w:rsidRDefault="00B365EC" w:rsidP="003A7C9A">
            <w:pPr>
              <w:jc w:val="center"/>
            </w:pPr>
            <w:r>
              <w:t>F</w:t>
            </w:r>
          </w:p>
        </w:tc>
        <w:tc>
          <w:tcPr>
            <w:tcW w:w="1509" w:type="dxa"/>
            <w:shd w:val="clear" w:color="auto" w:fill="D9D9D9" w:themeFill="background1" w:themeFillShade="D9"/>
          </w:tcPr>
          <w:p w14:paraId="648E7C6A" w14:textId="77777777" w:rsidR="00620B84" w:rsidRDefault="00620B84" w:rsidP="003A7C9A">
            <w:pPr>
              <w:jc w:val="center"/>
            </w:pPr>
          </w:p>
        </w:tc>
        <w:tc>
          <w:tcPr>
            <w:tcW w:w="419" w:type="dxa"/>
            <w:shd w:val="clear" w:color="auto" w:fill="D9D9D9" w:themeFill="background1" w:themeFillShade="D9"/>
          </w:tcPr>
          <w:p w14:paraId="4947D084" w14:textId="77777777" w:rsidR="00620B84" w:rsidRDefault="00620B84" w:rsidP="003A7C9A">
            <w:pPr>
              <w:jc w:val="center"/>
            </w:pPr>
          </w:p>
        </w:tc>
        <w:tc>
          <w:tcPr>
            <w:tcW w:w="389" w:type="dxa"/>
            <w:shd w:val="clear" w:color="auto" w:fill="D9D9D9" w:themeFill="background1" w:themeFillShade="D9"/>
          </w:tcPr>
          <w:p w14:paraId="631721E8" w14:textId="77777777" w:rsidR="00620B84" w:rsidRDefault="00620B84" w:rsidP="003A7C9A">
            <w:pPr>
              <w:jc w:val="center"/>
            </w:pPr>
          </w:p>
        </w:tc>
        <w:tc>
          <w:tcPr>
            <w:tcW w:w="390" w:type="dxa"/>
            <w:shd w:val="clear" w:color="auto" w:fill="D9D9D9" w:themeFill="background1" w:themeFillShade="D9"/>
          </w:tcPr>
          <w:p w14:paraId="097CA5D7" w14:textId="77777777" w:rsidR="00620B84" w:rsidRDefault="00620B84" w:rsidP="003A7C9A">
            <w:pPr>
              <w:jc w:val="center"/>
            </w:pPr>
          </w:p>
        </w:tc>
        <w:tc>
          <w:tcPr>
            <w:tcW w:w="519" w:type="dxa"/>
            <w:shd w:val="clear" w:color="auto" w:fill="D9D9D9" w:themeFill="background1" w:themeFillShade="D9"/>
          </w:tcPr>
          <w:p w14:paraId="0DF2D371" w14:textId="77777777" w:rsidR="00620B84" w:rsidRDefault="00620B84" w:rsidP="003A7C9A">
            <w:pPr>
              <w:jc w:val="center"/>
            </w:pPr>
          </w:p>
        </w:tc>
        <w:tc>
          <w:tcPr>
            <w:tcW w:w="519" w:type="dxa"/>
            <w:shd w:val="clear" w:color="auto" w:fill="D9D9D9" w:themeFill="background1" w:themeFillShade="D9"/>
          </w:tcPr>
          <w:p w14:paraId="37A66194" w14:textId="77777777" w:rsidR="00620B84" w:rsidRDefault="00620B84" w:rsidP="003A7C9A">
            <w:pPr>
              <w:jc w:val="center"/>
            </w:pPr>
          </w:p>
        </w:tc>
        <w:tc>
          <w:tcPr>
            <w:tcW w:w="494" w:type="dxa"/>
            <w:shd w:val="clear" w:color="auto" w:fill="D9D9D9" w:themeFill="background1" w:themeFillShade="D9"/>
          </w:tcPr>
          <w:p w14:paraId="04FA4835" w14:textId="77777777" w:rsidR="00620B84" w:rsidRDefault="00620B84" w:rsidP="003A7C9A">
            <w:pPr>
              <w:jc w:val="center"/>
            </w:pPr>
          </w:p>
        </w:tc>
        <w:tc>
          <w:tcPr>
            <w:tcW w:w="638" w:type="dxa"/>
            <w:shd w:val="clear" w:color="auto" w:fill="D9D9D9" w:themeFill="background1" w:themeFillShade="D9"/>
          </w:tcPr>
          <w:p w14:paraId="10B0B9C7" w14:textId="77777777" w:rsidR="00620B84" w:rsidRDefault="00620B84" w:rsidP="003A7C9A">
            <w:pPr>
              <w:jc w:val="center"/>
            </w:pPr>
          </w:p>
        </w:tc>
        <w:tc>
          <w:tcPr>
            <w:tcW w:w="666" w:type="dxa"/>
            <w:shd w:val="clear" w:color="auto" w:fill="D9D9D9" w:themeFill="background1" w:themeFillShade="D9"/>
          </w:tcPr>
          <w:p w14:paraId="66D3B453" w14:textId="77777777" w:rsidR="00620B84" w:rsidRDefault="00620B84" w:rsidP="003A7C9A">
            <w:pPr>
              <w:jc w:val="center"/>
            </w:pPr>
          </w:p>
        </w:tc>
        <w:tc>
          <w:tcPr>
            <w:tcW w:w="995" w:type="dxa"/>
            <w:shd w:val="clear" w:color="auto" w:fill="D9D9D9" w:themeFill="background1" w:themeFillShade="D9"/>
          </w:tcPr>
          <w:p w14:paraId="62B9B45C" w14:textId="77777777" w:rsidR="00620B84" w:rsidRDefault="00620B84" w:rsidP="003A7C9A">
            <w:pPr>
              <w:jc w:val="center"/>
            </w:pPr>
          </w:p>
        </w:tc>
      </w:tr>
      <w:tr w:rsidR="003A7C9A" w14:paraId="67D3FEBB" w14:textId="77777777" w:rsidTr="003A7C9A">
        <w:tc>
          <w:tcPr>
            <w:tcW w:w="1556" w:type="dxa"/>
            <w:shd w:val="clear" w:color="auto" w:fill="auto"/>
          </w:tcPr>
          <w:p w14:paraId="52F5D802" w14:textId="77777777" w:rsidR="00620B84" w:rsidRDefault="00B365EC" w:rsidP="008A4D77">
            <w:r>
              <w:t>Ping.au</w:t>
            </w:r>
          </w:p>
        </w:tc>
        <w:tc>
          <w:tcPr>
            <w:tcW w:w="1481" w:type="dxa"/>
            <w:shd w:val="clear" w:color="auto" w:fill="auto"/>
          </w:tcPr>
          <w:p w14:paraId="3C6CB2CC" w14:textId="77777777" w:rsidR="00620B84" w:rsidRDefault="00620B84" w:rsidP="003A7C9A">
            <w:pPr>
              <w:jc w:val="center"/>
            </w:pPr>
          </w:p>
        </w:tc>
        <w:tc>
          <w:tcPr>
            <w:tcW w:w="1509" w:type="dxa"/>
            <w:shd w:val="clear" w:color="auto" w:fill="auto"/>
          </w:tcPr>
          <w:p w14:paraId="31140F6E" w14:textId="77777777" w:rsidR="00620B84" w:rsidRDefault="00B365EC" w:rsidP="003A7C9A">
            <w:pPr>
              <w:jc w:val="center"/>
            </w:pPr>
            <w:r>
              <w:t>F</w:t>
            </w:r>
          </w:p>
        </w:tc>
        <w:tc>
          <w:tcPr>
            <w:tcW w:w="419" w:type="dxa"/>
            <w:shd w:val="clear" w:color="auto" w:fill="auto"/>
          </w:tcPr>
          <w:p w14:paraId="69A0C833" w14:textId="77777777" w:rsidR="00620B84" w:rsidRDefault="00620B84" w:rsidP="003A7C9A">
            <w:pPr>
              <w:jc w:val="center"/>
            </w:pPr>
          </w:p>
        </w:tc>
        <w:tc>
          <w:tcPr>
            <w:tcW w:w="389" w:type="dxa"/>
            <w:shd w:val="clear" w:color="auto" w:fill="FFFF00"/>
          </w:tcPr>
          <w:p w14:paraId="582D332E" w14:textId="77777777" w:rsidR="00620B84" w:rsidRDefault="00620B84" w:rsidP="003A7C9A">
            <w:pPr>
              <w:jc w:val="center"/>
            </w:pPr>
          </w:p>
        </w:tc>
        <w:tc>
          <w:tcPr>
            <w:tcW w:w="390" w:type="dxa"/>
            <w:shd w:val="clear" w:color="auto" w:fill="auto"/>
          </w:tcPr>
          <w:p w14:paraId="59113FB4" w14:textId="77777777" w:rsidR="00620B84" w:rsidRDefault="00620B84" w:rsidP="003A7C9A">
            <w:pPr>
              <w:jc w:val="center"/>
            </w:pPr>
          </w:p>
        </w:tc>
        <w:tc>
          <w:tcPr>
            <w:tcW w:w="519" w:type="dxa"/>
            <w:shd w:val="clear" w:color="auto" w:fill="auto"/>
          </w:tcPr>
          <w:p w14:paraId="05C5CDFC" w14:textId="77777777" w:rsidR="00620B84" w:rsidRDefault="00620B84" w:rsidP="003A7C9A">
            <w:pPr>
              <w:jc w:val="center"/>
            </w:pPr>
          </w:p>
        </w:tc>
        <w:tc>
          <w:tcPr>
            <w:tcW w:w="519" w:type="dxa"/>
            <w:shd w:val="clear" w:color="auto" w:fill="auto"/>
          </w:tcPr>
          <w:p w14:paraId="107BFE1D" w14:textId="77777777" w:rsidR="00620B84" w:rsidRDefault="00620B84" w:rsidP="003A7C9A">
            <w:pPr>
              <w:jc w:val="center"/>
            </w:pPr>
          </w:p>
        </w:tc>
        <w:tc>
          <w:tcPr>
            <w:tcW w:w="494" w:type="dxa"/>
            <w:shd w:val="clear" w:color="auto" w:fill="auto"/>
          </w:tcPr>
          <w:p w14:paraId="7FD04F89" w14:textId="77777777" w:rsidR="00620B84" w:rsidRDefault="00620B84" w:rsidP="003A7C9A">
            <w:pPr>
              <w:jc w:val="center"/>
            </w:pPr>
          </w:p>
        </w:tc>
        <w:tc>
          <w:tcPr>
            <w:tcW w:w="638" w:type="dxa"/>
            <w:shd w:val="clear" w:color="auto" w:fill="auto"/>
          </w:tcPr>
          <w:p w14:paraId="75883307" w14:textId="77777777" w:rsidR="00620B84" w:rsidRDefault="00620B84" w:rsidP="003A7C9A">
            <w:pPr>
              <w:jc w:val="center"/>
            </w:pPr>
          </w:p>
        </w:tc>
        <w:tc>
          <w:tcPr>
            <w:tcW w:w="666" w:type="dxa"/>
            <w:shd w:val="clear" w:color="auto" w:fill="auto"/>
          </w:tcPr>
          <w:p w14:paraId="051A81EB" w14:textId="77777777" w:rsidR="00620B84" w:rsidRDefault="00620B84" w:rsidP="003A7C9A">
            <w:pPr>
              <w:jc w:val="center"/>
            </w:pPr>
          </w:p>
        </w:tc>
        <w:tc>
          <w:tcPr>
            <w:tcW w:w="995" w:type="dxa"/>
            <w:shd w:val="clear" w:color="auto" w:fill="auto"/>
          </w:tcPr>
          <w:p w14:paraId="64F6B6E9" w14:textId="77777777" w:rsidR="00620B84" w:rsidRDefault="00B365EC" w:rsidP="003A7C9A">
            <w:pPr>
              <w:jc w:val="center"/>
            </w:pPr>
            <w:r>
              <w:t>Y</w:t>
            </w:r>
          </w:p>
        </w:tc>
      </w:tr>
      <w:tr w:rsidR="003A7C9A" w14:paraId="399D0684" w14:textId="77777777" w:rsidTr="003A7C9A">
        <w:tc>
          <w:tcPr>
            <w:tcW w:w="1556" w:type="dxa"/>
            <w:shd w:val="clear" w:color="auto" w:fill="auto"/>
          </w:tcPr>
          <w:p w14:paraId="4AE02FF6" w14:textId="77777777" w:rsidR="00620B84" w:rsidRDefault="00B365EC" w:rsidP="008A4D77">
            <w:r>
              <w:t>Pinj.au</w:t>
            </w:r>
          </w:p>
        </w:tc>
        <w:tc>
          <w:tcPr>
            <w:tcW w:w="1481" w:type="dxa"/>
            <w:shd w:val="clear" w:color="auto" w:fill="auto"/>
          </w:tcPr>
          <w:p w14:paraId="159CDD04" w14:textId="77777777" w:rsidR="00620B84" w:rsidRDefault="00620B84" w:rsidP="003A7C9A">
            <w:pPr>
              <w:jc w:val="center"/>
            </w:pPr>
          </w:p>
        </w:tc>
        <w:tc>
          <w:tcPr>
            <w:tcW w:w="1509" w:type="dxa"/>
            <w:shd w:val="clear" w:color="auto" w:fill="auto"/>
          </w:tcPr>
          <w:p w14:paraId="3DD7A477" w14:textId="77777777" w:rsidR="00620B84" w:rsidRDefault="00B365EC" w:rsidP="003A7C9A">
            <w:pPr>
              <w:jc w:val="center"/>
            </w:pPr>
            <w:r>
              <w:t>F</w:t>
            </w:r>
          </w:p>
        </w:tc>
        <w:tc>
          <w:tcPr>
            <w:tcW w:w="419" w:type="dxa"/>
            <w:shd w:val="clear" w:color="auto" w:fill="FFFF00"/>
          </w:tcPr>
          <w:p w14:paraId="14CD440C" w14:textId="77777777" w:rsidR="00620B84" w:rsidRDefault="00620B84" w:rsidP="003A7C9A">
            <w:pPr>
              <w:jc w:val="center"/>
            </w:pPr>
          </w:p>
        </w:tc>
        <w:tc>
          <w:tcPr>
            <w:tcW w:w="389" w:type="dxa"/>
            <w:shd w:val="clear" w:color="auto" w:fill="auto"/>
          </w:tcPr>
          <w:p w14:paraId="21B83988" w14:textId="77777777" w:rsidR="00620B84" w:rsidRDefault="00620B84" w:rsidP="003A7C9A">
            <w:pPr>
              <w:jc w:val="center"/>
            </w:pPr>
          </w:p>
        </w:tc>
        <w:tc>
          <w:tcPr>
            <w:tcW w:w="390" w:type="dxa"/>
            <w:shd w:val="clear" w:color="auto" w:fill="auto"/>
          </w:tcPr>
          <w:p w14:paraId="3383E096" w14:textId="77777777" w:rsidR="00620B84" w:rsidRDefault="00620B84" w:rsidP="003A7C9A">
            <w:pPr>
              <w:jc w:val="center"/>
            </w:pPr>
          </w:p>
        </w:tc>
        <w:tc>
          <w:tcPr>
            <w:tcW w:w="519" w:type="dxa"/>
            <w:shd w:val="clear" w:color="auto" w:fill="auto"/>
          </w:tcPr>
          <w:p w14:paraId="654BAD96" w14:textId="77777777" w:rsidR="00620B84" w:rsidRDefault="00620B84" w:rsidP="003A7C9A">
            <w:pPr>
              <w:jc w:val="center"/>
            </w:pPr>
          </w:p>
        </w:tc>
        <w:tc>
          <w:tcPr>
            <w:tcW w:w="519" w:type="dxa"/>
            <w:shd w:val="clear" w:color="auto" w:fill="auto"/>
          </w:tcPr>
          <w:p w14:paraId="234F3E31" w14:textId="77777777" w:rsidR="00620B84" w:rsidRDefault="00620B84" w:rsidP="003A7C9A">
            <w:pPr>
              <w:jc w:val="center"/>
            </w:pPr>
          </w:p>
        </w:tc>
        <w:tc>
          <w:tcPr>
            <w:tcW w:w="494" w:type="dxa"/>
            <w:shd w:val="clear" w:color="auto" w:fill="auto"/>
          </w:tcPr>
          <w:p w14:paraId="3211AA74" w14:textId="77777777" w:rsidR="00620B84" w:rsidRDefault="00620B84" w:rsidP="003A7C9A">
            <w:pPr>
              <w:jc w:val="center"/>
            </w:pPr>
          </w:p>
        </w:tc>
        <w:tc>
          <w:tcPr>
            <w:tcW w:w="638" w:type="dxa"/>
            <w:shd w:val="clear" w:color="auto" w:fill="auto"/>
          </w:tcPr>
          <w:p w14:paraId="6AC4F702" w14:textId="77777777" w:rsidR="00620B84" w:rsidRDefault="00620B84" w:rsidP="003A7C9A">
            <w:pPr>
              <w:jc w:val="center"/>
            </w:pPr>
          </w:p>
        </w:tc>
        <w:tc>
          <w:tcPr>
            <w:tcW w:w="666" w:type="dxa"/>
            <w:shd w:val="clear" w:color="auto" w:fill="auto"/>
          </w:tcPr>
          <w:p w14:paraId="214503E3" w14:textId="77777777" w:rsidR="00620B84" w:rsidRDefault="00620B84" w:rsidP="003A7C9A">
            <w:pPr>
              <w:jc w:val="center"/>
            </w:pPr>
          </w:p>
        </w:tc>
        <w:tc>
          <w:tcPr>
            <w:tcW w:w="995" w:type="dxa"/>
            <w:shd w:val="clear" w:color="auto" w:fill="auto"/>
          </w:tcPr>
          <w:p w14:paraId="6FB2CE30" w14:textId="77777777" w:rsidR="00620B84" w:rsidRDefault="00B365EC" w:rsidP="003A7C9A">
            <w:pPr>
              <w:jc w:val="center"/>
            </w:pPr>
            <w:r>
              <w:t>Y</w:t>
            </w:r>
          </w:p>
        </w:tc>
      </w:tr>
      <w:tr w:rsidR="003A7C9A" w14:paraId="26ADF24A" w14:textId="77777777" w:rsidTr="003A7C9A">
        <w:tc>
          <w:tcPr>
            <w:tcW w:w="1556" w:type="dxa"/>
            <w:shd w:val="clear" w:color="auto" w:fill="auto"/>
          </w:tcPr>
          <w:p w14:paraId="580FD230" w14:textId="77777777" w:rsidR="00620B84" w:rsidRDefault="00B365EC" w:rsidP="008A4D77">
            <w:r>
              <w:t>Rook.uk</w:t>
            </w:r>
          </w:p>
        </w:tc>
        <w:tc>
          <w:tcPr>
            <w:tcW w:w="1481" w:type="dxa"/>
            <w:shd w:val="clear" w:color="auto" w:fill="auto"/>
          </w:tcPr>
          <w:p w14:paraId="71FF6C47" w14:textId="77777777" w:rsidR="00620B84" w:rsidRDefault="00B365EC" w:rsidP="003A7C9A">
            <w:pPr>
              <w:jc w:val="center"/>
            </w:pPr>
            <w:r>
              <w:t>F</w:t>
            </w:r>
          </w:p>
        </w:tc>
        <w:tc>
          <w:tcPr>
            <w:tcW w:w="1509" w:type="dxa"/>
            <w:shd w:val="clear" w:color="auto" w:fill="auto"/>
          </w:tcPr>
          <w:p w14:paraId="6EE9CEC2" w14:textId="77777777" w:rsidR="00620B84" w:rsidRDefault="00B365EC" w:rsidP="003A7C9A">
            <w:pPr>
              <w:jc w:val="center"/>
            </w:pPr>
            <w:r>
              <w:t>T</w:t>
            </w:r>
          </w:p>
        </w:tc>
        <w:tc>
          <w:tcPr>
            <w:tcW w:w="419" w:type="dxa"/>
            <w:shd w:val="clear" w:color="auto" w:fill="auto"/>
          </w:tcPr>
          <w:p w14:paraId="1AADE922" w14:textId="77777777" w:rsidR="00620B84" w:rsidRDefault="00620B84" w:rsidP="003A7C9A">
            <w:pPr>
              <w:jc w:val="center"/>
            </w:pPr>
          </w:p>
        </w:tc>
        <w:tc>
          <w:tcPr>
            <w:tcW w:w="389" w:type="dxa"/>
            <w:shd w:val="clear" w:color="auto" w:fill="FFFF00"/>
          </w:tcPr>
          <w:p w14:paraId="1CD56C2F" w14:textId="77777777" w:rsidR="00620B84" w:rsidRDefault="00B365EC" w:rsidP="003A7C9A">
            <w:pPr>
              <w:jc w:val="center"/>
            </w:pPr>
            <w:r>
              <w:t>F</w:t>
            </w:r>
          </w:p>
        </w:tc>
        <w:tc>
          <w:tcPr>
            <w:tcW w:w="390" w:type="dxa"/>
            <w:shd w:val="clear" w:color="auto" w:fill="auto"/>
          </w:tcPr>
          <w:p w14:paraId="42A40EB5" w14:textId="77777777" w:rsidR="00620B84" w:rsidRDefault="00620B84" w:rsidP="003A7C9A">
            <w:pPr>
              <w:jc w:val="center"/>
            </w:pPr>
          </w:p>
        </w:tc>
        <w:tc>
          <w:tcPr>
            <w:tcW w:w="519" w:type="dxa"/>
            <w:shd w:val="clear" w:color="auto" w:fill="auto"/>
          </w:tcPr>
          <w:p w14:paraId="2AD5021C" w14:textId="77777777" w:rsidR="00620B84" w:rsidRDefault="00620B84" w:rsidP="003A7C9A">
            <w:pPr>
              <w:jc w:val="center"/>
            </w:pPr>
          </w:p>
        </w:tc>
        <w:tc>
          <w:tcPr>
            <w:tcW w:w="519" w:type="dxa"/>
            <w:shd w:val="clear" w:color="auto" w:fill="auto"/>
          </w:tcPr>
          <w:p w14:paraId="48BEA32B" w14:textId="77777777" w:rsidR="00620B84" w:rsidRDefault="00620B84" w:rsidP="003A7C9A">
            <w:pPr>
              <w:jc w:val="center"/>
            </w:pPr>
          </w:p>
        </w:tc>
        <w:tc>
          <w:tcPr>
            <w:tcW w:w="494" w:type="dxa"/>
            <w:shd w:val="clear" w:color="auto" w:fill="auto"/>
          </w:tcPr>
          <w:p w14:paraId="54868EE6" w14:textId="77777777" w:rsidR="00620B84" w:rsidRDefault="00B365EC" w:rsidP="003A7C9A">
            <w:pPr>
              <w:jc w:val="center"/>
            </w:pPr>
            <w:r>
              <w:t>F</w:t>
            </w:r>
          </w:p>
        </w:tc>
        <w:tc>
          <w:tcPr>
            <w:tcW w:w="638" w:type="dxa"/>
            <w:shd w:val="clear" w:color="auto" w:fill="FFFF00"/>
          </w:tcPr>
          <w:p w14:paraId="4924E512" w14:textId="77777777" w:rsidR="00620B84" w:rsidRDefault="00620B84" w:rsidP="003A7C9A">
            <w:pPr>
              <w:jc w:val="center"/>
            </w:pPr>
          </w:p>
        </w:tc>
        <w:tc>
          <w:tcPr>
            <w:tcW w:w="666" w:type="dxa"/>
            <w:shd w:val="clear" w:color="auto" w:fill="auto"/>
          </w:tcPr>
          <w:p w14:paraId="2774C360" w14:textId="77777777" w:rsidR="00620B84" w:rsidRDefault="00B365EC" w:rsidP="003A7C9A">
            <w:pPr>
              <w:jc w:val="center"/>
            </w:pPr>
            <w:r>
              <w:t>Y</w:t>
            </w:r>
          </w:p>
        </w:tc>
        <w:tc>
          <w:tcPr>
            <w:tcW w:w="995" w:type="dxa"/>
            <w:shd w:val="clear" w:color="auto" w:fill="auto"/>
          </w:tcPr>
          <w:p w14:paraId="4577F990" w14:textId="77777777" w:rsidR="00620B84" w:rsidRDefault="00B365EC" w:rsidP="003A7C9A">
            <w:pPr>
              <w:jc w:val="center"/>
            </w:pPr>
            <w:r>
              <w:t>Y</w:t>
            </w:r>
          </w:p>
        </w:tc>
      </w:tr>
      <w:tr w:rsidR="003A7C9A" w14:paraId="386CF825" w14:textId="77777777" w:rsidTr="003A7C9A">
        <w:tc>
          <w:tcPr>
            <w:tcW w:w="1556" w:type="dxa"/>
            <w:shd w:val="clear" w:color="auto" w:fill="auto"/>
          </w:tcPr>
          <w:p w14:paraId="7A34C6B6" w14:textId="77777777" w:rsidR="00620B84" w:rsidRDefault="00B365EC" w:rsidP="008A4D77">
            <w:r>
              <w:t>Sage.us</w:t>
            </w:r>
          </w:p>
        </w:tc>
        <w:tc>
          <w:tcPr>
            <w:tcW w:w="1481" w:type="dxa"/>
            <w:shd w:val="clear" w:color="auto" w:fill="auto"/>
          </w:tcPr>
          <w:p w14:paraId="55B83F68" w14:textId="77777777" w:rsidR="00620B84" w:rsidRDefault="00B365EC" w:rsidP="003A7C9A">
            <w:pPr>
              <w:jc w:val="center"/>
            </w:pPr>
            <w:r>
              <w:t>T</w:t>
            </w:r>
          </w:p>
        </w:tc>
        <w:tc>
          <w:tcPr>
            <w:tcW w:w="1509" w:type="dxa"/>
            <w:shd w:val="clear" w:color="auto" w:fill="auto"/>
          </w:tcPr>
          <w:p w14:paraId="18656C66" w14:textId="77777777" w:rsidR="00620B84" w:rsidRDefault="00B365EC" w:rsidP="003A7C9A">
            <w:pPr>
              <w:jc w:val="center"/>
            </w:pPr>
            <w:r>
              <w:t>F</w:t>
            </w:r>
          </w:p>
        </w:tc>
        <w:tc>
          <w:tcPr>
            <w:tcW w:w="419" w:type="dxa"/>
            <w:shd w:val="clear" w:color="auto" w:fill="auto"/>
          </w:tcPr>
          <w:p w14:paraId="05FC42F3" w14:textId="77777777" w:rsidR="00620B84" w:rsidRDefault="00B365EC" w:rsidP="003A7C9A">
            <w:pPr>
              <w:jc w:val="center"/>
            </w:pPr>
            <w:r>
              <w:t>F</w:t>
            </w:r>
          </w:p>
        </w:tc>
        <w:tc>
          <w:tcPr>
            <w:tcW w:w="389" w:type="dxa"/>
            <w:shd w:val="clear" w:color="auto" w:fill="auto"/>
          </w:tcPr>
          <w:p w14:paraId="39A1191A" w14:textId="77777777" w:rsidR="00620B84" w:rsidRDefault="00B365EC" w:rsidP="003A7C9A">
            <w:pPr>
              <w:jc w:val="center"/>
            </w:pPr>
            <w:r>
              <w:t>F</w:t>
            </w:r>
          </w:p>
        </w:tc>
        <w:tc>
          <w:tcPr>
            <w:tcW w:w="390" w:type="dxa"/>
            <w:shd w:val="clear" w:color="auto" w:fill="auto"/>
          </w:tcPr>
          <w:p w14:paraId="744CD674" w14:textId="77777777" w:rsidR="00620B84" w:rsidRDefault="00620B84" w:rsidP="003A7C9A">
            <w:pPr>
              <w:jc w:val="center"/>
            </w:pPr>
          </w:p>
        </w:tc>
        <w:tc>
          <w:tcPr>
            <w:tcW w:w="519" w:type="dxa"/>
            <w:shd w:val="clear" w:color="auto" w:fill="auto"/>
          </w:tcPr>
          <w:p w14:paraId="42CC2271" w14:textId="77777777" w:rsidR="00620B84" w:rsidRDefault="00B365EC" w:rsidP="003A7C9A">
            <w:pPr>
              <w:jc w:val="center"/>
            </w:pPr>
            <w:r>
              <w:t>F</w:t>
            </w:r>
          </w:p>
        </w:tc>
        <w:tc>
          <w:tcPr>
            <w:tcW w:w="519" w:type="dxa"/>
            <w:shd w:val="clear" w:color="auto" w:fill="auto"/>
          </w:tcPr>
          <w:p w14:paraId="2C521E19" w14:textId="77777777" w:rsidR="00620B84" w:rsidRDefault="00B365EC" w:rsidP="003A7C9A">
            <w:pPr>
              <w:jc w:val="center"/>
            </w:pPr>
            <w:r>
              <w:t>F</w:t>
            </w:r>
          </w:p>
        </w:tc>
        <w:tc>
          <w:tcPr>
            <w:tcW w:w="494" w:type="dxa"/>
            <w:shd w:val="clear" w:color="auto" w:fill="auto"/>
          </w:tcPr>
          <w:p w14:paraId="65595EC6" w14:textId="77777777" w:rsidR="00620B84" w:rsidRDefault="00620B84" w:rsidP="003A7C9A">
            <w:pPr>
              <w:jc w:val="center"/>
            </w:pPr>
          </w:p>
        </w:tc>
        <w:tc>
          <w:tcPr>
            <w:tcW w:w="638" w:type="dxa"/>
            <w:shd w:val="clear" w:color="auto" w:fill="auto"/>
          </w:tcPr>
          <w:p w14:paraId="3095CCE3" w14:textId="77777777" w:rsidR="00620B84" w:rsidRDefault="00620B84" w:rsidP="003A7C9A">
            <w:pPr>
              <w:jc w:val="center"/>
            </w:pPr>
          </w:p>
        </w:tc>
        <w:tc>
          <w:tcPr>
            <w:tcW w:w="666" w:type="dxa"/>
            <w:shd w:val="clear" w:color="auto" w:fill="auto"/>
          </w:tcPr>
          <w:p w14:paraId="7DE1FD13" w14:textId="77777777" w:rsidR="00620B84" w:rsidRDefault="00B365EC" w:rsidP="003A7C9A">
            <w:pPr>
              <w:jc w:val="center"/>
            </w:pPr>
            <w:r>
              <w:t>Y</w:t>
            </w:r>
          </w:p>
        </w:tc>
        <w:tc>
          <w:tcPr>
            <w:tcW w:w="995" w:type="dxa"/>
            <w:shd w:val="clear" w:color="auto" w:fill="auto"/>
          </w:tcPr>
          <w:p w14:paraId="61B6AF39" w14:textId="77777777" w:rsidR="00620B84" w:rsidRDefault="00B365EC" w:rsidP="003A7C9A">
            <w:pPr>
              <w:jc w:val="center"/>
            </w:pPr>
            <w:r>
              <w:t>Y</w:t>
            </w:r>
          </w:p>
        </w:tc>
      </w:tr>
      <w:tr w:rsidR="003A7C9A" w14:paraId="14AF076D" w14:textId="77777777" w:rsidTr="003A7C9A">
        <w:tc>
          <w:tcPr>
            <w:tcW w:w="1556" w:type="dxa"/>
            <w:shd w:val="clear" w:color="auto" w:fill="D9D9D9" w:themeFill="background1" w:themeFillShade="D9"/>
          </w:tcPr>
          <w:p w14:paraId="4778867F" w14:textId="77777777" w:rsidR="00620B84" w:rsidRDefault="00B365EC" w:rsidP="008A4D77">
            <w:r>
              <w:t>Saline.us</w:t>
            </w:r>
          </w:p>
        </w:tc>
        <w:tc>
          <w:tcPr>
            <w:tcW w:w="1481" w:type="dxa"/>
            <w:shd w:val="clear" w:color="auto" w:fill="D9D9D9" w:themeFill="background1" w:themeFillShade="D9"/>
          </w:tcPr>
          <w:p w14:paraId="75CC94EB" w14:textId="77777777" w:rsidR="00620B84" w:rsidRDefault="00B365EC" w:rsidP="003A7C9A">
            <w:pPr>
              <w:jc w:val="center"/>
            </w:pPr>
            <w:r>
              <w:t>T</w:t>
            </w:r>
          </w:p>
        </w:tc>
        <w:tc>
          <w:tcPr>
            <w:tcW w:w="1509" w:type="dxa"/>
            <w:shd w:val="clear" w:color="auto" w:fill="D9D9D9" w:themeFill="background1" w:themeFillShade="D9"/>
          </w:tcPr>
          <w:p w14:paraId="4479F2F5" w14:textId="77777777" w:rsidR="00620B84" w:rsidRDefault="00620B84" w:rsidP="003A7C9A">
            <w:pPr>
              <w:jc w:val="center"/>
            </w:pPr>
          </w:p>
        </w:tc>
        <w:tc>
          <w:tcPr>
            <w:tcW w:w="419" w:type="dxa"/>
            <w:shd w:val="clear" w:color="auto" w:fill="D9D9D9" w:themeFill="background1" w:themeFillShade="D9"/>
          </w:tcPr>
          <w:p w14:paraId="156A76F3" w14:textId="77777777" w:rsidR="00620B84" w:rsidRDefault="00620B84" w:rsidP="003A7C9A">
            <w:pPr>
              <w:jc w:val="center"/>
            </w:pPr>
          </w:p>
        </w:tc>
        <w:tc>
          <w:tcPr>
            <w:tcW w:w="389" w:type="dxa"/>
            <w:shd w:val="clear" w:color="auto" w:fill="D9D9D9" w:themeFill="background1" w:themeFillShade="D9"/>
          </w:tcPr>
          <w:p w14:paraId="306208DE" w14:textId="77777777" w:rsidR="00620B84" w:rsidRDefault="00620B84" w:rsidP="003A7C9A">
            <w:pPr>
              <w:jc w:val="center"/>
            </w:pPr>
          </w:p>
        </w:tc>
        <w:tc>
          <w:tcPr>
            <w:tcW w:w="390" w:type="dxa"/>
            <w:shd w:val="clear" w:color="auto" w:fill="D9D9D9" w:themeFill="background1" w:themeFillShade="D9"/>
          </w:tcPr>
          <w:p w14:paraId="3BFAF627" w14:textId="77777777" w:rsidR="00620B84" w:rsidRDefault="00620B84" w:rsidP="003A7C9A">
            <w:pPr>
              <w:jc w:val="center"/>
            </w:pPr>
          </w:p>
        </w:tc>
        <w:tc>
          <w:tcPr>
            <w:tcW w:w="519" w:type="dxa"/>
            <w:shd w:val="clear" w:color="auto" w:fill="D9D9D9" w:themeFill="background1" w:themeFillShade="D9"/>
          </w:tcPr>
          <w:p w14:paraId="25C21747" w14:textId="77777777" w:rsidR="00620B84" w:rsidRDefault="00B365EC" w:rsidP="003A7C9A">
            <w:pPr>
              <w:jc w:val="center"/>
            </w:pPr>
            <w:r>
              <w:t>F</w:t>
            </w:r>
          </w:p>
        </w:tc>
        <w:tc>
          <w:tcPr>
            <w:tcW w:w="519" w:type="dxa"/>
            <w:shd w:val="clear" w:color="auto" w:fill="D9D9D9" w:themeFill="background1" w:themeFillShade="D9"/>
          </w:tcPr>
          <w:p w14:paraId="2203C1DB" w14:textId="77777777" w:rsidR="00620B84" w:rsidRDefault="00620B84" w:rsidP="003A7C9A">
            <w:pPr>
              <w:jc w:val="center"/>
            </w:pPr>
          </w:p>
        </w:tc>
        <w:tc>
          <w:tcPr>
            <w:tcW w:w="494" w:type="dxa"/>
            <w:shd w:val="clear" w:color="auto" w:fill="D9D9D9" w:themeFill="background1" w:themeFillShade="D9"/>
          </w:tcPr>
          <w:p w14:paraId="0530B7D8" w14:textId="77777777" w:rsidR="00620B84" w:rsidRDefault="00620B84" w:rsidP="003A7C9A">
            <w:pPr>
              <w:jc w:val="center"/>
            </w:pPr>
          </w:p>
        </w:tc>
        <w:tc>
          <w:tcPr>
            <w:tcW w:w="638" w:type="dxa"/>
            <w:shd w:val="clear" w:color="auto" w:fill="D9D9D9" w:themeFill="background1" w:themeFillShade="D9"/>
          </w:tcPr>
          <w:p w14:paraId="39097F4F" w14:textId="77777777" w:rsidR="00620B84" w:rsidRDefault="00620B84" w:rsidP="003A7C9A">
            <w:pPr>
              <w:jc w:val="center"/>
            </w:pPr>
          </w:p>
        </w:tc>
        <w:tc>
          <w:tcPr>
            <w:tcW w:w="666" w:type="dxa"/>
            <w:shd w:val="clear" w:color="auto" w:fill="D9D9D9" w:themeFill="background1" w:themeFillShade="D9"/>
          </w:tcPr>
          <w:p w14:paraId="3C65C920" w14:textId="77777777" w:rsidR="00620B84" w:rsidRDefault="00B365EC" w:rsidP="003A7C9A">
            <w:pPr>
              <w:jc w:val="center"/>
            </w:pPr>
            <w:r>
              <w:t>Y</w:t>
            </w:r>
          </w:p>
        </w:tc>
        <w:tc>
          <w:tcPr>
            <w:tcW w:w="995" w:type="dxa"/>
            <w:shd w:val="clear" w:color="auto" w:fill="D9D9D9" w:themeFill="background1" w:themeFillShade="D9"/>
          </w:tcPr>
          <w:p w14:paraId="27E198C8" w14:textId="77777777" w:rsidR="00620B84" w:rsidRDefault="00620B84" w:rsidP="003A7C9A">
            <w:pPr>
              <w:jc w:val="center"/>
            </w:pPr>
          </w:p>
        </w:tc>
      </w:tr>
      <w:tr w:rsidR="003A7C9A" w14:paraId="52238F08" w14:textId="77777777" w:rsidTr="003A7C9A">
        <w:tc>
          <w:tcPr>
            <w:tcW w:w="1556" w:type="dxa"/>
            <w:shd w:val="clear" w:color="auto" w:fill="D9D9D9" w:themeFill="background1" w:themeFillShade="D9"/>
          </w:tcPr>
          <w:p w14:paraId="19BCA11D" w14:textId="77777777" w:rsidR="00620B84" w:rsidRDefault="00B365EC" w:rsidP="008A4D77">
            <w:r>
              <w:t>Sava.us</w:t>
            </w:r>
          </w:p>
        </w:tc>
        <w:tc>
          <w:tcPr>
            <w:tcW w:w="1481" w:type="dxa"/>
            <w:shd w:val="clear" w:color="auto" w:fill="D9D9D9" w:themeFill="background1" w:themeFillShade="D9"/>
          </w:tcPr>
          <w:p w14:paraId="747D9812" w14:textId="77777777" w:rsidR="00620B84" w:rsidRDefault="00B365EC" w:rsidP="003A7C9A">
            <w:pPr>
              <w:jc w:val="center"/>
            </w:pPr>
            <w:r>
              <w:t>T</w:t>
            </w:r>
          </w:p>
        </w:tc>
        <w:tc>
          <w:tcPr>
            <w:tcW w:w="1509" w:type="dxa"/>
            <w:shd w:val="clear" w:color="auto" w:fill="D9D9D9" w:themeFill="background1" w:themeFillShade="D9"/>
          </w:tcPr>
          <w:p w14:paraId="113FCFC5" w14:textId="77777777" w:rsidR="00620B84" w:rsidRDefault="00620B84" w:rsidP="003A7C9A">
            <w:pPr>
              <w:jc w:val="center"/>
            </w:pPr>
          </w:p>
        </w:tc>
        <w:tc>
          <w:tcPr>
            <w:tcW w:w="419" w:type="dxa"/>
            <w:shd w:val="clear" w:color="auto" w:fill="D9D9D9" w:themeFill="background1" w:themeFillShade="D9"/>
          </w:tcPr>
          <w:p w14:paraId="58127B54" w14:textId="77777777" w:rsidR="00620B84" w:rsidRDefault="00620B84" w:rsidP="003A7C9A">
            <w:pPr>
              <w:jc w:val="center"/>
            </w:pPr>
          </w:p>
        </w:tc>
        <w:tc>
          <w:tcPr>
            <w:tcW w:w="389" w:type="dxa"/>
            <w:shd w:val="clear" w:color="auto" w:fill="D9D9D9" w:themeFill="background1" w:themeFillShade="D9"/>
          </w:tcPr>
          <w:p w14:paraId="58121949" w14:textId="77777777" w:rsidR="00620B84" w:rsidRDefault="00620B84" w:rsidP="003A7C9A">
            <w:pPr>
              <w:jc w:val="center"/>
            </w:pPr>
          </w:p>
        </w:tc>
        <w:tc>
          <w:tcPr>
            <w:tcW w:w="390" w:type="dxa"/>
            <w:shd w:val="clear" w:color="auto" w:fill="D9D9D9" w:themeFill="background1" w:themeFillShade="D9"/>
          </w:tcPr>
          <w:p w14:paraId="4960E235" w14:textId="77777777" w:rsidR="00620B84" w:rsidRDefault="00B365EC" w:rsidP="003A7C9A">
            <w:pPr>
              <w:jc w:val="center"/>
            </w:pPr>
            <w:r>
              <w:t>F</w:t>
            </w:r>
          </w:p>
        </w:tc>
        <w:tc>
          <w:tcPr>
            <w:tcW w:w="519" w:type="dxa"/>
            <w:shd w:val="clear" w:color="auto" w:fill="D9D9D9" w:themeFill="background1" w:themeFillShade="D9"/>
          </w:tcPr>
          <w:p w14:paraId="24D2D92E" w14:textId="77777777" w:rsidR="00620B84" w:rsidRDefault="00B365EC" w:rsidP="003A7C9A">
            <w:pPr>
              <w:jc w:val="center"/>
            </w:pPr>
            <w:r>
              <w:t>F</w:t>
            </w:r>
          </w:p>
        </w:tc>
        <w:tc>
          <w:tcPr>
            <w:tcW w:w="519" w:type="dxa"/>
            <w:shd w:val="clear" w:color="auto" w:fill="D9D9D9" w:themeFill="background1" w:themeFillShade="D9"/>
          </w:tcPr>
          <w:p w14:paraId="47E28FF4" w14:textId="77777777" w:rsidR="00620B84" w:rsidRDefault="00620B84" w:rsidP="003A7C9A">
            <w:pPr>
              <w:jc w:val="center"/>
            </w:pPr>
          </w:p>
        </w:tc>
        <w:tc>
          <w:tcPr>
            <w:tcW w:w="494" w:type="dxa"/>
            <w:shd w:val="clear" w:color="auto" w:fill="D9D9D9" w:themeFill="background1" w:themeFillShade="D9"/>
          </w:tcPr>
          <w:p w14:paraId="59B9601A" w14:textId="77777777" w:rsidR="00620B84" w:rsidRDefault="00B365EC" w:rsidP="003A7C9A">
            <w:pPr>
              <w:jc w:val="center"/>
            </w:pPr>
            <w:r>
              <w:t>F</w:t>
            </w:r>
          </w:p>
        </w:tc>
        <w:tc>
          <w:tcPr>
            <w:tcW w:w="638" w:type="dxa"/>
            <w:shd w:val="clear" w:color="auto" w:fill="D9D9D9" w:themeFill="background1" w:themeFillShade="D9"/>
          </w:tcPr>
          <w:p w14:paraId="37A8A4D4" w14:textId="77777777" w:rsidR="00620B84" w:rsidRDefault="00620B84" w:rsidP="003A7C9A">
            <w:pPr>
              <w:jc w:val="center"/>
            </w:pPr>
          </w:p>
        </w:tc>
        <w:tc>
          <w:tcPr>
            <w:tcW w:w="666" w:type="dxa"/>
            <w:shd w:val="clear" w:color="auto" w:fill="D9D9D9" w:themeFill="background1" w:themeFillShade="D9"/>
          </w:tcPr>
          <w:p w14:paraId="5BC83B9F" w14:textId="77777777" w:rsidR="00620B84" w:rsidRDefault="00B365EC" w:rsidP="003A7C9A">
            <w:pPr>
              <w:jc w:val="center"/>
            </w:pPr>
            <w:r>
              <w:t>Y</w:t>
            </w:r>
          </w:p>
        </w:tc>
        <w:tc>
          <w:tcPr>
            <w:tcW w:w="995" w:type="dxa"/>
            <w:shd w:val="clear" w:color="auto" w:fill="D9D9D9" w:themeFill="background1" w:themeFillShade="D9"/>
          </w:tcPr>
          <w:p w14:paraId="2BA41E1A" w14:textId="77777777" w:rsidR="00620B84" w:rsidRDefault="00620B84" w:rsidP="003A7C9A">
            <w:pPr>
              <w:jc w:val="center"/>
            </w:pPr>
          </w:p>
        </w:tc>
      </w:tr>
      <w:tr w:rsidR="003A7C9A" w14:paraId="17BF2395" w14:textId="77777777" w:rsidTr="003A7C9A">
        <w:tc>
          <w:tcPr>
            <w:tcW w:w="1556" w:type="dxa"/>
            <w:shd w:val="clear" w:color="auto" w:fill="auto"/>
          </w:tcPr>
          <w:p w14:paraId="3932F99A" w14:textId="77777777" w:rsidR="00620B84" w:rsidRDefault="00B365EC" w:rsidP="008A4D77">
            <w:r>
              <w:t>Sedg.us</w:t>
            </w:r>
          </w:p>
        </w:tc>
        <w:tc>
          <w:tcPr>
            <w:tcW w:w="1481" w:type="dxa"/>
            <w:shd w:val="clear" w:color="auto" w:fill="auto"/>
          </w:tcPr>
          <w:p w14:paraId="739E5EA9" w14:textId="77777777" w:rsidR="00620B84" w:rsidRDefault="00B365EC" w:rsidP="003A7C9A">
            <w:pPr>
              <w:jc w:val="center"/>
            </w:pPr>
            <w:r>
              <w:t>T</w:t>
            </w:r>
          </w:p>
        </w:tc>
        <w:tc>
          <w:tcPr>
            <w:tcW w:w="1509" w:type="dxa"/>
            <w:shd w:val="clear" w:color="auto" w:fill="auto"/>
          </w:tcPr>
          <w:p w14:paraId="1DA271CF" w14:textId="77777777" w:rsidR="00620B84" w:rsidRDefault="00B365EC" w:rsidP="003A7C9A">
            <w:pPr>
              <w:jc w:val="center"/>
            </w:pPr>
            <w:r>
              <w:t>T</w:t>
            </w:r>
          </w:p>
        </w:tc>
        <w:tc>
          <w:tcPr>
            <w:tcW w:w="419" w:type="dxa"/>
            <w:shd w:val="clear" w:color="auto" w:fill="FFFF00"/>
          </w:tcPr>
          <w:p w14:paraId="7BF4C1C6" w14:textId="77777777" w:rsidR="00620B84" w:rsidRDefault="00B365EC" w:rsidP="003A7C9A">
            <w:pPr>
              <w:jc w:val="center"/>
            </w:pPr>
            <w:r>
              <w:t>F</w:t>
            </w:r>
          </w:p>
        </w:tc>
        <w:tc>
          <w:tcPr>
            <w:tcW w:w="389" w:type="dxa"/>
            <w:shd w:val="clear" w:color="auto" w:fill="auto"/>
          </w:tcPr>
          <w:p w14:paraId="77BAD63E" w14:textId="77777777" w:rsidR="00620B84" w:rsidRDefault="00620B84" w:rsidP="003A7C9A">
            <w:pPr>
              <w:jc w:val="center"/>
            </w:pPr>
          </w:p>
        </w:tc>
        <w:tc>
          <w:tcPr>
            <w:tcW w:w="390" w:type="dxa"/>
            <w:shd w:val="clear" w:color="auto" w:fill="auto"/>
          </w:tcPr>
          <w:p w14:paraId="55B9F88A" w14:textId="77777777" w:rsidR="00620B84" w:rsidRDefault="00620B84" w:rsidP="003A7C9A">
            <w:pPr>
              <w:jc w:val="center"/>
            </w:pPr>
          </w:p>
        </w:tc>
        <w:tc>
          <w:tcPr>
            <w:tcW w:w="519" w:type="dxa"/>
            <w:shd w:val="clear" w:color="auto" w:fill="auto"/>
          </w:tcPr>
          <w:p w14:paraId="5A80B540" w14:textId="77777777" w:rsidR="00620B84" w:rsidRDefault="00B365EC" w:rsidP="003A7C9A">
            <w:pPr>
              <w:jc w:val="center"/>
            </w:pPr>
            <w:r>
              <w:t>F</w:t>
            </w:r>
          </w:p>
        </w:tc>
        <w:tc>
          <w:tcPr>
            <w:tcW w:w="519" w:type="dxa"/>
            <w:shd w:val="clear" w:color="auto" w:fill="auto"/>
          </w:tcPr>
          <w:p w14:paraId="16B64067" w14:textId="77777777" w:rsidR="00620B84" w:rsidRDefault="00B365EC" w:rsidP="003A7C9A">
            <w:pPr>
              <w:jc w:val="center"/>
            </w:pPr>
            <w:r>
              <w:t>F</w:t>
            </w:r>
          </w:p>
        </w:tc>
        <w:tc>
          <w:tcPr>
            <w:tcW w:w="494" w:type="dxa"/>
            <w:shd w:val="clear" w:color="auto" w:fill="auto"/>
          </w:tcPr>
          <w:p w14:paraId="68D17553" w14:textId="77777777" w:rsidR="00620B84" w:rsidRDefault="00620B84" w:rsidP="003A7C9A">
            <w:pPr>
              <w:jc w:val="center"/>
            </w:pPr>
          </w:p>
        </w:tc>
        <w:tc>
          <w:tcPr>
            <w:tcW w:w="638" w:type="dxa"/>
            <w:shd w:val="clear" w:color="auto" w:fill="FFFF00"/>
          </w:tcPr>
          <w:p w14:paraId="468EDD0D" w14:textId="77777777" w:rsidR="00620B84" w:rsidRDefault="00620B84" w:rsidP="003A7C9A">
            <w:pPr>
              <w:jc w:val="center"/>
            </w:pPr>
          </w:p>
        </w:tc>
        <w:tc>
          <w:tcPr>
            <w:tcW w:w="666" w:type="dxa"/>
            <w:shd w:val="clear" w:color="auto" w:fill="auto"/>
          </w:tcPr>
          <w:p w14:paraId="71C304C6" w14:textId="77777777" w:rsidR="00620B84" w:rsidRDefault="00B365EC" w:rsidP="003A7C9A">
            <w:pPr>
              <w:jc w:val="center"/>
            </w:pPr>
            <w:r>
              <w:t>Y</w:t>
            </w:r>
          </w:p>
        </w:tc>
        <w:tc>
          <w:tcPr>
            <w:tcW w:w="995" w:type="dxa"/>
            <w:shd w:val="clear" w:color="auto" w:fill="auto"/>
          </w:tcPr>
          <w:p w14:paraId="619B23F4" w14:textId="77777777" w:rsidR="00620B84" w:rsidRDefault="00B365EC" w:rsidP="003A7C9A">
            <w:pPr>
              <w:jc w:val="center"/>
            </w:pPr>
            <w:r>
              <w:t>Y</w:t>
            </w:r>
          </w:p>
        </w:tc>
      </w:tr>
      <w:tr w:rsidR="003A7C9A" w14:paraId="63B1F29B" w14:textId="77777777" w:rsidTr="003A7C9A">
        <w:tc>
          <w:tcPr>
            <w:tcW w:w="1556" w:type="dxa"/>
            <w:shd w:val="clear" w:color="auto" w:fill="auto"/>
          </w:tcPr>
          <w:p w14:paraId="1AC4B9BD" w14:textId="77777777" w:rsidR="00620B84" w:rsidRDefault="00B365EC" w:rsidP="008A4D77">
            <w:r>
              <w:t>Sereng.tz</w:t>
            </w:r>
          </w:p>
        </w:tc>
        <w:tc>
          <w:tcPr>
            <w:tcW w:w="1481" w:type="dxa"/>
            <w:shd w:val="clear" w:color="auto" w:fill="auto"/>
          </w:tcPr>
          <w:p w14:paraId="08163A64" w14:textId="77777777" w:rsidR="00620B84" w:rsidRDefault="00B365EC" w:rsidP="003A7C9A">
            <w:pPr>
              <w:jc w:val="center"/>
            </w:pPr>
            <w:r>
              <w:t>T</w:t>
            </w:r>
          </w:p>
        </w:tc>
        <w:tc>
          <w:tcPr>
            <w:tcW w:w="1509" w:type="dxa"/>
            <w:shd w:val="clear" w:color="auto" w:fill="auto"/>
          </w:tcPr>
          <w:p w14:paraId="57CAC0AE" w14:textId="77777777" w:rsidR="00620B84" w:rsidRDefault="00B365EC" w:rsidP="003A7C9A">
            <w:pPr>
              <w:jc w:val="center"/>
            </w:pPr>
            <w:r>
              <w:t>T</w:t>
            </w:r>
          </w:p>
        </w:tc>
        <w:tc>
          <w:tcPr>
            <w:tcW w:w="419" w:type="dxa"/>
            <w:shd w:val="clear" w:color="auto" w:fill="FFFF00"/>
          </w:tcPr>
          <w:p w14:paraId="184EAF73" w14:textId="77777777" w:rsidR="00620B84" w:rsidRDefault="00620B84" w:rsidP="003A7C9A">
            <w:pPr>
              <w:jc w:val="center"/>
            </w:pPr>
          </w:p>
        </w:tc>
        <w:tc>
          <w:tcPr>
            <w:tcW w:w="389" w:type="dxa"/>
            <w:shd w:val="clear" w:color="auto" w:fill="auto"/>
          </w:tcPr>
          <w:p w14:paraId="1DAD9942" w14:textId="77777777" w:rsidR="00620B84" w:rsidRDefault="00620B84" w:rsidP="003A7C9A">
            <w:pPr>
              <w:jc w:val="center"/>
            </w:pPr>
          </w:p>
        </w:tc>
        <w:tc>
          <w:tcPr>
            <w:tcW w:w="390" w:type="dxa"/>
            <w:shd w:val="clear" w:color="auto" w:fill="auto"/>
          </w:tcPr>
          <w:p w14:paraId="27DD4195" w14:textId="77777777" w:rsidR="00620B84" w:rsidRDefault="00620B84" w:rsidP="003A7C9A">
            <w:pPr>
              <w:jc w:val="center"/>
            </w:pPr>
          </w:p>
        </w:tc>
        <w:tc>
          <w:tcPr>
            <w:tcW w:w="519" w:type="dxa"/>
            <w:shd w:val="clear" w:color="auto" w:fill="auto"/>
          </w:tcPr>
          <w:p w14:paraId="6E29CB57" w14:textId="77777777" w:rsidR="00620B84" w:rsidRDefault="00620B84" w:rsidP="003A7C9A">
            <w:pPr>
              <w:jc w:val="center"/>
            </w:pPr>
          </w:p>
        </w:tc>
        <w:tc>
          <w:tcPr>
            <w:tcW w:w="519" w:type="dxa"/>
            <w:shd w:val="clear" w:color="auto" w:fill="auto"/>
          </w:tcPr>
          <w:p w14:paraId="546ABD1E" w14:textId="77777777" w:rsidR="00620B84" w:rsidRDefault="00620B84" w:rsidP="003A7C9A">
            <w:pPr>
              <w:jc w:val="center"/>
            </w:pPr>
          </w:p>
        </w:tc>
        <w:tc>
          <w:tcPr>
            <w:tcW w:w="494" w:type="dxa"/>
            <w:shd w:val="clear" w:color="auto" w:fill="auto"/>
          </w:tcPr>
          <w:p w14:paraId="1DE61320" w14:textId="77777777" w:rsidR="00620B84" w:rsidRDefault="00620B84" w:rsidP="003A7C9A">
            <w:pPr>
              <w:jc w:val="center"/>
            </w:pPr>
          </w:p>
        </w:tc>
        <w:tc>
          <w:tcPr>
            <w:tcW w:w="638" w:type="dxa"/>
            <w:shd w:val="clear" w:color="auto" w:fill="FFFF00"/>
          </w:tcPr>
          <w:p w14:paraId="1E786355" w14:textId="77777777" w:rsidR="00620B84" w:rsidRDefault="00620B84" w:rsidP="003A7C9A">
            <w:pPr>
              <w:jc w:val="center"/>
            </w:pPr>
          </w:p>
        </w:tc>
        <w:tc>
          <w:tcPr>
            <w:tcW w:w="666" w:type="dxa"/>
            <w:shd w:val="clear" w:color="auto" w:fill="auto"/>
          </w:tcPr>
          <w:p w14:paraId="0B8769E8" w14:textId="77777777" w:rsidR="00620B84" w:rsidRDefault="00B365EC" w:rsidP="003A7C9A">
            <w:pPr>
              <w:jc w:val="center"/>
            </w:pPr>
            <w:r>
              <w:t>Y</w:t>
            </w:r>
          </w:p>
        </w:tc>
        <w:tc>
          <w:tcPr>
            <w:tcW w:w="995" w:type="dxa"/>
            <w:shd w:val="clear" w:color="auto" w:fill="auto"/>
          </w:tcPr>
          <w:p w14:paraId="64F69B55" w14:textId="77777777" w:rsidR="00620B84" w:rsidRDefault="00B365EC" w:rsidP="003A7C9A">
            <w:pPr>
              <w:jc w:val="center"/>
            </w:pPr>
            <w:r>
              <w:t>Y</w:t>
            </w:r>
          </w:p>
        </w:tc>
      </w:tr>
      <w:tr w:rsidR="003A7C9A" w14:paraId="7719CACD" w14:textId="77777777" w:rsidTr="003A7C9A">
        <w:tc>
          <w:tcPr>
            <w:tcW w:w="1556" w:type="dxa"/>
            <w:shd w:val="clear" w:color="auto" w:fill="D9D9D9" w:themeFill="background1" w:themeFillShade="D9"/>
          </w:tcPr>
          <w:p w14:paraId="3CB4FF46" w14:textId="77777777" w:rsidR="00620B84" w:rsidRDefault="00B365EC" w:rsidP="008A4D77">
            <w:r>
              <w:t>Sevi.us</w:t>
            </w:r>
          </w:p>
        </w:tc>
        <w:tc>
          <w:tcPr>
            <w:tcW w:w="1481" w:type="dxa"/>
            <w:shd w:val="clear" w:color="auto" w:fill="D9D9D9" w:themeFill="background1" w:themeFillShade="D9"/>
          </w:tcPr>
          <w:p w14:paraId="06B1E78A" w14:textId="77777777" w:rsidR="00620B84" w:rsidRDefault="00B365EC" w:rsidP="003A7C9A">
            <w:pPr>
              <w:jc w:val="center"/>
            </w:pPr>
            <w:r>
              <w:t>T</w:t>
            </w:r>
          </w:p>
        </w:tc>
        <w:tc>
          <w:tcPr>
            <w:tcW w:w="1509" w:type="dxa"/>
            <w:shd w:val="clear" w:color="auto" w:fill="D9D9D9" w:themeFill="background1" w:themeFillShade="D9"/>
          </w:tcPr>
          <w:p w14:paraId="720C5B11" w14:textId="77777777" w:rsidR="00620B84" w:rsidRDefault="00620B84" w:rsidP="003A7C9A">
            <w:pPr>
              <w:jc w:val="center"/>
            </w:pPr>
          </w:p>
        </w:tc>
        <w:tc>
          <w:tcPr>
            <w:tcW w:w="419" w:type="dxa"/>
            <w:shd w:val="clear" w:color="auto" w:fill="D9D9D9" w:themeFill="background1" w:themeFillShade="D9"/>
          </w:tcPr>
          <w:p w14:paraId="5F0E9562" w14:textId="77777777" w:rsidR="00620B84" w:rsidRDefault="00620B84" w:rsidP="003A7C9A">
            <w:pPr>
              <w:jc w:val="center"/>
            </w:pPr>
          </w:p>
        </w:tc>
        <w:tc>
          <w:tcPr>
            <w:tcW w:w="389" w:type="dxa"/>
            <w:shd w:val="clear" w:color="auto" w:fill="D9D9D9" w:themeFill="background1" w:themeFillShade="D9"/>
          </w:tcPr>
          <w:p w14:paraId="4D85B455" w14:textId="77777777" w:rsidR="00620B84" w:rsidRDefault="00620B84" w:rsidP="003A7C9A">
            <w:pPr>
              <w:jc w:val="center"/>
            </w:pPr>
          </w:p>
        </w:tc>
        <w:tc>
          <w:tcPr>
            <w:tcW w:w="390" w:type="dxa"/>
            <w:shd w:val="clear" w:color="auto" w:fill="D9D9D9" w:themeFill="background1" w:themeFillShade="D9"/>
          </w:tcPr>
          <w:p w14:paraId="1D63F1A7" w14:textId="77777777" w:rsidR="00620B84" w:rsidRDefault="00620B84" w:rsidP="003A7C9A">
            <w:pPr>
              <w:jc w:val="center"/>
            </w:pPr>
          </w:p>
        </w:tc>
        <w:tc>
          <w:tcPr>
            <w:tcW w:w="519" w:type="dxa"/>
            <w:shd w:val="clear" w:color="auto" w:fill="D9D9D9" w:themeFill="background1" w:themeFillShade="D9"/>
          </w:tcPr>
          <w:p w14:paraId="1E3A662B" w14:textId="77777777" w:rsidR="00620B84" w:rsidRDefault="00620B84" w:rsidP="003A7C9A">
            <w:pPr>
              <w:jc w:val="center"/>
            </w:pPr>
          </w:p>
        </w:tc>
        <w:tc>
          <w:tcPr>
            <w:tcW w:w="519" w:type="dxa"/>
            <w:shd w:val="clear" w:color="auto" w:fill="D9D9D9" w:themeFill="background1" w:themeFillShade="D9"/>
          </w:tcPr>
          <w:p w14:paraId="416E3293" w14:textId="77777777" w:rsidR="00620B84" w:rsidRDefault="00620B84" w:rsidP="003A7C9A">
            <w:pPr>
              <w:jc w:val="center"/>
            </w:pPr>
          </w:p>
        </w:tc>
        <w:tc>
          <w:tcPr>
            <w:tcW w:w="494" w:type="dxa"/>
            <w:shd w:val="clear" w:color="auto" w:fill="D9D9D9" w:themeFill="background1" w:themeFillShade="D9"/>
          </w:tcPr>
          <w:p w14:paraId="3B96F8A9" w14:textId="77777777" w:rsidR="00620B84" w:rsidRDefault="00620B84" w:rsidP="003A7C9A">
            <w:pPr>
              <w:jc w:val="center"/>
            </w:pPr>
          </w:p>
        </w:tc>
        <w:tc>
          <w:tcPr>
            <w:tcW w:w="638" w:type="dxa"/>
            <w:shd w:val="clear" w:color="auto" w:fill="D9D9D9" w:themeFill="background1" w:themeFillShade="D9"/>
          </w:tcPr>
          <w:p w14:paraId="29CE3B45" w14:textId="77777777" w:rsidR="00620B84" w:rsidRDefault="00620B84" w:rsidP="003A7C9A">
            <w:pPr>
              <w:jc w:val="center"/>
            </w:pPr>
          </w:p>
        </w:tc>
        <w:tc>
          <w:tcPr>
            <w:tcW w:w="666" w:type="dxa"/>
            <w:shd w:val="clear" w:color="auto" w:fill="D9D9D9" w:themeFill="background1" w:themeFillShade="D9"/>
          </w:tcPr>
          <w:p w14:paraId="67C491AB" w14:textId="77777777" w:rsidR="00620B84" w:rsidRDefault="00B365EC" w:rsidP="003A7C9A">
            <w:pPr>
              <w:jc w:val="center"/>
            </w:pPr>
            <w:r>
              <w:t>Y</w:t>
            </w:r>
          </w:p>
        </w:tc>
        <w:tc>
          <w:tcPr>
            <w:tcW w:w="995" w:type="dxa"/>
            <w:shd w:val="clear" w:color="auto" w:fill="D9D9D9" w:themeFill="background1" w:themeFillShade="D9"/>
          </w:tcPr>
          <w:p w14:paraId="7B153186" w14:textId="77777777" w:rsidR="00620B84" w:rsidRDefault="00620B84" w:rsidP="003A7C9A">
            <w:pPr>
              <w:jc w:val="center"/>
            </w:pPr>
          </w:p>
        </w:tc>
      </w:tr>
      <w:tr w:rsidR="003A7C9A" w14:paraId="4064AD76" w14:textId="77777777" w:rsidTr="003A7C9A">
        <w:tc>
          <w:tcPr>
            <w:tcW w:w="1556" w:type="dxa"/>
            <w:shd w:val="clear" w:color="auto" w:fill="D9D9D9" w:themeFill="background1" w:themeFillShade="D9"/>
          </w:tcPr>
          <w:p w14:paraId="338614AF" w14:textId="77777777" w:rsidR="00620B84" w:rsidRDefault="00B365EC" w:rsidP="008A4D77">
            <w:r>
              <w:t>Sgs.us</w:t>
            </w:r>
          </w:p>
        </w:tc>
        <w:tc>
          <w:tcPr>
            <w:tcW w:w="1481" w:type="dxa"/>
            <w:shd w:val="clear" w:color="auto" w:fill="D9D9D9" w:themeFill="background1" w:themeFillShade="D9"/>
          </w:tcPr>
          <w:p w14:paraId="39D43AF1" w14:textId="77777777" w:rsidR="00620B84" w:rsidRDefault="00B365EC" w:rsidP="003A7C9A">
            <w:pPr>
              <w:jc w:val="center"/>
            </w:pPr>
            <w:r>
              <w:t>T</w:t>
            </w:r>
          </w:p>
        </w:tc>
        <w:tc>
          <w:tcPr>
            <w:tcW w:w="1509" w:type="dxa"/>
            <w:shd w:val="clear" w:color="auto" w:fill="D9D9D9" w:themeFill="background1" w:themeFillShade="D9"/>
          </w:tcPr>
          <w:p w14:paraId="1DE60053" w14:textId="77777777" w:rsidR="00620B84" w:rsidRDefault="00620B84" w:rsidP="003A7C9A">
            <w:pPr>
              <w:jc w:val="center"/>
            </w:pPr>
          </w:p>
        </w:tc>
        <w:tc>
          <w:tcPr>
            <w:tcW w:w="419" w:type="dxa"/>
            <w:shd w:val="clear" w:color="auto" w:fill="D9D9D9" w:themeFill="background1" w:themeFillShade="D9"/>
          </w:tcPr>
          <w:p w14:paraId="1BA742A7" w14:textId="77777777" w:rsidR="00620B84" w:rsidRDefault="00620B84" w:rsidP="003A7C9A">
            <w:pPr>
              <w:jc w:val="center"/>
            </w:pPr>
          </w:p>
        </w:tc>
        <w:tc>
          <w:tcPr>
            <w:tcW w:w="389" w:type="dxa"/>
            <w:shd w:val="clear" w:color="auto" w:fill="D9D9D9" w:themeFill="background1" w:themeFillShade="D9"/>
          </w:tcPr>
          <w:p w14:paraId="7AB4B39E" w14:textId="77777777" w:rsidR="00620B84" w:rsidRDefault="00620B84" w:rsidP="003A7C9A">
            <w:pPr>
              <w:jc w:val="center"/>
            </w:pPr>
          </w:p>
        </w:tc>
        <w:tc>
          <w:tcPr>
            <w:tcW w:w="390" w:type="dxa"/>
            <w:shd w:val="clear" w:color="auto" w:fill="D9D9D9" w:themeFill="background1" w:themeFillShade="D9"/>
          </w:tcPr>
          <w:p w14:paraId="015BA206" w14:textId="77777777" w:rsidR="00620B84" w:rsidRDefault="00620B84" w:rsidP="003A7C9A">
            <w:pPr>
              <w:jc w:val="center"/>
            </w:pPr>
          </w:p>
        </w:tc>
        <w:tc>
          <w:tcPr>
            <w:tcW w:w="519" w:type="dxa"/>
            <w:shd w:val="clear" w:color="auto" w:fill="D9D9D9" w:themeFill="background1" w:themeFillShade="D9"/>
          </w:tcPr>
          <w:p w14:paraId="336369C4" w14:textId="77777777" w:rsidR="00620B84" w:rsidRDefault="00620B84" w:rsidP="003A7C9A">
            <w:pPr>
              <w:jc w:val="center"/>
            </w:pPr>
          </w:p>
        </w:tc>
        <w:tc>
          <w:tcPr>
            <w:tcW w:w="519" w:type="dxa"/>
            <w:shd w:val="clear" w:color="auto" w:fill="D9D9D9" w:themeFill="background1" w:themeFillShade="D9"/>
          </w:tcPr>
          <w:p w14:paraId="07DD56C7" w14:textId="77777777" w:rsidR="00620B84" w:rsidRDefault="00620B84" w:rsidP="003A7C9A">
            <w:pPr>
              <w:jc w:val="center"/>
            </w:pPr>
          </w:p>
        </w:tc>
        <w:tc>
          <w:tcPr>
            <w:tcW w:w="494" w:type="dxa"/>
            <w:shd w:val="clear" w:color="auto" w:fill="D9D9D9" w:themeFill="background1" w:themeFillShade="D9"/>
          </w:tcPr>
          <w:p w14:paraId="5156D5B7" w14:textId="77777777" w:rsidR="00620B84" w:rsidRDefault="00620B84" w:rsidP="003A7C9A">
            <w:pPr>
              <w:jc w:val="center"/>
            </w:pPr>
          </w:p>
        </w:tc>
        <w:tc>
          <w:tcPr>
            <w:tcW w:w="638" w:type="dxa"/>
            <w:shd w:val="clear" w:color="auto" w:fill="D9D9D9" w:themeFill="background1" w:themeFillShade="D9"/>
          </w:tcPr>
          <w:p w14:paraId="0B519F45" w14:textId="77777777" w:rsidR="00620B84" w:rsidRDefault="00620B84" w:rsidP="003A7C9A">
            <w:pPr>
              <w:jc w:val="center"/>
            </w:pPr>
          </w:p>
        </w:tc>
        <w:tc>
          <w:tcPr>
            <w:tcW w:w="666" w:type="dxa"/>
            <w:shd w:val="clear" w:color="auto" w:fill="D9D9D9" w:themeFill="background1" w:themeFillShade="D9"/>
          </w:tcPr>
          <w:p w14:paraId="5557C453" w14:textId="77777777" w:rsidR="00620B84" w:rsidRDefault="00B365EC" w:rsidP="003A7C9A">
            <w:pPr>
              <w:jc w:val="center"/>
            </w:pPr>
            <w:r>
              <w:t>Y</w:t>
            </w:r>
          </w:p>
        </w:tc>
        <w:tc>
          <w:tcPr>
            <w:tcW w:w="995" w:type="dxa"/>
            <w:shd w:val="clear" w:color="auto" w:fill="D9D9D9" w:themeFill="background1" w:themeFillShade="D9"/>
          </w:tcPr>
          <w:p w14:paraId="23138F14" w14:textId="77777777" w:rsidR="00620B84" w:rsidRDefault="00620B84" w:rsidP="003A7C9A">
            <w:pPr>
              <w:jc w:val="center"/>
            </w:pPr>
          </w:p>
        </w:tc>
      </w:tr>
      <w:tr w:rsidR="003A7C9A" w14:paraId="11E6D5E8" w14:textId="77777777" w:rsidTr="003A7C9A">
        <w:tc>
          <w:tcPr>
            <w:tcW w:w="1556" w:type="dxa"/>
            <w:shd w:val="clear" w:color="auto" w:fill="auto"/>
          </w:tcPr>
          <w:p w14:paraId="715F4E5F" w14:textId="77777777" w:rsidR="00620B84" w:rsidRDefault="00B365EC" w:rsidP="008A4D77">
            <w:r>
              <w:t>Shps.us</w:t>
            </w:r>
          </w:p>
        </w:tc>
        <w:tc>
          <w:tcPr>
            <w:tcW w:w="1481" w:type="dxa"/>
            <w:shd w:val="clear" w:color="auto" w:fill="auto"/>
          </w:tcPr>
          <w:p w14:paraId="704E8FCA" w14:textId="77777777" w:rsidR="00620B84" w:rsidRDefault="00B365EC" w:rsidP="003A7C9A">
            <w:pPr>
              <w:jc w:val="center"/>
            </w:pPr>
            <w:r>
              <w:t>F</w:t>
            </w:r>
          </w:p>
        </w:tc>
        <w:tc>
          <w:tcPr>
            <w:tcW w:w="1509" w:type="dxa"/>
            <w:shd w:val="clear" w:color="auto" w:fill="auto"/>
          </w:tcPr>
          <w:p w14:paraId="10EF2D33" w14:textId="77777777" w:rsidR="00620B84" w:rsidRDefault="00B365EC" w:rsidP="003A7C9A">
            <w:pPr>
              <w:jc w:val="center"/>
            </w:pPr>
            <w:r>
              <w:t>F</w:t>
            </w:r>
          </w:p>
        </w:tc>
        <w:tc>
          <w:tcPr>
            <w:tcW w:w="419" w:type="dxa"/>
            <w:shd w:val="clear" w:color="auto" w:fill="auto"/>
          </w:tcPr>
          <w:p w14:paraId="42A5B7E6" w14:textId="77777777" w:rsidR="00620B84" w:rsidRDefault="00620B84" w:rsidP="003A7C9A">
            <w:pPr>
              <w:jc w:val="center"/>
            </w:pPr>
          </w:p>
        </w:tc>
        <w:tc>
          <w:tcPr>
            <w:tcW w:w="389" w:type="dxa"/>
            <w:shd w:val="clear" w:color="auto" w:fill="auto"/>
          </w:tcPr>
          <w:p w14:paraId="6A8CB923" w14:textId="77777777" w:rsidR="00620B84" w:rsidRDefault="00B365EC" w:rsidP="003A7C9A">
            <w:pPr>
              <w:jc w:val="center"/>
            </w:pPr>
            <w:r>
              <w:t>F</w:t>
            </w:r>
          </w:p>
        </w:tc>
        <w:tc>
          <w:tcPr>
            <w:tcW w:w="390" w:type="dxa"/>
            <w:shd w:val="clear" w:color="auto" w:fill="auto"/>
          </w:tcPr>
          <w:p w14:paraId="33A7519A" w14:textId="77777777" w:rsidR="00620B84" w:rsidRDefault="00620B84" w:rsidP="003A7C9A">
            <w:pPr>
              <w:jc w:val="center"/>
            </w:pPr>
          </w:p>
        </w:tc>
        <w:tc>
          <w:tcPr>
            <w:tcW w:w="519" w:type="dxa"/>
            <w:shd w:val="clear" w:color="auto" w:fill="auto"/>
          </w:tcPr>
          <w:p w14:paraId="34F24B46" w14:textId="77777777" w:rsidR="00620B84" w:rsidRDefault="00B365EC" w:rsidP="003A7C9A">
            <w:pPr>
              <w:jc w:val="center"/>
            </w:pPr>
            <w:r>
              <w:t>F</w:t>
            </w:r>
          </w:p>
        </w:tc>
        <w:tc>
          <w:tcPr>
            <w:tcW w:w="519" w:type="dxa"/>
            <w:shd w:val="clear" w:color="auto" w:fill="auto"/>
          </w:tcPr>
          <w:p w14:paraId="4E3E9D76" w14:textId="77777777" w:rsidR="00620B84" w:rsidRDefault="00620B84" w:rsidP="003A7C9A">
            <w:pPr>
              <w:jc w:val="center"/>
            </w:pPr>
          </w:p>
        </w:tc>
        <w:tc>
          <w:tcPr>
            <w:tcW w:w="494" w:type="dxa"/>
            <w:shd w:val="clear" w:color="auto" w:fill="auto"/>
          </w:tcPr>
          <w:p w14:paraId="532B9A52" w14:textId="77777777" w:rsidR="00620B84" w:rsidRDefault="00620B84" w:rsidP="003A7C9A">
            <w:pPr>
              <w:jc w:val="center"/>
            </w:pPr>
          </w:p>
        </w:tc>
        <w:tc>
          <w:tcPr>
            <w:tcW w:w="638" w:type="dxa"/>
            <w:shd w:val="clear" w:color="auto" w:fill="auto"/>
          </w:tcPr>
          <w:p w14:paraId="4ACC2F8E" w14:textId="77777777" w:rsidR="00620B84" w:rsidRDefault="00620B84" w:rsidP="003A7C9A">
            <w:pPr>
              <w:jc w:val="center"/>
            </w:pPr>
          </w:p>
        </w:tc>
        <w:tc>
          <w:tcPr>
            <w:tcW w:w="666" w:type="dxa"/>
            <w:shd w:val="clear" w:color="auto" w:fill="auto"/>
          </w:tcPr>
          <w:p w14:paraId="1649266B" w14:textId="77777777" w:rsidR="00620B84" w:rsidRDefault="00B365EC" w:rsidP="003A7C9A">
            <w:pPr>
              <w:jc w:val="center"/>
            </w:pPr>
            <w:r>
              <w:t>Y</w:t>
            </w:r>
          </w:p>
        </w:tc>
        <w:tc>
          <w:tcPr>
            <w:tcW w:w="995" w:type="dxa"/>
            <w:shd w:val="clear" w:color="auto" w:fill="auto"/>
          </w:tcPr>
          <w:p w14:paraId="0F538375" w14:textId="77777777" w:rsidR="00620B84" w:rsidRDefault="00B365EC" w:rsidP="003A7C9A">
            <w:pPr>
              <w:jc w:val="center"/>
            </w:pPr>
            <w:r>
              <w:t>Y</w:t>
            </w:r>
          </w:p>
        </w:tc>
      </w:tr>
      <w:tr w:rsidR="003A7C9A" w14:paraId="1EE5A842" w14:textId="77777777" w:rsidTr="003A7C9A">
        <w:tc>
          <w:tcPr>
            <w:tcW w:w="1556" w:type="dxa"/>
            <w:shd w:val="clear" w:color="auto" w:fill="auto"/>
          </w:tcPr>
          <w:p w14:paraId="5FA8D3CF" w14:textId="77777777" w:rsidR="00620B84" w:rsidRDefault="00B365EC" w:rsidP="008A4D77">
            <w:r>
              <w:t>Sier.us</w:t>
            </w:r>
          </w:p>
        </w:tc>
        <w:tc>
          <w:tcPr>
            <w:tcW w:w="1481" w:type="dxa"/>
            <w:shd w:val="clear" w:color="auto" w:fill="auto"/>
          </w:tcPr>
          <w:p w14:paraId="6AD2A4AE" w14:textId="77777777" w:rsidR="00620B84" w:rsidRDefault="00B365EC" w:rsidP="003A7C9A">
            <w:pPr>
              <w:jc w:val="center"/>
            </w:pPr>
            <w:r>
              <w:t>T</w:t>
            </w:r>
          </w:p>
        </w:tc>
        <w:tc>
          <w:tcPr>
            <w:tcW w:w="1509" w:type="dxa"/>
            <w:shd w:val="clear" w:color="auto" w:fill="auto"/>
          </w:tcPr>
          <w:p w14:paraId="2E04AA69" w14:textId="77777777" w:rsidR="00620B84" w:rsidRDefault="00B365EC" w:rsidP="003A7C9A">
            <w:pPr>
              <w:jc w:val="center"/>
            </w:pPr>
            <w:r>
              <w:t>F</w:t>
            </w:r>
          </w:p>
        </w:tc>
        <w:tc>
          <w:tcPr>
            <w:tcW w:w="419" w:type="dxa"/>
            <w:shd w:val="clear" w:color="auto" w:fill="auto"/>
          </w:tcPr>
          <w:p w14:paraId="040A5A16" w14:textId="77777777" w:rsidR="00620B84" w:rsidRDefault="00620B84" w:rsidP="003A7C9A">
            <w:pPr>
              <w:jc w:val="center"/>
            </w:pPr>
          </w:p>
        </w:tc>
        <w:tc>
          <w:tcPr>
            <w:tcW w:w="389" w:type="dxa"/>
            <w:shd w:val="clear" w:color="auto" w:fill="auto"/>
          </w:tcPr>
          <w:p w14:paraId="1C2EAC9A" w14:textId="77777777" w:rsidR="00620B84" w:rsidRDefault="00620B84" w:rsidP="003A7C9A">
            <w:pPr>
              <w:jc w:val="center"/>
            </w:pPr>
          </w:p>
        </w:tc>
        <w:tc>
          <w:tcPr>
            <w:tcW w:w="390" w:type="dxa"/>
            <w:shd w:val="clear" w:color="auto" w:fill="auto"/>
          </w:tcPr>
          <w:p w14:paraId="45A042AC" w14:textId="77777777" w:rsidR="00620B84" w:rsidRDefault="00620B84" w:rsidP="003A7C9A">
            <w:pPr>
              <w:jc w:val="center"/>
            </w:pPr>
          </w:p>
        </w:tc>
        <w:tc>
          <w:tcPr>
            <w:tcW w:w="519" w:type="dxa"/>
            <w:shd w:val="clear" w:color="auto" w:fill="auto"/>
          </w:tcPr>
          <w:p w14:paraId="302A9933" w14:textId="77777777" w:rsidR="00620B84" w:rsidRDefault="00620B84" w:rsidP="003A7C9A">
            <w:pPr>
              <w:jc w:val="center"/>
            </w:pPr>
          </w:p>
        </w:tc>
        <w:tc>
          <w:tcPr>
            <w:tcW w:w="519" w:type="dxa"/>
            <w:shd w:val="clear" w:color="auto" w:fill="auto"/>
          </w:tcPr>
          <w:p w14:paraId="6D4415C3" w14:textId="77777777" w:rsidR="00620B84" w:rsidRDefault="00620B84" w:rsidP="003A7C9A">
            <w:pPr>
              <w:jc w:val="center"/>
            </w:pPr>
          </w:p>
        </w:tc>
        <w:tc>
          <w:tcPr>
            <w:tcW w:w="494" w:type="dxa"/>
            <w:shd w:val="clear" w:color="auto" w:fill="auto"/>
          </w:tcPr>
          <w:p w14:paraId="6803CAAE" w14:textId="77777777" w:rsidR="00620B84" w:rsidRDefault="00620B84" w:rsidP="003A7C9A">
            <w:pPr>
              <w:jc w:val="center"/>
            </w:pPr>
          </w:p>
        </w:tc>
        <w:tc>
          <w:tcPr>
            <w:tcW w:w="638" w:type="dxa"/>
            <w:shd w:val="clear" w:color="auto" w:fill="auto"/>
          </w:tcPr>
          <w:p w14:paraId="74836454" w14:textId="77777777" w:rsidR="00620B84" w:rsidRDefault="00620B84" w:rsidP="003A7C9A">
            <w:pPr>
              <w:jc w:val="center"/>
            </w:pPr>
          </w:p>
        </w:tc>
        <w:tc>
          <w:tcPr>
            <w:tcW w:w="666" w:type="dxa"/>
            <w:shd w:val="clear" w:color="auto" w:fill="auto"/>
          </w:tcPr>
          <w:p w14:paraId="6FACD2AA" w14:textId="77777777" w:rsidR="00620B84" w:rsidRDefault="00B365EC" w:rsidP="003A7C9A">
            <w:pPr>
              <w:jc w:val="center"/>
            </w:pPr>
            <w:r>
              <w:t>Y</w:t>
            </w:r>
          </w:p>
        </w:tc>
        <w:tc>
          <w:tcPr>
            <w:tcW w:w="995" w:type="dxa"/>
            <w:shd w:val="clear" w:color="auto" w:fill="auto"/>
          </w:tcPr>
          <w:p w14:paraId="541AB02E" w14:textId="77777777" w:rsidR="00620B84" w:rsidRDefault="00B365EC" w:rsidP="003A7C9A">
            <w:pPr>
              <w:jc w:val="center"/>
            </w:pPr>
            <w:r>
              <w:t>Y</w:t>
            </w:r>
          </w:p>
        </w:tc>
      </w:tr>
      <w:tr w:rsidR="003A7C9A" w14:paraId="74F0E855" w14:textId="77777777" w:rsidTr="003A7C9A">
        <w:tc>
          <w:tcPr>
            <w:tcW w:w="1556" w:type="dxa"/>
            <w:shd w:val="clear" w:color="auto" w:fill="auto"/>
          </w:tcPr>
          <w:p w14:paraId="6B74B3C1" w14:textId="77777777" w:rsidR="00620B84" w:rsidRDefault="00B365EC" w:rsidP="008A4D77">
            <w:r>
              <w:t>Smith.us</w:t>
            </w:r>
          </w:p>
        </w:tc>
        <w:tc>
          <w:tcPr>
            <w:tcW w:w="1481" w:type="dxa"/>
            <w:shd w:val="clear" w:color="auto" w:fill="auto"/>
          </w:tcPr>
          <w:p w14:paraId="7720F3C3" w14:textId="77777777" w:rsidR="00620B84" w:rsidRDefault="00B365EC" w:rsidP="003A7C9A">
            <w:pPr>
              <w:jc w:val="center"/>
            </w:pPr>
            <w:r>
              <w:t>T</w:t>
            </w:r>
          </w:p>
        </w:tc>
        <w:tc>
          <w:tcPr>
            <w:tcW w:w="1509" w:type="dxa"/>
            <w:shd w:val="clear" w:color="auto" w:fill="auto"/>
          </w:tcPr>
          <w:p w14:paraId="46347B66" w14:textId="77777777" w:rsidR="00620B84" w:rsidRDefault="00B365EC" w:rsidP="003A7C9A">
            <w:pPr>
              <w:jc w:val="center"/>
            </w:pPr>
            <w:r>
              <w:t>F</w:t>
            </w:r>
          </w:p>
        </w:tc>
        <w:tc>
          <w:tcPr>
            <w:tcW w:w="419" w:type="dxa"/>
            <w:shd w:val="clear" w:color="auto" w:fill="FFFF00"/>
          </w:tcPr>
          <w:p w14:paraId="666EBFC2" w14:textId="77777777" w:rsidR="00620B84" w:rsidRDefault="00620B84" w:rsidP="003A7C9A">
            <w:pPr>
              <w:jc w:val="center"/>
            </w:pPr>
          </w:p>
        </w:tc>
        <w:tc>
          <w:tcPr>
            <w:tcW w:w="389" w:type="dxa"/>
            <w:shd w:val="clear" w:color="auto" w:fill="auto"/>
          </w:tcPr>
          <w:p w14:paraId="41BF6F29" w14:textId="77777777" w:rsidR="00620B84" w:rsidRDefault="00B365EC" w:rsidP="003A7C9A">
            <w:pPr>
              <w:jc w:val="center"/>
            </w:pPr>
            <w:r>
              <w:t>F</w:t>
            </w:r>
          </w:p>
        </w:tc>
        <w:tc>
          <w:tcPr>
            <w:tcW w:w="390" w:type="dxa"/>
            <w:shd w:val="clear" w:color="auto" w:fill="FFFF00"/>
          </w:tcPr>
          <w:p w14:paraId="68185122" w14:textId="77777777" w:rsidR="00620B84" w:rsidRDefault="00620B84" w:rsidP="003A7C9A">
            <w:pPr>
              <w:jc w:val="center"/>
            </w:pPr>
          </w:p>
        </w:tc>
        <w:tc>
          <w:tcPr>
            <w:tcW w:w="519" w:type="dxa"/>
            <w:shd w:val="clear" w:color="auto" w:fill="auto"/>
          </w:tcPr>
          <w:p w14:paraId="07ED6C02" w14:textId="77777777" w:rsidR="00620B84" w:rsidRDefault="00B365EC" w:rsidP="003A7C9A">
            <w:pPr>
              <w:jc w:val="center"/>
            </w:pPr>
            <w:r>
              <w:t>F</w:t>
            </w:r>
          </w:p>
        </w:tc>
        <w:tc>
          <w:tcPr>
            <w:tcW w:w="519" w:type="dxa"/>
            <w:shd w:val="clear" w:color="auto" w:fill="auto"/>
          </w:tcPr>
          <w:p w14:paraId="3A55365C" w14:textId="77777777" w:rsidR="00620B84" w:rsidRDefault="00B365EC" w:rsidP="003A7C9A">
            <w:pPr>
              <w:jc w:val="center"/>
            </w:pPr>
            <w:r>
              <w:t>F</w:t>
            </w:r>
          </w:p>
        </w:tc>
        <w:tc>
          <w:tcPr>
            <w:tcW w:w="494" w:type="dxa"/>
            <w:shd w:val="clear" w:color="auto" w:fill="auto"/>
          </w:tcPr>
          <w:p w14:paraId="721332A6" w14:textId="77777777" w:rsidR="00620B84" w:rsidRDefault="00620B84" w:rsidP="003A7C9A">
            <w:pPr>
              <w:jc w:val="center"/>
            </w:pPr>
          </w:p>
        </w:tc>
        <w:tc>
          <w:tcPr>
            <w:tcW w:w="638" w:type="dxa"/>
            <w:shd w:val="clear" w:color="auto" w:fill="auto"/>
          </w:tcPr>
          <w:p w14:paraId="658AF23A" w14:textId="77777777" w:rsidR="00620B84" w:rsidRDefault="00620B84" w:rsidP="003A7C9A">
            <w:pPr>
              <w:jc w:val="center"/>
            </w:pPr>
          </w:p>
        </w:tc>
        <w:tc>
          <w:tcPr>
            <w:tcW w:w="666" w:type="dxa"/>
            <w:shd w:val="clear" w:color="auto" w:fill="auto"/>
          </w:tcPr>
          <w:p w14:paraId="1E7B98E1" w14:textId="77777777" w:rsidR="00620B84" w:rsidRDefault="00B365EC" w:rsidP="003A7C9A">
            <w:pPr>
              <w:jc w:val="center"/>
            </w:pPr>
            <w:r>
              <w:t>Y</w:t>
            </w:r>
          </w:p>
        </w:tc>
        <w:tc>
          <w:tcPr>
            <w:tcW w:w="995" w:type="dxa"/>
            <w:shd w:val="clear" w:color="auto" w:fill="auto"/>
          </w:tcPr>
          <w:p w14:paraId="06A4A23E" w14:textId="77777777" w:rsidR="00620B84" w:rsidRDefault="00B365EC" w:rsidP="003A7C9A">
            <w:pPr>
              <w:jc w:val="center"/>
            </w:pPr>
            <w:r>
              <w:t>Y</w:t>
            </w:r>
          </w:p>
        </w:tc>
      </w:tr>
      <w:tr w:rsidR="003A7C9A" w14:paraId="5FD15C12" w14:textId="77777777" w:rsidTr="003A7C9A">
        <w:tc>
          <w:tcPr>
            <w:tcW w:w="1556" w:type="dxa"/>
            <w:shd w:val="clear" w:color="auto" w:fill="auto"/>
          </w:tcPr>
          <w:p w14:paraId="590DED7A" w14:textId="77777777" w:rsidR="00620B84" w:rsidRDefault="00B365EC" w:rsidP="008A4D77">
            <w:r>
              <w:t>Spin.us</w:t>
            </w:r>
          </w:p>
        </w:tc>
        <w:tc>
          <w:tcPr>
            <w:tcW w:w="1481" w:type="dxa"/>
            <w:shd w:val="clear" w:color="auto" w:fill="auto"/>
          </w:tcPr>
          <w:p w14:paraId="065C510B" w14:textId="77777777" w:rsidR="00620B84" w:rsidRDefault="00B365EC" w:rsidP="003A7C9A">
            <w:pPr>
              <w:jc w:val="center"/>
            </w:pPr>
            <w:r>
              <w:t>T</w:t>
            </w:r>
          </w:p>
        </w:tc>
        <w:tc>
          <w:tcPr>
            <w:tcW w:w="1509" w:type="dxa"/>
            <w:shd w:val="clear" w:color="auto" w:fill="auto"/>
          </w:tcPr>
          <w:p w14:paraId="1E9DBFCE" w14:textId="77777777" w:rsidR="00620B84" w:rsidRDefault="00B365EC" w:rsidP="003A7C9A">
            <w:pPr>
              <w:jc w:val="center"/>
            </w:pPr>
            <w:r>
              <w:t>T</w:t>
            </w:r>
          </w:p>
        </w:tc>
        <w:tc>
          <w:tcPr>
            <w:tcW w:w="419" w:type="dxa"/>
            <w:shd w:val="clear" w:color="auto" w:fill="FFFF00"/>
          </w:tcPr>
          <w:p w14:paraId="24D40D24" w14:textId="77777777" w:rsidR="00620B84" w:rsidRDefault="00B365EC" w:rsidP="003A7C9A">
            <w:pPr>
              <w:jc w:val="center"/>
            </w:pPr>
            <w:r>
              <w:t>F</w:t>
            </w:r>
          </w:p>
        </w:tc>
        <w:tc>
          <w:tcPr>
            <w:tcW w:w="389" w:type="dxa"/>
            <w:shd w:val="clear" w:color="auto" w:fill="auto"/>
          </w:tcPr>
          <w:p w14:paraId="7608E69B" w14:textId="77777777" w:rsidR="00620B84" w:rsidRDefault="00620B84" w:rsidP="003A7C9A">
            <w:pPr>
              <w:jc w:val="center"/>
            </w:pPr>
          </w:p>
        </w:tc>
        <w:tc>
          <w:tcPr>
            <w:tcW w:w="390" w:type="dxa"/>
            <w:shd w:val="clear" w:color="auto" w:fill="FFFF00"/>
          </w:tcPr>
          <w:p w14:paraId="4E83C1EB" w14:textId="77777777" w:rsidR="00620B84" w:rsidRDefault="00620B84" w:rsidP="003A7C9A">
            <w:pPr>
              <w:jc w:val="center"/>
            </w:pPr>
          </w:p>
        </w:tc>
        <w:tc>
          <w:tcPr>
            <w:tcW w:w="519" w:type="dxa"/>
            <w:shd w:val="clear" w:color="auto" w:fill="auto"/>
          </w:tcPr>
          <w:p w14:paraId="2FB326B8" w14:textId="77777777" w:rsidR="00620B84" w:rsidRDefault="00B365EC" w:rsidP="003A7C9A">
            <w:pPr>
              <w:jc w:val="center"/>
            </w:pPr>
            <w:r>
              <w:t>F</w:t>
            </w:r>
          </w:p>
        </w:tc>
        <w:tc>
          <w:tcPr>
            <w:tcW w:w="519" w:type="dxa"/>
            <w:shd w:val="clear" w:color="auto" w:fill="FFFF00"/>
          </w:tcPr>
          <w:p w14:paraId="06E12C3A" w14:textId="77777777" w:rsidR="00620B84" w:rsidRDefault="00B365EC" w:rsidP="003A7C9A">
            <w:pPr>
              <w:jc w:val="center"/>
            </w:pPr>
            <w:r>
              <w:t>F</w:t>
            </w:r>
          </w:p>
        </w:tc>
        <w:tc>
          <w:tcPr>
            <w:tcW w:w="494" w:type="dxa"/>
            <w:shd w:val="clear" w:color="auto" w:fill="auto"/>
          </w:tcPr>
          <w:p w14:paraId="076A5636" w14:textId="77777777" w:rsidR="00620B84" w:rsidRDefault="00620B84" w:rsidP="003A7C9A">
            <w:pPr>
              <w:jc w:val="center"/>
            </w:pPr>
          </w:p>
        </w:tc>
        <w:tc>
          <w:tcPr>
            <w:tcW w:w="638" w:type="dxa"/>
            <w:shd w:val="clear" w:color="auto" w:fill="auto"/>
          </w:tcPr>
          <w:p w14:paraId="1579FE62" w14:textId="77777777" w:rsidR="00620B84" w:rsidRDefault="00620B84" w:rsidP="003A7C9A">
            <w:pPr>
              <w:jc w:val="center"/>
            </w:pPr>
          </w:p>
        </w:tc>
        <w:tc>
          <w:tcPr>
            <w:tcW w:w="666" w:type="dxa"/>
            <w:shd w:val="clear" w:color="auto" w:fill="auto"/>
          </w:tcPr>
          <w:p w14:paraId="0420A1E3" w14:textId="77777777" w:rsidR="00620B84" w:rsidRDefault="00B365EC" w:rsidP="003A7C9A">
            <w:pPr>
              <w:jc w:val="center"/>
            </w:pPr>
            <w:r>
              <w:t>Y</w:t>
            </w:r>
          </w:p>
        </w:tc>
        <w:tc>
          <w:tcPr>
            <w:tcW w:w="995" w:type="dxa"/>
            <w:shd w:val="clear" w:color="auto" w:fill="auto"/>
          </w:tcPr>
          <w:p w14:paraId="72EF425A" w14:textId="77777777" w:rsidR="00620B84" w:rsidRDefault="00B365EC" w:rsidP="003A7C9A">
            <w:pPr>
              <w:jc w:val="center"/>
            </w:pPr>
            <w:r>
              <w:t>Y</w:t>
            </w:r>
          </w:p>
        </w:tc>
      </w:tr>
      <w:tr w:rsidR="003A7C9A" w14:paraId="0F45A28F" w14:textId="77777777" w:rsidTr="003A7C9A">
        <w:tc>
          <w:tcPr>
            <w:tcW w:w="1556" w:type="dxa"/>
            <w:shd w:val="clear" w:color="auto" w:fill="auto"/>
          </w:tcPr>
          <w:p w14:paraId="7DC61599" w14:textId="77777777" w:rsidR="00620B84" w:rsidRDefault="00B365EC" w:rsidP="008A4D77">
            <w:r>
              <w:t>Summ.za</w:t>
            </w:r>
          </w:p>
        </w:tc>
        <w:tc>
          <w:tcPr>
            <w:tcW w:w="1481" w:type="dxa"/>
            <w:shd w:val="clear" w:color="auto" w:fill="auto"/>
          </w:tcPr>
          <w:p w14:paraId="33378079" w14:textId="77777777" w:rsidR="00620B84" w:rsidRDefault="00B365EC" w:rsidP="003A7C9A">
            <w:pPr>
              <w:jc w:val="center"/>
            </w:pPr>
            <w:r>
              <w:t>T</w:t>
            </w:r>
          </w:p>
        </w:tc>
        <w:tc>
          <w:tcPr>
            <w:tcW w:w="1509" w:type="dxa"/>
            <w:shd w:val="clear" w:color="auto" w:fill="auto"/>
          </w:tcPr>
          <w:p w14:paraId="73487F64" w14:textId="77777777" w:rsidR="00620B84" w:rsidRDefault="00B365EC" w:rsidP="003A7C9A">
            <w:pPr>
              <w:jc w:val="center"/>
            </w:pPr>
            <w:r>
              <w:t>F</w:t>
            </w:r>
          </w:p>
        </w:tc>
        <w:tc>
          <w:tcPr>
            <w:tcW w:w="419" w:type="dxa"/>
            <w:shd w:val="clear" w:color="auto" w:fill="FFFF00"/>
          </w:tcPr>
          <w:p w14:paraId="3F4C0C93" w14:textId="77777777" w:rsidR="00620B84" w:rsidRDefault="00620B84" w:rsidP="003A7C9A">
            <w:pPr>
              <w:jc w:val="center"/>
            </w:pPr>
          </w:p>
        </w:tc>
        <w:tc>
          <w:tcPr>
            <w:tcW w:w="389" w:type="dxa"/>
            <w:shd w:val="clear" w:color="auto" w:fill="auto"/>
          </w:tcPr>
          <w:p w14:paraId="638B36F2" w14:textId="77777777" w:rsidR="00620B84" w:rsidRDefault="00620B84" w:rsidP="003A7C9A">
            <w:pPr>
              <w:jc w:val="center"/>
            </w:pPr>
          </w:p>
        </w:tc>
        <w:tc>
          <w:tcPr>
            <w:tcW w:w="390" w:type="dxa"/>
            <w:shd w:val="clear" w:color="auto" w:fill="auto"/>
          </w:tcPr>
          <w:p w14:paraId="6EC7D00E" w14:textId="77777777" w:rsidR="00620B84" w:rsidRDefault="00620B84" w:rsidP="003A7C9A">
            <w:pPr>
              <w:jc w:val="center"/>
            </w:pPr>
          </w:p>
        </w:tc>
        <w:tc>
          <w:tcPr>
            <w:tcW w:w="519" w:type="dxa"/>
            <w:shd w:val="clear" w:color="auto" w:fill="auto"/>
          </w:tcPr>
          <w:p w14:paraId="0285A9BE" w14:textId="77777777" w:rsidR="00620B84" w:rsidRDefault="00B365EC" w:rsidP="003A7C9A">
            <w:pPr>
              <w:jc w:val="center"/>
            </w:pPr>
            <w:r>
              <w:t>F</w:t>
            </w:r>
          </w:p>
        </w:tc>
        <w:tc>
          <w:tcPr>
            <w:tcW w:w="519" w:type="dxa"/>
            <w:shd w:val="clear" w:color="auto" w:fill="auto"/>
          </w:tcPr>
          <w:p w14:paraId="5CCD8CDA" w14:textId="77777777" w:rsidR="00620B84" w:rsidRDefault="00B365EC" w:rsidP="003A7C9A">
            <w:pPr>
              <w:jc w:val="center"/>
            </w:pPr>
            <w:r>
              <w:t>F</w:t>
            </w:r>
          </w:p>
        </w:tc>
        <w:tc>
          <w:tcPr>
            <w:tcW w:w="494" w:type="dxa"/>
            <w:shd w:val="clear" w:color="auto" w:fill="auto"/>
          </w:tcPr>
          <w:p w14:paraId="54A17531" w14:textId="77777777" w:rsidR="00620B84" w:rsidRDefault="00620B84" w:rsidP="003A7C9A">
            <w:pPr>
              <w:jc w:val="center"/>
            </w:pPr>
          </w:p>
        </w:tc>
        <w:tc>
          <w:tcPr>
            <w:tcW w:w="638" w:type="dxa"/>
            <w:shd w:val="clear" w:color="auto" w:fill="auto"/>
          </w:tcPr>
          <w:p w14:paraId="5119BC28" w14:textId="77777777" w:rsidR="00620B84" w:rsidRDefault="00620B84" w:rsidP="003A7C9A">
            <w:pPr>
              <w:jc w:val="center"/>
            </w:pPr>
          </w:p>
        </w:tc>
        <w:tc>
          <w:tcPr>
            <w:tcW w:w="666" w:type="dxa"/>
            <w:shd w:val="clear" w:color="auto" w:fill="auto"/>
          </w:tcPr>
          <w:p w14:paraId="63541ED3" w14:textId="77777777" w:rsidR="00620B84" w:rsidRDefault="00B365EC" w:rsidP="003A7C9A">
            <w:pPr>
              <w:jc w:val="center"/>
            </w:pPr>
            <w:r>
              <w:t>Y</w:t>
            </w:r>
          </w:p>
        </w:tc>
        <w:tc>
          <w:tcPr>
            <w:tcW w:w="995" w:type="dxa"/>
            <w:shd w:val="clear" w:color="auto" w:fill="auto"/>
          </w:tcPr>
          <w:p w14:paraId="2D2F6BC1" w14:textId="77777777" w:rsidR="00620B84" w:rsidRDefault="00B365EC" w:rsidP="003A7C9A">
            <w:pPr>
              <w:jc w:val="center"/>
            </w:pPr>
            <w:r>
              <w:t>Y</w:t>
            </w:r>
          </w:p>
        </w:tc>
      </w:tr>
      <w:tr w:rsidR="003A7C9A" w14:paraId="3D58318C" w14:textId="77777777" w:rsidTr="003A7C9A">
        <w:tc>
          <w:tcPr>
            <w:tcW w:w="1556" w:type="dxa"/>
            <w:shd w:val="clear" w:color="auto" w:fill="auto"/>
          </w:tcPr>
          <w:p w14:paraId="7D79FA73" w14:textId="77777777" w:rsidR="00620B84" w:rsidRDefault="00B365EC" w:rsidP="008A4D77">
            <w:r>
              <w:t>Temple.us</w:t>
            </w:r>
          </w:p>
        </w:tc>
        <w:tc>
          <w:tcPr>
            <w:tcW w:w="1481" w:type="dxa"/>
            <w:shd w:val="clear" w:color="auto" w:fill="auto"/>
          </w:tcPr>
          <w:p w14:paraId="4B89F7F3" w14:textId="77777777" w:rsidR="00620B84" w:rsidRDefault="00B365EC" w:rsidP="003A7C9A">
            <w:pPr>
              <w:jc w:val="center"/>
            </w:pPr>
            <w:r>
              <w:t>T</w:t>
            </w:r>
          </w:p>
        </w:tc>
        <w:tc>
          <w:tcPr>
            <w:tcW w:w="1509" w:type="dxa"/>
            <w:shd w:val="clear" w:color="auto" w:fill="auto"/>
          </w:tcPr>
          <w:p w14:paraId="06FA0DF5" w14:textId="77777777" w:rsidR="00620B84" w:rsidRDefault="00B365EC" w:rsidP="003A7C9A">
            <w:pPr>
              <w:jc w:val="center"/>
            </w:pPr>
            <w:r>
              <w:t>F</w:t>
            </w:r>
          </w:p>
        </w:tc>
        <w:tc>
          <w:tcPr>
            <w:tcW w:w="419" w:type="dxa"/>
            <w:shd w:val="clear" w:color="auto" w:fill="auto"/>
          </w:tcPr>
          <w:p w14:paraId="41F619F7" w14:textId="77777777" w:rsidR="00620B84" w:rsidRDefault="00620B84" w:rsidP="003A7C9A">
            <w:pPr>
              <w:jc w:val="center"/>
            </w:pPr>
          </w:p>
        </w:tc>
        <w:tc>
          <w:tcPr>
            <w:tcW w:w="389" w:type="dxa"/>
            <w:shd w:val="clear" w:color="auto" w:fill="auto"/>
          </w:tcPr>
          <w:p w14:paraId="194EE7C8" w14:textId="77777777" w:rsidR="00620B84" w:rsidRDefault="00620B84" w:rsidP="003A7C9A">
            <w:pPr>
              <w:jc w:val="center"/>
            </w:pPr>
          </w:p>
        </w:tc>
        <w:tc>
          <w:tcPr>
            <w:tcW w:w="390" w:type="dxa"/>
            <w:shd w:val="clear" w:color="auto" w:fill="auto"/>
          </w:tcPr>
          <w:p w14:paraId="031EAF56" w14:textId="77777777" w:rsidR="00620B84" w:rsidRDefault="00620B84" w:rsidP="003A7C9A">
            <w:pPr>
              <w:jc w:val="center"/>
            </w:pPr>
          </w:p>
        </w:tc>
        <w:tc>
          <w:tcPr>
            <w:tcW w:w="519" w:type="dxa"/>
            <w:shd w:val="clear" w:color="auto" w:fill="auto"/>
          </w:tcPr>
          <w:p w14:paraId="4B393B40" w14:textId="77777777" w:rsidR="00620B84" w:rsidRDefault="00620B84" w:rsidP="003A7C9A">
            <w:pPr>
              <w:jc w:val="center"/>
            </w:pPr>
          </w:p>
        </w:tc>
        <w:tc>
          <w:tcPr>
            <w:tcW w:w="519" w:type="dxa"/>
            <w:shd w:val="clear" w:color="auto" w:fill="auto"/>
          </w:tcPr>
          <w:p w14:paraId="6DA2EB41" w14:textId="77777777" w:rsidR="00620B84" w:rsidRDefault="00620B84" w:rsidP="003A7C9A">
            <w:pPr>
              <w:jc w:val="center"/>
            </w:pPr>
          </w:p>
        </w:tc>
        <w:tc>
          <w:tcPr>
            <w:tcW w:w="494" w:type="dxa"/>
            <w:shd w:val="clear" w:color="auto" w:fill="auto"/>
          </w:tcPr>
          <w:p w14:paraId="1E2807C3" w14:textId="77777777" w:rsidR="00620B84" w:rsidRDefault="00620B84" w:rsidP="003A7C9A">
            <w:pPr>
              <w:jc w:val="center"/>
            </w:pPr>
          </w:p>
        </w:tc>
        <w:tc>
          <w:tcPr>
            <w:tcW w:w="638" w:type="dxa"/>
            <w:shd w:val="clear" w:color="auto" w:fill="auto"/>
          </w:tcPr>
          <w:p w14:paraId="00BE9418" w14:textId="77777777" w:rsidR="00620B84" w:rsidRDefault="00620B84" w:rsidP="003A7C9A">
            <w:pPr>
              <w:jc w:val="center"/>
            </w:pPr>
          </w:p>
        </w:tc>
        <w:tc>
          <w:tcPr>
            <w:tcW w:w="666" w:type="dxa"/>
            <w:shd w:val="clear" w:color="auto" w:fill="auto"/>
          </w:tcPr>
          <w:p w14:paraId="2A43FE70" w14:textId="77777777" w:rsidR="00620B84" w:rsidRDefault="00B365EC" w:rsidP="003A7C9A">
            <w:pPr>
              <w:jc w:val="center"/>
            </w:pPr>
            <w:r>
              <w:t>Y</w:t>
            </w:r>
          </w:p>
        </w:tc>
        <w:tc>
          <w:tcPr>
            <w:tcW w:w="995" w:type="dxa"/>
            <w:shd w:val="clear" w:color="auto" w:fill="auto"/>
          </w:tcPr>
          <w:p w14:paraId="0D84DE7E" w14:textId="77777777" w:rsidR="00620B84" w:rsidRDefault="00B365EC" w:rsidP="003A7C9A">
            <w:pPr>
              <w:jc w:val="center"/>
            </w:pPr>
            <w:r>
              <w:t>Y</w:t>
            </w:r>
          </w:p>
        </w:tc>
      </w:tr>
      <w:tr w:rsidR="003A7C9A" w14:paraId="1D48ABD2" w14:textId="77777777" w:rsidTr="003A7C9A">
        <w:tc>
          <w:tcPr>
            <w:tcW w:w="1556" w:type="dxa"/>
            <w:shd w:val="clear" w:color="auto" w:fill="auto"/>
          </w:tcPr>
          <w:p w14:paraId="7B7198AB" w14:textId="77777777" w:rsidR="00620B84" w:rsidRDefault="00B365EC" w:rsidP="008A4D77">
            <w:r>
              <w:t>Trel.us</w:t>
            </w:r>
          </w:p>
        </w:tc>
        <w:tc>
          <w:tcPr>
            <w:tcW w:w="1481" w:type="dxa"/>
            <w:shd w:val="clear" w:color="auto" w:fill="auto"/>
          </w:tcPr>
          <w:p w14:paraId="4FFAC152" w14:textId="77777777" w:rsidR="00620B84" w:rsidRDefault="00B365EC" w:rsidP="003A7C9A">
            <w:pPr>
              <w:jc w:val="center"/>
            </w:pPr>
            <w:r>
              <w:t>F</w:t>
            </w:r>
          </w:p>
        </w:tc>
        <w:tc>
          <w:tcPr>
            <w:tcW w:w="1509" w:type="dxa"/>
            <w:shd w:val="clear" w:color="auto" w:fill="auto"/>
          </w:tcPr>
          <w:p w14:paraId="61D74187" w14:textId="77777777" w:rsidR="00620B84" w:rsidRDefault="00B365EC" w:rsidP="003A7C9A">
            <w:pPr>
              <w:jc w:val="center"/>
            </w:pPr>
            <w:r>
              <w:t>T</w:t>
            </w:r>
          </w:p>
        </w:tc>
        <w:tc>
          <w:tcPr>
            <w:tcW w:w="419" w:type="dxa"/>
            <w:shd w:val="clear" w:color="auto" w:fill="FFFF00"/>
          </w:tcPr>
          <w:p w14:paraId="19F9B09C" w14:textId="77777777" w:rsidR="00620B84" w:rsidRDefault="00620B84" w:rsidP="003A7C9A">
            <w:pPr>
              <w:jc w:val="center"/>
            </w:pPr>
          </w:p>
        </w:tc>
        <w:tc>
          <w:tcPr>
            <w:tcW w:w="389" w:type="dxa"/>
            <w:shd w:val="clear" w:color="auto" w:fill="auto"/>
          </w:tcPr>
          <w:p w14:paraId="1AF91EF9" w14:textId="77777777" w:rsidR="00620B84" w:rsidRDefault="00620B84" w:rsidP="003A7C9A">
            <w:pPr>
              <w:jc w:val="center"/>
            </w:pPr>
          </w:p>
        </w:tc>
        <w:tc>
          <w:tcPr>
            <w:tcW w:w="390" w:type="dxa"/>
            <w:shd w:val="clear" w:color="auto" w:fill="auto"/>
          </w:tcPr>
          <w:p w14:paraId="6226092D" w14:textId="77777777" w:rsidR="00620B84" w:rsidRDefault="00620B84" w:rsidP="003A7C9A">
            <w:pPr>
              <w:jc w:val="center"/>
            </w:pPr>
          </w:p>
        </w:tc>
        <w:tc>
          <w:tcPr>
            <w:tcW w:w="519" w:type="dxa"/>
            <w:shd w:val="clear" w:color="auto" w:fill="FFFF00"/>
          </w:tcPr>
          <w:p w14:paraId="683AF191" w14:textId="77777777" w:rsidR="00620B84" w:rsidRDefault="00620B84" w:rsidP="003A7C9A">
            <w:pPr>
              <w:jc w:val="center"/>
            </w:pPr>
          </w:p>
        </w:tc>
        <w:tc>
          <w:tcPr>
            <w:tcW w:w="519" w:type="dxa"/>
            <w:shd w:val="clear" w:color="auto" w:fill="auto"/>
          </w:tcPr>
          <w:p w14:paraId="385228EF" w14:textId="77777777" w:rsidR="00620B84" w:rsidRDefault="00620B84" w:rsidP="003A7C9A">
            <w:pPr>
              <w:jc w:val="center"/>
            </w:pPr>
          </w:p>
        </w:tc>
        <w:tc>
          <w:tcPr>
            <w:tcW w:w="494" w:type="dxa"/>
            <w:shd w:val="clear" w:color="auto" w:fill="auto"/>
          </w:tcPr>
          <w:p w14:paraId="42F929D2" w14:textId="77777777" w:rsidR="00620B84" w:rsidRDefault="00620B84" w:rsidP="003A7C9A">
            <w:pPr>
              <w:jc w:val="center"/>
            </w:pPr>
          </w:p>
        </w:tc>
        <w:tc>
          <w:tcPr>
            <w:tcW w:w="638" w:type="dxa"/>
            <w:shd w:val="clear" w:color="auto" w:fill="auto"/>
          </w:tcPr>
          <w:p w14:paraId="6BC644B0" w14:textId="77777777" w:rsidR="00620B84" w:rsidRDefault="00620B84" w:rsidP="003A7C9A">
            <w:pPr>
              <w:jc w:val="center"/>
            </w:pPr>
          </w:p>
        </w:tc>
        <w:tc>
          <w:tcPr>
            <w:tcW w:w="666" w:type="dxa"/>
            <w:shd w:val="clear" w:color="auto" w:fill="auto"/>
          </w:tcPr>
          <w:p w14:paraId="30460741" w14:textId="77777777" w:rsidR="00620B84" w:rsidRDefault="00B365EC" w:rsidP="003A7C9A">
            <w:pPr>
              <w:jc w:val="center"/>
            </w:pPr>
            <w:r>
              <w:t>Y</w:t>
            </w:r>
          </w:p>
        </w:tc>
        <w:tc>
          <w:tcPr>
            <w:tcW w:w="995" w:type="dxa"/>
            <w:shd w:val="clear" w:color="auto" w:fill="auto"/>
          </w:tcPr>
          <w:p w14:paraId="09911113" w14:textId="77777777" w:rsidR="00620B84" w:rsidRDefault="00B365EC" w:rsidP="003A7C9A">
            <w:pPr>
              <w:jc w:val="center"/>
            </w:pPr>
            <w:r>
              <w:t>Y</w:t>
            </w:r>
          </w:p>
        </w:tc>
      </w:tr>
      <w:tr w:rsidR="003A7C9A" w14:paraId="175F0473" w14:textId="77777777" w:rsidTr="003A7C9A">
        <w:tc>
          <w:tcPr>
            <w:tcW w:w="1556" w:type="dxa"/>
            <w:shd w:val="clear" w:color="auto" w:fill="auto"/>
          </w:tcPr>
          <w:p w14:paraId="07F44752" w14:textId="77777777" w:rsidR="00620B84" w:rsidRDefault="00B365EC" w:rsidP="008A4D77">
            <w:r>
              <w:t>Ukul.za</w:t>
            </w:r>
          </w:p>
        </w:tc>
        <w:tc>
          <w:tcPr>
            <w:tcW w:w="1481" w:type="dxa"/>
            <w:shd w:val="clear" w:color="auto" w:fill="auto"/>
          </w:tcPr>
          <w:p w14:paraId="4160D8D3" w14:textId="77777777" w:rsidR="00620B84" w:rsidRDefault="00620B84" w:rsidP="003A7C9A">
            <w:pPr>
              <w:jc w:val="center"/>
            </w:pPr>
          </w:p>
        </w:tc>
        <w:tc>
          <w:tcPr>
            <w:tcW w:w="1509" w:type="dxa"/>
            <w:shd w:val="clear" w:color="auto" w:fill="auto"/>
          </w:tcPr>
          <w:p w14:paraId="3B6AEDCB" w14:textId="77777777" w:rsidR="00620B84" w:rsidRDefault="00B365EC" w:rsidP="003A7C9A">
            <w:pPr>
              <w:jc w:val="center"/>
            </w:pPr>
            <w:r>
              <w:t>F</w:t>
            </w:r>
          </w:p>
        </w:tc>
        <w:tc>
          <w:tcPr>
            <w:tcW w:w="419" w:type="dxa"/>
            <w:shd w:val="clear" w:color="auto" w:fill="auto"/>
          </w:tcPr>
          <w:p w14:paraId="1031681B" w14:textId="77777777" w:rsidR="00620B84" w:rsidRDefault="00B365EC" w:rsidP="003A7C9A">
            <w:pPr>
              <w:jc w:val="center"/>
            </w:pPr>
            <w:r>
              <w:t>F</w:t>
            </w:r>
          </w:p>
        </w:tc>
        <w:tc>
          <w:tcPr>
            <w:tcW w:w="389" w:type="dxa"/>
            <w:shd w:val="clear" w:color="auto" w:fill="FFFF00"/>
          </w:tcPr>
          <w:p w14:paraId="527381BD" w14:textId="77777777" w:rsidR="00620B84" w:rsidRDefault="00620B84" w:rsidP="003A7C9A">
            <w:pPr>
              <w:jc w:val="center"/>
            </w:pPr>
          </w:p>
        </w:tc>
        <w:tc>
          <w:tcPr>
            <w:tcW w:w="390" w:type="dxa"/>
            <w:shd w:val="clear" w:color="auto" w:fill="auto"/>
          </w:tcPr>
          <w:p w14:paraId="344516C3" w14:textId="77777777" w:rsidR="00620B84" w:rsidRDefault="00620B84" w:rsidP="003A7C9A">
            <w:pPr>
              <w:jc w:val="center"/>
            </w:pPr>
          </w:p>
        </w:tc>
        <w:tc>
          <w:tcPr>
            <w:tcW w:w="519" w:type="dxa"/>
            <w:shd w:val="clear" w:color="auto" w:fill="auto"/>
          </w:tcPr>
          <w:p w14:paraId="59870E48" w14:textId="77777777" w:rsidR="00620B84" w:rsidRDefault="00B365EC" w:rsidP="003A7C9A">
            <w:pPr>
              <w:jc w:val="center"/>
            </w:pPr>
            <w:r>
              <w:t>F</w:t>
            </w:r>
          </w:p>
        </w:tc>
        <w:tc>
          <w:tcPr>
            <w:tcW w:w="519" w:type="dxa"/>
            <w:shd w:val="clear" w:color="auto" w:fill="auto"/>
          </w:tcPr>
          <w:p w14:paraId="2D3BB906" w14:textId="77777777" w:rsidR="00620B84" w:rsidRDefault="00B365EC" w:rsidP="003A7C9A">
            <w:pPr>
              <w:jc w:val="center"/>
            </w:pPr>
            <w:r>
              <w:t>F</w:t>
            </w:r>
          </w:p>
        </w:tc>
        <w:tc>
          <w:tcPr>
            <w:tcW w:w="494" w:type="dxa"/>
            <w:shd w:val="clear" w:color="auto" w:fill="auto"/>
          </w:tcPr>
          <w:p w14:paraId="6735DEFD" w14:textId="77777777" w:rsidR="00620B84" w:rsidRDefault="00620B84" w:rsidP="003A7C9A">
            <w:pPr>
              <w:jc w:val="center"/>
            </w:pPr>
          </w:p>
        </w:tc>
        <w:tc>
          <w:tcPr>
            <w:tcW w:w="638" w:type="dxa"/>
            <w:shd w:val="clear" w:color="auto" w:fill="auto"/>
          </w:tcPr>
          <w:p w14:paraId="18B87883" w14:textId="77777777" w:rsidR="00620B84" w:rsidRDefault="00620B84" w:rsidP="003A7C9A">
            <w:pPr>
              <w:jc w:val="center"/>
            </w:pPr>
          </w:p>
        </w:tc>
        <w:tc>
          <w:tcPr>
            <w:tcW w:w="666" w:type="dxa"/>
            <w:shd w:val="clear" w:color="auto" w:fill="auto"/>
          </w:tcPr>
          <w:p w14:paraId="77F402F1" w14:textId="77777777" w:rsidR="00620B84" w:rsidRDefault="00B365EC" w:rsidP="003A7C9A">
            <w:pPr>
              <w:jc w:val="center"/>
            </w:pPr>
            <w:r>
              <w:t>Y</w:t>
            </w:r>
          </w:p>
        </w:tc>
        <w:tc>
          <w:tcPr>
            <w:tcW w:w="995" w:type="dxa"/>
            <w:shd w:val="clear" w:color="auto" w:fill="auto"/>
          </w:tcPr>
          <w:p w14:paraId="6721D115" w14:textId="77777777" w:rsidR="00620B84" w:rsidRDefault="00B365EC" w:rsidP="003A7C9A">
            <w:pPr>
              <w:jc w:val="center"/>
            </w:pPr>
            <w:r>
              <w:t>Y</w:t>
            </w:r>
          </w:p>
        </w:tc>
      </w:tr>
      <w:tr w:rsidR="003A7C9A" w14:paraId="3FEB3EA9" w14:textId="77777777" w:rsidTr="003A7C9A">
        <w:tc>
          <w:tcPr>
            <w:tcW w:w="1556" w:type="dxa"/>
            <w:shd w:val="clear" w:color="auto" w:fill="auto"/>
          </w:tcPr>
          <w:p w14:paraId="333A5FE2" w14:textId="77777777" w:rsidR="00620B84" w:rsidRDefault="00B365EC" w:rsidP="008A4D77">
            <w:r>
              <w:t>Unc.us</w:t>
            </w:r>
          </w:p>
        </w:tc>
        <w:tc>
          <w:tcPr>
            <w:tcW w:w="1481" w:type="dxa"/>
            <w:shd w:val="clear" w:color="auto" w:fill="auto"/>
          </w:tcPr>
          <w:p w14:paraId="617D2C1A" w14:textId="77777777" w:rsidR="00620B84" w:rsidRDefault="00B365EC" w:rsidP="003A7C9A">
            <w:pPr>
              <w:jc w:val="center"/>
            </w:pPr>
            <w:r>
              <w:t>T</w:t>
            </w:r>
          </w:p>
        </w:tc>
        <w:tc>
          <w:tcPr>
            <w:tcW w:w="1509" w:type="dxa"/>
            <w:shd w:val="clear" w:color="auto" w:fill="auto"/>
          </w:tcPr>
          <w:p w14:paraId="1A11DAD5" w14:textId="77777777" w:rsidR="00620B84" w:rsidRDefault="00B365EC" w:rsidP="003A7C9A">
            <w:pPr>
              <w:jc w:val="center"/>
            </w:pPr>
            <w:r>
              <w:t>F</w:t>
            </w:r>
          </w:p>
        </w:tc>
        <w:tc>
          <w:tcPr>
            <w:tcW w:w="419" w:type="dxa"/>
            <w:shd w:val="clear" w:color="auto" w:fill="FFFF00"/>
          </w:tcPr>
          <w:p w14:paraId="3A04DABF" w14:textId="77777777" w:rsidR="00620B84" w:rsidRDefault="00620B84" w:rsidP="003A7C9A">
            <w:pPr>
              <w:jc w:val="center"/>
            </w:pPr>
          </w:p>
        </w:tc>
        <w:tc>
          <w:tcPr>
            <w:tcW w:w="389" w:type="dxa"/>
            <w:shd w:val="clear" w:color="auto" w:fill="auto"/>
          </w:tcPr>
          <w:p w14:paraId="6748A228" w14:textId="77777777" w:rsidR="00620B84" w:rsidRDefault="00B365EC" w:rsidP="003A7C9A">
            <w:pPr>
              <w:jc w:val="center"/>
            </w:pPr>
            <w:r>
              <w:t>F</w:t>
            </w:r>
          </w:p>
        </w:tc>
        <w:tc>
          <w:tcPr>
            <w:tcW w:w="390" w:type="dxa"/>
            <w:shd w:val="clear" w:color="auto" w:fill="auto"/>
          </w:tcPr>
          <w:p w14:paraId="6881D163" w14:textId="77777777" w:rsidR="00620B84" w:rsidRDefault="00620B84" w:rsidP="003A7C9A">
            <w:pPr>
              <w:jc w:val="center"/>
            </w:pPr>
          </w:p>
        </w:tc>
        <w:tc>
          <w:tcPr>
            <w:tcW w:w="519" w:type="dxa"/>
            <w:shd w:val="clear" w:color="auto" w:fill="auto"/>
          </w:tcPr>
          <w:p w14:paraId="574AC2A4" w14:textId="77777777" w:rsidR="00620B84" w:rsidRDefault="00B365EC" w:rsidP="003A7C9A">
            <w:pPr>
              <w:jc w:val="center"/>
            </w:pPr>
            <w:r>
              <w:t>F</w:t>
            </w:r>
          </w:p>
        </w:tc>
        <w:tc>
          <w:tcPr>
            <w:tcW w:w="519" w:type="dxa"/>
            <w:shd w:val="clear" w:color="auto" w:fill="auto"/>
          </w:tcPr>
          <w:p w14:paraId="6A19FB32" w14:textId="77777777" w:rsidR="00620B84" w:rsidRDefault="00B365EC" w:rsidP="003A7C9A">
            <w:pPr>
              <w:jc w:val="center"/>
            </w:pPr>
            <w:r>
              <w:t>F</w:t>
            </w:r>
          </w:p>
        </w:tc>
        <w:tc>
          <w:tcPr>
            <w:tcW w:w="494" w:type="dxa"/>
            <w:shd w:val="clear" w:color="auto" w:fill="auto"/>
          </w:tcPr>
          <w:p w14:paraId="01C6A368" w14:textId="77777777" w:rsidR="00620B84" w:rsidRDefault="00B365EC" w:rsidP="003A7C9A">
            <w:pPr>
              <w:jc w:val="center"/>
            </w:pPr>
            <w:r>
              <w:t>F</w:t>
            </w:r>
          </w:p>
        </w:tc>
        <w:tc>
          <w:tcPr>
            <w:tcW w:w="638" w:type="dxa"/>
            <w:shd w:val="clear" w:color="auto" w:fill="auto"/>
          </w:tcPr>
          <w:p w14:paraId="3C777205" w14:textId="77777777" w:rsidR="00620B84" w:rsidRDefault="00620B84" w:rsidP="003A7C9A">
            <w:pPr>
              <w:jc w:val="center"/>
            </w:pPr>
          </w:p>
        </w:tc>
        <w:tc>
          <w:tcPr>
            <w:tcW w:w="666" w:type="dxa"/>
            <w:shd w:val="clear" w:color="auto" w:fill="auto"/>
          </w:tcPr>
          <w:p w14:paraId="4D5E0E39" w14:textId="77777777" w:rsidR="00620B84" w:rsidRDefault="00B365EC" w:rsidP="003A7C9A">
            <w:pPr>
              <w:jc w:val="center"/>
            </w:pPr>
            <w:r>
              <w:t>Y</w:t>
            </w:r>
          </w:p>
        </w:tc>
        <w:tc>
          <w:tcPr>
            <w:tcW w:w="995" w:type="dxa"/>
            <w:shd w:val="clear" w:color="auto" w:fill="auto"/>
          </w:tcPr>
          <w:p w14:paraId="2C547A79" w14:textId="77777777" w:rsidR="00620B84" w:rsidRDefault="00B365EC" w:rsidP="003A7C9A">
            <w:pPr>
              <w:jc w:val="center"/>
            </w:pPr>
            <w:r>
              <w:t>Y</w:t>
            </w:r>
          </w:p>
        </w:tc>
      </w:tr>
      <w:tr w:rsidR="003A7C9A" w14:paraId="4B19ABCC" w14:textId="77777777" w:rsidTr="003A7C9A">
        <w:tc>
          <w:tcPr>
            <w:tcW w:w="1556" w:type="dxa"/>
            <w:shd w:val="clear" w:color="auto" w:fill="auto"/>
          </w:tcPr>
          <w:p w14:paraId="3ECFB6E8" w14:textId="77777777" w:rsidR="00620B84" w:rsidRDefault="00B365EC" w:rsidP="008A4D77">
            <w:r>
              <w:t>Valm.ch</w:t>
            </w:r>
          </w:p>
        </w:tc>
        <w:tc>
          <w:tcPr>
            <w:tcW w:w="1481" w:type="dxa"/>
            <w:shd w:val="clear" w:color="auto" w:fill="auto"/>
          </w:tcPr>
          <w:p w14:paraId="41A8B022" w14:textId="77777777" w:rsidR="00620B84" w:rsidRDefault="00B365EC" w:rsidP="003A7C9A">
            <w:pPr>
              <w:jc w:val="center"/>
            </w:pPr>
            <w:r>
              <w:t>T</w:t>
            </w:r>
          </w:p>
        </w:tc>
        <w:tc>
          <w:tcPr>
            <w:tcW w:w="1509" w:type="dxa"/>
            <w:shd w:val="clear" w:color="auto" w:fill="auto"/>
          </w:tcPr>
          <w:p w14:paraId="7F79D79F" w14:textId="77777777" w:rsidR="00620B84" w:rsidRDefault="00B365EC" w:rsidP="003A7C9A">
            <w:pPr>
              <w:jc w:val="center"/>
            </w:pPr>
            <w:r>
              <w:t>T</w:t>
            </w:r>
          </w:p>
        </w:tc>
        <w:tc>
          <w:tcPr>
            <w:tcW w:w="419" w:type="dxa"/>
            <w:shd w:val="clear" w:color="auto" w:fill="auto"/>
          </w:tcPr>
          <w:p w14:paraId="0051F5B6" w14:textId="77777777" w:rsidR="00620B84" w:rsidRDefault="00620B84" w:rsidP="003A7C9A">
            <w:pPr>
              <w:jc w:val="center"/>
            </w:pPr>
          </w:p>
        </w:tc>
        <w:tc>
          <w:tcPr>
            <w:tcW w:w="389" w:type="dxa"/>
            <w:shd w:val="clear" w:color="auto" w:fill="FFFF00"/>
          </w:tcPr>
          <w:p w14:paraId="634BFFD6" w14:textId="77777777" w:rsidR="00620B84" w:rsidRDefault="00620B84" w:rsidP="003A7C9A">
            <w:pPr>
              <w:jc w:val="center"/>
            </w:pPr>
          </w:p>
        </w:tc>
        <w:tc>
          <w:tcPr>
            <w:tcW w:w="390" w:type="dxa"/>
            <w:shd w:val="clear" w:color="auto" w:fill="auto"/>
          </w:tcPr>
          <w:p w14:paraId="75A2A1D6" w14:textId="77777777" w:rsidR="00620B84" w:rsidRDefault="00620B84" w:rsidP="003A7C9A">
            <w:pPr>
              <w:jc w:val="center"/>
            </w:pPr>
          </w:p>
        </w:tc>
        <w:tc>
          <w:tcPr>
            <w:tcW w:w="519" w:type="dxa"/>
            <w:shd w:val="clear" w:color="auto" w:fill="auto"/>
          </w:tcPr>
          <w:p w14:paraId="7B2788F2" w14:textId="77777777" w:rsidR="00620B84" w:rsidRDefault="00620B84" w:rsidP="003A7C9A">
            <w:pPr>
              <w:jc w:val="center"/>
            </w:pPr>
          </w:p>
        </w:tc>
        <w:tc>
          <w:tcPr>
            <w:tcW w:w="519" w:type="dxa"/>
            <w:shd w:val="clear" w:color="auto" w:fill="auto"/>
          </w:tcPr>
          <w:p w14:paraId="36BDB602" w14:textId="77777777" w:rsidR="00620B84" w:rsidRDefault="00620B84" w:rsidP="003A7C9A">
            <w:pPr>
              <w:jc w:val="center"/>
            </w:pPr>
          </w:p>
        </w:tc>
        <w:tc>
          <w:tcPr>
            <w:tcW w:w="494" w:type="dxa"/>
            <w:shd w:val="clear" w:color="auto" w:fill="FFFF00"/>
          </w:tcPr>
          <w:p w14:paraId="26FC3B93" w14:textId="77777777" w:rsidR="00620B84" w:rsidRDefault="00620B84" w:rsidP="003A7C9A">
            <w:pPr>
              <w:jc w:val="center"/>
            </w:pPr>
          </w:p>
        </w:tc>
        <w:tc>
          <w:tcPr>
            <w:tcW w:w="638" w:type="dxa"/>
            <w:shd w:val="clear" w:color="auto" w:fill="auto"/>
          </w:tcPr>
          <w:p w14:paraId="35864FDE" w14:textId="77777777" w:rsidR="00620B84" w:rsidRDefault="00620B84" w:rsidP="003A7C9A">
            <w:pPr>
              <w:jc w:val="center"/>
            </w:pPr>
          </w:p>
        </w:tc>
        <w:tc>
          <w:tcPr>
            <w:tcW w:w="666" w:type="dxa"/>
            <w:shd w:val="clear" w:color="auto" w:fill="auto"/>
          </w:tcPr>
          <w:p w14:paraId="7CB2CCD7" w14:textId="77777777" w:rsidR="00620B84" w:rsidRDefault="00B365EC" w:rsidP="003A7C9A">
            <w:pPr>
              <w:jc w:val="center"/>
            </w:pPr>
            <w:r>
              <w:t>Y</w:t>
            </w:r>
          </w:p>
        </w:tc>
        <w:tc>
          <w:tcPr>
            <w:tcW w:w="995" w:type="dxa"/>
            <w:shd w:val="clear" w:color="auto" w:fill="auto"/>
          </w:tcPr>
          <w:p w14:paraId="72694219" w14:textId="77777777" w:rsidR="00620B84" w:rsidRDefault="00B365EC" w:rsidP="003A7C9A">
            <w:pPr>
              <w:jc w:val="center"/>
            </w:pPr>
            <w:r>
              <w:t>Y</w:t>
            </w:r>
          </w:p>
        </w:tc>
      </w:tr>
    </w:tbl>
    <w:p w14:paraId="32E08E8C" w14:textId="77777777" w:rsidR="00620B84" w:rsidRDefault="00620B84" w:rsidP="00900F41"/>
    <w:p w14:paraId="6BC957BD" w14:textId="77777777" w:rsidR="00620B84" w:rsidRDefault="00B365EC" w:rsidP="00900F41">
      <w:r>
        <w:br w:type="page"/>
      </w:r>
    </w:p>
    <w:p w14:paraId="2637E76C" w14:textId="1E664AED" w:rsidR="00620B84" w:rsidRDefault="00B365EC" w:rsidP="008A4D77">
      <w:r>
        <w:t xml:space="preserve">Figure S1.  </w:t>
      </w:r>
      <w:commentRangeStart w:id="117"/>
      <w:commentRangeStart w:id="118"/>
      <w:proofErr w:type="spellStart"/>
      <w:r>
        <w:t>Dendrogram</w:t>
      </w:r>
      <w:proofErr w:type="spellEnd"/>
      <w:r>
        <w:t xml:space="preserve"> showing classification </w:t>
      </w:r>
      <w:commentRangeEnd w:id="117"/>
      <w:r>
        <w:commentReference w:id="117"/>
      </w:r>
      <w:commentRangeEnd w:id="118"/>
      <w:r w:rsidR="004C4C49">
        <w:rPr>
          <w:rStyle w:val="CommentReference"/>
        </w:rPr>
        <w:commentReference w:id="118"/>
      </w:r>
      <w:r>
        <w:t xml:space="preserve">of sites on the basis of how compositional variation is partitioned among 7 sources (block, year, </w:t>
      </w:r>
      <w:r w:rsidR="004C4C49">
        <w:t>nutrient</w:t>
      </w:r>
      <w:r>
        <w:t>, and interactions therein).</w:t>
      </w:r>
    </w:p>
    <w:p w14:paraId="49B5D427" w14:textId="77777777" w:rsidR="00620B84" w:rsidRDefault="00620B84" w:rsidP="007570A2"/>
    <w:p w14:paraId="5F98C5AA" w14:textId="77777777" w:rsidR="00620B84" w:rsidRDefault="00B365EC" w:rsidP="007570A2">
      <w:r>
        <w:rPr>
          <w:noProof/>
        </w:rPr>
        <w:drawing>
          <wp:inline distT="0" distB="0" distL="0" distR="0" wp14:anchorId="3C0B41FF" wp14:editId="16EF97C0">
            <wp:extent cx="5943600" cy="523367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3"/>
                    <a:stretch>
                      <a:fillRect/>
                    </a:stretch>
                  </pic:blipFill>
                  <pic:spPr bwMode="auto">
                    <a:xfrm>
                      <a:off x="0" y="0"/>
                      <a:ext cx="5943600" cy="5233670"/>
                    </a:xfrm>
                    <a:prstGeom prst="rect">
                      <a:avLst/>
                    </a:prstGeom>
                  </pic:spPr>
                </pic:pic>
              </a:graphicData>
            </a:graphic>
          </wp:inline>
        </w:drawing>
      </w:r>
    </w:p>
    <w:p w14:paraId="02E40160" w14:textId="77777777" w:rsidR="00620B84" w:rsidRDefault="00620B84" w:rsidP="007570A2"/>
    <w:sectPr w:rsidR="00620B84">
      <w:footerReference w:type="default" r:id="rId24"/>
      <w:pgSz w:w="12240" w:h="15840"/>
      <w:pgMar w:top="1440" w:right="1440" w:bottom="1440" w:left="1440" w:header="0" w:footer="720" w:gutter="0"/>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n Bakker" w:date="2018-07-27T11:33:00Z" w:initials="JB">
    <w:p w14:paraId="36164638" w14:textId="3ABA694D" w:rsidR="00C41B8C" w:rsidRDefault="00C41B8C">
      <w:pPr>
        <w:pStyle w:val="CommentText"/>
      </w:pPr>
      <w:r>
        <w:rPr>
          <w:rStyle w:val="CommentReference"/>
        </w:rPr>
        <w:annotationRef/>
      </w:r>
      <w:r>
        <w:t>Other ideas?</w:t>
      </w:r>
    </w:p>
  </w:comment>
  <w:comment w:id="1" w:author="Juan" w:date="2018-07-15T23:45:00Z" w:initials="">
    <w:p w14:paraId="009D5880" w14:textId="77777777" w:rsidR="00C41B8C" w:rsidRDefault="00C41B8C" w:rsidP="00900F41">
      <w:r>
        <w:t>Although I liked the way it is now, I suggest to remove a bit of the details given in methods and specific results, and maybe explain in more detail what the main results imply (mechanisms and consequences).</w:t>
      </w:r>
    </w:p>
  </w:comment>
  <w:comment w:id="2" w:author="R1" w:date="2018-07-28T19:23:00Z" w:initials="R1">
    <w:p w14:paraId="7BCFAD8D" w14:textId="4EB21EC4" w:rsidR="00C41B8C" w:rsidRDefault="00C41B8C">
      <w:pPr>
        <w:pStyle w:val="CommentText"/>
      </w:pPr>
      <w:r>
        <w:rPr>
          <w:rStyle w:val="CommentReference"/>
        </w:rPr>
        <w:annotationRef/>
      </w:r>
      <w:r>
        <w:t>Agreed – I have not yet done so.  This included more detail than necessary in an abstract – the extra detail was for the benefit of co-authors</w:t>
      </w:r>
    </w:p>
  </w:comment>
  <w:comment w:id="3" w:author="Jeremiah Henning" w:date="2018-07-04T15:26:00Z" w:initials="JAH">
    <w:p w14:paraId="2F58DF5F" w14:textId="77777777" w:rsidR="00C41B8C" w:rsidRDefault="00C41B8C" w:rsidP="00900F41">
      <w:r>
        <w:rPr>
          <w:lang w:bidi="en-US"/>
        </w:rPr>
        <w:t>What about: Plant community composition is the dynamic outcome of species gains, losses, and abundance changes in response to a plethora of biotic, abiotic, and stochastic factors.</w:t>
      </w:r>
    </w:p>
    <w:p w14:paraId="7F7E142E" w14:textId="77777777" w:rsidR="00C41B8C" w:rsidRDefault="00C41B8C" w:rsidP="00900F41"/>
    <w:p w14:paraId="22D917CB" w14:textId="77777777" w:rsidR="00C41B8C" w:rsidRDefault="00C41B8C" w:rsidP="00900F41">
      <w:r>
        <w:rPr>
          <w:lang w:bidi="en-US"/>
        </w:rPr>
        <w:t>CAAM: I liked the initial wording. It is simpler. Maybe replace "many different factors" with some examples?</w:t>
      </w:r>
    </w:p>
  </w:comment>
  <w:comment w:id="4" w:author="EWS" w:date="2018-07-05T09:00:00Z" w:initials="  ">
    <w:p w14:paraId="7D729857" w14:textId="77777777" w:rsidR="00C41B8C" w:rsidRDefault="00C41B8C" w:rsidP="00900F41">
      <w:r>
        <w:rPr>
          <w:lang w:bidi="en-US"/>
        </w:rPr>
        <w:t>Another way to split this is to talk about spatial and temporal variation in the environment as exogenous factors versus internally driven dynamics (</w:t>
      </w:r>
      <w:proofErr w:type="spellStart"/>
      <w:r>
        <w:rPr>
          <w:lang w:bidi="en-US"/>
        </w:rPr>
        <w:t>ie</w:t>
      </w:r>
      <w:proofErr w:type="spellEnd"/>
      <w:r>
        <w:rPr>
          <w:lang w:bidi="en-US"/>
        </w:rPr>
        <w:t xml:space="preserve"> endogenous) that create spatial and temporal variability even in spatially homogeneous and temporally stable conditions. This is bit like older Ben </w:t>
      </w:r>
      <w:proofErr w:type="spellStart"/>
      <w:r>
        <w:rPr>
          <w:lang w:bidi="en-US"/>
        </w:rPr>
        <w:t>Bolker</w:t>
      </w:r>
      <w:proofErr w:type="spellEnd"/>
      <w:r>
        <w:rPr>
          <w:lang w:bidi="en-US"/>
        </w:rPr>
        <w:t xml:space="preserve"> approaches. See review </w:t>
      </w:r>
      <w:proofErr w:type="gramStart"/>
      <w:r>
        <w:rPr>
          <w:lang w:bidi="en-US"/>
        </w:rPr>
        <w:t>in :</w:t>
      </w:r>
      <w:proofErr w:type="gramEnd"/>
    </w:p>
    <w:p w14:paraId="304B3A64" w14:textId="77777777" w:rsidR="00C41B8C" w:rsidRDefault="00C41B8C" w:rsidP="00900F41">
      <w:proofErr w:type="spellStart"/>
      <w:r>
        <w:rPr>
          <w:lang w:bidi="en-US"/>
        </w:rPr>
        <w:t>Seabloom</w:t>
      </w:r>
      <w:proofErr w:type="spellEnd"/>
      <w:r>
        <w:rPr>
          <w:lang w:bidi="en-US"/>
        </w:rPr>
        <w:t xml:space="preserve">, E. W., O. N. </w:t>
      </w:r>
      <w:proofErr w:type="spellStart"/>
      <w:r>
        <w:rPr>
          <w:lang w:bidi="en-US"/>
        </w:rPr>
        <w:t>Bjornstad</w:t>
      </w:r>
      <w:proofErr w:type="spellEnd"/>
      <w:r>
        <w:rPr>
          <w:lang w:bidi="en-US"/>
        </w:rPr>
        <w:t xml:space="preserve">, B. M. </w:t>
      </w:r>
      <w:proofErr w:type="spellStart"/>
      <w:r>
        <w:rPr>
          <w:lang w:bidi="en-US"/>
        </w:rPr>
        <w:t>Bolker</w:t>
      </w:r>
      <w:proofErr w:type="spellEnd"/>
      <w:r>
        <w:rPr>
          <w:lang w:bidi="en-US"/>
        </w:rPr>
        <w:t xml:space="preserve">, and O. J. </w:t>
      </w:r>
      <w:proofErr w:type="spellStart"/>
      <w:r>
        <w:rPr>
          <w:lang w:bidi="en-US"/>
        </w:rPr>
        <w:t>Reichman</w:t>
      </w:r>
      <w:proofErr w:type="spellEnd"/>
      <w:r>
        <w:rPr>
          <w:lang w:bidi="en-US"/>
        </w:rPr>
        <w:t>. 2005. The spatial signature of environmental heterogeneity, dispersal, and competition in successional grasslands. Ecological Monographs 75:199-214.</w:t>
      </w:r>
    </w:p>
    <w:p w14:paraId="510BE0AC" w14:textId="77777777" w:rsidR="00C41B8C" w:rsidRDefault="00C41B8C" w:rsidP="00900F41"/>
    <w:p w14:paraId="4FB7183A" w14:textId="77777777" w:rsidR="00C41B8C" w:rsidRDefault="00C41B8C" w:rsidP="00900F41"/>
  </w:comment>
  <w:comment w:id="5" w:author="Juan" w:date="2018-07-15T23:45:00Z" w:initials="">
    <w:p w14:paraId="3E293892" w14:textId="77777777" w:rsidR="00C41B8C" w:rsidRDefault="00C41B8C" w:rsidP="00900F41">
      <w:r>
        <w:t>I agree with these two comments from EWS. In addition, these examples are not clearly “spatial” or “temporal”. Indeed, colonization dynamics could also explain temporal variability and different successional stages can cause spatial variability</w:t>
      </w:r>
    </w:p>
  </w:comment>
  <w:comment w:id="7" w:author="Jeremiah Henning" w:date="2018-06-09T13:33:00Z" w:initials="JAH">
    <w:p w14:paraId="4E6C082A" w14:textId="77777777" w:rsidR="00C41B8C" w:rsidRDefault="00C41B8C" w:rsidP="00900F41">
      <w:r>
        <w:rPr>
          <w:lang w:bidi="en-US"/>
        </w:rPr>
        <w:t>Does this have to have management implications?</w:t>
      </w:r>
    </w:p>
    <w:p w14:paraId="218205E8" w14:textId="77777777" w:rsidR="00C41B8C" w:rsidRDefault="00C41B8C" w:rsidP="00900F41">
      <w:r>
        <w:rPr>
          <w:lang w:bidi="en-US"/>
        </w:rPr>
        <w:t>Can we be more direct and just say treatment differences</w:t>
      </w:r>
    </w:p>
  </w:comment>
  <w:comment w:id="8" w:author="Prober, Suzanne (L&amp;W, Floreat)" w:date="2018-06-25T17:24:00Z" w:initials="PS(F">
    <w:p w14:paraId="1429562C" w14:textId="77777777" w:rsidR="00C41B8C" w:rsidRDefault="00C41B8C" w:rsidP="00900F41">
      <w:r>
        <w:rPr>
          <w:lang w:bidi="en-US"/>
        </w:rPr>
        <w:t xml:space="preserve">I like management focus </w:t>
      </w:r>
    </w:p>
  </w:comment>
  <w:comment w:id="6" w:author="EWS" w:date="2018-07-05T09:02:00Z" w:initials="  ">
    <w:p w14:paraId="10DB9501" w14:textId="77777777" w:rsidR="00C41B8C" w:rsidRDefault="00C41B8C" w:rsidP="00900F41">
      <w:r>
        <w:rPr>
          <w:lang w:bidi="en-US"/>
        </w:rPr>
        <w:t xml:space="preserve">Another more general conundrum for science generally is detecting the effects of perturbations or shocks against background variability - the signal to noise ratio problem. This is a big deal everywhere in global change, i.e., detecting global climate change. </w:t>
      </w:r>
    </w:p>
  </w:comment>
  <w:comment w:id="12" w:author="Prober, Suzanne (L&amp;W, Floreat)" w:date="2018-06-25T17:25:00Z" w:initials="PS(F">
    <w:p w14:paraId="52EFF19F" w14:textId="77777777" w:rsidR="00C41B8C" w:rsidRDefault="00C41B8C" w:rsidP="00900F41">
      <w:r>
        <w:rPr>
          <w:lang w:bidi="en-US"/>
        </w:rPr>
        <w:t>Probably don’t need so much detail in abstract</w:t>
      </w:r>
    </w:p>
  </w:comment>
  <w:comment w:id="15" w:author="Carlos Alberto Arnillas Merino" w:date="2018-07-04T15:29:00Z" w:initials="CA">
    <w:p w14:paraId="5A154BAF" w14:textId="77777777" w:rsidR="00C41B8C" w:rsidRDefault="00C41B8C" w:rsidP="00900F41">
      <w:proofErr w:type="gramStart"/>
      <w:r>
        <w:rPr>
          <w:lang w:bidi="en-US"/>
        </w:rPr>
        <w:t>is</w:t>
      </w:r>
      <w:proofErr w:type="gramEnd"/>
      <w:r>
        <w:rPr>
          <w:lang w:bidi="en-US"/>
        </w:rPr>
        <w:t xml:space="preserve"> this the only reason? </w:t>
      </w:r>
      <w:proofErr w:type="gramStart"/>
      <w:r>
        <w:rPr>
          <w:lang w:bidi="en-US"/>
        </w:rPr>
        <w:t>sounds</w:t>
      </w:r>
      <w:proofErr w:type="gramEnd"/>
      <w:r>
        <w:rPr>
          <w:lang w:bidi="en-US"/>
        </w:rPr>
        <w:t xml:space="preserve"> to me that it change the question being analyzed</w:t>
      </w:r>
    </w:p>
  </w:comment>
  <w:comment w:id="26" w:author="Carlos Alberto Arnillas Merino" w:date="2018-07-04T15:38:00Z" w:initials="CA">
    <w:p w14:paraId="7E055A21" w14:textId="77777777" w:rsidR="00C41B8C" w:rsidRDefault="00C41B8C" w:rsidP="00900F41">
      <w:proofErr w:type="gramStart"/>
      <w:r>
        <w:rPr>
          <w:lang w:bidi="en-US"/>
        </w:rPr>
        <w:t>not</w:t>
      </w:r>
      <w:proofErr w:type="gramEnd"/>
      <w:r>
        <w:rPr>
          <w:lang w:bidi="en-US"/>
        </w:rPr>
        <w:t xml:space="preserve"> sure if including this as "spatial" is the best option, it was classified before as "interactions"</w:t>
      </w:r>
    </w:p>
  </w:comment>
  <w:comment w:id="30" w:author="Prober, Suzanne (L&amp;W, Floreat)" w:date="2018-06-25T17:31:00Z" w:initials="PS(F">
    <w:p w14:paraId="2E5F90DC" w14:textId="77777777" w:rsidR="00C41B8C" w:rsidRDefault="00C41B8C" w:rsidP="00900F41">
      <w:r>
        <w:rPr>
          <w:lang w:bidi="en-US"/>
        </w:rPr>
        <w:t>What could elevation mean in this context (is it a useful explanatory variable?)</w:t>
      </w:r>
    </w:p>
    <w:p w14:paraId="23451EEA" w14:textId="77777777" w:rsidR="00C41B8C" w:rsidRDefault="00C41B8C" w:rsidP="00900F41">
      <w:r>
        <w:rPr>
          <w:lang w:bidi="en-US"/>
        </w:rPr>
        <w:t>We’ve found that elevation is correlated with cultivation history</w:t>
      </w:r>
    </w:p>
  </w:comment>
  <w:comment w:id="31" w:author="EWS" w:date="2018-07-05T09:07:00Z" w:initials="  ">
    <w:p w14:paraId="2DBFCC6D" w14:textId="77777777" w:rsidR="00C41B8C" w:rsidRDefault="00C41B8C" w:rsidP="00900F41">
      <w:r>
        <w:rPr>
          <w:lang w:bidi="en-US"/>
        </w:rPr>
        <w:t xml:space="preserve">No criticism here -- just the observation that elevation always drives me crazy because it is often a decent predictor of ecological dynamics, but it is not really a driver per se. It is just a weird aggregate of temp, rain, growing season, soils, age that together are often important but tricky to interpret mechanistically. </w:t>
      </w:r>
    </w:p>
  </w:comment>
  <w:comment w:id="32" w:author="Jeremiah Henning" w:date="2018-06-09T13:57:00Z" w:initials="JAH">
    <w:p w14:paraId="32124E23" w14:textId="77777777" w:rsidR="00C41B8C" w:rsidRDefault="00C41B8C" w:rsidP="00900F41">
      <w:r>
        <w:rPr>
          <w:lang w:bidi="en-US"/>
        </w:rPr>
        <w:t>Richness?</w:t>
      </w:r>
    </w:p>
  </w:comment>
  <w:comment w:id="33" w:author="Prober, Suzanne (L&amp;W, Floreat)" w:date="2018-06-25T17:31:00Z" w:initials="PS(F">
    <w:p w14:paraId="034C54B5" w14:textId="77777777" w:rsidR="00C41B8C" w:rsidRDefault="00C41B8C" w:rsidP="00900F41">
      <w:r>
        <w:rPr>
          <w:lang w:bidi="en-US"/>
        </w:rPr>
        <w:t>Site-level species richness?</w:t>
      </w:r>
    </w:p>
  </w:comment>
  <w:comment w:id="28" w:author="Juan" w:date="2018-07-15T23:46:00Z" w:initials="">
    <w:p w14:paraId="225A5BE1" w14:textId="77777777" w:rsidR="00C41B8C" w:rsidRDefault="00C41B8C" w:rsidP="00900F41">
      <w:r>
        <w:t>Potential mechanisms? In addition, sites with higher site-level richness are expected to exhibit higher variability just by chance. We can try to evaluate this by using Kraft et al.’s null model...</w:t>
      </w:r>
    </w:p>
  </w:comment>
  <w:comment w:id="34" w:author="Carlos Alberto Arnillas Merino" w:date="2018-07-04T15:39:00Z" w:initials="CA">
    <w:p w14:paraId="7F837C16" w14:textId="77777777" w:rsidR="00C41B8C" w:rsidRDefault="00C41B8C" w:rsidP="00900F41">
      <w:proofErr w:type="gramStart"/>
      <w:r>
        <w:rPr>
          <w:lang w:bidi="en-US"/>
        </w:rPr>
        <w:t>but</w:t>
      </w:r>
      <w:proofErr w:type="gramEnd"/>
      <w:r>
        <w:rPr>
          <w:lang w:bidi="en-US"/>
        </w:rPr>
        <w:t xml:space="preserve"> here is a strong effect of treatment in time: before-after</w:t>
      </w:r>
    </w:p>
  </w:comment>
  <w:comment w:id="39" w:author="EWS" w:date="2018-07-05T09:12:00Z" w:initials="  ">
    <w:p w14:paraId="723C556B" w14:textId="77777777" w:rsidR="00C41B8C" w:rsidRDefault="00C41B8C" w:rsidP="00900F41">
      <w:r>
        <w:rPr>
          <w:lang w:bidi="en-US"/>
        </w:rPr>
        <w:t xml:space="preserve">This makes me think about setting the analyses/hypotheses up </w:t>
      </w:r>
      <w:proofErr w:type="gramStart"/>
      <w:r>
        <w:rPr>
          <w:lang w:bidi="en-US"/>
        </w:rPr>
        <w:t>to  explicitly</w:t>
      </w:r>
      <w:proofErr w:type="gramEnd"/>
      <w:r>
        <w:rPr>
          <w:lang w:bidi="en-US"/>
        </w:rPr>
        <w:t xml:space="preserve"> address these interactions - nutrient main </w:t>
      </w:r>
      <w:proofErr w:type="spellStart"/>
      <w:r>
        <w:rPr>
          <w:lang w:bidi="en-US"/>
        </w:rPr>
        <w:t>effeccts</w:t>
      </w:r>
      <w:proofErr w:type="spellEnd"/>
      <w:r>
        <w:rPr>
          <w:lang w:bidi="en-US"/>
        </w:rPr>
        <w:t xml:space="preserve"> vs. nutrient effects mediated by background variation in the environment. These strong interactions open up interesting points to discuss about niche-based species coexistence if niches effects vary through time or space. </w:t>
      </w:r>
    </w:p>
  </w:comment>
  <w:comment w:id="41" w:author="Prober, Suzanne (L&amp;W, Floreat)" w:date="2018-06-25T17:37:00Z" w:initials="PS(F">
    <w:p w14:paraId="0FA5ECC6" w14:textId="77777777" w:rsidR="00C41B8C" w:rsidRDefault="00C41B8C" w:rsidP="00900F41">
      <w:r>
        <w:rPr>
          <w:lang w:bidi="en-US"/>
        </w:rPr>
        <w:t>Is this the highest possible minimum</w:t>
      </w:r>
    </w:p>
  </w:comment>
  <w:comment w:id="42" w:author="Jeremiah Henning" w:date="2018-06-09T14:00:00Z" w:initials="JAH">
    <w:p w14:paraId="6B7927FE" w14:textId="77777777" w:rsidR="00C41B8C" w:rsidRDefault="00C41B8C" w:rsidP="00900F41">
      <w:r>
        <w:rPr>
          <w:lang w:bidi="en-US"/>
        </w:rPr>
        <w:t>This seems to pop out of nowhere.</w:t>
      </w:r>
    </w:p>
  </w:comment>
  <w:comment w:id="43" w:author="Juan" w:date="2018-07-15T23:46:00Z" w:initials="">
    <w:p w14:paraId="220020BA" w14:textId="77777777" w:rsidR="00C41B8C" w:rsidRDefault="00C41B8C" w:rsidP="00900F41">
      <w:r>
        <w:t>Consider moving this before the preceding sentence</w:t>
      </w:r>
    </w:p>
  </w:comment>
  <w:comment w:id="45" w:author="Juan" w:date="2018-07-15T23:47:00Z" w:initials="">
    <w:p w14:paraId="79F4574F" w14:textId="77777777" w:rsidR="00C41B8C" w:rsidRDefault="00C41B8C" w:rsidP="00900F41">
      <w:r>
        <w:t>I agree with Jeremiah’s comment. In addition, you could also reinforce the need for longer-term studies.</w:t>
      </w:r>
    </w:p>
  </w:comment>
  <w:comment w:id="44" w:author="Jeremiah Henning" w:date="2018-06-09T14:03:00Z" w:initials="JAH">
    <w:p w14:paraId="2DC66670" w14:textId="77777777" w:rsidR="00C41B8C" w:rsidRDefault="00C41B8C" w:rsidP="00900F41">
      <w:r>
        <w:rPr>
          <w:lang w:bidi="en-US"/>
        </w:rPr>
        <w:t>I think the management angle is fine, but I think there is a bigger audience to aim for.  Why not approach ecologists trying to measure treatment effects in dynamic systems?</w:t>
      </w:r>
    </w:p>
  </w:comment>
  <w:comment w:id="49" w:author="Prober, Suzanne (L&amp;W, Floreat)" w:date="2018-06-25T18:26:00Z" w:initials="PS(F">
    <w:p w14:paraId="2F54B087" w14:textId="77777777" w:rsidR="00C41B8C" w:rsidRDefault="00C41B8C" w:rsidP="00900F41">
      <w:r>
        <w:rPr>
          <w:lang w:bidi="en-US"/>
        </w:rPr>
        <w:t xml:space="preserve">I think we need to find a strong raison </w:t>
      </w:r>
      <w:proofErr w:type="spellStart"/>
      <w:r>
        <w:rPr>
          <w:lang w:bidi="en-US"/>
        </w:rPr>
        <w:t>d’etre</w:t>
      </w:r>
      <w:proofErr w:type="spellEnd"/>
      <w:r>
        <w:rPr>
          <w:lang w:bidi="en-US"/>
        </w:rPr>
        <w:t xml:space="preserve"> to hang the paper off, </w:t>
      </w:r>
      <w:proofErr w:type="spellStart"/>
      <w:r>
        <w:rPr>
          <w:lang w:bidi="en-US"/>
        </w:rPr>
        <w:t>ie</w:t>
      </w:r>
      <w:proofErr w:type="spellEnd"/>
      <w:r>
        <w:rPr>
          <w:lang w:bidi="en-US"/>
        </w:rPr>
        <w:t xml:space="preserve"> an identified need to address this issue for theoretical, methodological or practical reasons.</w:t>
      </w:r>
    </w:p>
    <w:p w14:paraId="5F04FCB7" w14:textId="77777777" w:rsidR="00C41B8C" w:rsidRDefault="00C41B8C" w:rsidP="00900F41"/>
    <w:p w14:paraId="5D5FD1DE" w14:textId="77777777" w:rsidR="00C41B8C" w:rsidRDefault="00C41B8C" w:rsidP="00900F41">
      <w:r>
        <w:rPr>
          <w:lang w:bidi="en-US"/>
        </w:rPr>
        <w:t xml:space="preserve">One possibility across the two papers would be the theme of detecting ecological change, that is being grappled with in the growing global collective of ecosystem observatories (NEON, TERN, SAEON </w:t>
      </w:r>
      <w:proofErr w:type="spellStart"/>
      <w:r>
        <w:rPr>
          <w:lang w:bidi="en-US"/>
        </w:rPr>
        <w:t>etc</w:t>
      </w:r>
      <w:proofErr w:type="spellEnd"/>
      <w:r>
        <w:rPr>
          <w:lang w:bidi="en-US"/>
        </w:rPr>
        <w:t>) – designing efficient programs that can detect change requires an understanding of spatial and non-directional temporal variation vs directional (e.g. management or climate induced) change (paper 1) – and appropriate measures for this (paper 2 – your composition measures – which would be interesting to compare with simple diversity measures as a means to detect change).</w:t>
      </w:r>
    </w:p>
  </w:comment>
  <w:comment w:id="50" w:author="Jon Bakker" w:date="2018-07-26T20:12:00Z" w:initials="JB">
    <w:p w14:paraId="3342A6F4" w14:textId="7E7DD5EA" w:rsidR="00C41B8C" w:rsidRDefault="00C41B8C">
      <w:pPr>
        <w:pStyle w:val="CommentText"/>
      </w:pPr>
      <w:r>
        <w:rPr>
          <w:rStyle w:val="CommentReference"/>
        </w:rPr>
        <w:annotationRef/>
      </w:r>
      <w:r>
        <w:t>Restructured in part based on suggestions from Juan and Suzanne.</w:t>
      </w:r>
    </w:p>
  </w:comment>
  <w:comment w:id="51" w:author="Juan" w:date="2018-07-15T23:48:00Z" w:initials="">
    <w:p w14:paraId="4003263D" w14:textId="77777777" w:rsidR="00C41B8C" w:rsidRDefault="00C41B8C" w:rsidP="00900F41">
      <w:r>
        <w:t>I very much like Suzanne’s ideas. Then, the intro could follow this structure:</w:t>
      </w:r>
    </w:p>
    <w:p w14:paraId="53DEBDE9" w14:textId="77777777" w:rsidR="00C41B8C" w:rsidRDefault="00C41B8C" w:rsidP="00900F41">
      <w:r>
        <w:t>1. Biodiversity, threatened by global change, underpins many ecosystem functions and services.</w:t>
      </w:r>
    </w:p>
    <w:p w14:paraId="232885FD" w14:textId="77777777" w:rsidR="00C41B8C" w:rsidRDefault="00C41B8C" w:rsidP="00900F41">
      <w:r>
        <w:t xml:space="preserve">2. Global studies improved our understanding of the impacts of human activities on biodiversity as well as its consequences on ecosystem functioning and service provisioning. </w:t>
      </w:r>
    </w:p>
    <w:p w14:paraId="64A8F56D" w14:textId="77777777" w:rsidR="00C41B8C" w:rsidRDefault="00C41B8C" w:rsidP="00900F41">
      <w:r>
        <w:t>3. Nevertheless these studies also revealed tremendous within- and between-site variability. This variability was (</w:t>
      </w:r>
      <w:proofErr w:type="spellStart"/>
      <w:r>
        <w:t>mis</w:t>
      </w:r>
      <w:proofErr w:type="spellEnd"/>
      <w:r>
        <w:t xml:space="preserve">)used to neglect the human footprint on the global scale. </w:t>
      </w:r>
    </w:p>
    <w:p w14:paraId="40DC517B" w14:textId="77777777" w:rsidR="00C41B8C" w:rsidRDefault="00C41B8C" w:rsidP="00900F41">
      <w:r>
        <w:t xml:space="preserve">4. In this context, it becomes essential to disentangle the spatial and temporal sources of within- and between-site variability </w:t>
      </w:r>
    </w:p>
    <w:p w14:paraId="5F2EB153" w14:textId="77777777" w:rsidR="00C41B8C" w:rsidRDefault="00C41B8C" w:rsidP="00900F41">
      <w:r>
        <w:t xml:space="preserve">5. </w:t>
      </w:r>
      <w:proofErr w:type="gramStart"/>
      <w:r>
        <w:t>spatial</w:t>
      </w:r>
      <w:proofErr w:type="gramEnd"/>
      <w:r>
        <w:t xml:space="preserve"> variability includes..., while temporal …</w:t>
      </w:r>
    </w:p>
    <w:p w14:paraId="1D55AE99" w14:textId="77777777" w:rsidR="00C41B8C" w:rsidRDefault="00C41B8C" w:rsidP="00900F41">
      <w:r>
        <w:t xml:space="preserve">6. </w:t>
      </w:r>
      <w:proofErr w:type="gramStart"/>
      <w:r>
        <w:t>your</w:t>
      </w:r>
      <w:proofErr w:type="gramEnd"/>
      <w:r>
        <w:t xml:space="preserve"> questions</w:t>
      </w:r>
    </w:p>
  </w:comment>
  <w:comment w:id="54" w:author="Carlos Alberto Arnillas Merino" w:date="2018-07-04T18:08:00Z" w:initials="CA">
    <w:p w14:paraId="430B20F7" w14:textId="77777777" w:rsidR="00C41B8C" w:rsidRDefault="00C41B8C" w:rsidP="004B6FC4">
      <w:proofErr w:type="gramStart"/>
      <w:r>
        <w:rPr>
          <w:lang w:bidi="en-US"/>
        </w:rPr>
        <w:t>what</w:t>
      </w:r>
      <w:proofErr w:type="gramEnd"/>
      <w:r>
        <w:rPr>
          <w:lang w:bidi="en-US"/>
        </w:rPr>
        <w:t xml:space="preserve"> about a more pure naturalistic (and not application) driven approach?  We are just interested in understand how species are distributed in the space and time. Maybe add potential applications in the discussion and here just focus on main "academic" problems.</w:t>
      </w:r>
    </w:p>
  </w:comment>
  <w:comment w:id="55" w:author="Jon Bakker" w:date="2018-07-26T20:55:00Z" w:initials="JB">
    <w:p w14:paraId="1CFC7601" w14:textId="77777777" w:rsidR="00C41B8C" w:rsidRDefault="00C41B8C" w:rsidP="004B6FC4">
      <w:pPr>
        <w:pStyle w:val="CommentText"/>
      </w:pPr>
      <w:r>
        <w:rPr>
          <w:rStyle w:val="CommentReference"/>
        </w:rPr>
        <w:annotationRef/>
      </w:r>
      <w:r>
        <w:t>I, for one, am not just interested in the naturalistic patterns but also in applications…</w:t>
      </w:r>
    </w:p>
  </w:comment>
  <w:comment w:id="56" w:author="Jeremiah Henning" w:date="2018-06-09T14:16:00Z" w:initials="JAH">
    <w:p w14:paraId="1C47C8C6" w14:textId="77777777" w:rsidR="00C41B8C" w:rsidRDefault="00C41B8C" w:rsidP="004B6FC4">
      <w:r>
        <w:rPr>
          <w:lang w:bidi="en-US"/>
        </w:rPr>
        <w:t xml:space="preserve">Since you already made the linkage to univariate diversity metrics like richness, I think there could be a paragraph here dedicated to univariate diversity responses from </w:t>
      </w:r>
      <w:proofErr w:type="spellStart"/>
      <w:r>
        <w:rPr>
          <w:lang w:bidi="en-US"/>
        </w:rPr>
        <w:t>NutNet</w:t>
      </w:r>
      <w:proofErr w:type="spellEnd"/>
      <w:r>
        <w:rPr>
          <w:lang w:bidi="en-US"/>
        </w:rPr>
        <w:t xml:space="preserve"> </w:t>
      </w:r>
      <w:proofErr w:type="spellStart"/>
      <w:r>
        <w:rPr>
          <w:lang w:bidi="en-US"/>
        </w:rPr>
        <w:t>expeirments</w:t>
      </w:r>
      <w:proofErr w:type="spellEnd"/>
      <w:r>
        <w:rPr>
          <w:lang w:bidi="en-US"/>
        </w:rPr>
        <w:t>? I think there is a solid framework of what happens to univariate richness metrics when we dump nutrients.</w:t>
      </w:r>
    </w:p>
  </w:comment>
  <w:comment w:id="57" w:author="Jon Bakker" w:date="2018-07-26T20:57:00Z" w:initials="JB">
    <w:p w14:paraId="08EE278E" w14:textId="77777777" w:rsidR="00C41B8C" w:rsidRDefault="00C41B8C" w:rsidP="004B6FC4">
      <w:pPr>
        <w:pStyle w:val="CommentText"/>
      </w:pPr>
      <w:r>
        <w:rPr>
          <w:rStyle w:val="CommentReference"/>
        </w:rPr>
        <w:annotationRef/>
      </w:r>
      <w:r>
        <w:t>Feel free to add this into the Introduction, Jeremiah.</w:t>
      </w:r>
    </w:p>
  </w:comment>
  <w:comment w:id="59" w:author="Jon Bakker" w:date="2018-07-26T21:46:00Z" w:initials="JB">
    <w:p w14:paraId="2126F2FC" w14:textId="0A2864FF" w:rsidR="00C41B8C" w:rsidRDefault="00C41B8C">
      <w:pPr>
        <w:pStyle w:val="CommentText"/>
      </w:pPr>
      <w:r>
        <w:rPr>
          <w:rStyle w:val="CommentReference"/>
        </w:rPr>
        <w:annotationRef/>
      </w:r>
      <w:r>
        <w:t>This may not fit here … move to Discussion?</w:t>
      </w:r>
    </w:p>
  </w:comment>
  <w:comment w:id="60" w:author="Carlos Alberto Arnillas Merino" w:date="2018-07-04T18:55:00Z" w:initials="CA">
    <w:p w14:paraId="32DC6F01" w14:textId="77777777" w:rsidR="00C41B8C" w:rsidRDefault="00C41B8C" w:rsidP="00900F41">
      <w:r>
        <w:rPr>
          <w:lang w:bidi="en-US"/>
        </w:rPr>
        <w:t xml:space="preserve">I think a paragraph to explain this concept may be important. The idea of representing variation in communities base on the distance between them in a community composition matrix and that the dissimilarities will be compared </w:t>
      </w:r>
      <w:proofErr w:type="spellStart"/>
      <w:r>
        <w:rPr>
          <w:lang w:bidi="en-US"/>
        </w:rPr>
        <w:t>accross</w:t>
      </w:r>
      <w:proofErr w:type="spellEnd"/>
      <w:r>
        <w:rPr>
          <w:lang w:bidi="en-US"/>
        </w:rPr>
        <w:t xml:space="preserve"> sites as abstract dimensions unrelated to species identities is quite hard to grasp. I think the paragraph should briefly explain why is it done like that, and key things that the method could capture + key warnings about how to </w:t>
      </w:r>
      <w:proofErr w:type="spellStart"/>
      <w:r>
        <w:rPr>
          <w:lang w:bidi="en-US"/>
        </w:rPr>
        <w:t>interprete</w:t>
      </w:r>
      <w:proofErr w:type="spellEnd"/>
      <w:r>
        <w:rPr>
          <w:lang w:bidi="en-US"/>
        </w:rPr>
        <w:t xml:space="preserve"> the results. </w:t>
      </w:r>
      <w:proofErr w:type="gramStart"/>
      <w:r>
        <w:rPr>
          <w:lang w:bidi="en-US"/>
        </w:rPr>
        <w:t>potential</w:t>
      </w:r>
      <w:proofErr w:type="gramEnd"/>
      <w:r>
        <w:rPr>
          <w:lang w:bidi="en-US"/>
        </w:rPr>
        <w:t xml:space="preserve"> strengths and limitations of the approach can go in discussion. </w:t>
      </w:r>
    </w:p>
  </w:comment>
  <w:comment w:id="61" w:author="Jon Bakker" w:date="2018-07-26T23:20:00Z" w:initials="JB">
    <w:p w14:paraId="2F75387D" w14:textId="3B030271" w:rsidR="00C41B8C" w:rsidRDefault="00C41B8C">
      <w:pPr>
        <w:pStyle w:val="CommentText"/>
      </w:pPr>
      <w:r>
        <w:rPr>
          <w:rStyle w:val="CommentReference"/>
        </w:rPr>
        <w:annotationRef/>
      </w:r>
      <w:r>
        <w:t>Broaden to add comparison with spatial and temporal distances?</w:t>
      </w:r>
    </w:p>
  </w:comment>
  <w:comment w:id="62" w:author="Jon Bakker" w:date="2018-07-26T22:15:00Z" w:initials="JB">
    <w:p w14:paraId="0285269D" w14:textId="13B27B92" w:rsidR="00C41B8C" w:rsidRDefault="00C41B8C">
      <w:pPr>
        <w:pStyle w:val="CommentText"/>
      </w:pPr>
      <w:r>
        <w:rPr>
          <w:rStyle w:val="CommentReference"/>
        </w:rPr>
        <w:annotationRef/>
      </w:r>
      <w:r>
        <w:t>Doesn’t seem to ‘fit’ as well as the other questions.</w:t>
      </w:r>
    </w:p>
  </w:comment>
  <w:comment w:id="63" w:author="Jeremiah Henning" w:date="2018-06-09T16:01:00Z" w:initials="JAH">
    <w:p w14:paraId="1075626C" w14:textId="77777777" w:rsidR="00C41B8C" w:rsidRDefault="00C41B8C" w:rsidP="00900F41">
      <w:r>
        <w:rPr>
          <w:lang w:bidi="en-US"/>
        </w:rPr>
        <w:t>Want to make sure to explore this in the introduction. All these factors seem to pop out of nowhere.</w:t>
      </w:r>
    </w:p>
  </w:comment>
  <w:comment w:id="64" w:author="Jon Bakker" w:date="2018-07-26T22:23:00Z" w:initials="JB">
    <w:p w14:paraId="4EE93D91" w14:textId="40F7F7F7" w:rsidR="00C41B8C" w:rsidRDefault="00C41B8C">
      <w:pPr>
        <w:pStyle w:val="CommentText"/>
      </w:pPr>
      <w:r>
        <w:rPr>
          <w:rStyle w:val="CommentReference"/>
        </w:rPr>
        <w:annotationRef/>
      </w:r>
      <w:r>
        <w:t>Good idea</w:t>
      </w:r>
    </w:p>
  </w:comment>
  <w:comment w:id="66" w:author="Prober, Suzanne (L&amp;W, Floreat)" w:date="2018-06-25T18:39:00Z" w:initials="PS(F">
    <w:p w14:paraId="024D73F3" w14:textId="77777777" w:rsidR="00C41B8C" w:rsidRDefault="00C41B8C" w:rsidP="00900F41">
      <w:r>
        <w:rPr>
          <w:lang w:bidi="en-US"/>
        </w:rPr>
        <w:t xml:space="preserve">Why were these variables expected to be important? E.g. incorporate into the introduction what are the key drivers of small-scale spatial heterogeneity (grazing, </w:t>
      </w:r>
      <w:proofErr w:type="spellStart"/>
      <w:r>
        <w:rPr>
          <w:lang w:bidi="en-US"/>
        </w:rPr>
        <w:t>topog</w:t>
      </w:r>
      <w:proofErr w:type="spellEnd"/>
      <w:r>
        <w:rPr>
          <w:lang w:bidi="en-US"/>
        </w:rPr>
        <w:t xml:space="preserve">, soil variability, stochastic) vs inter-annual variation (seasonal conditions, soil nitrogen fluctuations, management change) so the reason </w:t>
      </w:r>
      <w:proofErr w:type="spellStart"/>
      <w:r>
        <w:rPr>
          <w:lang w:bidi="en-US"/>
        </w:rPr>
        <w:t>fro</w:t>
      </w:r>
      <w:proofErr w:type="spellEnd"/>
      <w:r>
        <w:rPr>
          <w:lang w:bidi="en-US"/>
        </w:rPr>
        <w:t xml:space="preserve"> choice of variables becomes obvious. Elevation itself isn’t really likely to be an ultimate driver at global scales – rather is likely to reflect something else (including anthropogenic factors).</w:t>
      </w:r>
    </w:p>
  </w:comment>
  <w:comment w:id="67" w:author="R1" w:date="2018-07-28T19:41:00Z" w:initials="R1">
    <w:p w14:paraId="152BEB66" w14:textId="74E0DDAB" w:rsidR="00C41B8C" w:rsidRDefault="00C41B8C">
      <w:pPr>
        <w:pStyle w:val="CommentText"/>
      </w:pPr>
      <w:r>
        <w:rPr>
          <w:rStyle w:val="CommentReference"/>
        </w:rPr>
        <w:annotationRef/>
      </w:r>
      <w:r>
        <w:t>Good idea – not yet reflected in text.</w:t>
      </w:r>
    </w:p>
  </w:comment>
  <w:comment w:id="68" w:author="Jon Bakker" w:date="2018-07-26T22:44:00Z" w:initials="JB">
    <w:p w14:paraId="236FAB0D" w14:textId="76FC6FEB" w:rsidR="00C41B8C" w:rsidRDefault="00C41B8C">
      <w:pPr>
        <w:pStyle w:val="CommentText"/>
      </w:pPr>
      <w:r>
        <w:rPr>
          <w:rStyle w:val="CommentReference"/>
        </w:rPr>
        <w:annotationRef/>
      </w:r>
      <w:proofErr w:type="gramStart"/>
      <w:r>
        <w:t>ok</w:t>
      </w:r>
      <w:proofErr w:type="gramEnd"/>
      <w:r>
        <w:t>?</w:t>
      </w:r>
    </w:p>
  </w:comment>
  <w:comment w:id="69" w:author="Carlos Alberto Arnillas Merino" w:date="2018-07-04T19:26:00Z" w:initials="CA">
    <w:p w14:paraId="7065D2EB" w14:textId="77777777" w:rsidR="00C41B8C" w:rsidRDefault="00C41B8C" w:rsidP="00900F41">
      <w:proofErr w:type="gramStart"/>
      <w:r>
        <w:rPr>
          <w:lang w:bidi="en-US"/>
        </w:rPr>
        <w:t>review</w:t>
      </w:r>
      <w:proofErr w:type="gramEnd"/>
      <w:r>
        <w:rPr>
          <w:lang w:bidi="en-US"/>
        </w:rPr>
        <w:t xml:space="preserve"> this description. </w:t>
      </w:r>
    </w:p>
  </w:comment>
  <w:comment w:id="65" w:author="EWS" w:date="2018-07-05T10:06:00Z" w:initials="  ">
    <w:p w14:paraId="0D597092" w14:textId="77777777" w:rsidR="00C41B8C" w:rsidRDefault="00C41B8C" w:rsidP="00900F41">
      <w:r>
        <w:rPr>
          <w:lang w:bidi="en-US"/>
        </w:rPr>
        <w:t xml:space="preserve">How about explicitly putting in measures of environmental variations predictors. For example, variation in NPP, rainfall, temp through time (climate could be from longer time series). Spatial variation could be summarized using soils or NPP variation among plots in pre-treatments data. This leads to more explicit expectation that variation in the environment begets compositional diversity. </w:t>
      </w:r>
    </w:p>
  </w:comment>
  <w:comment w:id="70" w:author="Carlos Alberto Arnillas Merino" w:date="2018-07-04T19:27:00Z" w:initials="CA">
    <w:p w14:paraId="3B404A82" w14:textId="77777777" w:rsidR="00C41B8C" w:rsidRDefault="00C41B8C" w:rsidP="00900F41">
      <w:proofErr w:type="gramStart"/>
      <w:r>
        <w:rPr>
          <w:lang w:bidi="en-US"/>
        </w:rPr>
        <w:t>are</w:t>
      </w:r>
      <w:proofErr w:type="gramEnd"/>
      <w:r>
        <w:rPr>
          <w:lang w:bidi="en-US"/>
        </w:rPr>
        <w:t xml:space="preserve"> you including pre-treatment conditions?</w:t>
      </w:r>
    </w:p>
  </w:comment>
  <w:comment w:id="71" w:author="Jon Bakker" w:date="2018-07-26T22:46:00Z" w:initials="JB">
    <w:p w14:paraId="4D5E7D3C" w14:textId="57DE9692" w:rsidR="00C41B8C" w:rsidRDefault="00C41B8C">
      <w:pPr>
        <w:pStyle w:val="CommentText"/>
      </w:pPr>
      <w:r>
        <w:rPr>
          <w:rStyle w:val="CommentReference"/>
        </w:rPr>
        <w:annotationRef/>
      </w:r>
      <w:r>
        <w:t>As reported in ‘</w:t>
      </w:r>
      <w:r w:rsidRPr="00074D45">
        <w:t>comb-by-plot-clim-soil-diversity-09-Apr-2018.csv</w:t>
      </w:r>
      <w:r>
        <w:t>’</w:t>
      </w:r>
    </w:p>
  </w:comment>
  <w:comment w:id="72" w:author="Jon Bakker" w:date="2018-07-26T22:42:00Z" w:initials="JB">
    <w:p w14:paraId="0F6F9530" w14:textId="65E9858F" w:rsidR="00C41B8C" w:rsidRDefault="00C41B8C">
      <w:pPr>
        <w:pStyle w:val="CommentText"/>
      </w:pPr>
      <w:r>
        <w:rPr>
          <w:rStyle w:val="CommentReference"/>
        </w:rPr>
        <w:annotationRef/>
      </w:r>
      <w:r>
        <w:t>New addition based on Eric’s suggestion.</w:t>
      </w:r>
    </w:p>
  </w:comment>
  <w:comment w:id="73" w:author="Juan" w:date="2018-07-15T23:49:00Z" w:initials="">
    <w:p w14:paraId="2020A7FC" w14:textId="77777777" w:rsidR="00C41B8C" w:rsidRDefault="00C41B8C" w:rsidP="00900F41">
      <w:r>
        <w:t>I feel that this subsection is mostly clear, although some clarifications (already raised by others) will definitely be beneficial. I also think that a more clear link between what is being described and the leading questions will ease the reading</w:t>
      </w:r>
    </w:p>
  </w:comment>
  <w:comment w:id="75" w:author="EWS" w:date="2018-07-05T10:07:00Z" w:initials="  ">
    <w:p w14:paraId="1FD93BBA" w14:textId="77777777" w:rsidR="00C41B8C" w:rsidRDefault="00C41B8C" w:rsidP="00900F41">
      <w:r>
        <w:rPr>
          <w:lang w:bidi="en-US"/>
        </w:rPr>
        <w:t>Randomly? First 3 blocks?</w:t>
      </w:r>
    </w:p>
  </w:comment>
  <w:comment w:id="74" w:author="Carlos Alberto Arnillas Merino" w:date="2018-07-04T19:33:00Z" w:initials="CA">
    <w:p w14:paraId="6BD5057E" w14:textId="77777777" w:rsidR="00C41B8C" w:rsidRDefault="00C41B8C" w:rsidP="00900F41">
      <w:r>
        <w:rPr>
          <w:lang w:bidi="en-US"/>
        </w:rPr>
        <w:t>This was previously mentioned</w:t>
      </w:r>
    </w:p>
  </w:comment>
  <w:comment w:id="77" w:author="EWS" w:date="2018-07-05T10:09:00Z" w:initials="  ">
    <w:p w14:paraId="51DF9240" w14:textId="77777777" w:rsidR="00C41B8C" w:rsidRDefault="00C41B8C" w:rsidP="001B0156">
      <w:r>
        <w:rPr>
          <w:lang w:bidi="en-US"/>
        </w:rPr>
        <w:t>Maybe start with PERMANOVA for partitioning variance and then go into this part as a follow-up?</w:t>
      </w:r>
    </w:p>
  </w:comment>
  <w:comment w:id="78" w:author="R1" w:date="2018-07-28T19:42:00Z" w:initials="R1">
    <w:p w14:paraId="0317765B" w14:textId="1A53FE37" w:rsidR="00C41B8C" w:rsidRDefault="00C41B8C">
      <w:pPr>
        <w:pStyle w:val="CommentText"/>
      </w:pPr>
      <w:r>
        <w:rPr>
          <w:rStyle w:val="CommentReference"/>
        </w:rPr>
        <w:annotationRef/>
      </w:r>
      <w:r>
        <w:t>My rationale here is that this is based on simple summaries of the dissimilarity matrix while the PERMANOVA is a more detailed way of summarizing that same dissimilarity matrix.</w:t>
      </w:r>
    </w:p>
  </w:comment>
  <w:comment w:id="79" w:author="Jon Bakker" w:date="2018-07-26T23:44:00Z" w:initials="JB">
    <w:p w14:paraId="3C55B02B" w14:textId="4026934A" w:rsidR="00C41B8C" w:rsidRDefault="00C41B8C">
      <w:pPr>
        <w:pStyle w:val="CommentText"/>
      </w:pPr>
      <w:r>
        <w:rPr>
          <w:rStyle w:val="CommentReference"/>
        </w:rPr>
        <w:annotationRef/>
      </w:r>
      <w:r>
        <w:t>Identify here instead of above?</w:t>
      </w:r>
    </w:p>
  </w:comment>
  <w:comment w:id="81" w:author="Carlos Alberto Arnillas Merino" w:date="2018-07-04T22:00:00Z" w:initials="CA">
    <w:p w14:paraId="28971C63" w14:textId="77777777" w:rsidR="00C41B8C" w:rsidRDefault="00C41B8C" w:rsidP="00A6603F">
      <w:proofErr w:type="gramStart"/>
      <w:r>
        <w:rPr>
          <w:lang w:bidi="en-US"/>
        </w:rPr>
        <w:t>often  the</w:t>
      </w:r>
      <w:proofErr w:type="gramEnd"/>
      <w:r>
        <w:rPr>
          <w:lang w:bidi="en-US"/>
        </w:rPr>
        <w:t xml:space="preserve"> distance between two plots in the same block is larger than the distance between plots in different blocks. </w:t>
      </w:r>
      <w:proofErr w:type="gramStart"/>
      <w:r>
        <w:rPr>
          <w:lang w:bidi="en-US"/>
        </w:rPr>
        <w:t>could</w:t>
      </w:r>
      <w:proofErr w:type="gramEnd"/>
      <w:r>
        <w:rPr>
          <w:lang w:bidi="en-US"/>
        </w:rPr>
        <w:t xml:space="preserve"> that be a problem?</w:t>
      </w:r>
    </w:p>
  </w:comment>
  <w:comment w:id="82" w:author="Jon Bakker" w:date="2018-07-04T23:01:00Z" w:initials="JB">
    <w:p w14:paraId="28563255" w14:textId="77777777" w:rsidR="00C41B8C" w:rsidRDefault="00C41B8C" w:rsidP="00900F41">
      <w:r>
        <w:rPr>
          <w:lang w:bidi="en-US"/>
        </w:rPr>
        <w:t>Just used linear model here, but partial R^2 values are obviously bounded {0</w:t>
      </w:r>
      <w:proofErr w:type="gramStart"/>
      <w:r>
        <w:rPr>
          <w:lang w:bidi="en-US"/>
        </w:rPr>
        <w:t>,1</w:t>
      </w:r>
      <w:proofErr w:type="gramEnd"/>
      <w:r>
        <w:rPr>
          <w:lang w:bidi="en-US"/>
        </w:rPr>
        <w:t>}.</w:t>
      </w:r>
    </w:p>
    <w:p w14:paraId="0DD59C4E" w14:textId="77777777" w:rsidR="00C41B8C" w:rsidRDefault="00C41B8C" w:rsidP="00900F41"/>
    <w:p w14:paraId="56DA235E" w14:textId="77777777" w:rsidR="00C41B8C" w:rsidRDefault="00C41B8C" w:rsidP="00900F41">
      <w:r>
        <w:rPr>
          <w:lang w:bidi="en-US"/>
        </w:rPr>
        <w:t xml:space="preserve">CAAM: there is also a high risk of spatially correlated errors. The most obvious cases are the sites </w:t>
      </w:r>
      <w:proofErr w:type="spellStart"/>
      <w:r>
        <w:rPr>
          <w:lang w:bidi="en-US"/>
        </w:rPr>
        <w:t>splitted</w:t>
      </w:r>
      <w:proofErr w:type="spellEnd"/>
      <w:r>
        <w:rPr>
          <w:lang w:bidi="en-US"/>
        </w:rPr>
        <w:t xml:space="preserve"> because of 6 or more blocks.</w:t>
      </w:r>
    </w:p>
  </w:comment>
  <w:comment w:id="80" w:author="EWS" w:date="2018-07-05T10:10:00Z" w:initials="  ">
    <w:p w14:paraId="098BAE7C" w14:textId="77777777" w:rsidR="00C41B8C" w:rsidRDefault="00C41B8C" w:rsidP="00900F41">
      <w:r>
        <w:rPr>
          <w:lang w:bidi="en-US"/>
        </w:rPr>
        <w:t xml:space="preserve">Why not use PERMANOVA with site characteristics and treatment effects? This would seem simpler as there would only be one analysis. </w:t>
      </w:r>
    </w:p>
  </w:comment>
  <w:comment w:id="83" w:author="Prober, Suzanne (L&amp;W, Floreat)" w:date="2018-06-25T20:05:00Z" w:initials="PS(F">
    <w:p w14:paraId="4EB17CA6" w14:textId="77777777" w:rsidR="00C41B8C" w:rsidRDefault="00C41B8C" w:rsidP="00900F41">
      <w:r>
        <w:rPr>
          <w:lang w:bidi="en-US"/>
        </w:rPr>
        <w:t>Very interesting patterns</w:t>
      </w:r>
    </w:p>
  </w:comment>
  <w:comment w:id="86" w:author="Carlos Alberto Arnillas Merino" w:date="2018-07-04T22:11:00Z" w:initials="CA">
    <w:p w14:paraId="0A07CF97" w14:textId="77777777" w:rsidR="00C41B8C" w:rsidRDefault="00C41B8C" w:rsidP="00900F41">
      <w:proofErr w:type="gramStart"/>
      <w:r>
        <w:rPr>
          <w:lang w:bidi="en-US"/>
        </w:rPr>
        <w:t>how</w:t>
      </w:r>
      <w:proofErr w:type="gramEnd"/>
      <w:r>
        <w:rPr>
          <w:lang w:bidi="en-US"/>
        </w:rPr>
        <w:t xml:space="preserve"> much is the average variation of a control plot with itself between years? </w:t>
      </w:r>
      <w:proofErr w:type="gramStart"/>
      <w:r>
        <w:rPr>
          <w:lang w:bidi="en-US"/>
        </w:rPr>
        <w:t>just</w:t>
      </w:r>
      <w:proofErr w:type="gramEnd"/>
      <w:r>
        <w:rPr>
          <w:lang w:bidi="en-US"/>
        </w:rPr>
        <w:t xml:space="preserve"> to be sure that we are not including spatial variability in the temporal variability estimate.</w:t>
      </w:r>
    </w:p>
  </w:comment>
  <w:comment w:id="84" w:author="Jeremiah Henning" w:date="2018-06-10T11:16:00Z" w:initials="JAH">
    <w:p w14:paraId="68B37AD1" w14:textId="77777777" w:rsidR="00C41B8C" w:rsidRDefault="00C41B8C" w:rsidP="00900F41">
      <w:r>
        <w:rPr>
          <w:lang w:bidi="en-US"/>
        </w:rPr>
        <w:t xml:space="preserve">This is just so cool, I think comparing 2 control plots between time points and selecting any two plots (treatment or not) have a similar amount compositional variation is super rad. </w:t>
      </w:r>
    </w:p>
  </w:comment>
  <w:comment w:id="85" w:author="Prober, Suzanne (L&amp;W, Floreat)" w:date="2018-06-25T19:52:00Z" w:initials="PS(F">
    <w:p w14:paraId="487B8F26" w14:textId="77777777" w:rsidR="00C41B8C" w:rsidRDefault="00C41B8C" w:rsidP="00900F41">
      <w:r>
        <w:rPr>
          <w:lang w:bidi="en-US"/>
        </w:rPr>
        <w:t>Does the strong non-additivity of spatial (0.47) plus temporal (0.48) compared with ‘random’ across space and years (0.53) mean that the nature of spatial and compositional variation was similar?</w:t>
      </w:r>
    </w:p>
  </w:comment>
  <w:comment w:id="88" w:author="Carlos Alberto Arnillas Merino" w:date="2018-07-04T22:14:00Z" w:initials="CA">
    <w:p w14:paraId="03AFF667" w14:textId="77777777" w:rsidR="00C41B8C" w:rsidRDefault="00C41B8C" w:rsidP="00900F41">
      <w:r>
        <w:rPr>
          <w:lang w:bidi="en-US"/>
        </w:rPr>
        <w:t xml:space="preserve">Linking to Ellen's results, and some of mine, are these sites more dominated by grasses? </w:t>
      </w:r>
      <w:proofErr w:type="gramStart"/>
      <w:r>
        <w:rPr>
          <w:lang w:bidi="en-US"/>
        </w:rPr>
        <w:t>suggestion</w:t>
      </w:r>
      <w:proofErr w:type="gramEnd"/>
      <w:r>
        <w:rPr>
          <w:lang w:bidi="en-US"/>
        </w:rPr>
        <w:t xml:space="preserve">: include proportion of </w:t>
      </w:r>
      <w:proofErr w:type="spellStart"/>
      <w:r>
        <w:rPr>
          <w:lang w:bidi="en-US"/>
        </w:rPr>
        <w:t>graminoid</w:t>
      </w:r>
      <w:proofErr w:type="spellEnd"/>
      <w:r>
        <w:rPr>
          <w:lang w:bidi="en-US"/>
        </w:rPr>
        <w:t xml:space="preserve"> biomass as a predictor.</w:t>
      </w:r>
    </w:p>
  </w:comment>
  <w:comment w:id="87" w:author="Jeremiah Henning" w:date="2018-06-10T11:19:00Z" w:initials="JAH">
    <w:p w14:paraId="108C7F79" w14:textId="77777777" w:rsidR="00C41B8C" w:rsidRDefault="00C41B8C" w:rsidP="00900F41">
      <w:r>
        <w:rPr>
          <w:lang w:bidi="en-US"/>
        </w:rPr>
        <w:t>This is also super cool!</w:t>
      </w:r>
    </w:p>
  </w:comment>
  <w:comment w:id="89" w:author="Carlos Alberto Arnillas Merino" w:date="2018-07-04T22:31:00Z" w:initials="CA">
    <w:p w14:paraId="79030551" w14:textId="77777777" w:rsidR="00C41B8C" w:rsidRDefault="00C41B8C" w:rsidP="00900F41">
      <w:r>
        <w:rPr>
          <w:lang w:bidi="en-US"/>
        </w:rPr>
        <w:t>This seems a very strong finding, so I would be extremely careful to explain it very clearly. I may suggest guiding a bit more the reader in this section. At least for myself, I have the feeling that I may be missing something: The PCA is done on the proportion of variance explained by each of these factors in each site. Each factor has itself a different number of levels and each level can contribute its own share of variance. Treatment on year 0 is actually no treatment, so the distance between plots 1-N and 2-NPK on year zero should be similar to the distance between plots 13-K and 14-Control in the same year, or between plot 14-Control and 30-Control on year 3 (assuming a stable condition). Did I miss something?</w:t>
      </w:r>
    </w:p>
  </w:comment>
  <w:comment w:id="90" w:author="Jeremiah Henning" w:date="2018-06-10T11:33:00Z" w:initials="JAH">
    <w:p w14:paraId="03EFF5C2" w14:textId="77777777" w:rsidR="00C41B8C" w:rsidRDefault="00C41B8C" w:rsidP="00900F41">
      <w:r>
        <w:rPr>
          <w:lang w:bidi="en-US"/>
        </w:rPr>
        <w:t xml:space="preserve">I just really think </w:t>
      </w:r>
      <w:proofErr w:type="spellStart"/>
      <w:r>
        <w:rPr>
          <w:lang w:bidi="en-US"/>
        </w:rPr>
        <w:t>ya</w:t>
      </w:r>
      <w:proofErr w:type="spellEnd"/>
      <w:r>
        <w:rPr>
          <w:lang w:bidi="en-US"/>
        </w:rPr>
        <w:t xml:space="preserve"> can drive home the fact that space and time were much stronger than the nutrient addition.</w:t>
      </w:r>
    </w:p>
  </w:comment>
  <w:comment w:id="91" w:author="EWS" w:date="2018-07-05T10:13:00Z" w:initials="  ">
    <w:p w14:paraId="27B3B45F" w14:textId="77777777" w:rsidR="00C41B8C" w:rsidRDefault="00C41B8C" w:rsidP="00900F41">
      <w:r>
        <w:rPr>
          <w:lang w:bidi="en-US"/>
        </w:rPr>
        <w:t>Do these align with spatial or temporal variation in environmental data?</w:t>
      </w:r>
    </w:p>
  </w:comment>
  <w:comment w:id="92" w:author="Jeremiah Henning" w:date="2018-06-10T11:21:00Z" w:initials="JAH">
    <w:p w14:paraId="341B7063" w14:textId="77777777" w:rsidR="00C41B8C" w:rsidRDefault="00C41B8C" w:rsidP="00900F41">
      <w:r>
        <w:rPr>
          <w:lang w:bidi="en-US"/>
        </w:rPr>
        <w:t xml:space="preserve">I’m really curious about this elevation effect.  Because elevation itself isn’t the driver, it’s composite measure of a suite </w:t>
      </w:r>
      <w:proofErr w:type="gramStart"/>
      <w:r>
        <w:rPr>
          <w:lang w:bidi="en-US"/>
        </w:rPr>
        <w:t>of  abiotic</w:t>
      </w:r>
      <w:proofErr w:type="gramEnd"/>
      <w:r>
        <w:rPr>
          <w:lang w:bidi="en-US"/>
        </w:rPr>
        <w:t xml:space="preserve"> (temperature, precipitation, soil age, nut availability) and biotic factors. </w:t>
      </w:r>
      <w:proofErr w:type="gramStart"/>
      <w:r>
        <w:rPr>
          <w:lang w:bidi="en-US"/>
        </w:rPr>
        <w:t>so</w:t>
      </w:r>
      <w:proofErr w:type="gramEnd"/>
      <w:r>
        <w:rPr>
          <w:lang w:bidi="en-US"/>
        </w:rPr>
        <w:t xml:space="preserve"> it’s pretty wild that the </w:t>
      </w:r>
      <w:proofErr w:type="spellStart"/>
      <w:r>
        <w:rPr>
          <w:lang w:bidi="en-US"/>
        </w:rPr>
        <w:t>worldclim</w:t>
      </w:r>
      <w:proofErr w:type="spellEnd"/>
      <w:r>
        <w:rPr>
          <w:lang w:bidi="en-US"/>
        </w:rPr>
        <w:t xml:space="preserve"> factors didn’t come out stronger.</w:t>
      </w:r>
    </w:p>
    <w:p w14:paraId="1BB35192" w14:textId="77777777" w:rsidR="00C41B8C" w:rsidRDefault="00C41B8C" w:rsidP="00900F41"/>
    <w:p w14:paraId="494D0C14" w14:textId="77777777" w:rsidR="00C41B8C" w:rsidRDefault="00C41B8C" w:rsidP="00900F41">
      <w:r>
        <w:rPr>
          <w:lang w:bidi="en-US"/>
        </w:rPr>
        <w:t>Could these sites have a higher abundance of slower-growing, longer lived taxa?</w:t>
      </w:r>
    </w:p>
  </w:comment>
  <w:comment w:id="93" w:author="Prober, Suzanne (L&amp;W, Floreat)" w:date="2018-06-25T20:06:00Z" w:initials="PS(F">
    <w:p w14:paraId="2BD54464" w14:textId="77777777" w:rsidR="00C41B8C" w:rsidRDefault="00C41B8C" w:rsidP="00900F41">
      <w:r>
        <w:rPr>
          <w:lang w:bidi="en-US"/>
        </w:rPr>
        <w:t>For some reason elevation seems to (annoyingly) do this in a lot of our analyses – e.g. in the invasions analyses, legumes analyses, grazer analyses it comes out better than abiotic vars. Recently we also found there is a correlation between history of cultivation and elevation so there may well be an anthropogenic element.</w:t>
      </w:r>
    </w:p>
  </w:comment>
  <w:comment w:id="94" w:author="R1" w:date="2018-07-28T19:50:00Z" w:initials="R1">
    <w:p w14:paraId="1EA9F30E" w14:textId="11FEF123" w:rsidR="00C41B8C" w:rsidRDefault="00C41B8C">
      <w:pPr>
        <w:pStyle w:val="CommentText"/>
      </w:pPr>
      <w:r>
        <w:rPr>
          <w:rStyle w:val="CommentReference"/>
        </w:rPr>
        <w:annotationRef/>
      </w:r>
      <w:r>
        <w:t>Report unadjusted R^2 instead?</w:t>
      </w:r>
    </w:p>
  </w:comment>
  <w:comment w:id="95" w:author="Jeremiah Henning" w:date="2018-06-10T11:25:00Z" w:initials="JAH">
    <w:p w14:paraId="2FAD8419" w14:textId="77777777" w:rsidR="00C41B8C" w:rsidRDefault="00C41B8C" w:rsidP="00900F41">
      <w:r>
        <w:rPr>
          <w:lang w:bidi="en-US"/>
        </w:rPr>
        <w:t xml:space="preserve">This is cool </w:t>
      </w:r>
      <w:proofErr w:type="spellStart"/>
      <w:r>
        <w:rPr>
          <w:lang w:bidi="en-US"/>
        </w:rPr>
        <w:t>bc</w:t>
      </w:r>
      <w:proofErr w:type="spellEnd"/>
      <w:r>
        <w:rPr>
          <w:lang w:bidi="en-US"/>
        </w:rPr>
        <w:t xml:space="preserve"> how it relates to the above. Because small species pools have high temporal variation BUT less compositional variation overall.</w:t>
      </w:r>
    </w:p>
  </w:comment>
  <w:comment w:id="96" w:author="Carlos Alberto Arnillas Merino" w:date="2018-07-04T22:37:00Z" w:initials="CA">
    <w:p w14:paraId="2EB18FC5" w14:textId="77777777" w:rsidR="00C41B8C" w:rsidRDefault="00C41B8C" w:rsidP="00900F41">
      <w:proofErr w:type="gramStart"/>
      <w:r>
        <w:rPr>
          <w:lang w:bidi="en-US"/>
        </w:rPr>
        <w:t>it</w:t>
      </w:r>
      <w:proofErr w:type="gramEnd"/>
      <w:r>
        <w:rPr>
          <w:lang w:bidi="en-US"/>
        </w:rPr>
        <w:t xml:space="preserve"> also sounds to me a bit counterintuitive... wondering if can be an artifact of the fact that things have been </w:t>
      </w:r>
      <w:proofErr w:type="spellStart"/>
      <w:r>
        <w:rPr>
          <w:lang w:bidi="en-US"/>
        </w:rPr>
        <w:t>standarized</w:t>
      </w:r>
      <w:proofErr w:type="spellEnd"/>
      <w:r>
        <w:rPr>
          <w:lang w:bidi="en-US"/>
        </w:rPr>
        <w:t xml:space="preserve">. With fewer species available, the variance in the BC should be </w:t>
      </w:r>
      <w:proofErr w:type="spellStart"/>
      <w:r>
        <w:rPr>
          <w:lang w:bidi="en-US"/>
        </w:rPr>
        <w:t>lower.AAM</w:t>
      </w:r>
      <w:proofErr w:type="spellEnd"/>
      <w:r>
        <w:rPr>
          <w:lang w:bidi="en-US"/>
        </w:rPr>
        <w:t xml:space="preserve">: Maybe present the table with the variables </w:t>
      </w:r>
      <w:proofErr w:type="spellStart"/>
      <w:r>
        <w:rPr>
          <w:lang w:bidi="en-US"/>
        </w:rPr>
        <w:t>used</w:t>
      </w:r>
      <w:proofErr w:type="gramStart"/>
      <w:r>
        <w:rPr>
          <w:lang w:bidi="en-US"/>
        </w:rPr>
        <w:t>?to</w:t>
      </w:r>
      <w:proofErr w:type="spellEnd"/>
      <w:proofErr w:type="gramEnd"/>
      <w:r>
        <w:rPr>
          <w:lang w:bidi="en-US"/>
        </w:rPr>
        <w:t xml:space="preserve"> be huge: several species create several relatively small steps. A few </w:t>
      </w:r>
      <w:proofErr w:type="spellStart"/>
      <w:r>
        <w:rPr>
          <w:lang w:bidi="en-US"/>
        </w:rPr>
        <w:t>st</w:t>
      </w:r>
      <w:proofErr w:type="spellEnd"/>
      <w:r>
        <w:rPr>
          <w:lang w:bidi="en-US"/>
        </w:rPr>
        <w:t xml:space="preserve"> Wondering if the effect </w:t>
      </w:r>
      <w:proofErr w:type="gramStart"/>
      <w:r>
        <w:rPr>
          <w:lang w:bidi="en-US"/>
        </w:rPr>
        <w:t>of  standardizing</w:t>
      </w:r>
      <w:proofErr w:type="gramEnd"/>
      <w:r>
        <w:rPr>
          <w:lang w:bidi="en-US"/>
        </w:rPr>
        <w:t xml:space="preserve"> could be similar to forcing a random number of steps in a stair: several species create several relatively small steps. A few species cause any step to be huge</w:t>
      </w:r>
    </w:p>
  </w:comment>
  <w:comment w:id="97" w:author="R1" w:date="2018-07-28T19:50:00Z" w:initials="R1">
    <w:p w14:paraId="7C7578E5" w14:textId="7870D8AD" w:rsidR="00C41B8C" w:rsidRDefault="00C41B8C">
      <w:pPr>
        <w:pStyle w:val="CommentText"/>
      </w:pPr>
      <w:r>
        <w:rPr>
          <w:rStyle w:val="CommentReference"/>
        </w:rPr>
        <w:annotationRef/>
      </w:r>
      <w:r>
        <w:t>Report unadjusted R^2 instead?</w:t>
      </w:r>
    </w:p>
  </w:comment>
  <w:comment w:id="98" w:author="Juan" w:date="2018-07-15T23:50:00Z" w:initials="">
    <w:p w14:paraId="5D1513D3" w14:textId="77777777" w:rsidR="00C41B8C" w:rsidRDefault="00C41B8C" w:rsidP="00900F41">
      <w:r>
        <w:t>Maybe not needed</w:t>
      </w:r>
    </w:p>
  </w:comment>
  <w:comment w:id="100" w:author="Jeremiah Henning" w:date="2018-06-10T11:55:00Z" w:initials="JAH">
    <w:p w14:paraId="65F21336" w14:textId="77777777" w:rsidR="00C41B8C" w:rsidRDefault="00C41B8C" w:rsidP="00900F41">
      <w:r>
        <w:rPr>
          <w:lang w:bidi="en-US"/>
        </w:rPr>
        <w:t xml:space="preserve">I think this is a really cool result, because within the </w:t>
      </w:r>
      <w:proofErr w:type="spellStart"/>
      <w:r>
        <w:rPr>
          <w:lang w:bidi="en-US"/>
        </w:rPr>
        <w:t>Harpole</w:t>
      </w:r>
      <w:proofErr w:type="spellEnd"/>
      <w:r>
        <w:rPr>
          <w:lang w:bidi="en-US"/>
        </w:rPr>
        <w:t xml:space="preserve"> paper, those nutrient combos had a strong effect on richness! I think placing these results within the previous </w:t>
      </w:r>
      <w:proofErr w:type="spellStart"/>
      <w:r>
        <w:rPr>
          <w:lang w:bidi="en-US"/>
        </w:rPr>
        <w:t>nutnet</w:t>
      </w:r>
      <w:proofErr w:type="spellEnd"/>
      <w:r>
        <w:rPr>
          <w:lang w:bidi="en-US"/>
        </w:rPr>
        <w:t xml:space="preserve"> work with richness or productivity will make this paper super interesting.</w:t>
      </w:r>
    </w:p>
  </w:comment>
  <w:comment w:id="101" w:author="Juan" w:date="2018-07-15T23:50:00Z" w:initials="">
    <w:p w14:paraId="12D7E413" w14:textId="77777777" w:rsidR="00C41B8C" w:rsidRDefault="00C41B8C" w:rsidP="00900F41">
      <w:r>
        <w:t>Likely, given that pre-treatment data is included, right?</w:t>
      </w:r>
    </w:p>
  </w:comment>
  <w:comment w:id="102" w:author="R1" w:date="2018-07-28T20:07:00Z" w:initials="R1">
    <w:p w14:paraId="3448C0C3" w14:textId="4851C5E5" w:rsidR="00C41B8C" w:rsidRDefault="00C41B8C">
      <w:pPr>
        <w:pStyle w:val="CommentText"/>
      </w:pPr>
      <w:r>
        <w:rPr>
          <w:rStyle w:val="CommentReference"/>
        </w:rPr>
        <w:annotationRef/>
      </w:r>
      <w:r>
        <w:t>Perhaps, although the dissimilarity matrices are based on changes so even the main nutrient effects include changes from pretreatment.</w:t>
      </w:r>
    </w:p>
  </w:comment>
  <w:comment w:id="99" w:author="Jeremiah Henning" w:date="2018-06-10T11:54:00Z" w:initials="JAH">
    <w:p w14:paraId="7F555E20" w14:textId="77777777" w:rsidR="00C41B8C" w:rsidRDefault="00C41B8C" w:rsidP="00900F41">
      <w:r>
        <w:rPr>
          <w:lang w:bidi="en-US"/>
        </w:rPr>
        <w:t>Each of these statements could be unpacked a bit more, I’d like to see some numbers or percentages of sites.</w:t>
      </w:r>
    </w:p>
  </w:comment>
  <w:comment w:id="103" w:author="Carlos Alberto Arnillas Merino" w:date="2018-07-04T22:56:00Z" w:initials="CA">
    <w:p w14:paraId="0908FECB" w14:textId="77777777" w:rsidR="00C41B8C" w:rsidRDefault="00C41B8C" w:rsidP="00900F41">
      <w:proofErr w:type="gramStart"/>
      <w:r>
        <w:rPr>
          <w:lang w:bidi="en-US"/>
        </w:rPr>
        <w:t>this</w:t>
      </w:r>
      <w:proofErr w:type="gramEnd"/>
      <w:r>
        <w:rPr>
          <w:lang w:bidi="en-US"/>
        </w:rPr>
        <w:t xml:space="preserve"> may be a good point to re-explain exactly what is NOT changing (so the interesting result in comparison with </w:t>
      </w:r>
      <w:proofErr w:type="spellStart"/>
      <w:r>
        <w:rPr>
          <w:lang w:bidi="en-US"/>
        </w:rPr>
        <w:t>Harpole's</w:t>
      </w:r>
      <w:proofErr w:type="spellEnd"/>
      <w:r>
        <w:rPr>
          <w:lang w:bidi="en-US"/>
        </w:rPr>
        <w:t xml:space="preserve"> paper. (</w:t>
      </w:r>
      <w:proofErr w:type="gramStart"/>
      <w:r>
        <w:rPr>
          <w:lang w:bidi="en-US"/>
        </w:rPr>
        <w:t>or</w:t>
      </w:r>
      <w:proofErr w:type="gramEnd"/>
      <w:r>
        <w:rPr>
          <w:lang w:bidi="en-US"/>
        </w:rPr>
        <w:t xml:space="preserve"> maybe in the discussion when this point is reviewed). Also, </w:t>
      </w:r>
      <w:proofErr w:type="spellStart"/>
      <w:r>
        <w:rPr>
          <w:lang w:bidi="en-US"/>
        </w:rPr>
        <w:t>Dorothee's</w:t>
      </w:r>
      <w:proofErr w:type="spellEnd"/>
      <w:r>
        <w:rPr>
          <w:lang w:bidi="en-US"/>
        </w:rPr>
        <w:t xml:space="preserve"> paper on spatial beta-diversity as a driver </w:t>
      </w:r>
      <w:proofErr w:type="gramStart"/>
      <w:r>
        <w:rPr>
          <w:lang w:bidi="en-US"/>
        </w:rPr>
        <w:t>of  temporal</w:t>
      </w:r>
      <w:proofErr w:type="gramEnd"/>
      <w:r>
        <w:rPr>
          <w:lang w:bidi="en-US"/>
        </w:rPr>
        <w:t xml:space="preserve"> beta-diversity may be a good reference to compare with too.</w:t>
      </w:r>
    </w:p>
  </w:comment>
  <w:comment w:id="104" w:author="Jeremiah Henning" w:date="2018-06-10T11:58:00Z" w:initials="JAH">
    <w:p w14:paraId="39236D51" w14:textId="77777777" w:rsidR="00C41B8C" w:rsidRDefault="00C41B8C" w:rsidP="00900F41">
      <w:r>
        <w:rPr>
          <w:lang w:bidi="en-US"/>
        </w:rPr>
        <w:t>This is also cool, were there any patterns with N or K?</w:t>
      </w:r>
    </w:p>
    <w:p w14:paraId="1F257F6A" w14:textId="77777777" w:rsidR="00C41B8C" w:rsidRDefault="00C41B8C" w:rsidP="00900F41"/>
    <w:p w14:paraId="7C95C7D1" w14:textId="77777777" w:rsidR="00C41B8C" w:rsidRDefault="00C41B8C" w:rsidP="00900F41">
      <w:r>
        <w:rPr>
          <w:lang w:bidi="en-US"/>
        </w:rPr>
        <w:t xml:space="preserve">This completely gets me curious about soil nutrient </w:t>
      </w:r>
      <w:proofErr w:type="spellStart"/>
      <w:r>
        <w:rPr>
          <w:lang w:bidi="en-US"/>
        </w:rPr>
        <w:t>avaialbilty</w:t>
      </w:r>
      <w:proofErr w:type="spellEnd"/>
      <w:r>
        <w:rPr>
          <w:lang w:bidi="en-US"/>
        </w:rPr>
        <w:t xml:space="preserve"> or at least soil nutrient stoichiometric ratios, I wonder if using a N</w:t>
      </w:r>
      <w:proofErr w:type="gramStart"/>
      <w:r>
        <w:rPr>
          <w:lang w:bidi="en-US"/>
        </w:rPr>
        <w:t>:P</w:t>
      </w:r>
      <w:proofErr w:type="gramEnd"/>
      <w:r>
        <w:rPr>
          <w:lang w:bidi="en-US"/>
        </w:rPr>
        <w:t xml:space="preserve"> or N:K or P:K </w:t>
      </w:r>
      <w:proofErr w:type="spellStart"/>
      <w:r>
        <w:rPr>
          <w:lang w:bidi="en-US"/>
        </w:rPr>
        <w:t>ratiors</w:t>
      </w:r>
      <w:proofErr w:type="spellEnd"/>
      <w:r>
        <w:rPr>
          <w:lang w:bidi="en-US"/>
        </w:rPr>
        <w:t xml:space="preserve"> as predictor variables in the site-level or among-site </w:t>
      </w:r>
      <w:proofErr w:type="spellStart"/>
      <w:r>
        <w:rPr>
          <w:lang w:bidi="en-US"/>
        </w:rPr>
        <w:t>comparisions</w:t>
      </w:r>
      <w:proofErr w:type="spellEnd"/>
      <w:r>
        <w:rPr>
          <w:lang w:bidi="en-US"/>
        </w:rPr>
        <w:t xml:space="preserve"> would help flush out some of these results.</w:t>
      </w:r>
    </w:p>
  </w:comment>
  <w:comment w:id="105" w:author="R1" w:date="2018-07-28T20:06:00Z" w:initials="R1">
    <w:p w14:paraId="325DD3E1" w14:textId="64C8F1DD" w:rsidR="00C41B8C" w:rsidRDefault="00C41B8C">
      <w:pPr>
        <w:pStyle w:val="CommentText"/>
      </w:pPr>
      <w:r>
        <w:rPr>
          <w:rStyle w:val="CommentReference"/>
        </w:rPr>
        <w:annotationRef/>
      </w:r>
      <w:r>
        <w:t>I haven’t used soils as an explanatory variable because we do not have them for all sites included in this analysis.</w:t>
      </w:r>
    </w:p>
  </w:comment>
  <w:comment w:id="106" w:author="Juan" w:date="2018-07-15T23:50:00Z" w:initials="">
    <w:p w14:paraId="191F939D" w14:textId="77777777" w:rsidR="00C41B8C" w:rsidRDefault="00C41B8C" w:rsidP="00900F41">
      <w:r>
        <w:t xml:space="preserve">I can imagine the difficulty of finding a key message when there are so many cool results. Considering your ideas as well as many suggestions, these are the ones that I like the most: </w:t>
      </w:r>
    </w:p>
    <w:p w14:paraId="6B6EBD15" w14:textId="77777777" w:rsidR="00C41B8C" w:rsidRDefault="00C41B8C" w:rsidP="00900F41">
      <w:r>
        <w:t xml:space="preserve">* </w:t>
      </w:r>
      <w:proofErr w:type="gramStart"/>
      <w:r>
        <w:t>global</w:t>
      </w:r>
      <w:proofErr w:type="gramEnd"/>
      <w:r>
        <w:t xml:space="preserve"> patterns of ecosystem responses to anthropogenic drivers were already identified, but with high variability. This is the first step to disentangle the factors underlying that temporal and spatial variability. </w:t>
      </w:r>
    </w:p>
    <w:p w14:paraId="1258C0AC" w14:textId="77777777" w:rsidR="00C41B8C" w:rsidRDefault="00C41B8C" w:rsidP="00900F41">
      <w:r>
        <w:t>* We are used to see large effects of fertilization, but we hardly realize that those effects are small compared to “natural” spatial or temporal variability</w:t>
      </w:r>
    </w:p>
    <w:p w14:paraId="71E44BA4" w14:textId="77777777" w:rsidR="00C41B8C" w:rsidRDefault="00C41B8C" w:rsidP="00900F41">
      <w:r>
        <w:t xml:space="preserve">* The benefits of analyzing compositional change, and the new insights that result from the comparison with other </w:t>
      </w:r>
      <w:proofErr w:type="spellStart"/>
      <w:r>
        <w:t>NutNet</w:t>
      </w:r>
      <w:proofErr w:type="spellEnd"/>
      <w:r>
        <w:t xml:space="preserve"> papers.</w:t>
      </w:r>
    </w:p>
  </w:comment>
  <w:comment w:id="107" w:author="Jeremiah Henning" w:date="2018-06-10T11:54:00Z" w:initials="JAH">
    <w:p w14:paraId="0C7B815B" w14:textId="77777777" w:rsidR="00C41B8C" w:rsidRDefault="00C41B8C" w:rsidP="006459CF">
      <w:r>
        <w:rPr>
          <w:lang w:bidi="en-US"/>
        </w:rPr>
        <w:t>Each of these statements could be unpacked a bit more, I’d like to see some numbers or percentages of sites.</w:t>
      </w:r>
    </w:p>
  </w:comment>
  <w:comment w:id="108" w:author="Jeremiah Henning" w:date="2018-06-10T12:15:00Z" w:initials="JAH">
    <w:p w14:paraId="350C3D00" w14:textId="77777777" w:rsidR="00C41B8C" w:rsidRDefault="00C41B8C" w:rsidP="00900F41">
      <w:r>
        <w:rPr>
          <w:lang w:bidi="en-US"/>
        </w:rPr>
        <w:t>This is going to be a super powerful, really important paragraph</w:t>
      </w:r>
      <w:proofErr w:type="gramStart"/>
      <w:r>
        <w:rPr>
          <w:lang w:bidi="en-US"/>
        </w:rPr>
        <w:t>,  was</w:t>
      </w:r>
      <w:proofErr w:type="gramEnd"/>
      <w:r>
        <w:rPr>
          <w:lang w:bidi="en-US"/>
        </w:rPr>
        <w:t xml:space="preserve"> so excited to see this table!</w:t>
      </w:r>
    </w:p>
    <w:p w14:paraId="318CF98D" w14:textId="77777777" w:rsidR="00C41B8C" w:rsidRDefault="00C41B8C" w:rsidP="00900F41"/>
    <w:p w14:paraId="084E53D1" w14:textId="77777777" w:rsidR="00C41B8C" w:rsidRDefault="00C41B8C" w:rsidP="00900F41">
      <w:r>
        <w:rPr>
          <w:lang w:bidi="en-US"/>
        </w:rPr>
        <w:t xml:space="preserve">I think this paragraph also needs to hit on what insights about the sites we gained and the value of looking at compositional shifts over diversity, richness, or productivity. </w:t>
      </w:r>
    </w:p>
  </w:comment>
  <w:comment w:id="110" w:author="Carlos Alberto Arnillas Merino" w:date="2018-07-04T18:05:00Z" w:initials="CA">
    <w:p w14:paraId="5B252C4B" w14:textId="77777777" w:rsidR="00C41B8C" w:rsidRDefault="00C41B8C" w:rsidP="00C05D09">
      <w:proofErr w:type="gramStart"/>
      <w:r>
        <w:rPr>
          <w:lang w:bidi="en-US"/>
        </w:rPr>
        <w:t>not</w:t>
      </w:r>
      <w:proofErr w:type="gramEnd"/>
      <w:r>
        <w:rPr>
          <w:lang w:bidi="en-US"/>
        </w:rPr>
        <w:t xml:space="preserve"> quite sure the point here. "</w:t>
      </w:r>
      <w:proofErr w:type="gramStart"/>
      <w:r>
        <w:rPr>
          <w:lang w:bidi="en-US"/>
        </w:rPr>
        <w:t>reduce</w:t>
      </w:r>
      <w:proofErr w:type="gramEnd"/>
      <w:r>
        <w:rPr>
          <w:lang w:bidi="en-US"/>
        </w:rPr>
        <w:t xml:space="preserve"> the effect of spatial variation" on what? </w:t>
      </w:r>
      <w:proofErr w:type="gramStart"/>
      <w:r>
        <w:rPr>
          <w:lang w:bidi="en-US"/>
        </w:rPr>
        <w:t>re-measuring</w:t>
      </w:r>
      <w:proofErr w:type="gramEnd"/>
      <w:r>
        <w:rPr>
          <w:lang w:bidi="en-US"/>
        </w:rPr>
        <w:t xml:space="preserve"> and setting new points are quite different unless we assume time-by-space substitution is perfectly fine.</w:t>
      </w:r>
    </w:p>
  </w:comment>
  <w:comment w:id="111" w:author="R1" w:date="2018-07-28T21:02:00Z" w:initials="R1">
    <w:p w14:paraId="6D16A451" w14:textId="72642783" w:rsidR="00C41B8C" w:rsidRDefault="00C41B8C">
      <w:pPr>
        <w:pStyle w:val="CommentText"/>
      </w:pPr>
      <w:r>
        <w:rPr>
          <w:rStyle w:val="CommentReference"/>
        </w:rPr>
        <w:annotationRef/>
      </w:r>
      <w:r>
        <w:t xml:space="preserve">Change </w:t>
      </w:r>
      <w:proofErr w:type="spellStart"/>
      <w:r>
        <w:t>symbology</w:t>
      </w:r>
      <w:proofErr w:type="spellEnd"/>
      <w:r>
        <w:t xml:space="preserve"> so shape and color both distinguish clusters (so differences are evident even if printed in B&amp;W).</w:t>
      </w:r>
    </w:p>
  </w:comment>
  <w:comment w:id="112" w:author="Carlos Alberto Arnillas Merino" w:date="2018-07-04T23:19:00Z" w:initials="CA">
    <w:p w14:paraId="3FF2383E" w14:textId="77777777" w:rsidR="00C41B8C" w:rsidRDefault="00C41B8C" w:rsidP="00900F41">
      <w:proofErr w:type="gramStart"/>
      <w:r>
        <w:rPr>
          <w:lang w:bidi="en-US"/>
        </w:rPr>
        <w:t>is</w:t>
      </w:r>
      <w:proofErr w:type="gramEnd"/>
      <w:r>
        <w:rPr>
          <w:lang w:bidi="en-US"/>
        </w:rPr>
        <w:t xml:space="preserve"> it possible to provide a simplified interpretation of these PCs? </w:t>
      </w:r>
      <w:proofErr w:type="gramStart"/>
      <w:r>
        <w:rPr>
          <w:lang w:bidi="en-US"/>
        </w:rPr>
        <w:t>if</w:t>
      </w:r>
      <w:proofErr w:type="gramEnd"/>
      <w:r>
        <w:rPr>
          <w:lang w:bidi="en-US"/>
        </w:rPr>
        <w:t xml:space="preserve"> not, it is really hard to hypothesize any potential mechanism, pattern or process. </w:t>
      </w:r>
    </w:p>
  </w:comment>
  <w:comment w:id="113" w:author="R1" w:date="2018-07-28T19:39:00Z" w:initials="R1">
    <w:p w14:paraId="0ADD7B6C" w14:textId="0D1519BE" w:rsidR="00C41B8C" w:rsidRDefault="00C41B8C">
      <w:pPr>
        <w:pStyle w:val="CommentText"/>
      </w:pPr>
      <w:r>
        <w:rPr>
          <w:rStyle w:val="CommentReference"/>
        </w:rPr>
        <w:annotationRef/>
      </w:r>
      <w:r>
        <w:t xml:space="preserve">Add PCA </w:t>
      </w:r>
      <w:proofErr w:type="spellStart"/>
      <w:r>
        <w:t>biplot</w:t>
      </w:r>
      <w:proofErr w:type="spellEnd"/>
      <w:r>
        <w:t>?</w:t>
      </w:r>
    </w:p>
  </w:comment>
  <w:comment w:id="114" w:author="Carlos Alberto Arnillas Merino" w:date="2018-07-04T23:17:00Z" w:initials="CA">
    <w:p w14:paraId="4A6468A8" w14:textId="77777777" w:rsidR="00C41B8C" w:rsidRDefault="00C41B8C" w:rsidP="00900F41">
      <w:r>
        <w:rPr>
          <w:lang w:bidi="en-US"/>
        </w:rPr>
        <w:t>Why is the AI pointing the same direction than MAP and all the precipitation measurements? Maybe detail the index to facilitate the interpretation</w:t>
      </w:r>
    </w:p>
  </w:comment>
  <w:comment w:id="115" w:author="R1" w:date="2018-07-28T20:15:00Z" w:initials="R1">
    <w:p w14:paraId="059830A6" w14:textId="449E8F7C" w:rsidR="00C41B8C" w:rsidRDefault="00C41B8C">
      <w:pPr>
        <w:pStyle w:val="CommentText"/>
      </w:pPr>
      <w:r>
        <w:rPr>
          <w:rStyle w:val="CommentReference"/>
        </w:rPr>
        <w:annotationRef/>
      </w:r>
      <w:r>
        <w:t xml:space="preserve">I think the comparisons with Fay’s results and </w:t>
      </w:r>
      <w:proofErr w:type="spellStart"/>
      <w:r>
        <w:t>Harpole’s</w:t>
      </w:r>
      <w:proofErr w:type="spellEnd"/>
      <w:r>
        <w:t xml:space="preserve"> results may not fit in this manuscript any more, but it may be of interest for folk who want to see where each nutrient combination had significant effects. </w:t>
      </w:r>
    </w:p>
    <w:p w14:paraId="1DCFC777" w14:textId="77777777" w:rsidR="00C41B8C" w:rsidRDefault="00C41B8C">
      <w:pPr>
        <w:pStyle w:val="CommentText"/>
      </w:pPr>
    </w:p>
    <w:p w14:paraId="67ACEBF1" w14:textId="3A8F12C4" w:rsidR="00C41B8C" w:rsidRDefault="00C41B8C">
      <w:pPr>
        <w:pStyle w:val="CommentText"/>
      </w:pPr>
      <w:r>
        <w:t xml:space="preserve"> I’ve also included it here for those who might find it interesting and want to explore this further.</w:t>
      </w:r>
    </w:p>
  </w:comment>
  <w:comment w:id="116" w:author="R1" w:date="2018-07-28T22:04:00Z" w:initials="R1">
    <w:p w14:paraId="15FB05AC" w14:textId="1B81250B" w:rsidR="00C41B8C" w:rsidRDefault="00C41B8C">
      <w:pPr>
        <w:pStyle w:val="CommentText"/>
      </w:pPr>
      <w:r>
        <w:rPr>
          <w:rStyle w:val="CommentReference"/>
        </w:rPr>
        <w:annotationRef/>
      </w:r>
      <w:r>
        <w:t xml:space="preserve">Not currently shown here… </w:t>
      </w:r>
    </w:p>
  </w:comment>
  <w:comment w:id="117" w:author="Carlos Alberto Arnillas Merino" w:date="2018-07-04T23:05:00Z" w:initials="CA">
    <w:p w14:paraId="3E9711A6" w14:textId="77777777" w:rsidR="00C41B8C" w:rsidRDefault="00C41B8C" w:rsidP="00900F41">
      <w:proofErr w:type="gramStart"/>
      <w:r>
        <w:rPr>
          <w:lang w:bidi="en-US"/>
        </w:rPr>
        <w:t>if</w:t>
      </w:r>
      <w:proofErr w:type="gramEnd"/>
      <w:r>
        <w:rPr>
          <w:lang w:bidi="en-US"/>
        </w:rPr>
        <w:t xml:space="preserve"> this </w:t>
      </w:r>
      <w:proofErr w:type="spellStart"/>
      <w:r>
        <w:rPr>
          <w:lang w:bidi="en-US"/>
        </w:rPr>
        <w:t>dendrogram</w:t>
      </w:r>
      <w:proofErr w:type="spellEnd"/>
      <w:r>
        <w:rPr>
          <w:lang w:bidi="en-US"/>
        </w:rPr>
        <w:t xml:space="preserve"> maps the figure 3B, then use similar colors and label the groups accordingly. If not, maybe color code the tips of the branches</w:t>
      </w:r>
    </w:p>
  </w:comment>
  <w:comment w:id="118" w:author="R1" w:date="2018-07-28T20:12:00Z" w:initials="R1">
    <w:p w14:paraId="26A3959C" w14:textId="4ACD53F6" w:rsidR="00C41B8C" w:rsidRDefault="00C41B8C">
      <w:pPr>
        <w:pStyle w:val="CommentText"/>
      </w:pPr>
      <w:r>
        <w:rPr>
          <w:rStyle w:val="CommentReference"/>
        </w:rPr>
        <w:annotationRef/>
      </w:r>
      <w:r>
        <w:t>Good idea – yes, it does map to Figure 3B.  Not modified yet.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164638" w15:done="0"/>
  <w15:commentEx w15:paraId="009D5880" w15:done="0"/>
  <w15:commentEx w15:paraId="7BCFAD8D" w15:paraIdParent="009D5880" w15:done="0"/>
  <w15:commentEx w15:paraId="22D917CB" w15:done="0"/>
  <w15:commentEx w15:paraId="4FB7183A" w15:done="0"/>
  <w15:commentEx w15:paraId="3E293892" w15:done="0"/>
  <w15:commentEx w15:paraId="218205E8" w15:done="0"/>
  <w15:commentEx w15:paraId="1429562C" w15:done="0"/>
  <w15:commentEx w15:paraId="10DB9501" w15:done="0"/>
  <w15:commentEx w15:paraId="52EFF19F" w15:done="0"/>
  <w15:commentEx w15:paraId="5A154BAF" w15:done="0"/>
  <w15:commentEx w15:paraId="7E055A21" w15:done="0"/>
  <w15:commentEx w15:paraId="23451EEA" w15:done="0"/>
  <w15:commentEx w15:paraId="2DBFCC6D" w15:done="0"/>
  <w15:commentEx w15:paraId="32124E23" w15:done="0"/>
  <w15:commentEx w15:paraId="034C54B5" w15:done="0"/>
  <w15:commentEx w15:paraId="225A5BE1" w15:done="0"/>
  <w15:commentEx w15:paraId="7F837C16" w15:done="0"/>
  <w15:commentEx w15:paraId="723C556B" w15:done="0"/>
  <w15:commentEx w15:paraId="0FA5ECC6" w15:done="0"/>
  <w15:commentEx w15:paraId="6B7927FE" w15:done="0"/>
  <w15:commentEx w15:paraId="220020BA" w15:done="0"/>
  <w15:commentEx w15:paraId="79F4574F" w15:done="0"/>
  <w15:commentEx w15:paraId="2DC66670" w15:done="0"/>
  <w15:commentEx w15:paraId="5D5FD1DE" w15:done="0"/>
  <w15:commentEx w15:paraId="3342A6F4" w15:done="0"/>
  <w15:commentEx w15:paraId="1D55AE99" w15:done="0"/>
  <w15:commentEx w15:paraId="430B20F7" w15:done="0"/>
  <w15:commentEx w15:paraId="1CFC7601" w15:paraIdParent="430B20F7" w15:done="0"/>
  <w15:commentEx w15:paraId="1C47C8C6" w15:done="0"/>
  <w15:commentEx w15:paraId="08EE278E" w15:paraIdParent="1C47C8C6" w15:done="0"/>
  <w15:commentEx w15:paraId="2126F2FC" w15:done="0"/>
  <w15:commentEx w15:paraId="32DC6F01" w15:done="0"/>
  <w15:commentEx w15:paraId="2F75387D" w15:done="0"/>
  <w15:commentEx w15:paraId="0285269D" w15:done="0"/>
  <w15:commentEx w15:paraId="1075626C" w15:done="0"/>
  <w15:commentEx w15:paraId="4EE93D91" w15:paraIdParent="1075626C" w15:done="0"/>
  <w15:commentEx w15:paraId="024D73F3" w15:done="0"/>
  <w15:commentEx w15:paraId="152BEB66" w15:paraIdParent="024D73F3" w15:done="0"/>
  <w15:commentEx w15:paraId="236FAB0D" w15:done="0"/>
  <w15:commentEx w15:paraId="7065D2EB" w15:done="0"/>
  <w15:commentEx w15:paraId="0D597092" w15:done="0"/>
  <w15:commentEx w15:paraId="3B404A82" w15:done="0"/>
  <w15:commentEx w15:paraId="4D5E7D3C" w15:paraIdParent="3B404A82" w15:done="0"/>
  <w15:commentEx w15:paraId="0F6F9530" w15:done="0"/>
  <w15:commentEx w15:paraId="2020A7FC" w15:done="0"/>
  <w15:commentEx w15:paraId="1FD93BBA" w15:done="0"/>
  <w15:commentEx w15:paraId="6BD5057E" w15:done="0"/>
  <w15:commentEx w15:paraId="51DF9240" w15:done="0"/>
  <w15:commentEx w15:paraId="0317765B" w15:paraIdParent="51DF9240" w15:done="0"/>
  <w15:commentEx w15:paraId="3C55B02B" w15:done="0"/>
  <w15:commentEx w15:paraId="28971C63" w15:done="0"/>
  <w15:commentEx w15:paraId="56DA235E" w15:done="0"/>
  <w15:commentEx w15:paraId="098BAE7C" w15:done="0"/>
  <w15:commentEx w15:paraId="4EB17CA6" w15:done="0"/>
  <w15:commentEx w15:paraId="0A07CF97" w15:done="0"/>
  <w15:commentEx w15:paraId="68B37AD1" w15:done="0"/>
  <w15:commentEx w15:paraId="487B8F26" w15:done="0"/>
  <w15:commentEx w15:paraId="03AFF667" w15:done="0"/>
  <w15:commentEx w15:paraId="108C7F79" w15:done="0"/>
  <w15:commentEx w15:paraId="79030551" w15:done="0"/>
  <w15:commentEx w15:paraId="03EFF5C2" w15:done="0"/>
  <w15:commentEx w15:paraId="27B3B45F" w15:done="0"/>
  <w15:commentEx w15:paraId="494D0C14" w15:done="0"/>
  <w15:commentEx w15:paraId="2BD54464" w15:done="0"/>
  <w15:commentEx w15:paraId="1EA9F30E" w15:done="0"/>
  <w15:commentEx w15:paraId="2FAD8419" w15:done="0"/>
  <w15:commentEx w15:paraId="2EB18FC5" w15:done="0"/>
  <w15:commentEx w15:paraId="7C7578E5" w15:done="0"/>
  <w15:commentEx w15:paraId="5D1513D3" w15:done="0"/>
  <w15:commentEx w15:paraId="65F21336" w15:done="0"/>
  <w15:commentEx w15:paraId="12D7E413" w15:done="0"/>
  <w15:commentEx w15:paraId="3448C0C3" w15:paraIdParent="12D7E413" w15:done="0"/>
  <w15:commentEx w15:paraId="7F555E20" w15:done="0"/>
  <w15:commentEx w15:paraId="0908FECB" w15:done="0"/>
  <w15:commentEx w15:paraId="7C95C7D1" w15:done="0"/>
  <w15:commentEx w15:paraId="325DD3E1" w15:paraIdParent="7C95C7D1" w15:done="0"/>
  <w15:commentEx w15:paraId="71E44BA4" w15:done="0"/>
  <w15:commentEx w15:paraId="0C7B815B" w15:done="0"/>
  <w15:commentEx w15:paraId="084E53D1" w15:done="0"/>
  <w15:commentEx w15:paraId="5B252C4B" w15:done="0"/>
  <w15:commentEx w15:paraId="6D16A451" w15:done="0"/>
  <w15:commentEx w15:paraId="3FF2383E" w15:done="0"/>
  <w15:commentEx w15:paraId="0ADD7B6C" w15:paraIdParent="3FF2383E" w15:done="0"/>
  <w15:commentEx w15:paraId="4A6468A8" w15:done="0"/>
  <w15:commentEx w15:paraId="67ACEBF1" w15:done="0"/>
  <w15:commentEx w15:paraId="15FB05AC" w15:done="0"/>
  <w15:commentEx w15:paraId="3E9711A6" w15:done="0"/>
  <w15:commentEx w15:paraId="26A3959C" w15:paraIdParent="3E9711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6C7F9" w14:textId="77777777" w:rsidR="00C41B8C" w:rsidRDefault="00C41B8C" w:rsidP="002D5844">
      <w:r>
        <w:separator/>
      </w:r>
    </w:p>
  </w:endnote>
  <w:endnote w:type="continuationSeparator" w:id="0">
    <w:p w14:paraId="5501DA9B" w14:textId="77777777" w:rsidR="00C41B8C" w:rsidRDefault="00C41B8C" w:rsidP="002D5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894253"/>
      <w:docPartObj>
        <w:docPartGallery w:val="Page Numbers (Bottom of Page)"/>
        <w:docPartUnique/>
      </w:docPartObj>
    </w:sdtPr>
    <w:sdtContent>
      <w:p w14:paraId="148BF17B" w14:textId="050F435B" w:rsidR="00C41B8C" w:rsidRDefault="00C41B8C" w:rsidP="00900F41">
        <w:pPr>
          <w:pStyle w:val="Footer"/>
        </w:pPr>
        <w:r>
          <w:fldChar w:fldCharType="begin"/>
        </w:r>
        <w:r>
          <w:instrText>PAGE</w:instrText>
        </w:r>
        <w:r>
          <w:fldChar w:fldCharType="separate"/>
        </w:r>
        <w:r w:rsidR="009371BE">
          <w:rPr>
            <w:noProof/>
          </w:rPr>
          <w:t>19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265208"/>
      <w:docPartObj>
        <w:docPartGallery w:val="Page Numbers (Bottom of Page)"/>
        <w:docPartUnique/>
      </w:docPartObj>
    </w:sdtPr>
    <w:sdtContent>
      <w:p w14:paraId="562A4A57" w14:textId="098397D8" w:rsidR="00C41B8C" w:rsidRDefault="00C41B8C" w:rsidP="00A02173">
        <w:pPr>
          <w:pStyle w:val="Footer"/>
        </w:pPr>
        <w:r>
          <w:fldChar w:fldCharType="begin"/>
        </w:r>
        <w:r>
          <w:instrText>PAGE</w:instrText>
        </w:r>
        <w:r>
          <w:fldChar w:fldCharType="separate"/>
        </w:r>
        <w:r w:rsidR="009371BE">
          <w:rPr>
            <w:noProof/>
          </w:rPr>
          <w:t>22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956715"/>
      <w:docPartObj>
        <w:docPartGallery w:val="Page Numbers (Bottom of Page)"/>
        <w:docPartUnique/>
      </w:docPartObj>
    </w:sdtPr>
    <w:sdtContent>
      <w:p w14:paraId="64B0CE2F" w14:textId="7B5A4E68" w:rsidR="00C41B8C" w:rsidRDefault="00C41B8C" w:rsidP="004C4C49">
        <w:pPr>
          <w:pStyle w:val="Footer"/>
        </w:pPr>
        <w:r>
          <w:fldChar w:fldCharType="begin"/>
        </w:r>
        <w:r>
          <w:instrText>PAGE</w:instrText>
        </w:r>
        <w:r>
          <w:fldChar w:fldCharType="separate"/>
        </w:r>
        <w:r w:rsidR="0057660D">
          <w:rPr>
            <w:noProof/>
          </w:rPr>
          <w:t>30</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8569085"/>
      <w:docPartObj>
        <w:docPartGallery w:val="Page Numbers (Bottom of Page)"/>
        <w:docPartUnique/>
      </w:docPartObj>
    </w:sdtPr>
    <w:sdtContent>
      <w:p w14:paraId="2F37A886" w14:textId="747F165F" w:rsidR="00C41B8C" w:rsidRDefault="00C41B8C" w:rsidP="004C4C49">
        <w:pPr>
          <w:pStyle w:val="Footer"/>
        </w:pPr>
        <w:r>
          <w:fldChar w:fldCharType="begin"/>
        </w:r>
        <w:r>
          <w:instrText>PAGE</w:instrText>
        </w:r>
        <w:r>
          <w:fldChar w:fldCharType="separate"/>
        </w:r>
        <w:r w:rsidR="0057660D">
          <w:rPr>
            <w:noProof/>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9FF93" w14:textId="77777777" w:rsidR="00C41B8C" w:rsidRDefault="00C41B8C" w:rsidP="00900F41">
      <w:r>
        <w:separator/>
      </w:r>
    </w:p>
  </w:footnote>
  <w:footnote w:type="continuationSeparator" w:id="0">
    <w:p w14:paraId="5AAE54C7" w14:textId="77777777" w:rsidR="00C41B8C" w:rsidRDefault="00C41B8C" w:rsidP="002D5844">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Bakker">
    <w15:presenceInfo w15:providerId="AD" w15:userId="S-1-5-21-1478355014-127360780-1969717230-435285"/>
  </w15:person>
  <w15:person w15:author="R1">
    <w15:presenceInfo w15:providerId="None" w15:userId="R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B84"/>
    <w:rsid w:val="0002088E"/>
    <w:rsid w:val="00074D45"/>
    <w:rsid w:val="00074E5C"/>
    <w:rsid w:val="000C05B6"/>
    <w:rsid w:val="000C5D28"/>
    <w:rsid w:val="00106F26"/>
    <w:rsid w:val="00153566"/>
    <w:rsid w:val="00157CA7"/>
    <w:rsid w:val="001B0156"/>
    <w:rsid w:val="0024675A"/>
    <w:rsid w:val="002609EB"/>
    <w:rsid w:val="002663FC"/>
    <w:rsid w:val="002D5844"/>
    <w:rsid w:val="0030758F"/>
    <w:rsid w:val="00320419"/>
    <w:rsid w:val="00330563"/>
    <w:rsid w:val="00342F15"/>
    <w:rsid w:val="0036307C"/>
    <w:rsid w:val="00397DD1"/>
    <w:rsid w:val="003A7C9A"/>
    <w:rsid w:val="003C1B3A"/>
    <w:rsid w:val="003C2FA0"/>
    <w:rsid w:val="003E0A6A"/>
    <w:rsid w:val="00421D8B"/>
    <w:rsid w:val="00424E5A"/>
    <w:rsid w:val="00434219"/>
    <w:rsid w:val="004B6FC4"/>
    <w:rsid w:val="004C4C49"/>
    <w:rsid w:val="00575756"/>
    <w:rsid w:val="0057660D"/>
    <w:rsid w:val="00594539"/>
    <w:rsid w:val="005D151E"/>
    <w:rsid w:val="005E591E"/>
    <w:rsid w:val="00620B84"/>
    <w:rsid w:val="006459CF"/>
    <w:rsid w:val="0068261C"/>
    <w:rsid w:val="006B6745"/>
    <w:rsid w:val="00713D11"/>
    <w:rsid w:val="00724AAF"/>
    <w:rsid w:val="007570A2"/>
    <w:rsid w:val="007C4054"/>
    <w:rsid w:val="007D3E33"/>
    <w:rsid w:val="007D6DDA"/>
    <w:rsid w:val="00823DD3"/>
    <w:rsid w:val="008A4D77"/>
    <w:rsid w:val="008B1597"/>
    <w:rsid w:val="008C199F"/>
    <w:rsid w:val="00900F41"/>
    <w:rsid w:val="009179EF"/>
    <w:rsid w:val="009371BE"/>
    <w:rsid w:val="00942737"/>
    <w:rsid w:val="00A02173"/>
    <w:rsid w:val="00A6603F"/>
    <w:rsid w:val="00AC5288"/>
    <w:rsid w:val="00AD626C"/>
    <w:rsid w:val="00B30A2D"/>
    <w:rsid w:val="00B365EC"/>
    <w:rsid w:val="00B56216"/>
    <w:rsid w:val="00B62161"/>
    <w:rsid w:val="00BB7CAB"/>
    <w:rsid w:val="00BF00DE"/>
    <w:rsid w:val="00BF2BD5"/>
    <w:rsid w:val="00C05D09"/>
    <w:rsid w:val="00C41B8C"/>
    <w:rsid w:val="00C51973"/>
    <w:rsid w:val="00CB35EE"/>
    <w:rsid w:val="00CC0137"/>
    <w:rsid w:val="00D765DA"/>
    <w:rsid w:val="00DE0A5F"/>
    <w:rsid w:val="00E2535B"/>
    <w:rsid w:val="00E52432"/>
    <w:rsid w:val="00E92A83"/>
    <w:rsid w:val="00E931CB"/>
    <w:rsid w:val="00F26E92"/>
    <w:rsid w:val="00F30214"/>
    <w:rsid w:val="00F618DC"/>
    <w:rsid w:val="00F854B3"/>
    <w:rsid w:val="00FA6709"/>
    <w:rsid w:val="00FB2C4E"/>
    <w:rsid w:val="00FB66C9"/>
    <w:rsid w:val="00FC605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1F68D8"/>
  <w15:docId w15:val="{52D41F47-57D1-4FA2-9F82-425FE4257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F41"/>
    <w:pPr>
      <w:spacing w:before="240"/>
    </w:pPr>
    <w:rPr>
      <w:rFonts w:ascii="Calibri" w:hAnsi="Calibri" w:cs="Calibri"/>
      <w:sz w:val="24"/>
    </w:rPr>
  </w:style>
  <w:style w:type="paragraph" w:styleId="Heading1">
    <w:name w:val="heading 1"/>
    <w:basedOn w:val="Normal"/>
    <w:next w:val="Normal"/>
    <w:link w:val="Heading1Char"/>
    <w:uiPriority w:val="9"/>
    <w:qFormat/>
    <w:rsid w:val="00655D6D"/>
    <w:pPr>
      <w:keepNext/>
      <w:keepLines/>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034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147787"/>
    <w:rPr>
      <w:sz w:val="16"/>
      <w:szCs w:val="16"/>
    </w:rPr>
  </w:style>
  <w:style w:type="character" w:customStyle="1" w:styleId="CommentTextChar">
    <w:name w:val="Comment Text Char"/>
    <w:basedOn w:val="DefaultParagraphFont"/>
    <w:link w:val="CommentText"/>
    <w:uiPriority w:val="99"/>
    <w:semiHidden/>
    <w:qFormat/>
    <w:rsid w:val="00147787"/>
    <w:rPr>
      <w:sz w:val="20"/>
      <w:szCs w:val="20"/>
    </w:rPr>
  </w:style>
  <w:style w:type="character" w:customStyle="1" w:styleId="CommentSubjectChar">
    <w:name w:val="Comment Subject Char"/>
    <w:basedOn w:val="CommentTextChar"/>
    <w:link w:val="CommentSubject"/>
    <w:uiPriority w:val="99"/>
    <w:semiHidden/>
    <w:qFormat/>
    <w:rsid w:val="00147787"/>
    <w:rPr>
      <w:b/>
      <w:bCs/>
      <w:sz w:val="20"/>
      <w:szCs w:val="20"/>
    </w:rPr>
  </w:style>
  <w:style w:type="character" w:customStyle="1" w:styleId="BalloonTextChar">
    <w:name w:val="Balloon Text Char"/>
    <w:basedOn w:val="DefaultParagraphFont"/>
    <w:link w:val="BalloonText"/>
    <w:uiPriority w:val="99"/>
    <w:semiHidden/>
    <w:qFormat/>
    <w:rsid w:val="00147787"/>
    <w:rPr>
      <w:rFonts w:ascii="Segoe UI" w:hAnsi="Segoe UI" w:cs="Segoe UI"/>
      <w:sz w:val="18"/>
      <w:szCs w:val="18"/>
    </w:rPr>
  </w:style>
  <w:style w:type="character" w:customStyle="1" w:styleId="Heading1Char">
    <w:name w:val="Heading 1 Char"/>
    <w:basedOn w:val="DefaultParagraphFont"/>
    <w:link w:val="Heading1"/>
    <w:uiPriority w:val="9"/>
    <w:qFormat/>
    <w:rsid w:val="00655D6D"/>
    <w:rPr>
      <w:rFonts w:asciiTheme="majorHAnsi" w:eastAsiaTheme="majorEastAsia" w:hAnsiTheme="majorHAnsi" w:cstheme="majorBidi"/>
      <w:color w:val="365F91" w:themeColor="accent1" w:themeShade="BF"/>
      <w:sz w:val="32"/>
      <w:szCs w:val="32"/>
    </w:rPr>
  </w:style>
  <w:style w:type="character" w:customStyle="1" w:styleId="HeaderChar">
    <w:name w:val="Header Char"/>
    <w:basedOn w:val="DefaultParagraphFont"/>
    <w:link w:val="Header"/>
    <w:uiPriority w:val="99"/>
    <w:qFormat/>
    <w:rsid w:val="00655D6D"/>
  </w:style>
  <w:style w:type="character" w:customStyle="1" w:styleId="FooterChar">
    <w:name w:val="Footer Char"/>
    <w:basedOn w:val="DefaultParagraphFont"/>
    <w:link w:val="Footer"/>
    <w:uiPriority w:val="99"/>
    <w:qFormat/>
    <w:rsid w:val="00655D6D"/>
  </w:style>
  <w:style w:type="character" w:customStyle="1" w:styleId="Heading2Char">
    <w:name w:val="Heading 2 Char"/>
    <w:basedOn w:val="DefaultParagraphFont"/>
    <w:link w:val="Heading2"/>
    <w:uiPriority w:val="9"/>
    <w:qFormat/>
    <w:rsid w:val="00C03467"/>
    <w:rPr>
      <w:rFonts w:asciiTheme="majorHAnsi" w:eastAsiaTheme="majorEastAsia" w:hAnsiTheme="majorHAnsi" w:cstheme="majorBidi"/>
      <w:color w:val="365F91" w:themeColor="accent1" w:themeShade="BF"/>
      <w:sz w:val="26"/>
      <w:szCs w:val="26"/>
    </w:rPr>
  </w:style>
  <w:style w:type="paragraph" w:customStyle="1" w:styleId="Ttulo">
    <w:name w:val="Título"/>
    <w:basedOn w:val="Normal"/>
    <w:next w:val="BodyText"/>
    <w:qFormat/>
    <w:pPr>
      <w:keepNext/>
      <w:spacing w:after="120"/>
    </w:pPr>
    <w:rPr>
      <w:rFonts w:ascii="Liberation Sans" w:eastAsia="DejaVu Sans"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CommentText">
    <w:name w:val="annotation text"/>
    <w:basedOn w:val="Normal"/>
    <w:link w:val="CommentTextChar"/>
    <w:uiPriority w:val="99"/>
    <w:semiHidden/>
    <w:unhideWhenUsed/>
    <w:qFormat/>
    <w:rsid w:val="00147787"/>
    <w:rPr>
      <w:sz w:val="20"/>
      <w:szCs w:val="20"/>
    </w:rPr>
  </w:style>
  <w:style w:type="paragraph" w:styleId="CommentSubject">
    <w:name w:val="annotation subject"/>
    <w:basedOn w:val="CommentText"/>
    <w:link w:val="CommentSubjectChar"/>
    <w:uiPriority w:val="99"/>
    <w:semiHidden/>
    <w:unhideWhenUsed/>
    <w:qFormat/>
    <w:rsid w:val="00147787"/>
    <w:rPr>
      <w:b/>
      <w:bCs/>
    </w:rPr>
  </w:style>
  <w:style w:type="paragraph" w:styleId="BalloonText">
    <w:name w:val="Balloon Text"/>
    <w:basedOn w:val="Normal"/>
    <w:link w:val="BalloonTextChar"/>
    <w:uiPriority w:val="99"/>
    <w:semiHidden/>
    <w:unhideWhenUsed/>
    <w:qFormat/>
    <w:rsid w:val="00147787"/>
    <w:rPr>
      <w:rFonts w:ascii="Segoe UI" w:hAnsi="Segoe UI" w:cs="Segoe UI"/>
      <w:sz w:val="18"/>
      <w:szCs w:val="18"/>
    </w:rPr>
  </w:style>
  <w:style w:type="paragraph" w:styleId="Header">
    <w:name w:val="header"/>
    <w:basedOn w:val="Normal"/>
    <w:link w:val="HeaderChar"/>
    <w:uiPriority w:val="99"/>
    <w:unhideWhenUsed/>
    <w:rsid w:val="00655D6D"/>
    <w:pPr>
      <w:tabs>
        <w:tab w:val="center" w:pos="4680"/>
        <w:tab w:val="right" w:pos="9360"/>
      </w:tabs>
    </w:pPr>
  </w:style>
  <w:style w:type="paragraph" w:styleId="Footer">
    <w:name w:val="footer"/>
    <w:basedOn w:val="Normal"/>
    <w:link w:val="FooterChar"/>
    <w:uiPriority w:val="99"/>
    <w:unhideWhenUsed/>
    <w:rsid w:val="00655D6D"/>
    <w:pPr>
      <w:tabs>
        <w:tab w:val="center" w:pos="4680"/>
        <w:tab w:val="right" w:pos="9360"/>
      </w:tabs>
    </w:pPr>
  </w:style>
  <w:style w:type="paragraph" w:styleId="ListParagraph">
    <w:name w:val="List Paragraph"/>
    <w:basedOn w:val="Normal"/>
    <w:uiPriority w:val="34"/>
    <w:qFormat/>
    <w:rsid w:val="00C03467"/>
    <w:pPr>
      <w:ind w:left="720"/>
      <w:contextualSpacing/>
    </w:pPr>
  </w:style>
  <w:style w:type="paragraph" w:styleId="Revision">
    <w:name w:val="Revision"/>
    <w:uiPriority w:val="99"/>
    <w:semiHidden/>
    <w:qFormat/>
    <w:rsid w:val="00B868D3"/>
    <w:rPr>
      <w:sz w:val="24"/>
    </w:rPr>
  </w:style>
  <w:style w:type="table" w:styleId="TableGrid">
    <w:name w:val="Table Grid"/>
    <w:basedOn w:val="TableNormal"/>
    <w:uiPriority w:val="59"/>
    <w:rsid w:val="00C03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CE167-1E1F-4446-AEB0-D2AEB93F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35</Pages>
  <Words>5531</Words>
  <Characters>31532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36990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Bakker</dc:creator>
  <dc:description/>
  <cp:lastModifiedBy>R1</cp:lastModifiedBy>
  <cp:revision>29</cp:revision>
  <cp:lastPrinted>2018-07-28T23:41:00Z</cp:lastPrinted>
  <dcterms:created xsi:type="dcterms:W3CDTF">2018-07-26T17:22:00Z</dcterms:created>
  <dcterms:modified xsi:type="dcterms:W3CDTF">2018-07-29T05:35:00Z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Washington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