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1BF3A7" w14:textId="77777777" w:rsidR="00AA5EF8" w:rsidRDefault="00635593">
      <w:pPr>
        <w:rPr>
          <w:rFonts w:ascii="Arial" w:hAnsi="Arial" w:cs="Arial"/>
          <w:b/>
        </w:rPr>
      </w:pPr>
      <w:r>
        <w:rPr>
          <w:rFonts w:ascii="Arial" w:hAnsi="Arial" w:cs="Arial"/>
          <w:b/>
        </w:rPr>
        <w:t xml:space="preserve">Title: Dimensionality of nutrient enrichment response in global grasslands </w:t>
      </w:r>
      <w:r>
        <w:rPr>
          <w:rFonts w:ascii="Arial" w:hAnsi="Arial" w:cs="Arial"/>
          <w:bCs/>
          <w:color w:val="FF0000"/>
        </w:rPr>
        <w:t>(will make more compelling)</w:t>
      </w:r>
    </w:p>
    <w:p w14:paraId="445F330C" w14:textId="77777777" w:rsidR="00AA5EF8" w:rsidRDefault="00635593">
      <w:pPr>
        <w:rPr>
          <w:rFonts w:ascii="Arial" w:hAnsi="Arial" w:cs="Arial"/>
        </w:rPr>
      </w:pPr>
      <w:r>
        <w:rPr>
          <w:rFonts w:ascii="Arial" w:hAnsi="Arial" w:cs="Arial"/>
          <w:b/>
        </w:rPr>
        <w:t xml:space="preserve">Authors: </w:t>
      </w:r>
      <w:r>
        <w:rPr>
          <w:rFonts w:ascii="Arial" w:hAnsi="Arial" w:cs="Arial"/>
        </w:rPr>
        <w:t xml:space="preserve">Evan Batzer, </w:t>
      </w:r>
      <w:proofErr w:type="spellStart"/>
      <w:r>
        <w:rPr>
          <w:rFonts w:ascii="Arial" w:hAnsi="Arial" w:cs="Arial"/>
        </w:rPr>
        <w:t>Siddharth</w:t>
      </w:r>
      <w:proofErr w:type="spellEnd"/>
      <w:r>
        <w:rPr>
          <w:rFonts w:ascii="Arial" w:hAnsi="Arial" w:cs="Arial"/>
        </w:rPr>
        <w:t xml:space="preserve"> </w:t>
      </w:r>
      <w:proofErr w:type="spellStart"/>
      <w:r>
        <w:rPr>
          <w:rFonts w:ascii="Arial" w:hAnsi="Arial" w:cs="Arial"/>
        </w:rPr>
        <w:t>Bharath</w:t>
      </w:r>
      <w:proofErr w:type="spellEnd"/>
      <w:proofErr w:type="gramStart"/>
      <w:r>
        <w:rPr>
          <w:rFonts w:ascii="Arial" w:hAnsi="Arial" w:cs="Arial"/>
        </w:rPr>
        <w:t>,…</w:t>
      </w:r>
      <w:proofErr w:type="gramEnd"/>
    </w:p>
    <w:p w14:paraId="133623FC" w14:textId="77777777" w:rsidR="00AA5EF8" w:rsidRDefault="00635593">
      <w:pPr>
        <w:rPr>
          <w:rFonts w:ascii="Arial" w:hAnsi="Arial" w:cs="Arial"/>
        </w:rPr>
      </w:pPr>
      <w:r>
        <w:rPr>
          <w:rFonts w:ascii="Arial" w:hAnsi="Arial" w:cs="Arial"/>
          <w:b/>
        </w:rPr>
        <w:t>Key Question:</w:t>
      </w:r>
      <w:r>
        <w:rPr>
          <w:rFonts w:ascii="Arial" w:hAnsi="Arial" w:cs="Arial"/>
        </w:rPr>
        <w:t xml:space="preserve"> </w:t>
      </w:r>
    </w:p>
    <w:p w14:paraId="1F0F3F1C" w14:textId="77777777" w:rsidR="00AA5EF8" w:rsidRDefault="00635593">
      <w:pPr>
        <w:rPr>
          <w:rFonts w:ascii="Arial" w:hAnsi="Arial" w:cs="Arial"/>
          <w:b/>
        </w:rPr>
      </w:pPr>
      <w:r>
        <w:rPr>
          <w:rFonts w:ascii="Arial" w:hAnsi="Arial" w:cs="Arial"/>
          <w:b/>
        </w:rPr>
        <w:t xml:space="preserve">Key Reading: </w:t>
      </w:r>
      <w:commentRangeStart w:id="0"/>
      <w:r>
        <w:rPr>
          <w:rFonts w:ascii="Arial" w:hAnsi="Arial" w:cs="Arial"/>
          <w:bCs/>
          <w:color w:val="FF0000"/>
        </w:rPr>
        <w:t xml:space="preserve">Suggestions here would be good – </w:t>
      </w:r>
      <w:proofErr w:type="spellStart"/>
      <w:r>
        <w:rPr>
          <w:rFonts w:ascii="Arial" w:hAnsi="Arial" w:cs="Arial"/>
          <w:bCs/>
          <w:color w:val="FF0000"/>
        </w:rPr>
        <w:t>Harpole</w:t>
      </w:r>
      <w:proofErr w:type="spellEnd"/>
      <w:r>
        <w:rPr>
          <w:rFonts w:ascii="Arial" w:hAnsi="Arial" w:cs="Arial"/>
          <w:bCs/>
          <w:color w:val="FF0000"/>
        </w:rPr>
        <w:t xml:space="preserve"> et al. 2016 + 2017? Or is that redundant for </w:t>
      </w:r>
      <w:proofErr w:type="spellStart"/>
      <w:r>
        <w:rPr>
          <w:rFonts w:ascii="Arial" w:hAnsi="Arial" w:cs="Arial"/>
          <w:bCs/>
          <w:color w:val="FF0000"/>
        </w:rPr>
        <w:t>NutNet</w:t>
      </w:r>
      <w:proofErr w:type="spellEnd"/>
      <w:r>
        <w:rPr>
          <w:rFonts w:ascii="Arial" w:hAnsi="Arial" w:cs="Arial"/>
          <w:bCs/>
          <w:color w:val="FF0000"/>
        </w:rPr>
        <w:t xml:space="preserve"> folks? Donohue et al. (2013) is a good background for methodology, but less so for key concepts.</w:t>
      </w:r>
      <w:commentRangeEnd w:id="0"/>
      <w:r>
        <w:commentReference w:id="0"/>
      </w:r>
      <w:r>
        <w:rPr>
          <w:rFonts w:ascii="Arial" w:hAnsi="Arial" w:cs="Arial"/>
          <w:bCs/>
          <w:color w:val="FF0000"/>
        </w:rPr>
        <w:t xml:space="preserve"> </w:t>
      </w:r>
    </w:p>
    <w:p w14:paraId="26F4D05E" w14:textId="77777777" w:rsidR="00AA5EF8" w:rsidRDefault="00635593">
      <w:pPr>
        <w:rPr>
          <w:rFonts w:ascii="Arial" w:hAnsi="Arial" w:cs="Arial"/>
          <w:bCs/>
        </w:rPr>
      </w:pPr>
      <w:r>
        <w:rPr>
          <w:rFonts w:ascii="Arial" w:hAnsi="Arial" w:cs="Arial"/>
          <w:b/>
        </w:rPr>
        <w:t xml:space="preserve">Bonus Reading: </w:t>
      </w:r>
      <w:r>
        <w:rPr>
          <w:rFonts w:ascii="Arial" w:hAnsi="Arial" w:cs="Arial"/>
          <w:bCs/>
          <w:color w:val="FF0000"/>
        </w:rPr>
        <w:t>As above</w:t>
      </w:r>
    </w:p>
    <w:p w14:paraId="18EA6CA9" w14:textId="77777777" w:rsidR="00AA5EF8" w:rsidRDefault="00635593">
      <w:pPr>
        <w:rPr>
          <w:rFonts w:ascii="Arial" w:hAnsi="Arial" w:cs="Arial"/>
          <w:bCs/>
          <w:color w:val="FF0000"/>
        </w:rPr>
      </w:pPr>
      <w:r>
        <w:rPr>
          <w:rFonts w:ascii="Arial" w:hAnsi="Arial" w:cs="Arial"/>
          <w:b/>
        </w:rPr>
        <w:t xml:space="preserve">Feedback Requested: </w:t>
      </w:r>
      <w:r>
        <w:rPr>
          <w:rFonts w:ascii="Arial" w:hAnsi="Arial" w:cs="Arial"/>
          <w:bCs/>
          <w:color w:val="FF0000"/>
        </w:rPr>
        <w:t>To be determined</w:t>
      </w:r>
    </w:p>
    <w:p w14:paraId="74573FF2" w14:textId="77777777" w:rsidR="00AA5EF8" w:rsidRDefault="00635593">
      <w:pPr>
        <w:rPr>
          <w:rFonts w:ascii="Arial" w:hAnsi="Arial" w:cs="Arial"/>
          <w:bCs/>
          <w:color w:val="FF0000"/>
        </w:rPr>
      </w:pPr>
      <w:r>
        <w:rPr>
          <w:rFonts w:ascii="Arial" w:hAnsi="Arial" w:cs="Arial"/>
          <w:bCs/>
          <w:color w:val="FF0000"/>
        </w:rPr>
        <w:t>I think the key issues are:</w:t>
      </w:r>
    </w:p>
    <w:p w14:paraId="523D1BBA" w14:textId="77777777" w:rsidR="00AA5EF8" w:rsidRDefault="00635593">
      <w:pPr>
        <w:pStyle w:val="ListParagraph"/>
        <w:numPr>
          <w:ilvl w:val="0"/>
          <w:numId w:val="6"/>
        </w:numPr>
        <w:rPr>
          <w:rFonts w:ascii="Arial" w:hAnsi="Arial" w:cs="Arial"/>
          <w:bCs/>
          <w:color w:val="FF0000"/>
        </w:rPr>
      </w:pPr>
      <w:r>
        <w:rPr>
          <w:rFonts w:ascii="Arial" w:hAnsi="Arial" w:cs="Arial"/>
          <w:bCs/>
          <w:color w:val="FF0000"/>
        </w:rPr>
        <w:t>Assessing clarification needed for analysis approach</w:t>
      </w:r>
    </w:p>
    <w:p w14:paraId="0D5D8F4E" w14:textId="77777777" w:rsidR="00AA5EF8" w:rsidRDefault="00635593">
      <w:pPr>
        <w:pStyle w:val="ListParagraph"/>
        <w:numPr>
          <w:ilvl w:val="0"/>
          <w:numId w:val="6"/>
        </w:numPr>
        <w:rPr>
          <w:rFonts w:ascii="Arial" w:hAnsi="Arial" w:cs="Arial"/>
          <w:bCs/>
          <w:color w:val="FF0000"/>
        </w:rPr>
      </w:pPr>
      <w:r>
        <w:rPr>
          <w:rFonts w:ascii="Arial" w:hAnsi="Arial" w:cs="Arial"/>
          <w:bCs/>
          <w:color w:val="FF0000"/>
        </w:rPr>
        <w:t xml:space="preserve">Suggested analyses and </w:t>
      </w:r>
      <w:proofErr w:type="spellStart"/>
      <w:r>
        <w:rPr>
          <w:rFonts w:ascii="Arial" w:hAnsi="Arial" w:cs="Arial"/>
          <w:bCs/>
          <w:color w:val="FF0000"/>
        </w:rPr>
        <w:t>followups</w:t>
      </w:r>
      <w:proofErr w:type="spellEnd"/>
      <w:r>
        <w:rPr>
          <w:rFonts w:ascii="Arial" w:hAnsi="Arial" w:cs="Arial"/>
          <w:bCs/>
          <w:color w:val="FF0000"/>
        </w:rPr>
        <w:t>, particularly:</w:t>
      </w:r>
    </w:p>
    <w:p w14:paraId="594F69EB" w14:textId="77777777" w:rsidR="00AA5EF8" w:rsidRDefault="00635593">
      <w:pPr>
        <w:pStyle w:val="ListParagraph"/>
        <w:numPr>
          <w:ilvl w:val="1"/>
          <w:numId w:val="6"/>
        </w:numPr>
      </w:pPr>
      <w:commentRangeStart w:id="1"/>
      <w:r>
        <w:rPr>
          <w:rFonts w:ascii="Arial" w:hAnsi="Arial" w:cs="Arial"/>
          <w:bCs/>
          <w:color w:val="FF0000"/>
        </w:rPr>
        <w:t>Value / ability to include trait data such as plant height</w:t>
      </w:r>
      <w:commentRangeEnd w:id="1"/>
      <w:r>
        <w:commentReference w:id="1"/>
      </w:r>
    </w:p>
    <w:p w14:paraId="569F3A41" w14:textId="77777777" w:rsidR="00AA5EF8" w:rsidRDefault="00635593">
      <w:pPr>
        <w:pStyle w:val="ListParagraph"/>
        <w:numPr>
          <w:ilvl w:val="1"/>
          <w:numId w:val="6"/>
        </w:numPr>
      </w:pPr>
      <w:commentRangeStart w:id="2"/>
      <w:r>
        <w:rPr>
          <w:rFonts w:ascii="Arial" w:hAnsi="Arial" w:cs="Arial"/>
          <w:bCs/>
          <w:color w:val="FF0000"/>
        </w:rPr>
        <w:t>Ways to better disentangle site-by-site variation</w:t>
      </w:r>
      <w:commentRangeEnd w:id="2"/>
      <w:r>
        <w:commentReference w:id="2"/>
      </w:r>
    </w:p>
    <w:p w14:paraId="358AC04E" w14:textId="77777777" w:rsidR="00AA5EF8" w:rsidRDefault="00635593">
      <w:pPr>
        <w:pStyle w:val="ListParagraph"/>
        <w:numPr>
          <w:ilvl w:val="1"/>
          <w:numId w:val="6"/>
        </w:numPr>
        <w:rPr>
          <w:rFonts w:ascii="Arial" w:hAnsi="Arial" w:cs="Arial"/>
          <w:bCs/>
          <w:color w:val="FF0000"/>
        </w:rPr>
      </w:pPr>
      <w:r>
        <w:rPr>
          <w:rFonts w:ascii="Arial" w:hAnsi="Arial" w:cs="Arial"/>
          <w:bCs/>
          <w:color w:val="FF0000"/>
        </w:rPr>
        <w:t>Better propagation of observation uncertainty – permutation tests of PC loading, etc.</w:t>
      </w:r>
    </w:p>
    <w:p w14:paraId="2700515F" w14:textId="77777777" w:rsidR="00AA5EF8" w:rsidRDefault="00635593">
      <w:pPr>
        <w:pStyle w:val="ListParagraph"/>
        <w:numPr>
          <w:ilvl w:val="0"/>
          <w:numId w:val="6"/>
        </w:numPr>
        <w:rPr>
          <w:rFonts w:ascii="Arial" w:hAnsi="Arial" w:cs="Arial"/>
          <w:bCs/>
          <w:color w:val="FF0000"/>
        </w:rPr>
      </w:pPr>
      <w:r>
        <w:rPr>
          <w:rFonts w:ascii="Arial" w:hAnsi="Arial" w:cs="Arial"/>
          <w:bCs/>
          <w:color w:val="FF0000"/>
        </w:rPr>
        <w:t>General assistance with writing + broader context</w:t>
      </w:r>
    </w:p>
    <w:p w14:paraId="523E659A" w14:textId="77777777" w:rsidR="00AA5EF8" w:rsidRDefault="00AA5EF8">
      <w:pPr>
        <w:pBdr>
          <w:bottom w:val="single" w:sz="6" w:space="1" w:color="000000"/>
        </w:pBdr>
        <w:rPr>
          <w:rFonts w:ascii="Arial" w:hAnsi="Arial" w:cs="Arial"/>
          <w:b/>
        </w:rPr>
      </w:pPr>
    </w:p>
    <w:p w14:paraId="3ECCB8B6" w14:textId="77777777" w:rsidR="00AA5EF8" w:rsidRDefault="00635593">
      <w:pPr>
        <w:rPr>
          <w:rFonts w:ascii="Arial" w:hAnsi="Arial" w:cs="Arial"/>
          <w:b/>
        </w:rPr>
      </w:pPr>
      <w:r>
        <w:rPr>
          <w:rFonts w:ascii="Arial" w:hAnsi="Arial" w:cs="Arial"/>
          <w:b/>
        </w:rPr>
        <w:t>Abstract</w:t>
      </w:r>
    </w:p>
    <w:p w14:paraId="4ED6E9F2" w14:textId="77777777" w:rsidR="00AA5EF8" w:rsidRDefault="00635593">
      <w:r>
        <w:rPr>
          <w:rFonts w:ascii="Arial" w:hAnsi="Arial" w:cs="Arial"/>
          <w:bCs/>
        </w:rPr>
        <w:t>Tradeoffs across multi-dimensional niche space are thought to be key drivers of species diversity. In grassland systems, experimental manipulations of multiple soil resources</w:t>
      </w:r>
      <w:del w:id="3" w:author="Siddharth Bharath" w:date="2020-01-14T10:14:00Z">
        <w:r>
          <w:rPr>
            <w:rFonts w:ascii="Arial" w:hAnsi="Arial" w:cs="Arial"/>
            <w:bCs/>
          </w:rPr>
          <w:delText xml:space="preserve"> often</w:delText>
        </w:r>
      </w:del>
      <w:r>
        <w:rPr>
          <w:rFonts w:ascii="Arial" w:hAnsi="Arial" w:cs="Arial"/>
          <w:bCs/>
        </w:rPr>
        <w:t xml:space="preserve"> produce declines in species richness through collapse in niche dimensionality. Two </w:t>
      </w:r>
      <w:del w:id="4" w:author="Siddharth Bharath" w:date="2020-01-14T09:01:00Z">
        <w:r>
          <w:rPr>
            <w:rFonts w:ascii="Arial" w:hAnsi="Arial" w:cs="Arial"/>
            <w:bCs/>
          </w:rPr>
          <w:delText xml:space="preserve">key </w:delText>
        </w:r>
      </w:del>
      <w:r>
        <w:rPr>
          <w:rFonts w:ascii="Arial" w:hAnsi="Arial" w:cs="Arial"/>
          <w:bCs/>
        </w:rPr>
        <w:t xml:space="preserve">sets of tradeoffs are hypothesized to govern species responses to nutrient enrichment in grasslands – contrasts between above- and below-ground investment and specialization on individual soil resources. The former implies that a single axis characterizes species responses to addition of all limiting soil resources, while the latter suggests that species responses are </w:t>
      </w:r>
      <w:ins w:id="5" w:author="Siddharth Bharath" w:date="2020-01-14T09:01:00Z">
        <w:r>
          <w:rPr>
            <w:rFonts w:ascii="Arial" w:hAnsi="Arial" w:cs="Arial"/>
            <w:bCs/>
          </w:rPr>
          <w:t>of</w:t>
        </w:r>
      </w:ins>
      <w:del w:id="6" w:author="Siddharth Bharath" w:date="2020-01-14T09:01:00Z">
        <w:r>
          <w:rPr>
            <w:rFonts w:ascii="Arial" w:hAnsi="Arial" w:cs="Arial"/>
            <w:bCs/>
          </w:rPr>
          <w:delText>more</w:delText>
        </w:r>
      </w:del>
      <w:r>
        <w:rPr>
          <w:rFonts w:ascii="Arial" w:hAnsi="Arial" w:cs="Arial"/>
          <w:bCs/>
        </w:rPr>
        <w:t xml:space="preserve"> high</w:t>
      </w:r>
      <w:ins w:id="7" w:author="Siddharth Bharath" w:date="2020-01-14T09:01:00Z">
        <w:r>
          <w:rPr>
            <w:rFonts w:ascii="Arial" w:hAnsi="Arial" w:cs="Arial"/>
            <w:bCs/>
          </w:rPr>
          <w:t>er</w:t>
        </w:r>
      </w:ins>
      <w:del w:id="8" w:author="Siddharth Bharath" w:date="2020-01-14T09:01:00Z">
        <w:r>
          <w:rPr>
            <w:rFonts w:ascii="Arial" w:hAnsi="Arial" w:cs="Arial"/>
            <w:bCs/>
          </w:rPr>
          <w:delText>ly</w:delText>
        </w:r>
      </w:del>
      <w:r>
        <w:rPr>
          <w:rFonts w:ascii="Arial" w:hAnsi="Arial" w:cs="Arial"/>
          <w:bCs/>
        </w:rPr>
        <w:t xml:space="preserve"> dimension</w:t>
      </w:r>
      <w:del w:id="9" w:author="Siddharth Bharath" w:date="2020-01-14T09:01:00Z">
        <w:r>
          <w:rPr>
            <w:rFonts w:ascii="Arial" w:hAnsi="Arial" w:cs="Arial"/>
            <w:bCs/>
          </w:rPr>
          <w:delText>al</w:delText>
        </w:r>
      </w:del>
      <w:r>
        <w:rPr>
          <w:rFonts w:ascii="Arial" w:hAnsi="Arial" w:cs="Arial"/>
          <w:bCs/>
        </w:rPr>
        <w:t xml:space="preserve">. Here, we assess the dimensionality of species responses to experimental fertilization of three different nutrient treatments across </w:t>
      </w:r>
      <w:del w:id="10" w:author="Siddharth Bharath" w:date="2020-01-14T09:02:00Z">
        <w:r>
          <w:rPr>
            <w:rFonts w:ascii="Arial" w:hAnsi="Arial" w:cs="Arial"/>
            <w:bCs/>
          </w:rPr>
          <w:delText>the Nutrient Network</w:delText>
        </w:r>
      </w:del>
      <w:ins w:id="11" w:author="Siddharth Bharath" w:date="2020-01-14T09:02:00Z">
        <w:r>
          <w:rPr>
            <w:rFonts w:ascii="Arial" w:hAnsi="Arial" w:cs="Arial"/>
            <w:bCs/>
          </w:rPr>
          <w:t>xx grassland sites around the world</w:t>
        </w:r>
      </w:ins>
      <w:r>
        <w:rPr>
          <w:rFonts w:ascii="Arial" w:hAnsi="Arial" w:cs="Arial"/>
          <w:bCs/>
        </w:rPr>
        <w:t xml:space="preserve">. We find evidence for a </w:t>
      </w:r>
      <w:ins w:id="12" w:author="Siddharth Bharath" w:date="2020-01-14T09:02:00Z">
        <w:r>
          <w:rPr>
            <w:rFonts w:ascii="Arial" w:hAnsi="Arial" w:cs="Arial"/>
            <w:bCs/>
          </w:rPr>
          <w:t xml:space="preserve">single </w:t>
        </w:r>
      </w:ins>
      <w:r>
        <w:rPr>
          <w:rFonts w:ascii="Arial" w:hAnsi="Arial" w:cs="Arial"/>
          <w:bCs/>
        </w:rPr>
        <w:t xml:space="preserve">dominant axis describing fertilization response, indicating that species abundances change in similar fashion across multiple treatments. However, consistent deviations from this general relationship by plant functional groups imply that specialization on different soil resources acts as an important secondary driver. Our results demonstrate that grassland species may be described along a single gradient of fertilization response, implying a general tradeoff between above- vs. below-ground investment. While this finding suggests that anthropogenic enrichment of many nutrients may result in similar </w:t>
      </w:r>
      <w:proofErr w:type="gramStart"/>
      <w:r>
        <w:rPr>
          <w:rFonts w:ascii="Arial" w:hAnsi="Arial" w:cs="Arial"/>
          <w:bCs/>
        </w:rPr>
        <w:t>compositional</w:t>
      </w:r>
      <w:proofErr w:type="gramEnd"/>
      <w:r>
        <w:rPr>
          <w:rFonts w:ascii="Arial" w:hAnsi="Arial" w:cs="Arial"/>
          <w:bCs/>
        </w:rPr>
        <w:t xml:space="preserve"> shifts, these changes are moderated by community functional diversity.</w:t>
      </w:r>
    </w:p>
    <w:p w14:paraId="25D9BBDD" w14:textId="77777777" w:rsidR="00AA5EF8" w:rsidRDefault="00AA5EF8">
      <w:pPr>
        <w:rPr>
          <w:rFonts w:ascii="Arial" w:hAnsi="Arial" w:cs="Arial"/>
          <w:b/>
        </w:rPr>
      </w:pPr>
    </w:p>
    <w:p w14:paraId="2D08C3AF" w14:textId="77777777" w:rsidR="00AA5EF8" w:rsidRDefault="00635593">
      <w:pPr>
        <w:rPr>
          <w:rFonts w:ascii="Arial" w:hAnsi="Arial" w:cs="Arial"/>
          <w:b/>
        </w:rPr>
      </w:pPr>
      <w:r>
        <w:br w:type="page"/>
      </w:r>
    </w:p>
    <w:p w14:paraId="4447E578" w14:textId="77777777" w:rsidR="00AA5EF8" w:rsidRDefault="00635593">
      <w:pPr>
        <w:rPr>
          <w:rFonts w:ascii="Arial" w:hAnsi="Arial" w:cs="Arial"/>
        </w:rPr>
      </w:pPr>
      <w:r>
        <w:rPr>
          <w:rFonts w:ascii="Arial" w:hAnsi="Arial" w:cs="Arial"/>
          <w:b/>
        </w:rPr>
        <w:lastRenderedPageBreak/>
        <w:t>Introduction</w:t>
      </w:r>
    </w:p>
    <w:p w14:paraId="153AFEB8" w14:textId="77777777" w:rsidR="00AA5EF8" w:rsidRDefault="00635593">
      <w:pPr>
        <w:pStyle w:val="ListParagraph"/>
        <w:numPr>
          <w:ilvl w:val="0"/>
          <w:numId w:val="1"/>
        </w:numPr>
        <w:rPr>
          <w:rFonts w:ascii="Arial" w:hAnsi="Arial" w:cs="Arial"/>
        </w:rPr>
      </w:pPr>
      <w:r>
        <w:rPr>
          <w:rFonts w:ascii="Arial" w:hAnsi="Arial" w:cs="Arial"/>
        </w:rPr>
        <w:t>Variation in occupied niche space is theorized to be an important driver of species coexistence in plant communities. In many systems, there are several relevant axes of variation, producing a multi-dimensional niche space.</w:t>
      </w:r>
    </w:p>
    <w:p w14:paraId="134A8F52" w14:textId="77777777" w:rsidR="00AA5EF8" w:rsidRDefault="00635593">
      <w:pPr>
        <w:pStyle w:val="ListParagraph"/>
        <w:numPr>
          <w:ilvl w:val="0"/>
          <w:numId w:val="1"/>
        </w:numPr>
        <w:rPr>
          <w:rFonts w:ascii="Arial" w:hAnsi="Arial" w:cs="Arial"/>
        </w:rPr>
      </w:pPr>
      <w:r>
        <w:rPr>
          <w:rFonts w:ascii="Arial" w:hAnsi="Arial" w:cs="Arial"/>
        </w:rPr>
        <w:t>Human activities are causing large shifts in the availability of key resources that interact with species’ occupied niches to produce change in the diversity and composition of plant communities. Resource enrichment, in particular, has been theorized to drive biodiversity loss by collapsing niche dimensionality – the reduction in relevant variation across key niche axes.</w:t>
      </w:r>
    </w:p>
    <w:p w14:paraId="2E68F24A" w14:textId="77777777" w:rsidR="00AA5EF8" w:rsidRDefault="00635593">
      <w:pPr>
        <w:pStyle w:val="ListParagraph"/>
        <w:numPr>
          <w:ilvl w:val="0"/>
          <w:numId w:val="1"/>
        </w:numPr>
      </w:pPr>
      <w:r>
        <w:rPr>
          <w:rFonts w:ascii="Arial" w:hAnsi="Arial" w:cs="Arial"/>
        </w:rPr>
        <w:t>While niche space may be high</w:t>
      </w:r>
      <w:del w:id="13" w:author="Siddharth Bharath" w:date="2020-01-14T10:17:00Z">
        <w:r>
          <w:rPr>
            <w:rFonts w:ascii="Arial" w:hAnsi="Arial" w:cs="Arial"/>
          </w:rPr>
          <w:delText>ly</w:delText>
        </w:r>
      </w:del>
      <w:r>
        <w:rPr>
          <w:rFonts w:ascii="Arial" w:hAnsi="Arial" w:cs="Arial"/>
        </w:rPr>
        <w:t xml:space="preserve"> dimensional, species responses to resource enrichment may be characterized by far lower dimensionality; plant physiological adaptations are likely to generate positively or negatively correlated responses to different resource additions, which may be characterized by a small number of key axes of variation. </w:t>
      </w:r>
    </w:p>
    <w:p w14:paraId="0B23CEE3" w14:textId="77777777" w:rsidR="00AA5EF8" w:rsidRDefault="00635593">
      <w:pPr>
        <w:pStyle w:val="ListParagraph"/>
        <w:numPr>
          <w:ilvl w:val="0"/>
          <w:numId w:val="1"/>
        </w:numPr>
        <w:rPr>
          <w:rFonts w:ascii="Arial" w:hAnsi="Arial" w:cs="Arial"/>
        </w:rPr>
      </w:pPr>
      <w:r>
        <w:rPr>
          <w:rFonts w:ascii="Arial" w:hAnsi="Arial" w:cs="Arial"/>
        </w:rPr>
        <w:t>Previous work using Nutrient Network data has demonstrated the importance of multiple limiting resources across global grasslands. These studies have shown the effects of multiple nutrient addition on aggregate community attributes, such as biomass or diversity, but less is known of abundance change at the species level.</w:t>
      </w:r>
    </w:p>
    <w:p w14:paraId="77C4914F" w14:textId="77777777" w:rsidR="00AA5EF8" w:rsidRDefault="00635593">
      <w:pPr>
        <w:pStyle w:val="ListParagraph"/>
        <w:numPr>
          <w:ilvl w:val="0"/>
          <w:numId w:val="1"/>
        </w:numPr>
      </w:pPr>
      <w:r>
        <w:rPr>
          <w:rFonts w:ascii="Arial" w:hAnsi="Arial" w:cs="Arial"/>
        </w:rPr>
        <w:t>Here, we assess the dimensionality of species responses to experimental fertilization</w:t>
      </w:r>
      <w:ins w:id="14" w:author="Siddharth Bharath" w:date="2020-01-14T10:18:00Z">
        <w:r>
          <w:rPr>
            <w:rFonts w:ascii="Arial" w:hAnsi="Arial" w:cs="Arial"/>
          </w:rPr>
          <w:t xml:space="preserve"> by different nutrients</w:t>
        </w:r>
      </w:ins>
      <w:r>
        <w:rPr>
          <w:rFonts w:ascii="Arial" w:hAnsi="Arial" w:cs="Arial"/>
        </w:rPr>
        <w:t xml:space="preserve">. Are species responses correlated across fertilization treatments? </w:t>
      </w:r>
    </w:p>
    <w:p w14:paraId="4B078267" w14:textId="77777777" w:rsidR="00AA5EF8" w:rsidRDefault="00635593">
      <w:pPr>
        <w:rPr>
          <w:rFonts w:ascii="Arial" w:hAnsi="Arial" w:cs="Arial"/>
          <w:b/>
        </w:rPr>
      </w:pPr>
      <w:r>
        <w:rPr>
          <w:rFonts w:ascii="Arial" w:hAnsi="Arial" w:cs="Arial"/>
          <w:b/>
        </w:rPr>
        <w:t>Methods</w:t>
      </w:r>
    </w:p>
    <w:p w14:paraId="7A22893F" w14:textId="77777777" w:rsidR="00AA5EF8" w:rsidRDefault="00635593">
      <w:pPr>
        <w:pStyle w:val="ListParagraph"/>
        <w:numPr>
          <w:ilvl w:val="0"/>
          <w:numId w:val="2"/>
        </w:numPr>
      </w:pPr>
      <w:ins w:id="15" w:author="Siddharth Bharath" w:date="2020-01-14T10:20:00Z">
        <w:r>
          <w:rPr>
            <w:rFonts w:ascii="Arial" w:hAnsi="Arial" w:cs="Arial"/>
          </w:rPr>
          <w:t xml:space="preserve">We </w:t>
        </w:r>
      </w:ins>
      <w:del w:id="16" w:author="Siddharth Bharath" w:date="2020-01-14T10:20:00Z">
        <w:r>
          <w:rPr>
            <w:rFonts w:ascii="Arial" w:hAnsi="Arial" w:cs="Arial"/>
          </w:rPr>
          <w:delText>S</w:delText>
        </w:r>
      </w:del>
      <w:ins w:id="17" w:author="Siddharth Bharath" w:date="2020-01-14T10:20:00Z">
        <w:r>
          <w:rPr>
            <w:rFonts w:ascii="Arial" w:hAnsi="Arial" w:cs="Arial"/>
          </w:rPr>
          <w:t>s</w:t>
        </w:r>
      </w:ins>
      <w:r>
        <w:rPr>
          <w:rFonts w:ascii="Arial" w:hAnsi="Arial" w:cs="Arial"/>
        </w:rPr>
        <w:t>elect</w:t>
      </w:r>
      <w:ins w:id="18" w:author="Siddharth Bharath" w:date="2020-01-14T10:20:00Z">
        <w:r>
          <w:rPr>
            <w:rFonts w:ascii="Arial" w:hAnsi="Arial" w:cs="Arial"/>
          </w:rPr>
          <w:t>ed</w:t>
        </w:r>
      </w:ins>
      <w:r>
        <w:rPr>
          <w:rFonts w:ascii="Arial" w:hAnsi="Arial" w:cs="Arial"/>
        </w:rPr>
        <w:t xml:space="preserve"> sites with sufficient experimental duration to detect compositional change – </w:t>
      </w:r>
      <w:del w:id="19" w:author="Siddharth Bharath" w:date="2020-01-14T10:19:00Z">
        <w:r>
          <w:rPr>
            <w:rFonts w:ascii="Arial" w:hAnsi="Arial" w:cs="Arial"/>
          </w:rPr>
          <w:delText xml:space="preserve">filtered to sites with </w:delText>
        </w:r>
      </w:del>
      <w:r>
        <w:rPr>
          <w:rFonts w:ascii="Arial" w:hAnsi="Arial" w:cs="Arial"/>
        </w:rPr>
        <w:t>5+ years of experimental fertilization, with pre-treatment year.</w:t>
      </w:r>
    </w:p>
    <w:p w14:paraId="19F8424E" w14:textId="77777777" w:rsidR="00AA5EF8" w:rsidRDefault="00635593">
      <w:pPr>
        <w:pStyle w:val="ListParagraph"/>
        <w:numPr>
          <w:ilvl w:val="0"/>
          <w:numId w:val="2"/>
        </w:numPr>
        <w:rPr>
          <w:rFonts w:ascii="Arial" w:hAnsi="Arial" w:cs="Arial"/>
        </w:rPr>
      </w:pPr>
      <w:r>
        <w:rPr>
          <w:rFonts w:ascii="Arial" w:hAnsi="Arial" w:cs="Arial"/>
        </w:rPr>
        <w:t>Fit multiple linear regression models to plots with single nutrient addition treatments (+N, +P, +Kµ) and control plots. Extract</w:t>
      </w:r>
      <w:ins w:id="20" w:author="Siddharth Bharath" w:date="2020-01-14T10:20:00Z">
        <w:r>
          <w:rPr>
            <w:rFonts w:ascii="Arial" w:hAnsi="Arial" w:cs="Arial"/>
          </w:rPr>
          <w:t>ed</w:t>
        </w:r>
      </w:ins>
      <w:r>
        <w:rPr>
          <w:rFonts w:ascii="Arial" w:hAnsi="Arial" w:cs="Arial"/>
        </w:rPr>
        <w:t xml:space="preserve"> the estimated rate of change in species abundance per year of treatment to allow standardization of response across sites with different experimental durations.</w:t>
      </w:r>
    </w:p>
    <w:p w14:paraId="64146D18" w14:textId="77777777" w:rsidR="00AA5EF8" w:rsidRDefault="00635593">
      <w:pPr>
        <w:pStyle w:val="ListParagraph"/>
        <w:numPr>
          <w:ilvl w:val="0"/>
          <w:numId w:val="2"/>
        </w:numPr>
      </w:pPr>
      <w:r>
        <w:rPr>
          <w:rFonts w:ascii="Arial" w:hAnsi="Arial" w:cs="Arial"/>
        </w:rPr>
        <w:t>For each site, calculate</w:t>
      </w:r>
      <w:ins w:id="21" w:author="Siddharth Bharath" w:date="2020-01-14T10:20:00Z">
        <w:r>
          <w:rPr>
            <w:rFonts w:ascii="Arial" w:hAnsi="Arial" w:cs="Arial"/>
          </w:rPr>
          <w:t>d</w:t>
        </w:r>
      </w:ins>
      <w:r>
        <w:rPr>
          <w:rFonts w:ascii="Arial" w:hAnsi="Arial" w:cs="Arial"/>
        </w:rPr>
        <w:t xml:space="preserve"> correlations between community vectors of change </w:t>
      </w:r>
      <w:del w:id="22" w:author="Siddharth Bharath" w:date="2020-01-14T10:19:00Z">
        <w:r>
          <w:rPr>
            <w:rFonts w:ascii="Arial" w:hAnsi="Arial" w:cs="Arial"/>
          </w:rPr>
          <w:delText>between</w:delText>
        </w:r>
      </w:del>
      <w:ins w:id="23" w:author="Siddharth Bharath" w:date="2020-01-14T10:19:00Z">
        <w:r>
          <w:rPr>
            <w:rFonts w:ascii="Arial" w:hAnsi="Arial" w:cs="Arial"/>
          </w:rPr>
          <w:t>in</w:t>
        </w:r>
      </w:ins>
      <w:r>
        <w:rPr>
          <w:rFonts w:ascii="Arial" w:hAnsi="Arial" w:cs="Arial"/>
        </w:rPr>
        <w:t xml:space="preserve"> different nutrient enrichment treatments </w:t>
      </w:r>
      <w:commentRangeStart w:id="24"/>
      <w:r>
        <w:rPr>
          <w:rFonts w:ascii="Arial" w:hAnsi="Arial" w:cs="Arial"/>
        </w:rPr>
        <w:t xml:space="preserve">– estimated responses for all species present within a site. </w:t>
      </w:r>
      <w:commentRangeEnd w:id="24"/>
      <w:ins w:id="25" w:author="Siddharth Bharath" w:date="2020-01-14T10:27:00Z">
        <w:r>
          <w:commentReference w:id="24"/>
        </w:r>
      </w:ins>
      <w:bookmarkStart w:id="26" w:name="_GoBack"/>
      <w:bookmarkEnd w:id="26"/>
    </w:p>
    <w:p w14:paraId="7EAA2BD9" w14:textId="77777777" w:rsidR="00AA5EF8" w:rsidRDefault="00635593">
      <w:pPr>
        <w:pStyle w:val="ListParagraph"/>
        <w:numPr>
          <w:ilvl w:val="0"/>
          <w:numId w:val="2"/>
        </w:numPr>
        <w:rPr>
          <w:rFonts w:ascii="Arial" w:hAnsi="Arial" w:cs="Arial"/>
        </w:rPr>
      </w:pPr>
      <w:r>
        <w:rPr>
          <w:rFonts w:ascii="Arial" w:hAnsi="Arial" w:cs="Arial"/>
        </w:rPr>
        <w:t xml:space="preserve">Decompose estimated responses using PCA, characterize shape and dimensionality using principal components and associated eigenvalues (Figure 1 for reference). </w:t>
      </w:r>
    </w:p>
    <w:p w14:paraId="616126E1" w14:textId="77777777" w:rsidR="00AA5EF8" w:rsidRDefault="00635593">
      <w:pPr>
        <w:pStyle w:val="ListParagraph"/>
        <w:numPr>
          <w:ilvl w:val="0"/>
          <w:numId w:val="2"/>
        </w:numPr>
        <w:rPr>
          <w:rFonts w:ascii="Arial" w:hAnsi="Arial" w:cs="Arial"/>
        </w:rPr>
      </w:pPr>
      <w:r>
        <w:rPr>
          <w:rFonts w:ascii="Arial" w:hAnsi="Arial" w:cs="Arial"/>
        </w:rPr>
        <w:t>Examine pairwise correlations between responses, and analyze the role of functional group variation in the distribution therein.</w:t>
      </w:r>
    </w:p>
    <w:p w14:paraId="671D7A1A" w14:textId="77777777" w:rsidR="00AA5EF8" w:rsidRDefault="00635593">
      <w:pPr>
        <w:rPr>
          <w:rFonts w:ascii="Arial" w:hAnsi="Arial" w:cs="Arial"/>
          <w:b/>
        </w:rPr>
      </w:pPr>
      <w:r>
        <w:rPr>
          <w:rFonts w:ascii="Arial" w:hAnsi="Arial" w:cs="Arial"/>
          <w:b/>
        </w:rPr>
        <w:t>Results</w:t>
      </w:r>
    </w:p>
    <w:p w14:paraId="70E214A7" w14:textId="77777777" w:rsidR="00AA5EF8" w:rsidRDefault="00635593">
      <w:pPr>
        <w:pStyle w:val="ListParagraph"/>
        <w:numPr>
          <w:ilvl w:val="0"/>
          <w:numId w:val="4"/>
        </w:numPr>
      </w:pPr>
      <w:r>
        <w:rPr>
          <w:rFonts w:ascii="Arial" w:hAnsi="Arial" w:cs="Arial"/>
        </w:rPr>
        <w:t>A majority of sites showed significant (</w:t>
      </w:r>
      <w:r>
        <w:rPr>
          <w:rFonts w:ascii="Arial" w:hAnsi="Arial" w:cs="Arial"/>
          <w:i/>
        </w:rPr>
        <w:t>P &lt; 0.05)</w:t>
      </w:r>
      <w:r>
        <w:rPr>
          <w:rFonts w:ascii="Arial" w:hAnsi="Arial" w:cs="Arial"/>
        </w:rPr>
        <w:t xml:space="preserve"> compositional changes </w:t>
      </w:r>
      <w:ins w:id="27" w:author="Siddharth Bharath" w:date="2020-01-14T09:55:00Z">
        <w:r>
          <w:rPr>
            <w:rFonts w:ascii="Arial" w:hAnsi="Arial" w:cs="Arial"/>
          </w:rPr>
          <w:t>in</w:t>
        </w:r>
      </w:ins>
      <w:del w:id="28" w:author="Siddharth Bharath" w:date="2020-01-14T09:55:00Z">
        <w:r>
          <w:rPr>
            <w:rFonts w:ascii="Arial" w:hAnsi="Arial" w:cs="Arial"/>
          </w:rPr>
          <w:delText>to</w:delText>
        </w:r>
      </w:del>
      <w:r>
        <w:rPr>
          <w:rFonts w:ascii="Arial" w:hAnsi="Arial" w:cs="Arial"/>
        </w:rPr>
        <w:t xml:space="preserve"> all three fertilization treatments (+N, +P, +Kµ), though the magnitude of compositional change varied with nutrient identity (Figure 2). On average, N enrichment was estimated to have the largest effect on species composition, followed by P, and K</w:t>
      </w:r>
      <w:ins w:id="29" w:author="Siddharth Bharath" w:date="2020-01-14T11:45:00Z">
        <w:r>
          <w:rPr>
            <w:rFonts w:ascii="Arial" w:hAnsi="Arial" w:cs="Arial"/>
          </w:rPr>
          <w:t>µ</w:t>
        </w:r>
      </w:ins>
      <w:r>
        <w:rPr>
          <w:rFonts w:ascii="Arial" w:hAnsi="Arial" w:cs="Arial"/>
        </w:rPr>
        <w:t>.</w:t>
      </w:r>
    </w:p>
    <w:p w14:paraId="2C3F4960" w14:textId="77777777" w:rsidR="00AA5EF8" w:rsidRDefault="00635593">
      <w:pPr>
        <w:pStyle w:val="ListParagraph"/>
        <w:numPr>
          <w:ilvl w:val="0"/>
          <w:numId w:val="4"/>
        </w:numPr>
        <w:rPr>
          <w:rFonts w:ascii="Arial" w:hAnsi="Arial" w:cs="Arial"/>
        </w:rPr>
      </w:pPr>
      <w:r>
        <w:rPr>
          <w:rFonts w:ascii="Arial" w:hAnsi="Arial" w:cs="Arial"/>
        </w:rPr>
        <w:t xml:space="preserve">PCA of compositional responses </w:t>
      </w:r>
      <w:ins w:id="30" w:author="Siddharth Bharath" w:date="2020-01-14T11:45:00Z">
        <w:r>
          <w:rPr>
            <w:rFonts w:ascii="Arial" w:hAnsi="Arial" w:cs="Arial"/>
          </w:rPr>
          <w:t xml:space="preserve">across all sites </w:t>
        </w:r>
      </w:ins>
      <w:r>
        <w:rPr>
          <w:rFonts w:ascii="Arial" w:hAnsi="Arial" w:cs="Arial"/>
        </w:rPr>
        <w:t xml:space="preserve">exhibited a relatively low-dimensional pattern; the first principal component accounted for 60% of the total variation in species responses (Figure 3, Table 1). Responses to fertilization were positively correlated, indicating that species may be considered to be general positive or negative responders to fertilization. </w:t>
      </w:r>
    </w:p>
    <w:p w14:paraId="12EEA159" w14:textId="77777777" w:rsidR="00AA5EF8" w:rsidRDefault="00635593">
      <w:pPr>
        <w:pStyle w:val="ListParagraph"/>
        <w:numPr>
          <w:ilvl w:val="0"/>
          <w:numId w:val="4"/>
        </w:numPr>
        <w:rPr>
          <w:rFonts w:ascii="Arial" w:hAnsi="Arial" w:cs="Arial"/>
        </w:rPr>
      </w:pPr>
      <w:r>
        <w:rPr>
          <w:rFonts w:ascii="Arial" w:hAnsi="Arial" w:cs="Arial"/>
        </w:rPr>
        <w:lastRenderedPageBreak/>
        <w:t xml:space="preserve">Pairwise comparisons show that this general relationship varies depending on functional group, however (Figure 4). Legumes, in particular, show significant deviations in response from other dominant functional groups, </w:t>
      </w:r>
      <w:proofErr w:type="spellStart"/>
      <w:r>
        <w:rPr>
          <w:rFonts w:ascii="Arial" w:hAnsi="Arial" w:cs="Arial"/>
        </w:rPr>
        <w:t>graminoids</w:t>
      </w:r>
      <w:proofErr w:type="spellEnd"/>
      <w:r>
        <w:rPr>
          <w:rFonts w:ascii="Arial" w:hAnsi="Arial" w:cs="Arial"/>
        </w:rPr>
        <w:t xml:space="preserve"> and forbs, where legume responses to P and K are greater than would be expected given species N response (Table 2). This finding suggests some degree of specialization by this functional group on utilizing available P and K, as would be expected given their ability to fix nitrogen.</w:t>
      </w:r>
    </w:p>
    <w:p w14:paraId="67B09305" w14:textId="77777777" w:rsidR="00AA5EF8" w:rsidRDefault="00635593">
      <w:pPr>
        <w:pStyle w:val="ListParagraph"/>
        <w:numPr>
          <w:ilvl w:val="0"/>
          <w:numId w:val="4"/>
        </w:numPr>
        <w:rPr>
          <w:rFonts w:ascii="Arial" w:hAnsi="Arial" w:cs="Arial"/>
        </w:rPr>
      </w:pPr>
      <w:r>
        <w:rPr>
          <w:rFonts w:ascii="Arial" w:hAnsi="Arial" w:cs="Arial"/>
        </w:rPr>
        <w:t xml:space="preserve">Sites also show a significant degree of variation – bivariate correlations in compositional response vary from extremely positive to slightly negative (Figure 5). </w:t>
      </w:r>
    </w:p>
    <w:p w14:paraId="7C050FCA" w14:textId="77777777" w:rsidR="00AA5EF8" w:rsidRDefault="00635593">
      <w:pPr>
        <w:pStyle w:val="ListParagraph"/>
        <w:numPr>
          <w:ilvl w:val="1"/>
          <w:numId w:val="4"/>
        </w:numPr>
        <w:rPr>
          <w:rFonts w:ascii="Arial" w:hAnsi="Arial" w:cs="Arial"/>
        </w:rPr>
      </w:pPr>
      <w:r>
        <w:rPr>
          <w:rFonts w:ascii="Arial" w:hAnsi="Arial" w:cs="Arial"/>
        </w:rPr>
        <w:t>Disentangling this site-by-site variation is a focus of further exploration.</w:t>
      </w:r>
    </w:p>
    <w:p w14:paraId="693BA494" w14:textId="77777777" w:rsidR="00AA5EF8" w:rsidRDefault="00AA5EF8">
      <w:pPr>
        <w:pStyle w:val="ListParagraph"/>
        <w:ind w:left="1440"/>
        <w:rPr>
          <w:rFonts w:ascii="Arial" w:hAnsi="Arial" w:cs="Arial"/>
        </w:rPr>
      </w:pPr>
    </w:p>
    <w:p w14:paraId="3025A6B2" w14:textId="77777777" w:rsidR="00AA5EF8" w:rsidRDefault="00635593">
      <w:pPr>
        <w:rPr>
          <w:rFonts w:ascii="Arial" w:hAnsi="Arial" w:cs="Arial"/>
          <w:b/>
        </w:rPr>
      </w:pPr>
      <w:r>
        <w:rPr>
          <w:rFonts w:ascii="Arial" w:hAnsi="Arial" w:cs="Arial"/>
          <w:b/>
        </w:rPr>
        <w:t>Discussion</w:t>
      </w:r>
    </w:p>
    <w:p w14:paraId="2F78C7D7" w14:textId="77777777" w:rsidR="00AA5EF8" w:rsidRDefault="00635593">
      <w:pPr>
        <w:pStyle w:val="ListParagraph"/>
        <w:numPr>
          <w:ilvl w:val="0"/>
          <w:numId w:val="5"/>
        </w:numPr>
        <w:rPr>
          <w:rFonts w:ascii="Arial" w:hAnsi="Arial" w:cs="Arial"/>
        </w:rPr>
      </w:pPr>
      <w:r>
        <w:rPr>
          <w:rFonts w:ascii="Arial" w:hAnsi="Arial" w:cs="Arial"/>
        </w:rPr>
        <w:t xml:space="preserve">Human-driven changes to environmental systems often occur across many dimensions, whether through disturbance, disease, or nutrient loading. However, their realized effect on biotic composition depends on interactions with the existing community. </w:t>
      </w:r>
    </w:p>
    <w:p w14:paraId="47976064" w14:textId="77777777" w:rsidR="00AA5EF8" w:rsidRDefault="00635593">
      <w:pPr>
        <w:pStyle w:val="ListParagraph"/>
        <w:numPr>
          <w:ilvl w:val="1"/>
          <w:numId w:val="5"/>
        </w:numPr>
        <w:rPr>
          <w:rFonts w:ascii="Arial" w:hAnsi="Arial" w:cs="Arial"/>
        </w:rPr>
      </w:pPr>
      <w:r>
        <w:rPr>
          <w:rFonts w:ascii="Arial" w:hAnsi="Arial" w:cs="Arial"/>
        </w:rPr>
        <w:t xml:space="preserve">Constraints on physiological adaptations are likely to make species respond positively or negatively to suites of different environmental stressors. </w:t>
      </w:r>
    </w:p>
    <w:p w14:paraId="1559BBA4" w14:textId="77777777" w:rsidR="00AA5EF8" w:rsidRDefault="00635593">
      <w:pPr>
        <w:pStyle w:val="ListParagraph"/>
        <w:numPr>
          <w:ilvl w:val="0"/>
          <w:numId w:val="5"/>
        </w:numPr>
        <w:rPr>
          <w:rFonts w:ascii="Arial" w:hAnsi="Arial" w:cs="Arial"/>
        </w:rPr>
      </w:pPr>
      <w:r>
        <w:rPr>
          <w:rFonts w:ascii="Arial" w:hAnsi="Arial" w:cs="Arial"/>
        </w:rPr>
        <w:t>We find evidence that plant responses to fertilization of different resources are often correlated in direction, though magnitudes may differ.</w:t>
      </w:r>
    </w:p>
    <w:p w14:paraId="2E8037DB" w14:textId="77777777" w:rsidR="00AA5EF8" w:rsidRDefault="00635593">
      <w:pPr>
        <w:pStyle w:val="ListParagraph"/>
        <w:numPr>
          <w:ilvl w:val="1"/>
          <w:numId w:val="5"/>
        </w:numPr>
        <w:rPr>
          <w:rFonts w:ascii="Arial" w:hAnsi="Arial" w:cs="Arial"/>
        </w:rPr>
      </w:pPr>
      <w:r>
        <w:rPr>
          <w:rFonts w:ascii="Arial" w:hAnsi="Arial" w:cs="Arial"/>
        </w:rPr>
        <w:t>Certain physiological tradeoffs may govern this, such as differences in plant above- and below-ground investment</w:t>
      </w:r>
    </w:p>
    <w:p w14:paraId="07EB85A8" w14:textId="77777777" w:rsidR="00AA5EF8" w:rsidRDefault="00635593">
      <w:pPr>
        <w:pStyle w:val="ListParagraph"/>
        <w:numPr>
          <w:ilvl w:val="0"/>
          <w:numId w:val="5"/>
        </w:numPr>
        <w:rPr>
          <w:rFonts w:ascii="Arial" w:hAnsi="Arial" w:cs="Arial"/>
        </w:rPr>
      </w:pPr>
      <w:r>
        <w:rPr>
          <w:rFonts w:ascii="Arial" w:hAnsi="Arial" w:cs="Arial"/>
        </w:rPr>
        <w:t>As a result, effects of fertilization by different nutrients may be expected to compound, selecting for the same set of species</w:t>
      </w:r>
    </w:p>
    <w:p w14:paraId="7173413D" w14:textId="77777777" w:rsidR="00AA5EF8" w:rsidRDefault="00635593">
      <w:pPr>
        <w:pStyle w:val="ListParagraph"/>
        <w:numPr>
          <w:ilvl w:val="1"/>
          <w:numId w:val="5"/>
        </w:numPr>
        <w:rPr>
          <w:rFonts w:ascii="Arial" w:hAnsi="Arial" w:cs="Arial"/>
        </w:rPr>
      </w:pPr>
      <w:r>
        <w:rPr>
          <w:rFonts w:ascii="Arial" w:hAnsi="Arial" w:cs="Arial"/>
        </w:rPr>
        <w:t>Plant response to fertilization appears largely a function of resource supply, rather than resource identity.</w:t>
      </w:r>
    </w:p>
    <w:p w14:paraId="6D9ABEBD" w14:textId="77777777" w:rsidR="00AA5EF8" w:rsidRDefault="00635593">
      <w:pPr>
        <w:pStyle w:val="ListParagraph"/>
        <w:numPr>
          <w:ilvl w:val="0"/>
          <w:numId w:val="5"/>
        </w:numPr>
        <w:rPr>
          <w:rFonts w:ascii="Arial" w:hAnsi="Arial" w:cs="Arial"/>
        </w:rPr>
      </w:pPr>
      <w:r>
        <w:rPr>
          <w:rFonts w:ascii="Arial" w:hAnsi="Arial" w:cs="Arial"/>
        </w:rPr>
        <w:t>Other ecosystem attributes, such ecosystem functions, seem to show similar patterns of low dimensionality in response to removal of key consumers (Donohue et al. 2013).</w:t>
      </w:r>
    </w:p>
    <w:p w14:paraId="649442FB" w14:textId="77777777" w:rsidR="00AA5EF8" w:rsidRDefault="00635593">
      <w:pPr>
        <w:pStyle w:val="ListParagraph"/>
        <w:numPr>
          <w:ilvl w:val="1"/>
          <w:numId w:val="5"/>
        </w:numPr>
        <w:rPr>
          <w:rFonts w:ascii="Arial" w:hAnsi="Arial" w:cs="Arial"/>
        </w:rPr>
      </w:pPr>
      <w:r>
        <w:rPr>
          <w:rFonts w:ascii="Arial" w:hAnsi="Arial" w:cs="Arial"/>
        </w:rPr>
        <w:t>Despite diverse changes to many systems, correlated responses to stressors may result in general biotic homogenization.</w:t>
      </w:r>
    </w:p>
    <w:p w14:paraId="26DA8DCC" w14:textId="77777777" w:rsidR="00AA5EF8" w:rsidRDefault="00635593">
      <w:pPr>
        <w:pStyle w:val="ListParagraph"/>
        <w:numPr>
          <w:ilvl w:val="0"/>
          <w:numId w:val="5"/>
        </w:numPr>
      </w:pPr>
      <w:commentRangeStart w:id="31"/>
      <w:r>
        <w:rPr>
          <w:rFonts w:ascii="Arial" w:hAnsi="Arial" w:cs="Arial"/>
          <w:color w:val="FF0000"/>
          <w:sz w:val="20"/>
          <w:szCs w:val="20"/>
        </w:rPr>
        <w:t>This section, in particular, would benefit from more attention</w:t>
      </w:r>
      <w:commentRangeEnd w:id="31"/>
      <w:ins w:id="32" w:author="Siddharth Bharath" w:date="2020-01-14T11:48:00Z">
        <w:r>
          <w:commentReference w:id="31"/>
        </w:r>
      </w:ins>
    </w:p>
    <w:p w14:paraId="297E9331" w14:textId="77777777" w:rsidR="00AA5EF8" w:rsidRDefault="00635593">
      <w:pPr>
        <w:rPr>
          <w:rFonts w:ascii="Arial" w:hAnsi="Arial" w:cs="Arial"/>
          <w:b/>
          <w:bCs/>
          <w:sz w:val="20"/>
          <w:szCs w:val="20"/>
        </w:rPr>
      </w:pPr>
      <w:r>
        <w:rPr>
          <w:rFonts w:ascii="Arial" w:hAnsi="Arial" w:cs="Arial"/>
          <w:b/>
          <w:bCs/>
          <w:sz w:val="20"/>
          <w:szCs w:val="20"/>
        </w:rPr>
        <w:t>References</w:t>
      </w:r>
    </w:p>
    <w:p w14:paraId="77E18E99" w14:textId="77777777" w:rsidR="00AA5EF8" w:rsidRDefault="00635593">
      <w:pPr>
        <w:pStyle w:val="NormalWeb"/>
        <w:spacing w:before="280" w:after="280"/>
        <w:ind w:left="480" w:hanging="480"/>
        <w:rPr>
          <w:rFonts w:ascii="Arial" w:hAnsi="Arial" w:cs="Arial"/>
          <w:sz w:val="20"/>
          <w:szCs w:val="20"/>
        </w:rPr>
      </w:pPr>
      <w:r>
        <w:rPr>
          <w:rFonts w:ascii="Arial" w:hAnsi="Arial" w:cs="Arial"/>
          <w:sz w:val="20"/>
          <w:szCs w:val="20"/>
        </w:rPr>
        <w:t xml:space="preserve">Donohue, I., O. L. </w:t>
      </w:r>
      <w:proofErr w:type="spellStart"/>
      <w:r>
        <w:rPr>
          <w:rFonts w:ascii="Arial" w:hAnsi="Arial" w:cs="Arial"/>
          <w:sz w:val="20"/>
          <w:szCs w:val="20"/>
        </w:rPr>
        <w:t>Petchey</w:t>
      </w:r>
      <w:proofErr w:type="spellEnd"/>
      <w:r>
        <w:rPr>
          <w:rFonts w:ascii="Arial" w:hAnsi="Arial" w:cs="Arial"/>
          <w:sz w:val="20"/>
          <w:szCs w:val="20"/>
        </w:rPr>
        <w:t xml:space="preserve">, J. M. Montoya, A. L. Jackson, L. </w:t>
      </w:r>
      <w:proofErr w:type="spellStart"/>
      <w:r>
        <w:rPr>
          <w:rFonts w:ascii="Arial" w:hAnsi="Arial" w:cs="Arial"/>
          <w:sz w:val="20"/>
          <w:szCs w:val="20"/>
        </w:rPr>
        <w:t>Mcnally</w:t>
      </w:r>
      <w:proofErr w:type="spellEnd"/>
      <w:r>
        <w:rPr>
          <w:rFonts w:ascii="Arial" w:hAnsi="Arial" w:cs="Arial"/>
          <w:sz w:val="20"/>
          <w:szCs w:val="20"/>
        </w:rPr>
        <w:t xml:space="preserve">, M. </w:t>
      </w:r>
      <w:proofErr w:type="spellStart"/>
      <w:r>
        <w:rPr>
          <w:rFonts w:ascii="Arial" w:hAnsi="Arial" w:cs="Arial"/>
          <w:sz w:val="20"/>
          <w:szCs w:val="20"/>
        </w:rPr>
        <w:t>Viana</w:t>
      </w:r>
      <w:proofErr w:type="spellEnd"/>
      <w:r>
        <w:rPr>
          <w:rFonts w:ascii="Arial" w:hAnsi="Arial" w:cs="Arial"/>
          <w:sz w:val="20"/>
          <w:szCs w:val="20"/>
        </w:rPr>
        <w:t xml:space="preserve">, K. Healy, M. </w:t>
      </w:r>
      <w:proofErr w:type="spellStart"/>
      <w:r>
        <w:rPr>
          <w:rFonts w:ascii="Arial" w:hAnsi="Arial" w:cs="Arial"/>
          <w:sz w:val="20"/>
          <w:szCs w:val="20"/>
        </w:rPr>
        <w:t>Lurgi</w:t>
      </w:r>
      <w:proofErr w:type="spellEnd"/>
      <w:r>
        <w:rPr>
          <w:rFonts w:ascii="Arial" w:hAnsi="Arial" w:cs="Arial"/>
          <w:sz w:val="20"/>
          <w:szCs w:val="20"/>
        </w:rPr>
        <w:t xml:space="preserve">, N. E. O’Connor, and M. C. Emmerson. 2013. </w:t>
      </w:r>
      <w:proofErr w:type="gramStart"/>
      <w:r>
        <w:rPr>
          <w:rFonts w:ascii="Arial" w:hAnsi="Arial" w:cs="Arial"/>
          <w:sz w:val="20"/>
          <w:szCs w:val="20"/>
        </w:rPr>
        <w:t>On</w:t>
      </w:r>
      <w:proofErr w:type="gramEnd"/>
      <w:r>
        <w:rPr>
          <w:rFonts w:ascii="Arial" w:hAnsi="Arial" w:cs="Arial"/>
          <w:sz w:val="20"/>
          <w:szCs w:val="20"/>
        </w:rPr>
        <w:t xml:space="preserve"> the dimensionality of ecological stability. Ecology Letters 16:421–429.</w:t>
      </w:r>
    </w:p>
    <w:p w14:paraId="23286E95" w14:textId="77777777" w:rsidR="00AA5EF8" w:rsidRDefault="00635593">
      <w:pPr>
        <w:pStyle w:val="NormalWeb"/>
        <w:spacing w:before="280" w:after="280"/>
        <w:ind w:left="480" w:hanging="480"/>
        <w:rPr>
          <w:rFonts w:ascii="Arial" w:hAnsi="Arial" w:cs="Arial"/>
          <w:sz w:val="20"/>
          <w:szCs w:val="20"/>
        </w:rPr>
      </w:pPr>
      <w:proofErr w:type="spellStart"/>
      <w:r>
        <w:rPr>
          <w:rFonts w:ascii="Arial" w:hAnsi="Arial" w:cs="Arial"/>
          <w:sz w:val="20"/>
          <w:szCs w:val="20"/>
        </w:rPr>
        <w:t>Harpole</w:t>
      </w:r>
      <w:proofErr w:type="spellEnd"/>
      <w:r>
        <w:rPr>
          <w:rFonts w:ascii="Arial" w:hAnsi="Arial" w:cs="Arial"/>
          <w:sz w:val="20"/>
          <w:szCs w:val="20"/>
        </w:rPr>
        <w:t xml:space="preserve">, W. S., L. L. Sullivan, E. M. Lind, J. </w:t>
      </w:r>
      <w:proofErr w:type="spellStart"/>
      <w:r>
        <w:rPr>
          <w:rFonts w:ascii="Arial" w:hAnsi="Arial" w:cs="Arial"/>
          <w:sz w:val="20"/>
          <w:szCs w:val="20"/>
        </w:rPr>
        <w:t>Firn</w:t>
      </w:r>
      <w:proofErr w:type="spellEnd"/>
      <w:r>
        <w:rPr>
          <w:rFonts w:ascii="Arial" w:hAnsi="Arial" w:cs="Arial"/>
          <w:sz w:val="20"/>
          <w:szCs w:val="20"/>
        </w:rPr>
        <w:t xml:space="preserve">, P. B. Adler, E. T. Borer, J. Chase, P. A. Fay, Y. </w:t>
      </w:r>
      <w:proofErr w:type="spellStart"/>
      <w:r>
        <w:rPr>
          <w:rFonts w:ascii="Arial" w:hAnsi="Arial" w:cs="Arial"/>
          <w:sz w:val="20"/>
          <w:szCs w:val="20"/>
        </w:rPr>
        <w:t>Hautier</w:t>
      </w:r>
      <w:proofErr w:type="spellEnd"/>
      <w:r>
        <w:rPr>
          <w:rFonts w:ascii="Arial" w:hAnsi="Arial" w:cs="Arial"/>
          <w:sz w:val="20"/>
          <w:szCs w:val="20"/>
        </w:rPr>
        <w:t xml:space="preserve">, H. </w:t>
      </w:r>
      <w:proofErr w:type="spellStart"/>
      <w:r>
        <w:rPr>
          <w:rFonts w:ascii="Arial" w:hAnsi="Arial" w:cs="Arial"/>
          <w:sz w:val="20"/>
          <w:szCs w:val="20"/>
        </w:rPr>
        <w:t>Hillebrand</w:t>
      </w:r>
      <w:proofErr w:type="spellEnd"/>
      <w:r>
        <w:rPr>
          <w:rFonts w:ascii="Arial" w:hAnsi="Arial" w:cs="Arial"/>
          <w:sz w:val="20"/>
          <w:szCs w:val="20"/>
        </w:rPr>
        <w:t xml:space="preserve">, A. S. MacDougall, E. W. </w:t>
      </w:r>
      <w:proofErr w:type="spellStart"/>
      <w:r>
        <w:rPr>
          <w:rFonts w:ascii="Arial" w:hAnsi="Arial" w:cs="Arial"/>
          <w:sz w:val="20"/>
          <w:szCs w:val="20"/>
        </w:rPr>
        <w:t>Seabloom</w:t>
      </w:r>
      <w:proofErr w:type="spellEnd"/>
      <w:r>
        <w:rPr>
          <w:rFonts w:ascii="Arial" w:hAnsi="Arial" w:cs="Arial"/>
          <w:sz w:val="20"/>
          <w:szCs w:val="20"/>
        </w:rPr>
        <w:t xml:space="preserve">, J. D. Bakker, M. W. </w:t>
      </w:r>
      <w:proofErr w:type="spellStart"/>
      <w:r>
        <w:rPr>
          <w:rFonts w:ascii="Arial" w:hAnsi="Arial" w:cs="Arial"/>
          <w:sz w:val="20"/>
          <w:szCs w:val="20"/>
        </w:rPr>
        <w:t>Cadotte</w:t>
      </w:r>
      <w:proofErr w:type="spellEnd"/>
      <w:r>
        <w:rPr>
          <w:rFonts w:ascii="Arial" w:hAnsi="Arial" w:cs="Arial"/>
          <w:sz w:val="20"/>
          <w:szCs w:val="20"/>
        </w:rPr>
        <w:t xml:space="preserve">, E. J. </w:t>
      </w:r>
      <w:proofErr w:type="spellStart"/>
      <w:r>
        <w:rPr>
          <w:rFonts w:ascii="Arial" w:hAnsi="Arial" w:cs="Arial"/>
          <w:sz w:val="20"/>
          <w:szCs w:val="20"/>
        </w:rPr>
        <w:t>Chaneton</w:t>
      </w:r>
      <w:proofErr w:type="spellEnd"/>
      <w:r>
        <w:rPr>
          <w:rFonts w:ascii="Arial" w:hAnsi="Arial" w:cs="Arial"/>
          <w:sz w:val="20"/>
          <w:szCs w:val="20"/>
        </w:rPr>
        <w:t xml:space="preserve">, C. Chu, N. Hagenah, K. </w:t>
      </w:r>
      <w:proofErr w:type="spellStart"/>
      <w:r>
        <w:rPr>
          <w:rFonts w:ascii="Arial" w:hAnsi="Arial" w:cs="Arial"/>
          <w:sz w:val="20"/>
          <w:szCs w:val="20"/>
        </w:rPr>
        <w:t>Kirkman</w:t>
      </w:r>
      <w:proofErr w:type="spellEnd"/>
      <w:r>
        <w:rPr>
          <w:rFonts w:ascii="Arial" w:hAnsi="Arial" w:cs="Arial"/>
          <w:sz w:val="20"/>
          <w:szCs w:val="20"/>
        </w:rPr>
        <w:t xml:space="preserve">, K. J. La Pierre, J. L. Moore, J. W. Morgan, S. M. Prober, A. C. </w:t>
      </w:r>
      <w:proofErr w:type="spellStart"/>
      <w:r>
        <w:rPr>
          <w:rFonts w:ascii="Arial" w:hAnsi="Arial" w:cs="Arial"/>
          <w:sz w:val="20"/>
          <w:szCs w:val="20"/>
        </w:rPr>
        <w:t>Risch</w:t>
      </w:r>
      <w:proofErr w:type="spellEnd"/>
      <w:r>
        <w:rPr>
          <w:rFonts w:ascii="Arial" w:hAnsi="Arial" w:cs="Arial"/>
          <w:sz w:val="20"/>
          <w:szCs w:val="20"/>
        </w:rPr>
        <w:t xml:space="preserve">, M. </w:t>
      </w:r>
      <w:proofErr w:type="spellStart"/>
      <w:r>
        <w:rPr>
          <w:rFonts w:ascii="Arial" w:hAnsi="Arial" w:cs="Arial"/>
          <w:sz w:val="20"/>
          <w:szCs w:val="20"/>
        </w:rPr>
        <w:t>Schuetz</w:t>
      </w:r>
      <w:proofErr w:type="spellEnd"/>
      <w:r>
        <w:rPr>
          <w:rFonts w:ascii="Arial" w:hAnsi="Arial" w:cs="Arial"/>
          <w:sz w:val="20"/>
          <w:szCs w:val="20"/>
        </w:rPr>
        <w:t>, and C. J. Stevens. 2017. Out of the shadows: multiple nutrient limitations drive relationships among biomass, light and plant diversity. Functional Ecology 31:1839–1846.</w:t>
      </w:r>
    </w:p>
    <w:p w14:paraId="61270C4A" w14:textId="77777777" w:rsidR="00AA5EF8" w:rsidRDefault="00635593">
      <w:pPr>
        <w:pStyle w:val="NormalWeb"/>
        <w:spacing w:before="280" w:after="280"/>
        <w:ind w:left="480" w:hanging="480"/>
        <w:rPr>
          <w:rFonts w:ascii="Arial" w:hAnsi="Arial" w:cs="Arial"/>
          <w:sz w:val="20"/>
          <w:szCs w:val="20"/>
        </w:rPr>
      </w:pPr>
      <w:proofErr w:type="spellStart"/>
      <w:r>
        <w:rPr>
          <w:rFonts w:ascii="Arial" w:hAnsi="Arial" w:cs="Arial"/>
          <w:sz w:val="20"/>
          <w:szCs w:val="20"/>
        </w:rPr>
        <w:t>Harpole</w:t>
      </w:r>
      <w:proofErr w:type="spellEnd"/>
      <w:r>
        <w:rPr>
          <w:rFonts w:ascii="Arial" w:hAnsi="Arial" w:cs="Arial"/>
          <w:sz w:val="20"/>
          <w:szCs w:val="20"/>
        </w:rPr>
        <w:t xml:space="preserve">, W. S., L. L. Sullivan, E. M. Lind, J. </w:t>
      </w:r>
      <w:proofErr w:type="spellStart"/>
      <w:r>
        <w:rPr>
          <w:rFonts w:ascii="Arial" w:hAnsi="Arial" w:cs="Arial"/>
          <w:sz w:val="20"/>
          <w:szCs w:val="20"/>
        </w:rPr>
        <w:t>Firn</w:t>
      </w:r>
      <w:proofErr w:type="spellEnd"/>
      <w:r>
        <w:rPr>
          <w:rFonts w:ascii="Arial" w:hAnsi="Arial" w:cs="Arial"/>
          <w:sz w:val="20"/>
          <w:szCs w:val="20"/>
        </w:rPr>
        <w:t xml:space="preserve">, P. B. Adler, E. T. Borer, J. Chase, P. A. Fay, Y. </w:t>
      </w:r>
      <w:proofErr w:type="spellStart"/>
      <w:r>
        <w:rPr>
          <w:rFonts w:ascii="Arial" w:hAnsi="Arial" w:cs="Arial"/>
          <w:sz w:val="20"/>
          <w:szCs w:val="20"/>
        </w:rPr>
        <w:t>Hautier</w:t>
      </w:r>
      <w:proofErr w:type="spellEnd"/>
      <w:r>
        <w:rPr>
          <w:rFonts w:ascii="Arial" w:hAnsi="Arial" w:cs="Arial"/>
          <w:sz w:val="20"/>
          <w:szCs w:val="20"/>
        </w:rPr>
        <w:t xml:space="preserve">, H. </w:t>
      </w:r>
      <w:proofErr w:type="spellStart"/>
      <w:r>
        <w:rPr>
          <w:rFonts w:ascii="Arial" w:hAnsi="Arial" w:cs="Arial"/>
          <w:sz w:val="20"/>
          <w:szCs w:val="20"/>
        </w:rPr>
        <w:t>Hillebrand</w:t>
      </w:r>
      <w:proofErr w:type="spellEnd"/>
      <w:r>
        <w:rPr>
          <w:rFonts w:ascii="Arial" w:hAnsi="Arial" w:cs="Arial"/>
          <w:sz w:val="20"/>
          <w:szCs w:val="20"/>
        </w:rPr>
        <w:t xml:space="preserve">, A. S. MacDougall, E. W. </w:t>
      </w:r>
      <w:proofErr w:type="spellStart"/>
      <w:r>
        <w:rPr>
          <w:rFonts w:ascii="Arial" w:hAnsi="Arial" w:cs="Arial"/>
          <w:sz w:val="20"/>
          <w:szCs w:val="20"/>
        </w:rPr>
        <w:t>Seabloom</w:t>
      </w:r>
      <w:proofErr w:type="spellEnd"/>
      <w:r>
        <w:rPr>
          <w:rFonts w:ascii="Arial" w:hAnsi="Arial" w:cs="Arial"/>
          <w:sz w:val="20"/>
          <w:szCs w:val="20"/>
        </w:rPr>
        <w:t xml:space="preserve">, R. Williams, J. D. Bakker, M. W. </w:t>
      </w:r>
      <w:proofErr w:type="spellStart"/>
      <w:r>
        <w:rPr>
          <w:rFonts w:ascii="Arial" w:hAnsi="Arial" w:cs="Arial"/>
          <w:sz w:val="20"/>
          <w:szCs w:val="20"/>
        </w:rPr>
        <w:t>Cadotte</w:t>
      </w:r>
      <w:proofErr w:type="spellEnd"/>
      <w:r>
        <w:rPr>
          <w:rFonts w:ascii="Arial" w:hAnsi="Arial" w:cs="Arial"/>
          <w:sz w:val="20"/>
          <w:szCs w:val="20"/>
        </w:rPr>
        <w:t xml:space="preserve">, E. J. </w:t>
      </w:r>
      <w:proofErr w:type="spellStart"/>
      <w:r>
        <w:rPr>
          <w:rFonts w:ascii="Arial" w:hAnsi="Arial" w:cs="Arial"/>
          <w:sz w:val="20"/>
          <w:szCs w:val="20"/>
        </w:rPr>
        <w:t>Chaneton</w:t>
      </w:r>
      <w:proofErr w:type="spellEnd"/>
      <w:r>
        <w:rPr>
          <w:rFonts w:ascii="Arial" w:hAnsi="Arial" w:cs="Arial"/>
          <w:sz w:val="20"/>
          <w:szCs w:val="20"/>
        </w:rPr>
        <w:t xml:space="preserve">, C. Chu, E. E. Cleland, C. </w:t>
      </w:r>
      <w:proofErr w:type="spellStart"/>
      <w:r>
        <w:rPr>
          <w:rFonts w:ascii="Arial" w:hAnsi="Arial" w:cs="Arial"/>
          <w:sz w:val="20"/>
          <w:szCs w:val="20"/>
        </w:rPr>
        <w:t>D’Antonio</w:t>
      </w:r>
      <w:proofErr w:type="spellEnd"/>
      <w:r>
        <w:rPr>
          <w:rFonts w:ascii="Arial" w:hAnsi="Arial" w:cs="Arial"/>
          <w:sz w:val="20"/>
          <w:szCs w:val="20"/>
        </w:rPr>
        <w:t xml:space="preserve">, K. F. Davies, D. S. </w:t>
      </w:r>
      <w:proofErr w:type="spellStart"/>
      <w:r>
        <w:rPr>
          <w:rFonts w:ascii="Arial" w:hAnsi="Arial" w:cs="Arial"/>
          <w:sz w:val="20"/>
          <w:szCs w:val="20"/>
        </w:rPr>
        <w:t>Gruner</w:t>
      </w:r>
      <w:proofErr w:type="spellEnd"/>
      <w:r>
        <w:rPr>
          <w:rFonts w:ascii="Arial" w:hAnsi="Arial" w:cs="Arial"/>
          <w:sz w:val="20"/>
          <w:szCs w:val="20"/>
        </w:rPr>
        <w:t xml:space="preserve">, N. Hagenah, K. </w:t>
      </w:r>
      <w:proofErr w:type="spellStart"/>
      <w:r>
        <w:rPr>
          <w:rFonts w:ascii="Arial" w:hAnsi="Arial" w:cs="Arial"/>
          <w:sz w:val="20"/>
          <w:szCs w:val="20"/>
        </w:rPr>
        <w:t>Kirkman</w:t>
      </w:r>
      <w:proofErr w:type="spellEnd"/>
      <w:r>
        <w:rPr>
          <w:rFonts w:ascii="Arial" w:hAnsi="Arial" w:cs="Arial"/>
          <w:sz w:val="20"/>
          <w:szCs w:val="20"/>
        </w:rPr>
        <w:t xml:space="preserve">, J. M. H. Knops, K. J. La Pierre, R. L. </w:t>
      </w:r>
      <w:proofErr w:type="spellStart"/>
      <w:r>
        <w:rPr>
          <w:rFonts w:ascii="Arial" w:hAnsi="Arial" w:cs="Arial"/>
          <w:sz w:val="20"/>
          <w:szCs w:val="20"/>
        </w:rPr>
        <w:t>McCulley</w:t>
      </w:r>
      <w:proofErr w:type="spellEnd"/>
      <w:r>
        <w:rPr>
          <w:rFonts w:ascii="Arial" w:hAnsi="Arial" w:cs="Arial"/>
          <w:sz w:val="20"/>
          <w:szCs w:val="20"/>
        </w:rPr>
        <w:t xml:space="preserve">, J. L. Moore, J. W. Morgan, S. M. Prober, A. C. </w:t>
      </w:r>
      <w:proofErr w:type="spellStart"/>
      <w:r>
        <w:rPr>
          <w:rFonts w:ascii="Arial" w:hAnsi="Arial" w:cs="Arial"/>
          <w:sz w:val="20"/>
          <w:szCs w:val="20"/>
        </w:rPr>
        <w:t>Risch</w:t>
      </w:r>
      <w:proofErr w:type="spellEnd"/>
      <w:r>
        <w:rPr>
          <w:rFonts w:ascii="Arial" w:hAnsi="Arial" w:cs="Arial"/>
          <w:sz w:val="20"/>
          <w:szCs w:val="20"/>
        </w:rPr>
        <w:t xml:space="preserve">, M. </w:t>
      </w:r>
      <w:proofErr w:type="spellStart"/>
      <w:r>
        <w:rPr>
          <w:rFonts w:ascii="Arial" w:hAnsi="Arial" w:cs="Arial"/>
          <w:sz w:val="20"/>
          <w:szCs w:val="20"/>
        </w:rPr>
        <w:t>Schuetz</w:t>
      </w:r>
      <w:proofErr w:type="spellEnd"/>
      <w:r>
        <w:rPr>
          <w:rFonts w:ascii="Arial" w:hAnsi="Arial" w:cs="Arial"/>
          <w:sz w:val="20"/>
          <w:szCs w:val="20"/>
        </w:rPr>
        <w:t xml:space="preserve">, C. J. Stevens, and P. D. </w:t>
      </w:r>
      <w:proofErr w:type="spellStart"/>
      <w:r>
        <w:rPr>
          <w:rFonts w:ascii="Arial" w:hAnsi="Arial" w:cs="Arial"/>
          <w:sz w:val="20"/>
          <w:szCs w:val="20"/>
        </w:rPr>
        <w:t>Wragg</w:t>
      </w:r>
      <w:proofErr w:type="spellEnd"/>
      <w:r>
        <w:rPr>
          <w:rFonts w:ascii="Arial" w:hAnsi="Arial" w:cs="Arial"/>
          <w:sz w:val="20"/>
          <w:szCs w:val="20"/>
        </w:rPr>
        <w:t>. 2016. Addition of multiple limiting resources reduces grassland diversity. Nature 537:93–96.</w:t>
      </w:r>
    </w:p>
    <w:p w14:paraId="320F5BA2" w14:textId="77777777" w:rsidR="00AA5EF8" w:rsidRDefault="00635593">
      <w:pPr>
        <w:spacing w:after="0" w:line="276" w:lineRule="auto"/>
        <w:rPr>
          <w:rFonts w:ascii="Arial" w:hAnsi="Arial" w:cs="Arial"/>
          <w:sz w:val="20"/>
          <w:szCs w:val="20"/>
        </w:rPr>
      </w:pPr>
      <w:r>
        <w:rPr>
          <w:rFonts w:ascii="Arial" w:hAnsi="Arial" w:cs="Arial"/>
          <w:b/>
          <w:sz w:val="20"/>
          <w:szCs w:val="20"/>
        </w:rPr>
        <w:lastRenderedPageBreak/>
        <w:t>Figure 1:</w:t>
      </w:r>
      <w:r>
        <w:rPr>
          <w:rFonts w:ascii="Arial" w:hAnsi="Arial" w:cs="Arial"/>
          <w:sz w:val="20"/>
          <w:szCs w:val="20"/>
        </w:rPr>
        <w:t xml:space="preserve"> </w:t>
      </w:r>
    </w:p>
    <w:p w14:paraId="123B2D25" w14:textId="77777777" w:rsidR="00AA5EF8" w:rsidRDefault="00635593">
      <w:pPr>
        <w:rPr>
          <w:rFonts w:ascii="Arial" w:hAnsi="Arial" w:cs="Arial"/>
          <w:sz w:val="20"/>
          <w:szCs w:val="20"/>
        </w:rPr>
      </w:pPr>
      <w:r>
        <w:rPr>
          <w:rFonts w:ascii="Arial" w:hAnsi="Arial" w:cs="Arial"/>
          <w:sz w:val="20"/>
          <w:szCs w:val="20"/>
        </w:rPr>
        <w:t>Conceptual diagram illustrating low dimensional (a-c) and high dimensional (d-f) community responses to enrichment of nitrogen (N), phosphorous (P), and potassium and other micronutrients (K). In a low dimensional system, species responses to different limiting nutrients are strongly inter-correlated (a). The resulting 3-dimensional visualization of these species responses (b) are captured by a linear ellipsoid, which may be decomposed in a principal components analysis (PCA) where a single dominant eigenvector, “PC1”, accounts for a large proportion of the overall variance. In a high-dimensional system, species responses to different limiting resources are not correlated (d), producing a spherical ellipsoid in 3-dimensional space (e). The resulting PCA decomposition shows more even apportioning of variance across the three eigenvectors (f).</w:t>
      </w:r>
    </w:p>
    <w:p w14:paraId="033FAF60" w14:textId="77777777" w:rsidR="00AA5EF8" w:rsidRDefault="00635593">
      <w:pPr>
        <w:rPr>
          <w:rFonts w:ascii="Arial" w:hAnsi="Arial" w:cs="Arial"/>
          <w:b/>
          <w:sz w:val="20"/>
          <w:szCs w:val="20"/>
        </w:rPr>
      </w:pPr>
      <w:r>
        <w:rPr>
          <w:rFonts w:ascii="Arial" w:hAnsi="Arial" w:cs="Arial"/>
          <w:b/>
          <w:noProof/>
          <w:sz w:val="20"/>
          <w:szCs w:val="20"/>
        </w:rPr>
        <w:drawing>
          <wp:anchor distT="114300" distB="114300" distL="114300" distR="114300" simplePos="0" relativeHeight="3" behindDoc="0" locked="0" layoutInCell="1" allowOverlap="1" wp14:anchorId="3FE15AA2" wp14:editId="435ED217">
            <wp:simplePos x="0" y="0"/>
            <wp:positionH relativeFrom="column">
              <wp:posOffset>-180975</wp:posOffset>
            </wp:positionH>
            <wp:positionV relativeFrom="paragraph">
              <wp:posOffset>133350</wp:posOffset>
            </wp:positionV>
            <wp:extent cx="6305550" cy="3728720"/>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6305550" cy="3728720"/>
                    </a:xfrm>
                    <a:prstGeom prst="rect">
                      <a:avLst/>
                    </a:prstGeom>
                  </pic:spPr>
                </pic:pic>
              </a:graphicData>
            </a:graphic>
          </wp:anchor>
        </w:drawing>
      </w:r>
      <w:r>
        <w:br w:type="page"/>
      </w:r>
    </w:p>
    <w:p w14:paraId="3D379B90" w14:textId="77777777" w:rsidR="00AA5EF8" w:rsidRDefault="00635593">
      <w:pPr>
        <w:rPr>
          <w:rFonts w:ascii="Arial" w:hAnsi="Arial" w:cs="Arial"/>
          <w:b/>
          <w:sz w:val="20"/>
          <w:szCs w:val="20"/>
        </w:rPr>
      </w:pPr>
      <w:r>
        <w:rPr>
          <w:rFonts w:ascii="Arial" w:hAnsi="Arial" w:cs="Arial"/>
          <w:b/>
          <w:sz w:val="20"/>
          <w:szCs w:val="20"/>
        </w:rPr>
        <w:lastRenderedPageBreak/>
        <w:t>Figure 2:</w:t>
      </w:r>
    </w:p>
    <w:p w14:paraId="1957CB2B" w14:textId="77777777" w:rsidR="00AA5EF8" w:rsidRDefault="00635593">
      <w:pPr>
        <w:pStyle w:val="ListParagraph"/>
        <w:numPr>
          <w:ilvl w:val="0"/>
          <w:numId w:val="3"/>
        </w:numPr>
      </w:pPr>
      <w:r>
        <w:rPr>
          <w:rFonts w:ascii="Arial" w:hAnsi="Arial" w:cs="Arial"/>
          <w:sz w:val="20"/>
          <w:szCs w:val="20"/>
        </w:rPr>
        <w:t xml:space="preserve">Frequency of sites exhibiting significant (p &lt; 0.05) effects of experimental fertilization on plant community composition. Of 50 total sites, 35 showed significant compositional changes to all three fertilization treatments, </w:t>
      </w:r>
      <w:commentRangeStart w:id="33"/>
      <w:r>
        <w:rPr>
          <w:rFonts w:ascii="Arial" w:hAnsi="Arial" w:cs="Arial"/>
          <w:sz w:val="20"/>
          <w:szCs w:val="20"/>
        </w:rPr>
        <w:t>while 1 site showed non-significant compositional responses to all fertilization treatments.</w:t>
      </w:r>
      <w:commentRangeEnd w:id="33"/>
      <w:ins w:id="34" w:author="Siddharth Bharath" w:date="2020-01-14T10:54:00Z">
        <w:r>
          <w:commentReference w:id="33"/>
        </w:r>
      </w:ins>
    </w:p>
    <w:p w14:paraId="5819F1A8" w14:textId="77777777" w:rsidR="00AA5EF8" w:rsidRDefault="00635593">
      <w:pPr>
        <w:pStyle w:val="ListParagraph"/>
        <w:numPr>
          <w:ilvl w:val="0"/>
          <w:numId w:val="3"/>
        </w:numPr>
        <w:rPr>
          <w:rFonts w:ascii="Arial" w:hAnsi="Arial" w:cs="Arial"/>
          <w:sz w:val="20"/>
          <w:szCs w:val="20"/>
        </w:rPr>
      </w:pPr>
      <w:r>
        <w:rPr>
          <w:rFonts w:ascii="Arial" w:hAnsi="Arial" w:cs="Arial"/>
          <w:sz w:val="20"/>
          <w:szCs w:val="20"/>
        </w:rPr>
        <w:t>Rate of estimated fertilization-driven change in species composition. The rate of total compositional change was calculated as the magnitude of the vector of estimated species response coefficients, estimating net change in log</w:t>
      </w:r>
      <w:r>
        <w:rPr>
          <w:rFonts w:ascii="Arial" w:hAnsi="Arial" w:cs="Arial"/>
          <w:sz w:val="20"/>
          <w:szCs w:val="20"/>
          <w:vertAlign w:val="subscript"/>
        </w:rPr>
        <w:t>2</w:t>
      </w:r>
      <w:r>
        <w:rPr>
          <w:rFonts w:ascii="Arial" w:hAnsi="Arial" w:cs="Arial"/>
          <w:sz w:val="20"/>
          <w:szCs w:val="20"/>
        </w:rPr>
        <w:t>-transformed species cover per log-transformed of treatment. Higher values indicate greater overall rate of compositional change.</w:t>
      </w:r>
    </w:p>
    <w:p w14:paraId="7658AD58" w14:textId="77777777" w:rsidR="00AA5EF8" w:rsidRDefault="00C45F96">
      <w:pPr>
        <w:rPr>
          <w:rFonts w:ascii="Arial" w:hAnsi="Arial" w:cs="Arial"/>
          <w:b/>
          <w:sz w:val="20"/>
          <w:szCs w:val="20"/>
        </w:rPr>
      </w:pPr>
      <w:ins w:id="35" w:author="Evan Batzer" w:date="2020-01-17T11:41:00Z">
        <w:r w:rsidRPr="00C45F96">
          <w:rPr>
            <w:rFonts w:ascii="Arial" w:hAnsi="Arial" w:cs="Arial"/>
            <w:noProof/>
            <w:sz w:val="20"/>
            <w:szCs w:val="20"/>
          </w:rPr>
          <mc:AlternateContent>
            <mc:Choice Requires="wps">
              <w:drawing>
                <wp:anchor distT="0" distB="0" distL="114300" distR="114300" simplePos="0" relativeHeight="251658240" behindDoc="0" locked="0" layoutInCell="1" allowOverlap="1" wp14:anchorId="27AEA302" wp14:editId="71B057B8">
                  <wp:simplePos x="0" y="0"/>
                  <wp:positionH relativeFrom="margin">
                    <wp:posOffset>-243444</wp:posOffset>
                  </wp:positionH>
                  <wp:positionV relativeFrom="paragraph">
                    <wp:posOffset>2015902</wp:posOffset>
                  </wp:positionV>
                  <wp:extent cx="1015340" cy="403761"/>
                  <wp:effectExtent l="0" t="0" r="13970" b="158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40" cy="403761"/>
                          </a:xfrm>
                          <a:prstGeom prst="rect">
                            <a:avLst/>
                          </a:prstGeom>
                          <a:noFill/>
                          <a:ln w="9525">
                            <a:solidFill>
                              <a:schemeClr val="tx1"/>
                            </a:solidFill>
                            <a:miter lim="800000"/>
                            <a:headEnd/>
                            <a:tailEnd/>
                          </a:ln>
                        </wps:spPr>
                        <wps:txbx>
                          <w:txbxContent>
                            <w:p w14:paraId="267CCC91" w14:textId="77777777" w:rsidR="00C45F96" w:rsidRDefault="00C45F96" w:rsidP="00C45F96">
                              <w:pPr>
                                <w:spacing w:after="0"/>
                                <w:jc w:val="center"/>
                                <w:rPr>
                                  <w:rFonts w:ascii="Arial" w:hAnsi="Arial" w:cs="Arial"/>
                                  <w:b/>
                                  <w:sz w:val="20"/>
                                  <w:szCs w:val="20"/>
                                </w:rPr>
                              </w:pPr>
                              <w:r w:rsidRPr="00C45F96">
                                <w:rPr>
                                  <w:rFonts w:ascii="Arial" w:hAnsi="Arial" w:cs="Arial"/>
                                  <w:b/>
                                  <w:sz w:val="20"/>
                                  <w:szCs w:val="20"/>
                                </w:rPr>
                                <w:t xml:space="preserve">No </w:t>
                              </w:r>
                              <w:r>
                                <w:rPr>
                                  <w:rFonts w:ascii="Arial" w:hAnsi="Arial" w:cs="Arial"/>
                                  <w:b/>
                                  <w:sz w:val="20"/>
                                  <w:szCs w:val="20"/>
                                </w:rPr>
                                <w:t>Response</w:t>
                              </w:r>
                            </w:p>
                            <w:p w14:paraId="1CC09A43" w14:textId="77777777" w:rsidR="00C45F96" w:rsidRPr="00C45F96" w:rsidRDefault="00C45F96" w:rsidP="00C45F96">
                              <w:pPr>
                                <w:spacing w:after="0"/>
                                <w:jc w:val="center"/>
                                <w:rPr>
                                  <w:rFonts w:ascii="Arial" w:hAnsi="Arial" w:cs="Arial"/>
                                  <w:b/>
                                  <w:sz w:val="24"/>
                                  <w:szCs w:val="20"/>
                                </w:rPr>
                              </w:pPr>
                              <w:r w:rsidRPr="00C45F96">
                                <w:rPr>
                                  <w:rFonts w:ascii="Arial" w:hAnsi="Arial" w:cs="Arial"/>
                                  <w:b/>
                                  <w:sz w:val="24"/>
                                  <w:szCs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AEA302" id="_x0000_t202" coordsize="21600,21600" o:spt="202" path="m,l,21600r21600,l21600,xe">
                  <v:stroke joinstyle="miter"/>
                  <v:path gradientshapeok="t" o:connecttype="rect"/>
                </v:shapetype>
                <v:shape id="Text Box 2" o:spid="_x0000_s1026" type="#_x0000_t202" style="position:absolute;margin-left:-19.15pt;margin-top:158.75pt;width:79.95pt;height:31.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" filled="f" strokecolor="black [3213]">
                  <v:textbox>
                    <w:txbxContent>
                      <w:p w14:paraId="267CCC91" w14:textId="77777777" w:rsidR="00C45F96" w:rsidRDefault="00C45F96" w:rsidP="00C45F96">
                        <w:pPr>
                          <w:spacing w:after="0"/>
                          <w:jc w:val="center"/>
                          <w:rPr>
                            <w:rFonts w:ascii="Arial" w:hAnsi="Arial" w:cs="Arial"/>
                            <w:b/>
                            <w:sz w:val="20"/>
                            <w:szCs w:val="20"/>
                          </w:rPr>
                        </w:pPr>
                        <w:r w:rsidRPr="00C45F96">
                          <w:rPr>
                            <w:rFonts w:ascii="Arial" w:hAnsi="Arial" w:cs="Arial"/>
                            <w:b/>
                            <w:sz w:val="20"/>
                            <w:szCs w:val="20"/>
                          </w:rPr>
                          <w:t xml:space="preserve">No </w:t>
                        </w:r>
                        <w:r>
                          <w:rPr>
                            <w:rFonts w:ascii="Arial" w:hAnsi="Arial" w:cs="Arial"/>
                            <w:b/>
                            <w:sz w:val="20"/>
                            <w:szCs w:val="20"/>
                          </w:rPr>
                          <w:t>Response</w:t>
                        </w:r>
                      </w:p>
                      <w:p w14:paraId="1CC09A43" w14:textId="77777777" w:rsidR="00C45F96" w:rsidRPr="00C45F96" w:rsidRDefault="00C45F96" w:rsidP="00C45F96">
                        <w:pPr>
                          <w:spacing w:after="0"/>
                          <w:jc w:val="center"/>
                          <w:rPr>
                            <w:rFonts w:ascii="Arial" w:hAnsi="Arial" w:cs="Arial"/>
                            <w:b/>
                            <w:sz w:val="24"/>
                            <w:szCs w:val="20"/>
                          </w:rPr>
                        </w:pPr>
                        <w:r w:rsidRPr="00C45F96">
                          <w:rPr>
                            <w:rFonts w:ascii="Arial" w:hAnsi="Arial" w:cs="Arial"/>
                            <w:b/>
                            <w:sz w:val="24"/>
                            <w:szCs w:val="20"/>
                          </w:rPr>
                          <w:t>1</w:t>
                        </w:r>
                      </w:p>
                    </w:txbxContent>
                  </v:textbox>
                  <w10:wrap anchorx="margin"/>
                </v:shape>
              </w:pict>
            </mc:Fallback>
          </mc:AlternateContent>
        </w:r>
      </w:ins>
      <w:r w:rsidR="00635593">
        <w:rPr>
          <w:noProof/>
        </w:rPr>
        <w:drawing>
          <wp:inline distT="0" distB="0" distL="0" distR="0" wp14:anchorId="15221F70" wp14:editId="591CCD40">
            <wp:extent cx="4747895" cy="403352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9"/>
                    <a:stretch>
                      <a:fillRect/>
                    </a:stretch>
                  </pic:blipFill>
                  <pic:spPr bwMode="auto">
                    <a:xfrm>
                      <a:off x="0" y="0"/>
                      <a:ext cx="4747895" cy="4033520"/>
                    </a:xfrm>
                    <a:prstGeom prst="rect">
                      <a:avLst/>
                    </a:prstGeom>
                  </pic:spPr>
                </pic:pic>
              </a:graphicData>
            </a:graphic>
          </wp:inline>
        </w:drawing>
      </w:r>
      <w:r w:rsidR="00635593">
        <w:br w:type="page"/>
      </w:r>
    </w:p>
    <w:p w14:paraId="42FEF7B7" w14:textId="77777777" w:rsidR="00AA5EF8" w:rsidRDefault="00635593">
      <w:pPr>
        <w:rPr>
          <w:rFonts w:ascii="Arial" w:hAnsi="Arial" w:cs="Arial"/>
          <w:b/>
          <w:sz w:val="20"/>
          <w:szCs w:val="20"/>
        </w:rPr>
      </w:pPr>
      <w:r>
        <w:rPr>
          <w:rFonts w:ascii="Arial" w:hAnsi="Arial" w:cs="Arial"/>
          <w:b/>
          <w:sz w:val="20"/>
          <w:szCs w:val="20"/>
        </w:rPr>
        <w:lastRenderedPageBreak/>
        <w:t>Figure 3</w:t>
      </w:r>
    </w:p>
    <w:p w14:paraId="4A71ECF0" w14:textId="77777777" w:rsidR="00AA5EF8" w:rsidRDefault="00635593">
      <w:pPr>
        <w:rPr>
          <w:rFonts w:ascii="Arial" w:hAnsi="Arial" w:cs="Arial"/>
          <w:sz w:val="20"/>
          <w:szCs w:val="20"/>
        </w:rPr>
      </w:pPr>
      <w:r>
        <w:rPr>
          <w:rFonts w:ascii="Arial" w:hAnsi="Arial" w:cs="Arial"/>
          <w:sz w:val="20"/>
          <w:szCs w:val="20"/>
        </w:rPr>
        <w:t xml:space="preserve">Three-dimensional visualization of species responses to fertilization treatments (Figure 3a) and associated principal components analysis (PCA) </w:t>
      </w:r>
      <w:proofErr w:type="spellStart"/>
      <w:r>
        <w:rPr>
          <w:rFonts w:ascii="Arial" w:hAnsi="Arial" w:cs="Arial"/>
          <w:sz w:val="20"/>
          <w:szCs w:val="20"/>
        </w:rPr>
        <w:t>screeplot</w:t>
      </w:r>
      <w:proofErr w:type="spellEnd"/>
      <w:r>
        <w:rPr>
          <w:rFonts w:ascii="Arial" w:hAnsi="Arial" w:cs="Arial"/>
          <w:sz w:val="20"/>
          <w:szCs w:val="20"/>
        </w:rPr>
        <w:t xml:space="preserve"> (Figure 3b). Positive correlations between estimated species responses produce an ellipsoid with a dominant first axis, as a majority of the overall response variation may be captured by the first eigenvector (Table 1). Permutation-based test of the magnitude of the first eigenvalue (PC1) is statistically significant (</w:t>
      </w:r>
      <w:r>
        <w:rPr>
          <w:rFonts w:ascii="Arial" w:hAnsi="Arial" w:cs="Arial"/>
          <w:i/>
          <w:sz w:val="20"/>
          <w:szCs w:val="20"/>
        </w:rPr>
        <w:t>p</w:t>
      </w:r>
      <w:r>
        <w:rPr>
          <w:rFonts w:ascii="Arial" w:hAnsi="Arial" w:cs="Arial"/>
          <w:sz w:val="20"/>
          <w:szCs w:val="20"/>
        </w:rPr>
        <w:t xml:space="preserve"> &lt; 0.01), indicating that the observed response pattern exhibits lower dimensionality than would be expected at random.</w:t>
      </w:r>
    </w:p>
    <w:p w14:paraId="0F9B9BA4" w14:textId="77777777" w:rsidR="00AA5EF8" w:rsidRDefault="00635593">
      <w:pPr>
        <w:rPr>
          <w:rFonts w:ascii="Arial" w:hAnsi="Arial" w:cs="Arial"/>
          <w:b/>
          <w:sz w:val="20"/>
          <w:szCs w:val="20"/>
        </w:rPr>
      </w:pPr>
      <w:r>
        <w:rPr>
          <w:rFonts w:ascii="Arial" w:hAnsi="Arial" w:cs="Arial"/>
          <w:b/>
          <w:noProof/>
          <w:sz w:val="20"/>
          <w:szCs w:val="20"/>
        </w:rPr>
        <mc:AlternateContent>
          <mc:Choice Requires="wpg">
            <w:drawing>
              <wp:anchor distT="0" distB="0" distL="114300" distR="114300" simplePos="0" relativeHeight="4" behindDoc="0" locked="0" layoutInCell="1" allowOverlap="1" wp14:anchorId="40FAE79E" wp14:editId="74946A4B">
                <wp:simplePos x="0" y="0"/>
                <wp:positionH relativeFrom="margin">
                  <wp:posOffset>31750</wp:posOffset>
                </wp:positionH>
                <wp:positionV relativeFrom="paragraph">
                  <wp:posOffset>149225</wp:posOffset>
                </wp:positionV>
                <wp:extent cx="5943600" cy="3529330"/>
                <wp:effectExtent l="0" t="0" r="635" b="0"/>
                <wp:wrapTopAndBottom/>
                <wp:docPr id="3" name="Group 8"/>
                <wp:cNvGraphicFramePr/>
                <a:graphic xmlns:a="http://schemas.openxmlformats.org/drawingml/2006/main">
                  <a:graphicData uri="http://schemas.microsoft.com/office/word/2010/wordprocessingGroup">
                    <wpg:wgp>
                      <wpg:cNvGrpSpPr/>
                      <wpg:grpSpPr>
                        <a:xfrm>
                          <a:off x="0" y="0"/>
                          <a:ext cx="5942880" cy="3528720"/>
                          <a:chOff x="0" y="0"/>
                          <a:chExt cx="0" cy="0"/>
                        </a:xfrm>
                      </wpg:grpSpPr>
                      <pic:pic xmlns:pic="http://schemas.openxmlformats.org/drawingml/2006/picture">
                        <pic:nvPicPr>
                          <pic:cNvPr id="4" name="image2.png"/>
                          <pic:cNvPicPr/>
                        </pic:nvPicPr>
                        <pic:blipFill>
                          <a:blip r:embed="rId10"/>
                          <a:stretch/>
                        </pic:blipFill>
                        <pic:spPr>
                          <a:xfrm>
                            <a:off x="3610080" y="0"/>
                            <a:ext cx="2333160" cy="3528720"/>
                          </a:xfrm>
                          <a:prstGeom prst="rect">
                            <a:avLst/>
                          </a:prstGeom>
                          <a:ln>
                            <a:noFill/>
                          </a:ln>
                        </pic:spPr>
                      </pic:pic>
                      <pic:pic xmlns:pic="http://schemas.openxmlformats.org/drawingml/2006/picture">
                        <pic:nvPicPr>
                          <pic:cNvPr id="5" name="image3.png"/>
                          <pic:cNvPicPr/>
                        </pic:nvPicPr>
                        <pic:blipFill>
                          <a:blip r:embed="rId11"/>
                          <a:stretch/>
                        </pic:blipFill>
                        <pic:spPr>
                          <a:xfrm>
                            <a:off x="0" y="0"/>
                            <a:ext cx="3375720" cy="3232080"/>
                          </a:xfrm>
                          <a:prstGeom prst="rect">
                            <a:avLst/>
                          </a:prstGeom>
                          <a:ln>
                            <a:noFill/>
                          </a:ln>
                        </pic:spPr>
                      </pic:pic>
                    </wpg:wgp>
                  </a:graphicData>
                </a:graphic>
              </wp:anchor>
            </w:drawing>
          </mc:Choice>
          <mc:Fallback>
            <w:pict>
              <v:group id="shape_0" alt="Group 8" style="position:absolute;margin-left:2.5pt;margin-top:11.75pt;width:467.95pt;height:277.85pt" coordorigin="50,235" coordsize="9359,555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2.png" stroked="f" style="position:absolute;left:5735;top:235;width:3673;height:5556;mso-position-horizontal-relative:margin" type="shapetype_75">
                  <v:imagedata r:id="rId12" o:detectmouseclick="t"/>
                  <w10:wrap type="none"/>
                  <v:stroke color="#3465a4" joinstyle="round" endcap="flat"/>
                </v:shape>
                <v:shape id="shape_0" ID="image3.png" stroked="f" style="position:absolute;left:50;top:235;width:5315;height:5089;mso-position-horizontal-relative:margin" type="shapetype_75">
                  <v:imagedata r:id="rId13" o:detectmouseclick="t"/>
                  <w10:wrap type="none"/>
                  <v:stroke color="#3465a4" joinstyle="round" endcap="flat"/>
                </v:shape>
              </v:group>
            </w:pict>
          </mc:Fallback>
        </mc:AlternateContent>
      </w:r>
      <w:r>
        <w:rPr>
          <w:rFonts w:ascii="Arial" w:hAnsi="Arial" w:cs="Arial"/>
          <w:b/>
          <w:noProof/>
          <w:sz w:val="20"/>
          <w:szCs w:val="20"/>
        </w:rPr>
        <mc:AlternateContent>
          <mc:Choice Requires="wps">
            <w:drawing>
              <wp:anchor distT="0" distB="0" distL="0" distR="0" simplePos="0" relativeHeight="6" behindDoc="0" locked="0" layoutInCell="1" allowOverlap="1" wp14:anchorId="7CBEAD8A" wp14:editId="3A146F5C">
                <wp:simplePos x="0" y="0"/>
                <wp:positionH relativeFrom="margin">
                  <wp:posOffset>170815</wp:posOffset>
                </wp:positionH>
                <wp:positionV relativeFrom="paragraph">
                  <wp:posOffset>75644375</wp:posOffset>
                </wp:positionV>
                <wp:extent cx="523240" cy="417830"/>
                <wp:effectExtent l="0" t="0" r="0" b="3175"/>
                <wp:wrapNone/>
                <wp:docPr id="6" name="Text Box 2"/>
                <wp:cNvGraphicFramePr/>
                <a:graphic xmlns:a="http://schemas.openxmlformats.org/drawingml/2006/main">
                  <a:graphicData uri="http://schemas.microsoft.com/office/word/2010/wordprocessingShape">
                    <wps:wsp>
                      <wps:cNvSpPr/>
                      <wps:spPr>
                        <a:xfrm>
                          <a:off x="0" y="0"/>
                          <a:ext cx="522720" cy="417240"/>
                        </a:xfrm>
                        <a:prstGeom prst="rect">
                          <a:avLst/>
                        </a:prstGeom>
                        <a:noFill/>
                        <a:ln w="9360">
                          <a:noFill/>
                        </a:ln>
                      </wps:spPr>
                      <wps:style>
                        <a:lnRef idx="0">
                          <a:scrgbClr r="0" g="0" b="0"/>
                        </a:lnRef>
                        <a:fillRef idx="0">
                          <a:scrgbClr r="0" g="0" b="0"/>
                        </a:fillRef>
                        <a:effectRef idx="0">
                          <a:scrgbClr r="0" g="0" b="0"/>
                        </a:effectRef>
                        <a:fontRef idx="minor"/>
                      </wps:style>
                      <wps:txbx>
                        <w:txbxContent>
                          <w:p w14:paraId="3ED91E8C" w14:textId="77777777" w:rsidR="00635593" w:rsidRDefault="00635593">
                            <w:pPr>
                              <w:pStyle w:val="FrameContents"/>
                            </w:pPr>
                            <w:r>
                              <w:rPr>
                                <w:rFonts w:ascii="Arial" w:hAnsi="Arial" w:cs="Arial"/>
                                <w:b/>
                                <w:bCs/>
                                <w:sz w:val="32"/>
                                <w:szCs w:val="32"/>
                              </w:rPr>
                              <w:t>(a)</w:t>
                            </w:r>
                          </w:p>
                        </w:txbxContent>
                      </wps:txbx>
                      <wps:bodyPr>
                        <a:spAutoFit/>
                      </wps:bodyPr>
                    </wps:wsp>
                  </a:graphicData>
                </a:graphic>
                <wp14:sizeRelV relativeFrom="margin">
                  <wp14:pctHeight>20000</wp14:pctHeight>
                </wp14:sizeRelV>
              </wp:anchor>
            </w:drawing>
          </mc:Choice>
          <mc:Fallback>
            <w:pict>
              <v:rect w14:anchorId="7CBEAD8A" id="_x0000_s1027" style="position:absolute;margin-left:13.45pt;margin-top:5956.25pt;width:41.2pt;height:32.9pt;z-index:6;visibility:visible;mso-wrap-style:square;mso-height-percent:200;mso-wrap-distance-left:0;mso-wrap-distance-top:0;mso-wrap-distance-right:0;mso-wrap-distance-bottom:0;mso-position-horizontal:absolute;mso-position-horizontal-relative:margin;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" filled="f" stroked="f" strokeweight=".26mm">
                <v:textbox style="mso-fit-shape-to-text:t">
                  <w:txbxContent>
                    <w:p w14:paraId="3ED91E8C" w14:textId="77777777" w:rsidR="00635593" w:rsidRDefault="00635593">
                      <w:pPr>
                        <w:pStyle w:val="FrameContents"/>
                      </w:pPr>
                      <w:r>
                        <w:rPr>
                          <w:rFonts w:ascii="Arial" w:hAnsi="Arial" w:cs="Arial"/>
                          <w:b/>
                          <w:bCs/>
                          <w:sz w:val="32"/>
                          <w:szCs w:val="32"/>
                        </w:rPr>
                        <w:t>(a)</w:t>
                      </w:r>
                    </w:p>
                  </w:txbxContent>
                </v:textbox>
                <w10:wrap anchorx="margin"/>
              </v:rect>
            </w:pict>
          </mc:Fallback>
        </mc:AlternateContent>
      </w:r>
      <w:r>
        <w:rPr>
          <w:rFonts w:ascii="Arial" w:hAnsi="Arial" w:cs="Arial"/>
          <w:b/>
          <w:noProof/>
          <w:sz w:val="20"/>
          <w:szCs w:val="20"/>
        </w:rPr>
        <mc:AlternateContent>
          <mc:Choice Requires="wps">
            <w:drawing>
              <wp:anchor distT="0" distB="0" distL="0" distR="0" simplePos="0" relativeHeight="7" behindDoc="0" locked="0" layoutInCell="1" allowOverlap="1" wp14:anchorId="3D00E960" wp14:editId="6705D041">
                <wp:simplePos x="0" y="0"/>
                <wp:positionH relativeFrom="margin">
                  <wp:posOffset>3355975</wp:posOffset>
                </wp:positionH>
                <wp:positionV relativeFrom="paragraph">
                  <wp:posOffset>75644375</wp:posOffset>
                </wp:positionV>
                <wp:extent cx="523240" cy="417830"/>
                <wp:effectExtent l="0" t="0" r="0" b="3175"/>
                <wp:wrapNone/>
                <wp:docPr id="7" name="Text Box 2"/>
                <wp:cNvGraphicFramePr/>
                <a:graphic xmlns:a="http://schemas.openxmlformats.org/drawingml/2006/main">
                  <a:graphicData uri="http://schemas.microsoft.com/office/word/2010/wordprocessingShape">
                    <wps:wsp>
                      <wps:cNvSpPr/>
                      <wps:spPr>
                        <a:xfrm>
                          <a:off x="0" y="0"/>
                          <a:ext cx="522720" cy="417240"/>
                        </a:xfrm>
                        <a:prstGeom prst="rect">
                          <a:avLst/>
                        </a:prstGeom>
                        <a:noFill/>
                        <a:ln w="9360">
                          <a:noFill/>
                        </a:ln>
                      </wps:spPr>
                      <wps:style>
                        <a:lnRef idx="0">
                          <a:scrgbClr r="0" g="0" b="0"/>
                        </a:lnRef>
                        <a:fillRef idx="0">
                          <a:scrgbClr r="0" g="0" b="0"/>
                        </a:fillRef>
                        <a:effectRef idx="0">
                          <a:scrgbClr r="0" g="0" b="0"/>
                        </a:effectRef>
                        <a:fontRef idx="minor"/>
                      </wps:style>
                      <wps:txbx>
                        <w:txbxContent>
                          <w:p w14:paraId="029C2A4A" w14:textId="77777777" w:rsidR="00635593" w:rsidRDefault="00635593">
                            <w:pPr>
                              <w:pStyle w:val="FrameContents"/>
                            </w:pPr>
                            <w:r>
                              <w:rPr>
                                <w:rFonts w:ascii="Arial" w:hAnsi="Arial" w:cs="Arial"/>
                                <w:b/>
                                <w:bCs/>
                                <w:sz w:val="32"/>
                                <w:szCs w:val="32"/>
                              </w:rPr>
                              <w:t>(b)</w:t>
                            </w:r>
                          </w:p>
                        </w:txbxContent>
                      </wps:txbx>
                      <wps:bodyPr>
                        <a:spAutoFit/>
                      </wps:bodyPr>
                    </wps:wsp>
                  </a:graphicData>
                </a:graphic>
                <wp14:sizeRelV relativeFrom="margin">
                  <wp14:pctHeight>20000</wp14:pctHeight>
                </wp14:sizeRelV>
              </wp:anchor>
            </w:drawing>
          </mc:Choice>
          <mc:Fallback>
            <w:pict>
              <v:rect w14:anchorId="3D00E960" id="_x0000_s1028" style="position:absolute;margin-left:264.25pt;margin-top:5956.25pt;width:41.2pt;height:32.9pt;z-index:7;visibility:visible;mso-wrap-style:square;mso-height-percent:200;mso-wrap-distance-left:0;mso-wrap-distance-top:0;mso-wrap-distance-right:0;mso-wrap-distance-bottom:0;mso-position-horizontal:absolute;mso-position-horizontal-relative:margin;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" filled="f" stroked="f" strokeweight=".26mm">
                <v:textbox style="mso-fit-shape-to-text:t">
                  <w:txbxContent>
                    <w:p w14:paraId="029C2A4A" w14:textId="77777777" w:rsidR="00635593" w:rsidRDefault="00635593">
                      <w:pPr>
                        <w:pStyle w:val="FrameContents"/>
                      </w:pPr>
                      <w:r>
                        <w:rPr>
                          <w:rFonts w:ascii="Arial" w:hAnsi="Arial" w:cs="Arial"/>
                          <w:b/>
                          <w:bCs/>
                          <w:sz w:val="32"/>
                          <w:szCs w:val="32"/>
                        </w:rPr>
                        <w:t>(b)</w:t>
                      </w:r>
                    </w:p>
                  </w:txbxContent>
                </v:textbox>
                <w10:wrap anchorx="margin"/>
              </v:rect>
            </w:pict>
          </mc:Fallback>
        </mc:AlternateContent>
      </w:r>
    </w:p>
    <w:p w14:paraId="5FAE9DFF" w14:textId="77777777" w:rsidR="00AA5EF8" w:rsidRDefault="00AA5EF8">
      <w:pPr>
        <w:rPr>
          <w:rFonts w:ascii="Arial" w:hAnsi="Arial" w:cs="Arial"/>
          <w:b/>
          <w:sz w:val="20"/>
          <w:szCs w:val="20"/>
        </w:rPr>
      </w:pPr>
    </w:p>
    <w:p w14:paraId="48F01B0D" w14:textId="77777777" w:rsidR="00AA5EF8" w:rsidRDefault="00AA5EF8">
      <w:pPr>
        <w:rPr>
          <w:rFonts w:ascii="Arial" w:hAnsi="Arial" w:cs="Arial"/>
          <w:b/>
          <w:sz w:val="20"/>
          <w:szCs w:val="20"/>
        </w:rPr>
      </w:pPr>
    </w:p>
    <w:p w14:paraId="3E4A8C47" w14:textId="77777777" w:rsidR="00AA5EF8" w:rsidRDefault="00AA5EF8">
      <w:pPr>
        <w:rPr>
          <w:rFonts w:ascii="Arial" w:hAnsi="Arial" w:cs="Arial"/>
          <w:b/>
          <w:sz w:val="20"/>
          <w:szCs w:val="20"/>
        </w:rPr>
      </w:pPr>
    </w:p>
    <w:p w14:paraId="4CF44F5E" w14:textId="77777777" w:rsidR="00AA5EF8" w:rsidRDefault="00AA5EF8">
      <w:pPr>
        <w:rPr>
          <w:rFonts w:ascii="Arial" w:hAnsi="Arial" w:cs="Arial"/>
          <w:b/>
          <w:sz w:val="20"/>
          <w:szCs w:val="20"/>
        </w:rPr>
      </w:pPr>
    </w:p>
    <w:p w14:paraId="53959F3D" w14:textId="77777777" w:rsidR="00AA5EF8" w:rsidRDefault="00AA5EF8">
      <w:pPr>
        <w:rPr>
          <w:rFonts w:ascii="Arial" w:hAnsi="Arial" w:cs="Arial"/>
          <w:b/>
          <w:sz w:val="20"/>
          <w:szCs w:val="20"/>
        </w:rPr>
      </w:pPr>
    </w:p>
    <w:p w14:paraId="2E0ADC0D" w14:textId="77777777" w:rsidR="00AA5EF8" w:rsidRDefault="00AA5EF8">
      <w:pPr>
        <w:rPr>
          <w:rFonts w:ascii="Arial" w:hAnsi="Arial" w:cs="Arial"/>
          <w:b/>
          <w:sz w:val="20"/>
          <w:szCs w:val="20"/>
        </w:rPr>
      </w:pPr>
    </w:p>
    <w:p w14:paraId="71A89FFC" w14:textId="77777777" w:rsidR="00AA5EF8" w:rsidRDefault="00AA5EF8">
      <w:pPr>
        <w:rPr>
          <w:rFonts w:ascii="Arial" w:hAnsi="Arial" w:cs="Arial"/>
          <w:b/>
          <w:sz w:val="20"/>
          <w:szCs w:val="20"/>
        </w:rPr>
      </w:pPr>
    </w:p>
    <w:p w14:paraId="6D0E6867" w14:textId="77777777" w:rsidR="00AA5EF8" w:rsidRDefault="00635593">
      <w:pPr>
        <w:rPr>
          <w:rFonts w:ascii="Arial" w:hAnsi="Arial" w:cs="Arial"/>
          <w:b/>
          <w:sz w:val="20"/>
          <w:szCs w:val="20"/>
        </w:rPr>
      </w:pPr>
      <w:r>
        <w:br w:type="page"/>
      </w:r>
    </w:p>
    <w:p w14:paraId="5CC819F2" w14:textId="77777777" w:rsidR="00AA5EF8" w:rsidRDefault="00635593">
      <w:pPr>
        <w:rPr>
          <w:rFonts w:ascii="Arial" w:hAnsi="Arial" w:cs="Arial"/>
          <w:b/>
          <w:sz w:val="20"/>
          <w:szCs w:val="20"/>
        </w:rPr>
      </w:pPr>
      <w:r>
        <w:rPr>
          <w:rFonts w:ascii="Arial" w:hAnsi="Arial" w:cs="Arial"/>
          <w:b/>
          <w:sz w:val="20"/>
          <w:szCs w:val="20"/>
        </w:rPr>
        <w:lastRenderedPageBreak/>
        <w:t>Table 1</w:t>
      </w:r>
    </w:p>
    <w:p w14:paraId="039853BA" w14:textId="77777777" w:rsidR="00AA5EF8" w:rsidRDefault="00635593">
      <w:r>
        <w:rPr>
          <w:rFonts w:ascii="Arial" w:hAnsi="Arial" w:cs="Arial"/>
          <w:sz w:val="20"/>
          <w:szCs w:val="20"/>
        </w:rPr>
        <w:t xml:space="preserve">Results of principal components analysis (PCA) of species responses to experimental fertilization treatments. Eigenvectors show positive variable loadings on the first principal component of all treatment responses, indicating that positively correlated responses to treatment form a dominant pattern in the data. </w:t>
      </w:r>
      <w:commentRangeStart w:id="36"/>
      <w:r>
        <w:rPr>
          <w:rFonts w:ascii="Arial" w:hAnsi="Arial" w:cs="Arial"/>
          <w:sz w:val="20"/>
          <w:szCs w:val="20"/>
        </w:rPr>
        <w:t>However, once the general relationship of the first principal component is accounted for, second and third PC’s suggest that a multivariate tradeoff may be present.</w:t>
      </w:r>
      <w:commentRangeEnd w:id="36"/>
      <w:ins w:id="37" w:author="Siddharth Bharath" w:date="2020-01-14T11:46:00Z">
        <w:r>
          <w:commentReference w:id="36"/>
        </w:r>
      </w:ins>
    </w:p>
    <w:tbl>
      <w:tblPr>
        <w:tblW w:w="7580" w:type="dxa"/>
        <w:tblLook w:val="04A0" w:firstRow="1" w:lastRow="0" w:firstColumn="1" w:lastColumn="0" w:noHBand="0" w:noVBand="1"/>
      </w:tblPr>
      <w:tblGrid>
        <w:gridCol w:w="3339"/>
        <w:gridCol w:w="1070"/>
        <w:gridCol w:w="290"/>
        <w:gridCol w:w="1440"/>
        <w:gridCol w:w="1441"/>
      </w:tblGrid>
      <w:tr w:rsidR="00AA5EF8" w14:paraId="6679AC83" w14:textId="77777777">
        <w:trPr>
          <w:trHeight w:val="435"/>
        </w:trPr>
        <w:tc>
          <w:tcPr>
            <w:tcW w:w="4409" w:type="dxa"/>
            <w:gridSpan w:val="2"/>
            <w:tcBorders>
              <w:bottom w:val="single" w:sz="4" w:space="0" w:color="000000"/>
            </w:tcBorders>
            <w:shd w:val="clear" w:color="auto" w:fill="auto"/>
            <w:vAlign w:val="center"/>
          </w:tcPr>
          <w:p w14:paraId="05D0AEE3"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Principal Component Analysis</w:t>
            </w:r>
          </w:p>
        </w:tc>
        <w:tc>
          <w:tcPr>
            <w:tcW w:w="289" w:type="dxa"/>
            <w:tcBorders>
              <w:bottom w:val="single" w:sz="4" w:space="0" w:color="000000"/>
            </w:tcBorders>
            <w:shd w:val="clear" w:color="auto" w:fill="auto"/>
            <w:vAlign w:val="bottom"/>
          </w:tcPr>
          <w:p w14:paraId="31D1E34D"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 </w:t>
            </w:r>
          </w:p>
        </w:tc>
        <w:tc>
          <w:tcPr>
            <w:tcW w:w="1440" w:type="dxa"/>
            <w:tcBorders>
              <w:bottom w:val="single" w:sz="4" w:space="0" w:color="000000"/>
            </w:tcBorders>
            <w:shd w:val="clear" w:color="auto" w:fill="auto"/>
            <w:vAlign w:val="bottom"/>
          </w:tcPr>
          <w:p w14:paraId="5C09DA96"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 </w:t>
            </w:r>
          </w:p>
        </w:tc>
        <w:tc>
          <w:tcPr>
            <w:tcW w:w="1441" w:type="dxa"/>
            <w:tcBorders>
              <w:bottom w:val="single" w:sz="4" w:space="0" w:color="000000"/>
            </w:tcBorders>
            <w:shd w:val="clear" w:color="auto" w:fill="auto"/>
            <w:vAlign w:val="bottom"/>
          </w:tcPr>
          <w:p w14:paraId="01138FA0"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 </w:t>
            </w:r>
          </w:p>
        </w:tc>
      </w:tr>
      <w:tr w:rsidR="00AA5EF8" w14:paraId="40B238B9" w14:textId="77777777">
        <w:trPr>
          <w:trHeight w:val="300"/>
        </w:trPr>
        <w:tc>
          <w:tcPr>
            <w:tcW w:w="3339" w:type="dxa"/>
            <w:tcBorders>
              <w:bottom w:val="single" w:sz="4" w:space="0" w:color="000000"/>
            </w:tcBorders>
            <w:shd w:val="clear" w:color="auto" w:fill="auto"/>
            <w:vAlign w:val="center"/>
          </w:tcPr>
          <w:p w14:paraId="64DC110E"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 </w:t>
            </w:r>
          </w:p>
        </w:tc>
        <w:tc>
          <w:tcPr>
            <w:tcW w:w="1360" w:type="dxa"/>
            <w:gridSpan w:val="2"/>
            <w:tcBorders>
              <w:bottom w:val="single" w:sz="4" w:space="0" w:color="000000"/>
            </w:tcBorders>
            <w:shd w:val="clear" w:color="auto" w:fill="auto"/>
            <w:vAlign w:val="bottom"/>
          </w:tcPr>
          <w:p w14:paraId="698727DD"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PC1</w:t>
            </w:r>
          </w:p>
        </w:tc>
        <w:tc>
          <w:tcPr>
            <w:tcW w:w="1440" w:type="dxa"/>
            <w:tcBorders>
              <w:bottom w:val="single" w:sz="4" w:space="0" w:color="000000"/>
            </w:tcBorders>
            <w:shd w:val="clear" w:color="auto" w:fill="auto"/>
            <w:vAlign w:val="bottom"/>
          </w:tcPr>
          <w:p w14:paraId="01114B11"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PC2</w:t>
            </w:r>
          </w:p>
        </w:tc>
        <w:tc>
          <w:tcPr>
            <w:tcW w:w="1440" w:type="dxa"/>
            <w:tcBorders>
              <w:bottom w:val="single" w:sz="4" w:space="0" w:color="000000"/>
            </w:tcBorders>
            <w:shd w:val="clear" w:color="auto" w:fill="auto"/>
            <w:vAlign w:val="bottom"/>
          </w:tcPr>
          <w:p w14:paraId="0F796F5F"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PC3</w:t>
            </w:r>
          </w:p>
        </w:tc>
      </w:tr>
      <w:tr w:rsidR="00AA5EF8" w14:paraId="6CE94249" w14:textId="77777777">
        <w:trPr>
          <w:trHeight w:val="300"/>
        </w:trPr>
        <w:tc>
          <w:tcPr>
            <w:tcW w:w="3339" w:type="dxa"/>
            <w:shd w:val="clear" w:color="auto" w:fill="auto"/>
            <w:vAlign w:val="center"/>
          </w:tcPr>
          <w:p w14:paraId="1036F2CE"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Eigenvalue</w:t>
            </w:r>
          </w:p>
        </w:tc>
        <w:tc>
          <w:tcPr>
            <w:tcW w:w="1360" w:type="dxa"/>
            <w:gridSpan w:val="2"/>
            <w:shd w:val="clear" w:color="auto" w:fill="auto"/>
            <w:vAlign w:val="bottom"/>
          </w:tcPr>
          <w:p w14:paraId="270D7FAF"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0.43</w:t>
            </w:r>
          </w:p>
        </w:tc>
        <w:tc>
          <w:tcPr>
            <w:tcW w:w="1440" w:type="dxa"/>
            <w:shd w:val="clear" w:color="auto" w:fill="auto"/>
            <w:vAlign w:val="bottom"/>
          </w:tcPr>
          <w:p w14:paraId="4BE834EA"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0.25</w:t>
            </w:r>
          </w:p>
        </w:tc>
        <w:tc>
          <w:tcPr>
            <w:tcW w:w="1440" w:type="dxa"/>
            <w:shd w:val="clear" w:color="auto" w:fill="auto"/>
            <w:vAlign w:val="bottom"/>
          </w:tcPr>
          <w:p w14:paraId="2642D4C5"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0.22</w:t>
            </w:r>
          </w:p>
        </w:tc>
      </w:tr>
      <w:tr w:rsidR="00AA5EF8" w14:paraId="0E939762" w14:textId="77777777">
        <w:trPr>
          <w:trHeight w:val="300"/>
        </w:trPr>
        <w:tc>
          <w:tcPr>
            <w:tcW w:w="3339" w:type="dxa"/>
            <w:shd w:val="clear" w:color="auto" w:fill="auto"/>
            <w:vAlign w:val="center"/>
          </w:tcPr>
          <w:p w14:paraId="4BA0D79D"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Proportion of Variance</w:t>
            </w:r>
          </w:p>
        </w:tc>
        <w:tc>
          <w:tcPr>
            <w:tcW w:w="1360" w:type="dxa"/>
            <w:gridSpan w:val="2"/>
            <w:shd w:val="clear" w:color="auto" w:fill="auto"/>
            <w:vAlign w:val="bottom"/>
          </w:tcPr>
          <w:p w14:paraId="747C8DDB"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0.63</w:t>
            </w:r>
          </w:p>
        </w:tc>
        <w:tc>
          <w:tcPr>
            <w:tcW w:w="1440" w:type="dxa"/>
            <w:shd w:val="clear" w:color="auto" w:fill="auto"/>
            <w:vAlign w:val="bottom"/>
          </w:tcPr>
          <w:p w14:paraId="695AF302"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0.21</w:t>
            </w:r>
          </w:p>
        </w:tc>
        <w:tc>
          <w:tcPr>
            <w:tcW w:w="1440" w:type="dxa"/>
            <w:shd w:val="clear" w:color="auto" w:fill="auto"/>
            <w:vAlign w:val="bottom"/>
          </w:tcPr>
          <w:p w14:paraId="612975A8"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0.16</w:t>
            </w:r>
          </w:p>
        </w:tc>
      </w:tr>
      <w:tr w:rsidR="00AA5EF8" w14:paraId="36FA9C3D" w14:textId="77777777">
        <w:trPr>
          <w:trHeight w:val="315"/>
        </w:trPr>
        <w:tc>
          <w:tcPr>
            <w:tcW w:w="3339" w:type="dxa"/>
            <w:tcBorders>
              <w:bottom w:val="single" w:sz="8" w:space="0" w:color="000000"/>
            </w:tcBorders>
            <w:shd w:val="clear" w:color="auto" w:fill="auto"/>
            <w:vAlign w:val="center"/>
          </w:tcPr>
          <w:p w14:paraId="4F234CEA"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Cumulative Proportion</w:t>
            </w:r>
          </w:p>
        </w:tc>
        <w:tc>
          <w:tcPr>
            <w:tcW w:w="1360" w:type="dxa"/>
            <w:gridSpan w:val="2"/>
            <w:tcBorders>
              <w:bottom w:val="single" w:sz="8" w:space="0" w:color="000000"/>
            </w:tcBorders>
            <w:shd w:val="clear" w:color="auto" w:fill="auto"/>
            <w:vAlign w:val="bottom"/>
          </w:tcPr>
          <w:p w14:paraId="184A7D55"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0.63</w:t>
            </w:r>
          </w:p>
        </w:tc>
        <w:tc>
          <w:tcPr>
            <w:tcW w:w="1440" w:type="dxa"/>
            <w:tcBorders>
              <w:bottom w:val="single" w:sz="8" w:space="0" w:color="000000"/>
            </w:tcBorders>
            <w:shd w:val="clear" w:color="auto" w:fill="auto"/>
            <w:vAlign w:val="bottom"/>
          </w:tcPr>
          <w:p w14:paraId="7CB6F4ED"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0.84</w:t>
            </w:r>
          </w:p>
        </w:tc>
        <w:tc>
          <w:tcPr>
            <w:tcW w:w="1440" w:type="dxa"/>
            <w:tcBorders>
              <w:bottom w:val="single" w:sz="8" w:space="0" w:color="000000"/>
            </w:tcBorders>
            <w:shd w:val="clear" w:color="auto" w:fill="auto"/>
            <w:vAlign w:val="bottom"/>
          </w:tcPr>
          <w:p w14:paraId="11DF1A24"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1.00</w:t>
            </w:r>
          </w:p>
        </w:tc>
      </w:tr>
      <w:tr w:rsidR="00AA5EF8" w14:paraId="39D83063" w14:textId="77777777">
        <w:trPr>
          <w:trHeight w:hRule="exact" w:val="300"/>
        </w:trPr>
        <w:tc>
          <w:tcPr>
            <w:tcW w:w="3339" w:type="dxa"/>
            <w:shd w:val="clear" w:color="auto" w:fill="auto"/>
            <w:vAlign w:val="bottom"/>
          </w:tcPr>
          <w:p w14:paraId="47489CBD" w14:textId="77777777" w:rsidR="00AA5EF8" w:rsidRDefault="00AA5EF8">
            <w:pPr>
              <w:spacing w:line="240" w:lineRule="auto"/>
              <w:jc w:val="right"/>
              <w:rPr>
                <w:rFonts w:ascii="Arial" w:eastAsia="Times New Roman" w:hAnsi="Arial" w:cs="Arial"/>
                <w:sz w:val="24"/>
                <w:szCs w:val="24"/>
              </w:rPr>
            </w:pPr>
          </w:p>
        </w:tc>
        <w:tc>
          <w:tcPr>
            <w:tcW w:w="1360" w:type="dxa"/>
            <w:gridSpan w:val="2"/>
            <w:shd w:val="clear" w:color="auto" w:fill="auto"/>
            <w:vAlign w:val="bottom"/>
          </w:tcPr>
          <w:p w14:paraId="47B1CA90" w14:textId="77777777" w:rsidR="00AA5EF8" w:rsidRDefault="00AA5EF8">
            <w:pPr>
              <w:spacing w:line="240" w:lineRule="auto"/>
              <w:rPr>
                <w:rFonts w:ascii="Arial" w:eastAsia="Times New Roman" w:hAnsi="Arial" w:cs="Arial"/>
                <w:sz w:val="20"/>
                <w:szCs w:val="20"/>
              </w:rPr>
            </w:pPr>
          </w:p>
        </w:tc>
        <w:tc>
          <w:tcPr>
            <w:tcW w:w="1440" w:type="dxa"/>
            <w:shd w:val="clear" w:color="auto" w:fill="auto"/>
            <w:vAlign w:val="bottom"/>
          </w:tcPr>
          <w:p w14:paraId="0AB4D03B" w14:textId="77777777" w:rsidR="00AA5EF8" w:rsidRDefault="00AA5EF8">
            <w:pPr>
              <w:spacing w:line="240" w:lineRule="auto"/>
              <w:rPr>
                <w:rFonts w:ascii="Arial" w:eastAsia="Times New Roman" w:hAnsi="Arial" w:cs="Arial"/>
                <w:sz w:val="20"/>
                <w:szCs w:val="20"/>
              </w:rPr>
            </w:pPr>
          </w:p>
        </w:tc>
        <w:tc>
          <w:tcPr>
            <w:tcW w:w="1440" w:type="dxa"/>
            <w:shd w:val="clear" w:color="auto" w:fill="auto"/>
            <w:vAlign w:val="bottom"/>
          </w:tcPr>
          <w:p w14:paraId="55A519B6" w14:textId="77777777" w:rsidR="00AA5EF8" w:rsidRDefault="00AA5EF8">
            <w:pPr>
              <w:spacing w:line="240" w:lineRule="auto"/>
              <w:rPr>
                <w:rFonts w:ascii="Arial" w:eastAsia="Times New Roman" w:hAnsi="Arial" w:cs="Arial"/>
                <w:sz w:val="20"/>
                <w:szCs w:val="20"/>
              </w:rPr>
            </w:pPr>
          </w:p>
        </w:tc>
      </w:tr>
      <w:tr w:rsidR="00AA5EF8" w14:paraId="2490F688" w14:textId="77777777">
        <w:trPr>
          <w:trHeight w:val="300"/>
        </w:trPr>
        <w:tc>
          <w:tcPr>
            <w:tcW w:w="3339" w:type="dxa"/>
            <w:tcBorders>
              <w:bottom w:val="single" w:sz="4" w:space="0" w:color="000000"/>
            </w:tcBorders>
            <w:shd w:val="clear" w:color="auto" w:fill="auto"/>
            <w:vAlign w:val="bottom"/>
          </w:tcPr>
          <w:p w14:paraId="35C51491"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Eigenvectors</w:t>
            </w:r>
          </w:p>
        </w:tc>
        <w:tc>
          <w:tcPr>
            <w:tcW w:w="1360" w:type="dxa"/>
            <w:gridSpan w:val="2"/>
            <w:tcBorders>
              <w:bottom w:val="single" w:sz="4" w:space="0" w:color="000000"/>
            </w:tcBorders>
            <w:shd w:val="clear" w:color="auto" w:fill="auto"/>
            <w:vAlign w:val="bottom"/>
          </w:tcPr>
          <w:p w14:paraId="64B2C6E8"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 </w:t>
            </w:r>
          </w:p>
        </w:tc>
        <w:tc>
          <w:tcPr>
            <w:tcW w:w="1440" w:type="dxa"/>
            <w:tcBorders>
              <w:bottom w:val="single" w:sz="4" w:space="0" w:color="000000"/>
            </w:tcBorders>
            <w:shd w:val="clear" w:color="auto" w:fill="auto"/>
            <w:vAlign w:val="bottom"/>
          </w:tcPr>
          <w:p w14:paraId="39859004"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 </w:t>
            </w:r>
          </w:p>
        </w:tc>
        <w:tc>
          <w:tcPr>
            <w:tcW w:w="1440" w:type="dxa"/>
            <w:tcBorders>
              <w:bottom w:val="single" w:sz="4" w:space="0" w:color="000000"/>
            </w:tcBorders>
            <w:shd w:val="clear" w:color="auto" w:fill="auto"/>
            <w:vAlign w:val="bottom"/>
          </w:tcPr>
          <w:p w14:paraId="53F2CC35"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 </w:t>
            </w:r>
          </w:p>
        </w:tc>
      </w:tr>
      <w:tr w:rsidR="00AA5EF8" w14:paraId="0DD15CF5" w14:textId="77777777">
        <w:trPr>
          <w:trHeight w:val="300"/>
        </w:trPr>
        <w:tc>
          <w:tcPr>
            <w:tcW w:w="3339" w:type="dxa"/>
            <w:tcBorders>
              <w:bottom w:val="single" w:sz="4" w:space="0" w:color="000000"/>
            </w:tcBorders>
            <w:shd w:val="clear" w:color="auto" w:fill="auto"/>
            <w:vAlign w:val="center"/>
          </w:tcPr>
          <w:p w14:paraId="684E7ABF"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 </w:t>
            </w:r>
          </w:p>
        </w:tc>
        <w:tc>
          <w:tcPr>
            <w:tcW w:w="1360" w:type="dxa"/>
            <w:gridSpan w:val="2"/>
            <w:tcBorders>
              <w:bottom w:val="single" w:sz="4" w:space="0" w:color="000000"/>
            </w:tcBorders>
            <w:shd w:val="clear" w:color="auto" w:fill="auto"/>
            <w:vAlign w:val="bottom"/>
          </w:tcPr>
          <w:p w14:paraId="25C7EC32"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PC1</w:t>
            </w:r>
          </w:p>
        </w:tc>
        <w:tc>
          <w:tcPr>
            <w:tcW w:w="1440" w:type="dxa"/>
            <w:tcBorders>
              <w:bottom w:val="single" w:sz="4" w:space="0" w:color="000000"/>
            </w:tcBorders>
            <w:shd w:val="clear" w:color="auto" w:fill="auto"/>
            <w:vAlign w:val="bottom"/>
          </w:tcPr>
          <w:p w14:paraId="01BD08D8"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PC2</w:t>
            </w:r>
          </w:p>
        </w:tc>
        <w:tc>
          <w:tcPr>
            <w:tcW w:w="1440" w:type="dxa"/>
            <w:tcBorders>
              <w:bottom w:val="single" w:sz="4" w:space="0" w:color="000000"/>
            </w:tcBorders>
            <w:shd w:val="clear" w:color="auto" w:fill="auto"/>
            <w:vAlign w:val="bottom"/>
          </w:tcPr>
          <w:p w14:paraId="4C08EF4E"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PC3</w:t>
            </w:r>
          </w:p>
        </w:tc>
      </w:tr>
      <w:tr w:rsidR="00AA5EF8" w14:paraId="43E1C13A" w14:textId="77777777">
        <w:trPr>
          <w:trHeight w:val="300"/>
        </w:trPr>
        <w:tc>
          <w:tcPr>
            <w:tcW w:w="3339" w:type="dxa"/>
            <w:shd w:val="clear" w:color="auto" w:fill="auto"/>
            <w:vAlign w:val="center"/>
          </w:tcPr>
          <w:p w14:paraId="33E7D069"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N response</w:t>
            </w:r>
          </w:p>
        </w:tc>
        <w:tc>
          <w:tcPr>
            <w:tcW w:w="1360" w:type="dxa"/>
            <w:gridSpan w:val="2"/>
            <w:shd w:val="clear" w:color="auto" w:fill="auto"/>
            <w:vAlign w:val="bottom"/>
          </w:tcPr>
          <w:p w14:paraId="5F3328D4"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0.64</w:t>
            </w:r>
          </w:p>
        </w:tc>
        <w:tc>
          <w:tcPr>
            <w:tcW w:w="1440" w:type="dxa"/>
            <w:shd w:val="clear" w:color="auto" w:fill="auto"/>
            <w:vAlign w:val="bottom"/>
          </w:tcPr>
          <w:p w14:paraId="48B2414E"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-0.76</w:t>
            </w:r>
          </w:p>
        </w:tc>
        <w:tc>
          <w:tcPr>
            <w:tcW w:w="1440" w:type="dxa"/>
            <w:shd w:val="clear" w:color="auto" w:fill="auto"/>
            <w:vAlign w:val="bottom"/>
          </w:tcPr>
          <w:p w14:paraId="79802393"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0.10</w:t>
            </w:r>
          </w:p>
        </w:tc>
      </w:tr>
      <w:tr w:rsidR="00AA5EF8" w14:paraId="58EA12F7" w14:textId="77777777">
        <w:trPr>
          <w:trHeight w:val="300"/>
        </w:trPr>
        <w:tc>
          <w:tcPr>
            <w:tcW w:w="3339" w:type="dxa"/>
            <w:shd w:val="clear" w:color="auto" w:fill="auto"/>
            <w:vAlign w:val="center"/>
          </w:tcPr>
          <w:p w14:paraId="46BEAD9B"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K response</w:t>
            </w:r>
          </w:p>
        </w:tc>
        <w:tc>
          <w:tcPr>
            <w:tcW w:w="1360" w:type="dxa"/>
            <w:gridSpan w:val="2"/>
            <w:shd w:val="clear" w:color="auto" w:fill="auto"/>
            <w:vAlign w:val="bottom"/>
          </w:tcPr>
          <w:p w14:paraId="1C16DD7D"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0.53</w:t>
            </w:r>
          </w:p>
        </w:tc>
        <w:tc>
          <w:tcPr>
            <w:tcW w:w="1440" w:type="dxa"/>
            <w:shd w:val="clear" w:color="auto" w:fill="auto"/>
            <w:vAlign w:val="bottom"/>
          </w:tcPr>
          <w:p w14:paraId="343BD782"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0.35</w:t>
            </w:r>
          </w:p>
        </w:tc>
        <w:tc>
          <w:tcPr>
            <w:tcW w:w="1440" w:type="dxa"/>
            <w:shd w:val="clear" w:color="auto" w:fill="auto"/>
            <w:vAlign w:val="bottom"/>
          </w:tcPr>
          <w:p w14:paraId="76C75A8F"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-0.78</w:t>
            </w:r>
          </w:p>
        </w:tc>
      </w:tr>
      <w:tr w:rsidR="00AA5EF8" w14:paraId="1F9014E5" w14:textId="77777777">
        <w:trPr>
          <w:trHeight w:val="315"/>
        </w:trPr>
        <w:tc>
          <w:tcPr>
            <w:tcW w:w="3339" w:type="dxa"/>
            <w:tcBorders>
              <w:bottom w:val="single" w:sz="8" w:space="0" w:color="000000"/>
            </w:tcBorders>
            <w:shd w:val="clear" w:color="auto" w:fill="auto"/>
            <w:vAlign w:val="center"/>
          </w:tcPr>
          <w:p w14:paraId="26E660AE" w14:textId="77777777" w:rsidR="00AA5EF8" w:rsidRDefault="00635593">
            <w:pPr>
              <w:spacing w:line="240" w:lineRule="auto"/>
              <w:rPr>
                <w:rFonts w:ascii="Arial" w:eastAsia="Times New Roman" w:hAnsi="Arial" w:cs="Arial"/>
                <w:sz w:val="24"/>
                <w:szCs w:val="24"/>
              </w:rPr>
            </w:pPr>
            <w:r>
              <w:rPr>
                <w:rFonts w:ascii="Arial" w:eastAsia="Times New Roman" w:hAnsi="Arial" w:cs="Arial"/>
                <w:sz w:val="24"/>
                <w:szCs w:val="24"/>
              </w:rPr>
              <w:t>P response</w:t>
            </w:r>
          </w:p>
        </w:tc>
        <w:tc>
          <w:tcPr>
            <w:tcW w:w="1360" w:type="dxa"/>
            <w:gridSpan w:val="2"/>
            <w:tcBorders>
              <w:bottom w:val="single" w:sz="8" w:space="0" w:color="000000"/>
            </w:tcBorders>
            <w:shd w:val="clear" w:color="auto" w:fill="auto"/>
            <w:vAlign w:val="bottom"/>
          </w:tcPr>
          <w:p w14:paraId="6F17A99B"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0.55</w:t>
            </w:r>
          </w:p>
        </w:tc>
        <w:tc>
          <w:tcPr>
            <w:tcW w:w="1440" w:type="dxa"/>
            <w:tcBorders>
              <w:bottom w:val="single" w:sz="8" w:space="0" w:color="000000"/>
            </w:tcBorders>
            <w:shd w:val="clear" w:color="auto" w:fill="auto"/>
            <w:vAlign w:val="bottom"/>
          </w:tcPr>
          <w:p w14:paraId="79D29A90"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0.55</w:t>
            </w:r>
          </w:p>
        </w:tc>
        <w:tc>
          <w:tcPr>
            <w:tcW w:w="1440" w:type="dxa"/>
            <w:tcBorders>
              <w:bottom w:val="single" w:sz="8" w:space="0" w:color="000000"/>
            </w:tcBorders>
            <w:shd w:val="clear" w:color="auto" w:fill="auto"/>
            <w:vAlign w:val="bottom"/>
          </w:tcPr>
          <w:p w14:paraId="1F807EE0" w14:textId="77777777" w:rsidR="00AA5EF8" w:rsidRDefault="00635593">
            <w:pPr>
              <w:spacing w:line="240" w:lineRule="auto"/>
              <w:jc w:val="right"/>
              <w:rPr>
                <w:rFonts w:ascii="Arial" w:eastAsia="Times New Roman" w:hAnsi="Arial" w:cs="Arial"/>
                <w:sz w:val="24"/>
                <w:szCs w:val="24"/>
              </w:rPr>
            </w:pPr>
            <w:r>
              <w:rPr>
                <w:rFonts w:ascii="Arial" w:eastAsia="Times New Roman" w:hAnsi="Arial" w:cs="Arial"/>
                <w:sz w:val="24"/>
                <w:szCs w:val="24"/>
              </w:rPr>
              <w:t>0.62</w:t>
            </w:r>
          </w:p>
        </w:tc>
      </w:tr>
    </w:tbl>
    <w:p w14:paraId="757E4D89" w14:textId="77777777" w:rsidR="00AA5EF8" w:rsidRDefault="00AA5EF8">
      <w:pPr>
        <w:rPr>
          <w:rFonts w:ascii="Arial" w:hAnsi="Arial" w:cs="Arial"/>
          <w:b/>
          <w:sz w:val="20"/>
          <w:szCs w:val="20"/>
        </w:rPr>
      </w:pPr>
    </w:p>
    <w:p w14:paraId="09717164" w14:textId="77777777" w:rsidR="00AA5EF8" w:rsidRDefault="00635593">
      <w:pPr>
        <w:rPr>
          <w:rFonts w:ascii="Arial" w:hAnsi="Arial" w:cs="Arial"/>
          <w:b/>
          <w:sz w:val="20"/>
          <w:szCs w:val="20"/>
        </w:rPr>
      </w:pPr>
      <w:r>
        <w:br w:type="page"/>
      </w:r>
    </w:p>
    <w:p w14:paraId="6017BD1A" w14:textId="77777777" w:rsidR="00AA5EF8" w:rsidRDefault="00635593">
      <w:pPr>
        <w:rPr>
          <w:rFonts w:ascii="Arial" w:hAnsi="Arial" w:cs="Arial"/>
          <w:b/>
          <w:sz w:val="20"/>
          <w:szCs w:val="20"/>
        </w:rPr>
      </w:pPr>
      <w:commentRangeStart w:id="38"/>
      <w:r>
        <w:rPr>
          <w:rFonts w:ascii="Arial" w:hAnsi="Arial" w:cs="Arial"/>
          <w:b/>
          <w:sz w:val="20"/>
          <w:szCs w:val="20"/>
        </w:rPr>
        <w:lastRenderedPageBreak/>
        <w:t xml:space="preserve"> Figure 4</w:t>
      </w:r>
    </w:p>
    <w:p w14:paraId="09BE7BFE" w14:textId="77777777" w:rsidR="00AA5EF8" w:rsidRDefault="00635593">
      <w:pPr>
        <w:rPr>
          <w:rFonts w:ascii="Arial" w:hAnsi="Arial" w:cs="Arial"/>
          <w:sz w:val="20"/>
          <w:szCs w:val="20"/>
        </w:rPr>
      </w:pPr>
      <w:r>
        <w:rPr>
          <w:rFonts w:ascii="Arial" w:hAnsi="Arial" w:cs="Arial"/>
          <w:sz w:val="20"/>
          <w:szCs w:val="20"/>
        </w:rPr>
        <w:t>Major axis (MA) regression plots demonstrating pairwise correlations between estimated fertilization treatment responses. For each subplot, individual points represent estimated species responses to different limiting resources, colored by species functional group. Colored lines indicate best-fit lines produced by MA regression. Slope coefficients and contrasts between functional groups are presented in Table 2. Axes are displayed at log</w:t>
      </w:r>
      <w:r>
        <w:rPr>
          <w:rFonts w:ascii="Arial" w:hAnsi="Arial" w:cs="Arial"/>
          <w:sz w:val="20"/>
          <w:szCs w:val="20"/>
          <w:vertAlign w:val="subscript"/>
        </w:rPr>
        <w:t>2</w:t>
      </w:r>
      <w:r>
        <w:rPr>
          <w:rFonts w:ascii="Arial" w:hAnsi="Arial" w:cs="Arial"/>
          <w:sz w:val="20"/>
          <w:szCs w:val="20"/>
        </w:rPr>
        <w:t xml:space="preserve"> scale, such that a 1-unit increase corresponds to a doubling of species estimated cover. </w:t>
      </w:r>
      <w:commentRangeEnd w:id="38"/>
      <w:r>
        <w:commentReference w:id="38"/>
      </w:r>
    </w:p>
    <w:p w14:paraId="6BA7882D" w14:textId="77777777" w:rsidR="00AA5EF8" w:rsidRDefault="00AA5EF8">
      <w:pPr>
        <w:rPr>
          <w:rFonts w:ascii="Arial" w:hAnsi="Arial" w:cs="Arial"/>
          <w:sz w:val="20"/>
          <w:szCs w:val="20"/>
        </w:rPr>
      </w:pPr>
    </w:p>
    <w:p w14:paraId="15201C70" w14:textId="77777777" w:rsidR="00AA5EF8" w:rsidRDefault="00635593">
      <w:pPr>
        <w:rPr>
          <w:rFonts w:ascii="Arial" w:hAnsi="Arial" w:cs="Arial"/>
          <w:b/>
          <w:sz w:val="20"/>
          <w:szCs w:val="20"/>
        </w:rPr>
      </w:pPr>
      <w:r>
        <w:rPr>
          <w:noProof/>
        </w:rPr>
        <w:drawing>
          <wp:inline distT="0" distB="0" distL="0" distR="0" wp14:anchorId="65133949" wp14:editId="2D898009">
            <wp:extent cx="5943600" cy="296989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4"/>
                    <a:stretch>
                      <a:fillRect/>
                    </a:stretch>
                  </pic:blipFill>
                  <pic:spPr bwMode="auto">
                    <a:xfrm>
                      <a:off x="0" y="0"/>
                      <a:ext cx="5943600" cy="2969895"/>
                    </a:xfrm>
                    <a:prstGeom prst="rect">
                      <a:avLst/>
                    </a:prstGeom>
                  </pic:spPr>
                </pic:pic>
              </a:graphicData>
            </a:graphic>
          </wp:inline>
        </w:drawing>
      </w:r>
    </w:p>
    <w:p w14:paraId="0BEFB25B" w14:textId="77777777" w:rsidR="00AA5EF8" w:rsidRDefault="00635593">
      <w:pPr>
        <w:rPr>
          <w:rFonts w:ascii="Arial" w:hAnsi="Arial" w:cs="Arial"/>
          <w:b/>
          <w:sz w:val="20"/>
          <w:szCs w:val="20"/>
        </w:rPr>
      </w:pPr>
      <w:r>
        <w:rPr>
          <w:rFonts w:ascii="Arial" w:hAnsi="Arial" w:cs="Arial"/>
          <w:b/>
          <w:sz w:val="20"/>
          <w:szCs w:val="20"/>
        </w:rPr>
        <w:t>Table 2</w:t>
      </w:r>
    </w:p>
    <w:p w14:paraId="059A1358" w14:textId="77777777" w:rsidR="00AA5EF8" w:rsidRDefault="00635593">
      <w:pPr>
        <w:rPr>
          <w:rFonts w:ascii="Arial" w:hAnsi="Arial" w:cs="Arial"/>
          <w:sz w:val="20"/>
          <w:szCs w:val="20"/>
        </w:rPr>
      </w:pPr>
      <w:r>
        <w:rPr>
          <w:rFonts w:ascii="Arial" w:hAnsi="Arial" w:cs="Arial"/>
          <w:sz w:val="20"/>
          <w:szCs w:val="20"/>
        </w:rPr>
        <w:t xml:space="preserve">Results of SMA model fitting to pairwise treatment responses. For each pairwise combination of treatment response coefficients, the within-group model R-squared, group slope, and post-hoc group labeling is presented. Groups where fitted slopes varied significantly (P &lt; 0.05) were assigned different labels. P-values adjusted for multiple comparison using the </w:t>
      </w:r>
      <w:proofErr w:type="spellStart"/>
      <w:r>
        <w:rPr>
          <w:rFonts w:ascii="Arial" w:hAnsi="Arial" w:cs="Arial"/>
          <w:sz w:val="20"/>
          <w:szCs w:val="20"/>
        </w:rPr>
        <w:t>Sidak</w:t>
      </w:r>
      <w:proofErr w:type="spellEnd"/>
      <w:r>
        <w:rPr>
          <w:rFonts w:ascii="Arial" w:hAnsi="Arial" w:cs="Arial"/>
          <w:sz w:val="20"/>
          <w:szCs w:val="20"/>
        </w:rPr>
        <w:t xml:space="preserve"> correction. Generally, leguminous species often show distinct responses relative to other functional groups, particularly between estimated N and P response coefficients. Legumes appear to show greater specialization to P than other nutrients, exhibiting more extreme responses than would be expected given overall trends.</w:t>
      </w:r>
    </w:p>
    <w:p w14:paraId="02E4D8FC" w14:textId="77777777" w:rsidR="00AA5EF8" w:rsidRDefault="00AA5EF8">
      <w:pPr>
        <w:rPr>
          <w:rFonts w:ascii="Arial" w:hAnsi="Arial" w:cs="Arial"/>
          <w:sz w:val="20"/>
          <w:szCs w:val="20"/>
        </w:rPr>
      </w:pPr>
    </w:p>
    <w:tbl>
      <w:tblPr>
        <w:tblW w:w="10846" w:type="dxa"/>
        <w:tblInd w:w="-734" w:type="dxa"/>
        <w:tblLook w:val="04A0" w:firstRow="1" w:lastRow="0" w:firstColumn="1" w:lastColumn="0" w:noHBand="0" w:noVBand="1"/>
      </w:tblPr>
      <w:tblGrid>
        <w:gridCol w:w="1626"/>
        <w:gridCol w:w="706"/>
        <w:gridCol w:w="1231"/>
        <w:gridCol w:w="779"/>
        <w:gridCol w:w="828"/>
        <w:gridCol w:w="1231"/>
        <w:gridCol w:w="779"/>
        <w:gridCol w:w="828"/>
        <w:gridCol w:w="1231"/>
        <w:gridCol w:w="779"/>
        <w:gridCol w:w="828"/>
      </w:tblGrid>
      <w:tr w:rsidR="00AA5EF8" w14:paraId="181F3998" w14:textId="77777777">
        <w:trPr>
          <w:trHeight w:val="300"/>
        </w:trPr>
        <w:tc>
          <w:tcPr>
            <w:tcW w:w="1676" w:type="dxa"/>
            <w:tcBorders>
              <w:bottom w:val="single" w:sz="4" w:space="0" w:color="000000"/>
            </w:tcBorders>
            <w:shd w:val="clear" w:color="auto" w:fill="auto"/>
            <w:vAlign w:val="bottom"/>
          </w:tcPr>
          <w:p w14:paraId="2064F000" w14:textId="77777777" w:rsidR="00AA5EF8" w:rsidRDefault="00635593">
            <w:pPr>
              <w:spacing w:line="240" w:lineRule="auto"/>
              <w:rPr>
                <w:rFonts w:ascii="Arial" w:eastAsia="Times New Roman" w:hAnsi="Arial" w:cs="Arial"/>
                <w:color w:val="000000"/>
              </w:rPr>
            </w:pPr>
            <w:r>
              <w:rPr>
                <w:rFonts w:ascii="Arial" w:eastAsia="Times New Roman" w:hAnsi="Arial" w:cs="Arial"/>
                <w:color w:val="000000"/>
              </w:rPr>
              <w:t> </w:t>
            </w:r>
          </w:p>
        </w:tc>
        <w:tc>
          <w:tcPr>
            <w:tcW w:w="688" w:type="dxa"/>
            <w:tcBorders>
              <w:bottom w:val="single" w:sz="4" w:space="0" w:color="000000"/>
              <w:right w:val="single" w:sz="4" w:space="0" w:color="000000"/>
            </w:tcBorders>
            <w:shd w:val="clear" w:color="auto" w:fill="auto"/>
            <w:vAlign w:val="bottom"/>
          </w:tcPr>
          <w:p w14:paraId="5B57E92C" w14:textId="77777777" w:rsidR="00AA5EF8" w:rsidRDefault="00635593">
            <w:pPr>
              <w:spacing w:line="240" w:lineRule="auto"/>
              <w:rPr>
                <w:rFonts w:ascii="Arial" w:eastAsia="Times New Roman" w:hAnsi="Arial" w:cs="Arial"/>
                <w:color w:val="000000"/>
              </w:rPr>
            </w:pPr>
            <w:r>
              <w:rPr>
                <w:rFonts w:ascii="Arial" w:eastAsia="Times New Roman" w:hAnsi="Arial" w:cs="Arial"/>
                <w:color w:val="000000"/>
              </w:rPr>
              <w:t> </w:t>
            </w:r>
          </w:p>
        </w:tc>
        <w:tc>
          <w:tcPr>
            <w:tcW w:w="2826" w:type="dxa"/>
            <w:gridSpan w:val="3"/>
            <w:tcBorders>
              <w:bottom w:val="single" w:sz="4" w:space="0" w:color="000000"/>
              <w:right w:val="single" w:sz="4" w:space="0" w:color="000000"/>
            </w:tcBorders>
            <w:shd w:val="clear" w:color="auto" w:fill="auto"/>
            <w:vAlign w:val="bottom"/>
          </w:tcPr>
          <w:p w14:paraId="56991E2A" w14:textId="77777777" w:rsidR="00AA5EF8" w:rsidRDefault="00635593">
            <w:pPr>
              <w:spacing w:line="240" w:lineRule="auto"/>
              <w:jc w:val="center"/>
              <w:rPr>
                <w:rFonts w:ascii="Arial" w:eastAsia="Times New Roman" w:hAnsi="Arial" w:cs="Arial"/>
                <w:color w:val="000000"/>
              </w:rPr>
            </w:pPr>
            <w:r>
              <w:rPr>
                <w:rFonts w:ascii="Arial" w:eastAsia="Times New Roman" w:hAnsi="Arial" w:cs="Arial"/>
                <w:color w:val="000000"/>
              </w:rPr>
              <w:t>N - P</w:t>
            </w:r>
          </w:p>
        </w:tc>
        <w:tc>
          <w:tcPr>
            <w:tcW w:w="2827" w:type="dxa"/>
            <w:gridSpan w:val="3"/>
            <w:tcBorders>
              <w:bottom w:val="single" w:sz="4" w:space="0" w:color="000000"/>
              <w:right w:val="single" w:sz="4" w:space="0" w:color="000000"/>
            </w:tcBorders>
            <w:shd w:val="clear" w:color="auto" w:fill="auto"/>
            <w:vAlign w:val="bottom"/>
          </w:tcPr>
          <w:p w14:paraId="4B2721A6" w14:textId="77777777" w:rsidR="00AA5EF8" w:rsidRDefault="00635593">
            <w:pPr>
              <w:spacing w:line="240" w:lineRule="auto"/>
              <w:jc w:val="center"/>
              <w:rPr>
                <w:rFonts w:ascii="Arial" w:eastAsia="Times New Roman" w:hAnsi="Arial" w:cs="Arial"/>
                <w:color w:val="000000"/>
              </w:rPr>
            </w:pPr>
            <w:r>
              <w:rPr>
                <w:rFonts w:ascii="Arial" w:eastAsia="Times New Roman" w:hAnsi="Arial" w:cs="Arial"/>
                <w:color w:val="000000"/>
              </w:rPr>
              <w:t>N - K</w:t>
            </w:r>
          </w:p>
        </w:tc>
        <w:tc>
          <w:tcPr>
            <w:tcW w:w="2827" w:type="dxa"/>
            <w:gridSpan w:val="3"/>
            <w:tcBorders>
              <w:bottom w:val="single" w:sz="4" w:space="0" w:color="000000"/>
            </w:tcBorders>
            <w:shd w:val="clear" w:color="auto" w:fill="auto"/>
            <w:vAlign w:val="bottom"/>
          </w:tcPr>
          <w:p w14:paraId="3742C8D4" w14:textId="77777777" w:rsidR="00AA5EF8" w:rsidRDefault="00635593">
            <w:pPr>
              <w:spacing w:line="240" w:lineRule="auto"/>
              <w:jc w:val="center"/>
              <w:rPr>
                <w:rFonts w:ascii="Arial" w:eastAsia="Times New Roman" w:hAnsi="Arial" w:cs="Arial"/>
                <w:color w:val="000000"/>
              </w:rPr>
            </w:pPr>
            <w:r>
              <w:rPr>
                <w:rFonts w:ascii="Arial" w:eastAsia="Times New Roman" w:hAnsi="Arial" w:cs="Arial"/>
                <w:color w:val="000000"/>
              </w:rPr>
              <w:t>P - K</w:t>
            </w:r>
          </w:p>
        </w:tc>
      </w:tr>
      <w:tr w:rsidR="00AA5EF8" w14:paraId="5D591272" w14:textId="77777777">
        <w:trPr>
          <w:trHeight w:val="300"/>
        </w:trPr>
        <w:tc>
          <w:tcPr>
            <w:tcW w:w="1676" w:type="dxa"/>
            <w:tcBorders>
              <w:bottom w:val="single" w:sz="4" w:space="0" w:color="000000"/>
            </w:tcBorders>
            <w:shd w:val="clear" w:color="auto" w:fill="auto"/>
            <w:vAlign w:val="bottom"/>
          </w:tcPr>
          <w:p w14:paraId="00F14820" w14:textId="77777777" w:rsidR="00AA5EF8" w:rsidRDefault="00635593">
            <w:pPr>
              <w:spacing w:line="240" w:lineRule="auto"/>
              <w:rPr>
                <w:rFonts w:ascii="Arial" w:eastAsia="Times New Roman" w:hAnsi="Arial" w:cs="Arial"/>
                <w:color w:val="000000"/>
              </w:rPr>
            </w:pPr>
            <w:r>
              <w:rPr>
                <w:rFonts w:ascii="Arial" w:eastAsia="Times New Roman" w:hAnsi="Arial" w:cs="Arial"/>
                <w:color w:val="000000"/>
              </w:rPr>
              <w:t>Functional Group</w:t>
            </w:r>
          </w:p>
        </w:tc>
        <w:tc>
          <w:tcPr>
            <w:tcW w:w="688" w:type="dxa"/>
            <w:tcBorders>
              <w:bottom w:val="single" w:sz="4" w:space="0" w:color="000000"/>
              <w:right w:val="single" w:sz="4" w:space="0" w:color="000000"/>
            </w:tcBorders>
            <w:shd w:val="clear" w:color="auto" w:fill="auto"/>
            <w:vAlign w:val="bottom"/>
          </w:tcPr>
          <w:p w14:paraId="4368A72D" w14:textId="77777777" w:rsidR="00AA5EF8" w:rsidRDefault="00635593">
            <w:pPr>
              <w:spacing w:line="240" w:lineRule="auto"/>
              <w:jc w:val="right"/>
              <w:rPr>
                <w:rFonts w:ascii="Arial" w:eastAsia="Times New Roman" w:hAnsi="Arial" w:cs="Arial"/>
                <w:i/>
                <w:iCs/>
                <w:color w:val="000000"/>
              </w:rPr>
            </w:pPr>
            <w:r>
              <w:rPr>
                <w:rFonts w:ascii="Arial" w:eastAsia="Times New Roman" w:hAnsi="Arial" w:cs="Arial"/>
                <w:i/>
                <w:iCs/>
                <w:color w:val="000000"/>
              </w:rPr>
              <w:t>n</w:t>
            </w:r>
          </w:p>
        </w:tc>
        <w:tc>
          <w:tcPr>
            <w:tcW w:w="1258" w:type="dxa"/>
            <w:tcBorders>
              <w:bottom w:val="single" w:sz="4" w:space="0" w:color="000000"/>
            </w:tcBorders>
            <w:shd w:val="clear" w:color="auto" w:fill="auto"/>
            <w:vAlign w:val="bottom"/>
          </w:tcPr>
          <w:p w14:paraId="20E241FE"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R-squared</w:t>
            </w:r>
          </w:p>
        </w:tc>
        <w:tc>
          <w:tcPr>
            <w:tcW w:w="759" w:type="dxa"/>
            <w:tcBorders>
              <w:bottom w:val="single" w:sz="4" w:space="0" w:color="000000"/>
            </w:tcBorders>
            <w:shd w:val="clear" w:color="auto" w:fill="auto"/>
            <w:vAlign w:val="bottom"/>
          </w:tcPr>
          <w:p w14:paraId="230A67A5"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Slope</w:t>
            </w:r>
          </w:p>
        </w:tc>
        <w:tc>
          <w:tcPr>
            <w:tcW w:w="807" w:type="dxa"/>
            <w:tcBorders>
              <w:bottom w:val="single" w:sz="4" w:space="0" w:color="000000"/>
              <w:right w:val="single" w:sz="4" w:space="0" w:color="000000"/>
            </w:tcBorders>
            <w:shd w:val="clear" w:color="auto" w:fill="auto"/>
            <w:vAlign w:val="bottom"/>
          </w:tcPr>
          <w:p w14:paraId="6136EB86"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Group</w:t>
            </w:r>
          </w:p>
        </w:tc>
        <w:tc>
          <w:tcPr>
            <w:tcW w:w="1258" w:type="dxa"/>
            <w:tcBorders>
              <w:bottom w:val="single" w:sz="4" w:space="0" w:color="000000"/>
            </w:tcBorders>
            <w:shd w:val="clear" w:color="auto" w:fill="auto"/>
            <w:vAlign w:val="bottom"/>
          </w:tcPr>
          <w:p w14:paraId="12F65191"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R-squared</w:t>
            </w:r>
          </w:p>
        </w:tc>
        <w:tc>
          <w:tcPr>
            <w:tcW w:w="760" w:type="dxa"/>
            <w:tcBorders>
              <w:bottom w:val="single" w:sz="4" w:space="0" w:color="000000"/>
            </w:tcBorders>
            <w:shd w:val="clear" w:color="auto" w:fill="auto"/>
            <w:vAlign w:val="bottom"/>
          </w:tcPr>
          <w:p w14:paraId="0EA3F202"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Slope</w:t>
            </w:r>
          </w:p>
        </w:tc>
        <w:tc>
          <w:tcPr>
            <w:tcW w:w="807" w:type="dxa"/>
            <w:tcBorders>
              <w:bottom w:val="single" w:sz="4" w:space="0" w:color="000000"/>
              <w:right w:val="single" w:sz="4" w:space="0" w:color="000000"/>
            </w:tcBorders>
            <w:shd w:val="clear" w:color="auto" w:fill="auto"/>
            <w:vAlign w:val="bottom"/>
          </w:tcPr>
          <w:p w14:paraId="4287F165"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Group</w:t>
            </w:r>
          </w:p>
        </w:tc>
        <w:tc>
          <w:tcPr>
            <w:tcW w:w="1258" w:type="dxa"/>
            <w:tcBorders>
              <w:bottom w:val="single" w:sz="4" w:space="0" w:color="000000"/>
            </w:tcBorders>
            <w:shd w:val="clear" w:color="auto" w:fill="auto"/>
            <w:vAlign w:val="bottom"/>
          </w:tcPr>
          <w:p w14:paraId="74449225"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R-squared</w:t>
            </w:r>
          </w:p>
        </w:tc>
        <w:tc>
          <w:tcPr>
            <w:tcW w:w="759" w:type="dxa"/>
            <w:tcBorders>
              <w:bottom w:val="single" w:sz="4" w:space="0" w:color="000000"/>
            </w:tcBorders>
            <w:shd w:val="clear" w:color="auto" w:fill="auto"/>
            <w:vAlign w:val="bottom"/>
          </w:tcPr>
          <w:p w14:paraId="05A78936"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Slope</w:t>
            </w:r>
          </w:p>
        </w:tc>
        <w:tc>
          <w:tcPr>
            <w:tcW w:w="814" w:type="dxa"/>
            <w:tcBorders>
              <w:bottom w:val="single" w:sz="4" w:space="0" w:color="000000"/>
            </w:tcBorders>
            <w:shd w:val="clear" w:color="auto" w:fill="auto"/>
            <w:vAlign w:val="bottom"/>
          </w:tcPr>
          <w:p w14:paraId="07478229"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Group</w:t>
            </w:r>
          </w:p>
        </w:tc>
      </w:tr>
      <w:tr w:rsidR="00AA5EF8" w14:paraId="2DAA1EAC" w14:textId="77777777">
        <w:trPr>
          <w:trHeight w:val="300"/>
        </w:trPr>
        <w:tc>
          <w:tcPr>
            <w:tcW w:w="1676" w:type="dxa"/>
            <w:shd w:val="clear" w:color="auto" w:fill="auto"/>
            <w:vAlign w:val="bottom"/>
          </w:tcPr>
          <w:p w14:paraId="3D25780E" w14:textId="77777777" w:rsidR="00AA5EF8" w:rsidRDefault="00635593">
            <w:pPr>
              <w:spacing w:line="240" w:lineRule="auto"/>
              <w:rPr>
                <w:rFonts w:ascii="Arial" w:eastAsia="Times New Roman" w:hAnsi="Arial" w:cs="Arial"/>
                <w:color w:val="000000"/>
              </w:rPr>
            </w:pPr>
            <w:r>
              <w:rPr>
                <w:rFonts w:ascii="Arial" w:eastAsia="Times New Roman" w:hAnsi="Arial" w:cs="Arial"/>
                <w:color w:val="000000"/>
              </w:rPr>
              <w:t>Forb</w:t>
            </w:r>
          </w:p>
        </w:tc>
        <w:tc>
          <w:tcPr>
            <w:tcW w:w="688" w:type="dxa"/>
            <w:tcBorders>
              <w:right w:val="single" w:sz="4" w:space="0" w:color="000000"/>
            </w:tcBorders>
            <w:shd w:val="clear" w:color="auto" w:fill="auto"/>
            <w:vAlign w:val="bottom"/>
          </w:tcPr>
          <w:p w14:paraId="617B865A"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1479</w:t>
            </w:r>
          </w:p>
        </w:tc>
        <w:tc>
          <w:tcPr>
            <w:tcW w:w="1258" w:type="dxa"/>
            <w:shd w:val="clear" w:color="auto" w:fill="auto"/>
            <w:vAlign w:val="bottom"/>
          </w:tcPr>
          <w:p w14:paraId="5ADE1FA8"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0.18</w:t>
            </w:r>
          </w:p>
        </w:tc>
        <w:tc>
          <w:tcPr>
            <w:tcW w:w="759" w:type="dxa"/>
            <w:shd w:val="clear" w:color="auto" w:fill="auto"/>
            <w:vAlign w:val="bottom"/>
          </w:tcPr>
          <w:p w14:paraId="16715EA1"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0.86</w:t>
            </w:r>
          </w:p>
        </w:tc>
        <w:tc>
          <w:tcPr>
            <w:tcW w:w="807" w:type="dxa"/>
            <w:tcBorders>
              <w:right w:val="single" w:sz="4" w:space="0" w:color="000000"/>
            </w:tcBorders>
            <w:shd w:val="clear" w:color="auto" w:fill="auto"/>
            <w:vAlign w:val="bottom"/>
          </w:tcPr>
          <w:p w14:paraId="1647FDDD"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w:t>
            </w:r>
          </w:p>
        </w:tc>
        <w:tc>
          <w:tcPr>
            <w:tcW w:w="1258" w:type="dxa"/>
            <w:shd w:val="clear" w:color="auto" w:fill="auto"/>
            <w:vAlign w:val="bottom"/>
          </w:tcPr>
          <w:p w14:paraId="62E2C3AD"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0.20</w:t>
            </w:r>
          </w:p>
        </w:tc>
        <w:tc>
          <w:tcPr>
            <w:tcW w:w="760" w:type="dxa"/>
            <w:shd w:val="clear" w:color="auto" w:fill="auto"/>
            <w:vAlign w:val="bottom"/>
          </w:tcPr>
          <w:p w14:paraId="3079AD20"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0.86</w:t>
            </w:r>
          </w:p>
        </w:tc>
        <w:tc>
          <w:tcPr>
            <w:tcW w:w="807" w:type="dxa"/>
            <w:tcBorders>
              <w:right w:val="single" w:sz="4" w:space="0" w:color="000000"/>
            </w:tcBorders>
            <w:shd w:val="clear" w:color="auto" w:fill="auto"/>
            <w:vAlign w:val="bottom"/>
          </w:tcPr>
          <w:p w14:paraId="46F35FF8"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w:t>
            </w:r>
          </w:p>
        </w:tc>
        <w:tc>
          <w:tcPr>
            <w:tcW w:w="1258" w:type="dxa"/>
            <w:shd w:val="clear" w:color="auto" w:fill="auto"/>
            <w:vAlign w:val="bottom"/>
          </w:tcPr>
          <w:p w14:paraId="01B5818B"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0.19</w:t>
            </w:r>
          </w:p>
        </w:tc>
        <w:tc>
          <w:tcPr>
            <w:tcW w:w="759" w:type="dxa"/>
            <w:shd w:val="clear" w:color="auto" w:fill="auto"/>
            <w:vAlign w:val="bottom"/>
          </w:tcPr>
          <w:p w14:paraId="2B3759CF"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1.01</w:t>
            </w:r>
          </w:p>
        </w:tc>
        <w:tc>
          <w:tcPr>
            <w:tcW w:w="814" w:type="dxa"/>
            <w:shd w:val="clear" w:color="auto" w:fill="auto"/>
            <w:vAlign w:val="bottom"/>
          </w:tcPr>
          <w:p w14:paraId="057D2968"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w:t>
            </w:r>
          </w:p>
        </w:tc>
      </w:tr>
      <w:tr w:rsidR="00AA5EF8" w14:paraId="01FB3C97" w14:textId="77777777">
        <w:trPr>
          <w:trHeight w:val="300"/>
        </w:trPr>
        <w:tc>
          <w:tcPr>
            <w:tcW w:w="1676" w:type="dxa"/>
            <w:shd w:val="clear" w:color="auto" w:fill="auto"/>
            <w:vAlign w:val="bottom"/>
          </w:tcPr>
          <w:p w14:paraId="7267868C" w14:textId="77777777" w:rsidR="00AA5EF8" w:rsidRDefault="00635593">
            <w:pPr>
              <w:spacing w:line="240" w:lineRule="auto"/>
              <w:rPr>
                <w:rFonts w:ascii="Arial" w:eastAsia="Times New Roman" w:hAnsi="Arial" w:cs="Arial"/>
                <w:color w:val="000000"/>
              </w:rPr>
            </w:pPr>
            <w:proofErr w:type="spellStart"/>
            <w:r>
              <w:rPr>
                <w:rFonts w:ascii="Arial" w:eastAsia="Times New Roman" w:hAnsi="Arial" w:cs="Arial"/>
                <w:color w:val="000000"/>
              </w:rPr>
              <w:t>Graminoid</w:t>
            </w:r>
            <w:proofErr w:type="spellEnd"/>
          </w:p>
        </w:tc>
        <w:tc>
          <w:tcPr>
            <w:tcW w:w="688" w:type="dxa"/>
            <w:tcBorders>
              <w:right w:val="single" w:sz="4" w:space="0" w:color="000000"/>
            </w:tcBorders>
            <w:shd w:val="clear" w:color="auto" w:fill="auto"/>
            <w:vAlign w:val="bottom"/>
          </w:tcPr>
          <w:p w14:paraId="08A18F71"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670</w:t>
            </w:r>
          </w:p>
        </w:tc>
        <w:tc>
          <w:tcPr>
            <w:tcW w:w="1258" w:type="dxa"/>
            <w:shd w:val="clear" w:color="auto" w:fill="auto"/>
            <w:vAlign w:val="bottom"/>
          </w:tcPr>
          <w:p w14:paraId="390888CA"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0.20</w:t>
            </w:r>
          </w:p>
        </w:tc>
        <w:tc>
          <w:tcPr>
            <w:tcW w:w="759" w:type="dxa"/>
            <w:shd w:val="clear" w:color="auto" w:fill="auto"/>
            <w:vAlign w:val="bottom"/>
          </w:tcPr>
          <w:p w14:paraId="177483B4"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0.89</w:t>
            </w:r>
          </w:p>
        </w:tc>
        <w:tc>
          <w:tcPr>
            <w:tcW w:w="807" w:type="dxa"/>
            <w:tcBorders>
              <w:right w:val="single" w:sz="4" w:space="0" w:color="000000"/>
            </w:tcBorders>
            <w:shd w:val="clear" w:color="auto" w:fill="auto"/>
            <w:vAlign w:val="bottom"/>
          </w:tcPr>
          <w:p w14:paraId="6BED4D74"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w:t>
            </w:r>
          </w:p>
        </w:tc>
        <w:tc>
          <w:tcPr>
            <w:tcW w:w="1258" w:type="dxa"/>
            <w:shd w:val="clear" w:color="auto" w:fill="auto"/>
            <w:vAlign w:val="bottom"/>
          </w:tcPr>
          <w:p w14:paraId="09C15CC5"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0.15</w:t>
            </w:r>
          </w:p>
        </w:tc>
        <w:tc>
          <w:tcPr>
            <w:tcW w:w="760" w:type="dxa"/>
            <w:shd w:val="clear" w:color="auto" w:fill="auto"/>
            <w:vAlign w:val="bottom"/>
          </w:tcPr>
          <w:p w14:paraId="5A10AE55"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0.84</w:t>
            </w:r>
          </w:p>
        </w:tc>
        <w:tc>
          <w:tcPr>
            <w:tcW w:w="807" w:type="dxa"/>
            <w:tcBorders>
              <w:right w:val="single" w:sz="4" w:space="0" w:color="000000"/>
            </w:tcBorders>
            <w:shd w:val="clear" w:color="auto" w:fill="auto"/>
            <w:vAlign w:val="bottom"/>
          </w:tcPr>
          <w:p w14:paraId="4CFCD8A2"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w:t>
            </w:r>
          </w:p>
        </w:tc>
        <w:tc>
          <w:tcPr>
            <w:tcW w:w="1258" w:type="dxa"/>
            <w:shd w:val="clear" w:color="auto" w:fill="auto"/>
            <w:vAlign w:val="bottom"/>
          </w:tcPr>
          <w:p w14:paraId="1B0F8BF5"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0.19</w:t>
            </w:r>
          </w:p>
        </w:tc>
        <w:tc>
          <w:tcPr>
            <w:tcW w:w="759" w:type="dxa"/>
            <w:shd w:val="clear" w:color="auto" w:fill="auto"/>
            <w:vAlign w:val="bottom"/>
          </w:tcPr>
          <w:p w14:paraId="3E78E5F5"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0.95</w:t>
            </w:r>
          </w:p>
        </w:tc>
        <w:tc>
          <w:tcPr>
            <w:tcW w:w="814" w:type="dxa"/>
            <w:shd w:val="clear" w:color="auto" w:fill="auto"/>
            <w:vAlign w:val="bottom"/>
          </w:tcPr>
          <w:p w14:paraId="3F1ACB6F"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12</w:t>
            </w:r>
          </w:p>
        </w:tc>
      </w:tr>
      <w:tr w:rsidR="00AA5EF8" w14:paraId="6CB7F54B" w14:textId="77777777">
        <w:trPr>
          <w:trHeight w:val="300"/>
        </w:trPr>
        <w:tc>
          <w:tcPr>
            <w:tcW w:w="1676" w:type="dxa"/>
            <w:shd w:val="clear" w:color="auto" w:fill="auto"/>
            <w:vAlign w:val="bottom"/>
          </w:tcPr>
          <w:p w14:paraId="1E50297A" w14:textId="77777777" w:rsidR="00AA5EF8" w:rsidRDefault="00635593">
            <w:pPr>
              <w:spacing w:line="240" w:lineRule="auto"/>
              <w:rPr>
                <w:rFonts w:ascii="Arial" w:eastAsia="Times New Roman" w:hAnsi="Arial" w:cs="Arial"/>
                <w:color w:val="000000"/>
              </w:rPr>
            </w:pPr>
            <w:r>
              <w:rPr>
                <w:rFonts w:ascii="Arial" w:eastAsia="Times New Roman" w:hAnsi="Arial" w:cs="Arial"/>
                <w:color w:val="000000"/>
              </w:rPr>
              <w:t>Legume</w:t>
            </w:r>
          </w:p>
        </w:tc>
        <w:tc>
          <w:tcPr>
            <w:tcW w:w="688" w:type="dxa"/>
            <w:tcBorders>
              <w:right w:val="single" w:sz="4" w:space="0" w:color="000000"/>
            </w:tcBorders>
            <w:shd w:val="clear" w:color="auto" w:fill="auto"/>
            <w:vAlign w:val="bottom"/>
          </w:tcPr>
          <w:p w14:paraId="0453DEC8"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241</w:t>
            </w:r>
          </w:p>
        </w:tc>
        <w:tc>
          <w:tcPr>
            <w:tcW w:w="1258" w:type="dxa"/>
            <w:shd w:val="clear" w:color="auto" w:fill="auto"/>
            <w:vAlign w:val="bottom"/>
          </w:tcPr>
          <w:p w14:paraId="20963E47"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0.10</w:t>
            </w:r>
          </w:p>
        </w:tc>
        <w:tc>
          <w:tcPr>
            <w:tcW w:w="759" w:type="dxa"/>
            <w:shd w:val="clear" w:color="auto" w:fill="auto"/>
            <w:vAlign w:val="bottom"/>
          </w:tcPr>
          <w:p w14:paraId="3EDFF64C"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1.32</w:t>
            </w:r>
          </w:p>
        </w:tc>
        <w:tc>
          <w:tcPr>
            <w:tcW w:w="807" w:type="dxa"/>
            <w:tcBorders>
              <w:right w:val="single" w:sz="4" w:space="0" w:color="000000"/>
            </w:tcBorders>
            <w:shd w:val="clear" w:color="auto" w:fill="auto"/>
            <w:vAlign w:val="bottom"/>
          </w:tcPr>
          <w:p w14:paraId="30F8868B"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2</w:t>
            </w:r>
          </w:p>
        </w:tc>
        <w:tc>
          <w:tcPr>
            <w:tcW w:w="1258" w:type="dxa"/>
            <w:shd w:val="clear" w:color="auto" w:fill="auto"/>
            <w:vAlign w:val="bottom"/>
          </w:tcPr>
          <w:p w14:paraId="494E6088"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0.22</w:t>
            </w:r>
          </w:p>
        </w:tc>
        <w:tc>
          <w:tcPr>
            <w:tcW w:w="760" w:type="dxa"/>
            <w:shd w:val="clear" w:color="auto" w:fill="auto"/>
            <w:vAlign w:val="bottom"/>
          </w:tcPr>
          <w:p w14:paraId="5EDA19AC"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1.09</w:t>
            </w:r>
          </w:p>
        </w:tc>
        <w:tc>
          <w:tcPr>
            <w:tcW w:w="807" w:type="dxa"/>
            <w:tcBorders>
              <w:right w:val="single" w:sz="4" w:space="0" w:color="000000"/>
            </w:tcBorders>
            <w:shd w:val="clear" w:color="auto" w:fill="auto"/>
            <w:vAlign w:val="bottom"/>
          </w:tcPr>
          <w:p w14:paraId="7017B446"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2</w:t>
            </w:r>
          </w:p>
        </w:tc>
        <w:tc>
          <w:tcPr>
            <w:tcW w:w="1258" w:type="dxa"/>
            <w:shd w:val="clear" w:color="auto" w:fill="auto"/>
            <w:vAlign w:val="bottom"/>
          </w:tcPr>
          <w:p w14:paraId="586BC4A2"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0.36</w:t>
            </w:r>
          </w:p>
        </w:tc>
        <w:tc>
          <w:tcPr>
            <w:tcW w:w="759" w:type="dxa"/>
            <w:shd w:val="clear" w:color="auto" w:fill="auto"/>
            <w:vAlign w:val="bottom"/>
          </w:tcPr>
          <w:p w14:paraId="39636793"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0.82</w:t>
            </w:r>
          </w:p>
        </w:tc>
        <w:tc>
          <w:tcPr>
            <w:tcW w:w="814" w:type="dxa"/>
            <w:shd w:val="clear" w:color="auto" w:fill="auto"/>
            <w:vAlign w:val="bottom"/>
          </w:tcPr>
          <w:p w14:paraId="35893B62"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2</w:t>
            </w:r>
          </w:p>
        </w:tc>
      </w:tr>
      <w:tr w:rsidR="00AA5EF8" w14:paraId="069956D4" w14:textId="77777777">
        <w:trPr>
          <w:trHeight w:val="315"/>
        </w:trPr>
        <w:tc>
          <w:tcPr>
            <w:tcW w:w="1676" w:type="dxa"/>
            <w:tcBorders>
              <w:bottom w:val="single" w:sz="8" w:space="0" w:color="000000"/>
            </w:tcBorders>
            <w:shd w:val="clear" w:color="auto" w:fill="auto"/>
            <w:vAlign w:val="bottom"/>
          </w:tcPr>
          <w:p w14:paraId="684A1E27" w14:textId="77777777" w:rsidR="00AA5EF8" w:rsidRDefault="00635593">
            <w:pPr>
              <w:spacing w:line="240" w:lineRule="auto"/>
              <w:rPr>
                <w:rFonts w:ascii="Arial" w:eastAsia="Times New Roman" w:hAnsi="Arial" w:cs="Arial"/>
                <w:color w:val="000000"/>
              </w:rPr>
            </w:pPr>
            <w:r>
              <w:rPr>
                <w:rFonts w:ascii="Arial" w:eastAsia="Times New Roman" w:hAnsi="Arial" w:cs="Arial"/>
                <w:color w:val="000000"/>
              </w:rPr>
              <w:t>Woody</w:t>
            </w:r>
          </w:p>
        </w:tc>
        <w:tc>
          <w:tcPr>
            <w:tcW w:w="688" w:type="dxa"/>
            <w:tcBorders>
              <w:bottom w:val="single" w:sz="8" w:space="0" w:color="000000"/>
              <w:right w:val="single" w:sz="4" w:space="0" w:color="000000"/>
            </w:tcBorders>
            <w:shd w:val="clear" w:color="auto" w:fill="auto"/>
            <w:vAlign w:val="bottom"/>
          </w:tcPr>
          <w:p w14:paraId="7E73AB2F"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112</w:t>
            </w:r>
          </w:p>
        </w:tc>
        <w:tc>
          <w:tcPr>
            <w:tcW w:w="1258" w:type="dxa"/>
            <w:tcBorders>
              <w:bottom w:val="single" w:sz="8" w:space="0" w:color="000000"/>
            </w:tcBorders>
            <w:shd w:val="clear" w:color="auto" w:fill="auto"/>
            <w:vAlign w:val="bottom"/>
          </w:tcPr>
          <w:p w14:paraId="367B354B"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0.32</w:t>
            </w:r>
          </w:p>
        </w:tc>
        <w:tc>
          <w:tcPr>
            <w:tcW w:w="759" w:type="dxa"/>
            <w:tcBorders>
              <w:bottom w:val="single" w:sz="8" w:space="0" w:color="000000"/>
            </w:tcBorders>
            <w:shd w:val="clear" w:color="auto" w:fill="auto"/>
            <w:vAlign w:val="bottom"/>
          </w:tcPr>
          <w:p w14:paraId="2FB8449B"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0.91</w:t>
            </w:r>
          </w:p>
        </w:tc>
        <w:tc>
          <w:tcPr>
            <w:tcW w:w="807" w:type="dxa"/>
            <w:tcBorders>
              <w:bottom w:val="single" w:sz="8" w:space="0" w:color="000000"/>
              <w:right w:val="single" w:sz="4" w:space="0" w:color="000000"/>
            </w:tcBorders>
            <w:shd w:val="clear" w:color="auto" w:fill="auto"/>
            <w:vAlign w:val="bottom"/>
          </w:tcPr>
          <w:p w14:paraId="4B2CB74A"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w:t>
            </w:r>
          </w:p>
        </w:tc>
        <w:tc>
          <w:tcPr>
            <w:tcW w:w="1258" w:type="dxa"/>
            <w:tcBorders>
              <w:bottom w:val="single" w:sz="8" w:space="0" w:color="000000"/>
            </w:tcBorders>
            <w:shd w:val="clear" w:color="auto" w:fill="auto"/>
            <w:vAlign w:val="bottom"/>
          </w:tcPr>
          <w:p w14:paraId="0D806894"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0.47</w:t>
            </w:r>
          </w:p>
        </w:tc>
        <w:tc>
          <w:tcPr>
            <w:tcW w:w="760" w:type="dxa"/>
            <w:tcBorders>
              <w:bottom w:val="single" w:sz="8" w:space="0" w:color="000000"/>
            </w:tcBorders>
            <w:shd w:val="clear" w:color="auto" w:fill="auto"/>
            <w:vAlign w:val="bottom"/>
          </w:tcPr>
          <w:p w14:paraId="1238AF50"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1.06</w:t>
            </w:r>
          </w:p>
        </w:tc>
        <w:tc>
          <w:tcPr>
            <w:tcW w:w="807" w:type="dxa"/>
            <w:tcBorders>
              <w:bottom w:val="single" w:sz="8" w:space="0" w:color="000000"/>
              <w:right w:val="single" w:sz="4" w:space="0" w:color="000000"/>
            </w:tcBorders>
            <w:shd w:val="clear" w:color="auto" w:fill="auto"/>
            <w:vAlign w:val="bottom"/>
          </w:tcPr>
          <w:p w14:paraId="23AA56B9"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2</w:t>
            </w:r>
          </w:p>
        </w:tc>
        <w:tc>
          <w:tcPr>
            <w:tcW w:w="1258" w:type="dxa"/>
            <w:tcBorders>
              <w:bottom w:val="single" w:sz="8" w:space="0" w:color="000000"/>
            </w:tcBorders>
            <w:shd w:val="clear" w:color="auto" w:fill="auto"/>
            <w:vAlign w:val="bottom"/>
          </w:tcPr>
          <w:p w14:paraId="58CDB5B2"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0.41</w:t>
            </w:r>
          </w:p>
        </w:tc>
        <w:tc>
          <w:tcPr>
            <w:tcW w:w="759" w:type="dxa"/>
            <w:tcBorders>
              <w:bottom w:val="single" w:sz="8" w:space="0" w:color="000000"/>
            </w:tcBorders>
            <w:shd w:val="clear" w:color="auto" w:fill="auto"/>
            <w:vAlign w:val="bottom"/>
          </w:tcPr>
          <w:p w14:paraId="66C05A3C"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1.16</w:t>
            </w:r>
          </w:p>
        </w:tc>
        <w:tc>
          <w:tcPr>
            <w:tcW w:w="814" w:type="dxa"/>
            <w:tcBorders>
              <w:bottom w:val="single" w:sz="8" w:space="0" w:color="000000"/>
            </w:tcBorders>
            <w:shd w:val="clear" w:color="auto" w:fill="auto"/>
            <w:vAlign w:val="bottom"/>
          </w:tcPr>
          <w:p w14:paraId="7C529133" w14:textId="77777777" w:rsidR="00AA5EF8" w:rsidRDefault="00635593">
            <w:pPr>
              <w:spacing w:line="240" w:lineRule="auto"/>
              <w:jc w:val="right"/>
              <w:rPr>
                <w:rFonts w:ascii="Arial" w:eastAsia="Times New Roman" w:hAnsi="Arial" w:cs="Arial"/>
                <w:color w:val="000000"/>
              </w:rPr>
            </w:pPr>
            <w:r>
              <w:rPr>
                <w:rFonts w:ascii="Arial" w:eastAsia="Times New Roman" w:hAnsi="Arial" w:cs="Arial"/>
                <w:color w:val="000000"/>
              </w:rPr>
              <w:t>1</w:t>
            </w:r>
          </w:p>
        </w:tc>
      </w:tr>
    </w:tbl>
    <w:p w14:paraId="43A4BBE3" w14:textId="77777777" w:rsidR="00AA5EF8" w:rsidRDefault="00635593">
      <w:pPr>
        <w:rPr>
          <w:rFonts w:ascii="Arial" w:hAnsi="Arial" w:cs="Arial"/>
          <w:b/>
          <w:sz w:val="20"/>
          <w:szCs w:val="20"/>
        </w:rPr>
      </w:pPr>
      <w:r>
        <w:br w:type="page"/>
      </w:r>
      <w:r>
        <w:rPr>
          <w:rFonts w:ascii="Arial" w:hAnsi="Arial" w:cs="Arial"/>
          <w:b/>
          <w:sz w:val="20"/>
          <w:szCs w:val="20"/>
        </w:rPr>
        <w:lastRenderedPageBreak/>
        <w:t>Figure 5</w:t>
      </w:r>
    </w:p>
    <w:p w14:paraId="21C8C823" w14:textId="77777777" w:rsidR="00AA5EF8" w:rsidRDefault="00635593">
      <w:commentRangeStart w:id="39"/>
      <w:r>
        <w:rPr>
          <w:rFonts w:ascii="Arial" w:hAnsi="Arial" w:cs="Arial"/>
          <w:sz w:val="20"/>
          <w:szCs w:val="20"/>
        </w:rPr>
        <w:t>Histograms depicting the frequency of observed treatment response correlations across sites. For all three possible pairs of treatment responses, sites show positive average correlations between species responses to fertilization treatments. However, sites show significant variation in their observed treatment response correlations, ranging between moderately negatively correlated responses (-0.5) to very strongly positively correlated responses (&gt;0.9).</w:t>
      </w:r>
      <w:commentRangeEnd w:id="39"/>
      <w:ins w:id="40" w:author="Siddharth Bharath" w:date="2020-01-14T11:34:00Z">
        <w:r>
          <w:commentReference w:id="39"/>
        </w:r>
        <w:r>
          <w:rPr>
            <w:rFonts w:ascii="Arial" w:hAnsi="Arial" w:cs="Arial"/>
            <w:sz w:val="20"/>
            <w:szCs w:val="20"/>
          </w:rPr>
          <w:commentReference w:id="41"/>
        </w:r>
      </w:ins>
    </w:p>
    <w:p w14:paraId="2EB2A3EF" w14:textId="77777777" w:rsidR="00AA5EF8" w:rsidRDefault="00AA5EF8">
      <w:pPr>
        <w:rPr>
          <w:rFonts w:ascii="Arial" w:hAnsi="Arial" w:cs="Arial"/>
          <w:b/>
          <w:sz w:val="20"/>
          <w:szCs w:val="20"/>
        </w:rPr>
      </w:pPr>
    </w:p>
    <w:p w14:paraId="1647CAAA" w14:textId="77777777" w:rsidR="00AA5EF8" w:rsidRDefault="00635593">
      <w:pPr>
        <w:rPr>
          <w:rFonts w:ascii="Arial" w:hAnsi="Arial" w:cs="Arial"/>
          <w:b/>
          <w:sz w:val="20"/>
          <w:szCs w:val="20"/>
        </w:rPr>
      </w:pPr>
      <w:r>
        <w:rPr>
          <w:rFonts w:ascii="Arial" w:hAnsi="Arial" w:cs="Arial"/>
          <w:b/>
          <w:noProof/>
          <w:sz w:val="20"/>
          <w:szCs w:val="20"/>
        </w:rPr>
        <w:drawing>
          <wp:anchor distT="0" distB="0" distL="114300" distR="114300" simplePos="0" relativeHeight="5" behindDoc="0" locked="0" layoutInCell="1" allowOverlap="1" wp14:anchorId="0F019CEF" wp14:editId="4BEE3120">
            <wp:simplePos x="0" y="0"/>
            <wp:positionH relativeFrom="column">
              <wp:posOffset>0</wp:posOffset>
            </wp:positionH>
            <wp:positionV relativeFrom="paragraph">
              <wp:posOffset>635</wp:posOffset>
            </wp:positionV>
            <wp:extent cx="3813175" cy="3750310"/>
            <wp:effectExtent l="0" t="0" r="0" b="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5"/>
                    <a:stretch>
                      <a:fillRect/>
                    </a:stretch>
                  </pic:blipFill>
                  <pic:spPr bwMode="auto">
                    <a:xfrm>
                      <a:off x="0" y="0"/>
                      <a:ext cx="3813175" cy="3750310"/>
                    </a:xfrm>
                    <a:prstGeom prst="rect">
                      <a:avLst/>
                    </a:prstGeom>
                  </pic:spPr>
                </pic:pic>
              </a:graphicData>
            </a:graphic>
          </wp:anchor>
        </w:drawing>
      </w:r>
    </w:p>
    <w:p w14:paraId="5B369022" w14:textId="77777777" w:rsidR="00AA5EF8" w:rsidRDefault="00AA5EF8">
      <w:pPr>
        <w:rPr>
          <w:rFonts w:ascii="Arial" w:hAnsi="Arial" w:cs="Arial"/>
        </w:rPr>
      </w:pPr>
    </w:p>
    <w:p w14:paraId="574440EA" w14:textId="77777777" w:rsidR="00AA5EF8" w:rsidRDefault="00635593">
      <w:pPr>
        <w:rPr>
          <w:rFonts w:ascii="Arial" w:hAnsi="Arial" w:cs="Arial"/>
        </w:rPr>
      </w:pPr>
      <w:r>
        <w:br w:type="page"/>
      </w:r>
    </w:p>
    <w:p w14:paraId="707B45AB" w14:textId="77777777" w:rsidR="00AA5EF8" w:rsidRDefault="00635593">
      <w:pPr>
        <w:rPr>
          <w:rFonts w:ascii="Arial" w:hAnsi="Arial" w:cs="Arial"/>
          <w:b/>
          <w:sz w:val="20"/>
        </w:rPr>
      </w:pPr>
      <w:r>
        <w:rPr>
          <w:rFonts w:ascii="Arial" w:hAnsi="Arial" w:cs="Arial"/>
          <w:b/>
          <w:sz w:val="20"/>
        </w:rPr>
        <w:lastRenderedPageBreak/>
        <w:t>Appendix 1: Sites used in analysis</w:t>
      </w:r>
    </w:p>
    <w:tbl>
      <w:tblPr>
        <w:tblW w:w="9540" w:type="dxa"/>
        <w:tblLook w:val="04A0" w:firstRow="1" w:lastRow="0" w:firstColumn="1" w:lastColumn="0" w:noHBand="0" w:noVBand="1"/>
      </w:tblPr>
      <w:tblGrid>
        <w:gridCol w:w="767"/>
        <w:gridCol w:w="1049"/>
        <w:gridCol w:w="2748"/>
        <w:gridCol w:w="1069"/>
        <w:gridCol w:w="767"/>
        <w:gridCol w:w="767"/>
        <w:gridCol w:w="767"/>
        <w:gridCol w:w="1606"/>
      </w:tblGrid>
      <w:tr w:rsidR="00AA5EF8" w14:paraId="2246C24A"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42CAA35" w14:textId="77777777" w:rsidR="00AA5EF8" w:rsidRDefault="00AA5EF8">
            <w:pPr>
              <w:spacing w:after="0" w:line="240" w:lineRule="auto"/>
              <w:rPr>
                <w:rFonts w:ascii="Times New Roman" w:eastAsia="Times New Roman" w:hAnsi="Times New Roman" w:cs="Times New Roman"/>
                <w:b/>
                <w:sz w:val="16"/>
                <w:szCs w:val="16"/>
              </w:rPr>
            </w:pP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8A7B1D" w14:textId="77777777" w:rsidR="00AA5EF8" w:rsidRDefault="00635593">
            <w:pPr>
              <w:spacing w:after="0" w:line="240" w:lineRule="auto"/>
              <w:rPr>
                <w:rFonts w:ascii="Calibri" w:eastAsia="Times New Roman" w:hAnsi="Calibri" w:cs="Calibri"/>
                <w:b/>
                <w:color w:val="000000"/>
                <w:sz w:val="16"/>
                <w:szCs w:val="16"/>
              </w:rPr>
            </w:pPr>
            <w:proofErr w:type="spellStart"/>
            <w:r>
              <w:rPr>
                <w:rFonts w:eastAsia="Times New Roman" w:cs="Calibri"/>
                <w:b/>
                <w:color w:val="000000"/>
                <w:sz w:val="16"/>
                <w:szCs w:val="16"/>
              </w:rPr>
              <w:t>site_code</w:t>
            </w:r>
            <w:proofErr w:type="spellEnd"/>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A1C26D" w14:textId="77777777" w:rsidR="00AA5EF8" w:rsidRDefault="00635593">
            <w:pPr>
              <w:spacing w:after="0" w:line="240" w:lineRule="auto"/>
              <w:rPr>
                <w:rFonts w:ascii="Calibri" w:eastAsia="Times New Roman" w:hAnsi="Calibri" w:cs="Calibri"/>
                <w:b/>
                <w:color w:val="000000"/>
                <w:sz w:val="16"/>
                <w:szCs w:val="16"/>
              </w:rPr>
            </w:pPr>
            <w:proofErr w:type="spellStart"/>
            <w:r>
              <w:rPr>
                <w:rFonts w:eastAsia="Times New Roman" w:cs="Calibri"/>
                <w:b/>
                <w:color w:val="000000"/>
                <w:sz w:val="16"/>
                <w:szCs w:val="16"/>
              </w:rPr>
              <w:t>site_name</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ACC6F5" w14:textId="77777777" w:rsidR="00AA5EF8" w:rsidRDefault="00635593">
            <w:pPr>
              <w:spacing w:after="0" w:line="240" w:lineRule="auto"/>
              <w:rPr>
                <w:rFonts w:ascii="Calibri" w:eastAsia="Times New Roman" w:hAnsi="Calibri" w:cs="Calibri"/>
                <w:b/>
                <w:color w:val="000000"/>
                <w:sz w:val="16"/>
                <w:szCs w:val="16"/>
              </w:rPr>
            </w:pPr>
            <w:r>
              <w:rPr>
                <w:rFonts w:eastAsia="Times New Roman" w:cs="Calibri"/>
                <w:b/>
                <w:color w:val="000000"/>
                <w:sz w:val="16"/>
                <w:szCs w:val="16"/>
              </w:rPr>
              <w:t>continent</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5997DE" w14:textId="77777777" w:rsidR="00AA5EF8" w:rsidRDefault="00635593">
            <w:pPr>
              <w:spacing w:after="0" w:line="240" w:lineRule="auto"/>
              <w:rPr>
                <w:rFonts w:ascii="Calibri" w:eastAsia="Times New Roman" w:hAnsi="Calibri" w:cs="Calibri"/>
                <w:b/>
                <w:color w:val="000000"/>
                <w:sz w:val="16"/>
                <w:szCs w:val="16"/>
              </w:rPr>
            </w:pPr>
            <w:r>
              <w:rPr>
                <w:rFonts w:eastAsia="Times New Roman" w:cs="Calibri"/>
                <w:b/>
                <w:color w:val="000000"/>
                <w:sz w:val="16"/>
                <w:szCs w:val="16"/>
              </w:rPr>
              <w:t>country</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240AF3" w14:textId="77777777" w:rsidR="00AA5EF8" w:rsidRDefault="00635593">
            <w:pPr>
              <w:spacing w:after="0" w:line="240" w:lineRule="auto"/>
              <w:rPr>
                <w:rFonts w:ascii="Calibri" w:eastAsia="Times New Roman" w:hAnsi="Calibri" w:cs="Calibri"/>
                <w:b/>
                <w:color w:val="000000"/>
                <w:sz w:val="16"/>
                <w:szCs w:val="16"/>
              </w:rPr>
            </w:pPr>
            <w:proofErr w:type="spellStart"/>
            <w:r>
              <w:rPr>
                <w:rFonts w:eastAsia="Times New Roman" w:cs="Calibri"/>
                <w:b/>
                <w:color w:val="000000"/>
                <w:sz w:val="16"/>
                <w:szCs w:val="16"/>
              </w:rPr>
              <w:t>n_years</w:t>
            </w:r>
            <w:proofErr w:type="spellEnd"/>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C4C3F3" w14:textId="77777777" w:rsidR="00AA5EF8" w:rsidRDefault="00635593">
            <w:pPr>
              <w:spacing w:after="0" w:line="240" w:lineRule="auto"/>
              <w:rPr>
                <w:rFonts w:ascii="Calibri" w:eastAsia="Times New Roman" w:hAnsi="Calibri" w:cs="Calibri"/>
                <w:b/>
                <w:color w:val="000000"/>
                <w:sz w:val="16"/>
                <w:szCs w:val="16"/>
              </w:rPr>
            </w:pPr>
            <w:proofErr w:type="spellStart"/>
            <w:r>
              <w:rPr>
                <w:rFonts w:eastAsia="Times New Roman" w:cs="Calibri"/>
                <w:b/>
                <w:color w:val="000000"/>
                <w:sz w:val="16"/>
                <w:szCs w:val="16"/>
              </w:rPr>
              <w:t>n_obs</w:t>
            </w:r>
            <w:proofErr w:type="spellEnd"/>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9E198B" w14:textId="77777777" w:rsidR="00AA5EF8" w:rsidRDefault="00635593">
            <w:pPr>
              <w:spacing w:after="0" w:line="240" w:lineRule="auto"/>
              <w:rPr>
                <w:rFonts w:ascii="Calibri" w:eastAsia="Times New Roman" w:hAnsi="Calibri" w:cs="Calibri"/>
                <w:b/>
                <w:color w:val="000000"/>
                <w:sz w:val="16"/>
                <w:szCs w:val="16"/>
              </w:rPr>
            </w:pPr>
            <w:proofErr w:type="spellStart"/>
            <w:r>
              <w:rPr>
                <w:rFonts w:eastAsia="Times New Roman" w:cs="Calibri"/>
                <w:b/>
                <w:color w:val="000000"/>
                <w:sz w:val="16"/>
                <w:szCs w:val="16"/>
              </w:rPr>
              <w:t>first_nutrient_year</w:t>
            </w:r>
            <w:proofErr w:type="spellEnd"/>
          </w:p>
        </w:tc>
      </w:tr>
      <w:tr w:rsidR="00AA5EF8" w14:paraId="03D39704"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984DB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EA9EE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azi.cn</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DFD971"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Azi</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A59AB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Asia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2E4AE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CN</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FD797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5</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2A4889"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2D9C58"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70B4BB5B"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552D0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AD1E57"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bldr.us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71BD4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Boulder South Campus</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78410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63DF1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7279F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9</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BE58F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68D4B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2009</w:t>
            </w:r>
          </w:p>
        </w:tc>
      </w:tr>
      <w:tr w:rsidR="00AA5EF8" w14:paraId="5FB9AD8D"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84743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6B3A0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bnch.us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09DBC11"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Bunchgrass (Andrews LTER)</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44A162"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9EFF1D7"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1D724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5B648A9"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142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0E7C0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402AFFE7"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43E84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335891"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bogong.au</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DD98BEB"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Bogong</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DD976A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Australia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AA056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9D988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11</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F2678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132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79E3F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2010</w:t>
            </w:r>
          </w:p>
        </w:tc>
      </w:tr>
      <w:tr w:rsidR="00AA5EF8" w14:paraId="0DAF9620"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A808D9"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5</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68550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burrawan.au</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93ED53"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Burrawan</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0470E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Australia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6D23F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099BD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AC4A2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144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A61CE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2009</w:t>
            </w:r>
          </w:p>
        </w:tc>
      </w:tr>
      <w:tr w:rsidR="00AA5EF8" w14:paraId="34AF1BE1"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1EF2B0"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51121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cbgb.us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2FF97D"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Chichaqua</w:t>
            </w:r>
            <w:proofErr w:type="spellEnd"/>
            <w:r>
              <w:rPr>
                <w:rFonts w:eastAsia="Times New Roman" w:cs="Calibri"/>
                <w:color w:val="000000"/>
                <w:sz w:val="16"/>
                <w:szCs w:val="16"/>
              </w:rPr>
              <w:t xml:space="preserve"> Bottoms</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82F0EC"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6176A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110A1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BC8A5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239</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13123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2010</w:t>
            </w:r>
          </w:p>
        </w:tc>
      </w:tr>
      <w:tr w:rsidR="00AA5EF8" w14:paraId="513E19AE"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CD544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2774A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cdcr.us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B2CF0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Cedar Creek LTER</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C5D3C"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51BB0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803CD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AA699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240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A1476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15EC2F9D"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6C166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A55B3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cdpt.us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A94457"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Cedar Point Biological Station</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AFA502"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5A0AA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587D9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D6F588"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288</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96168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0D8E8BFF"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EB4E5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9</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290AD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cereep.fr</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91AC8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 xml:space="preserve">CEREEP - </w:t>
            </w:r>
            <w:proofErr w:type="spellStart"/>
            <w:r>
              <w:rPr>
                <w:rFonts w:eastAsia="Times New Roman" w:cs="Calibri"/>
                <w:color w:val="000000"/>
                <w:sz w:val="16"/>
                <w:szCs w:val="16"/>
              </w:rPr>
              <w:t>Ecotron</w:t>
            </w:r>
            <w:proofErr w:type="spellEnd"/>
            <w:r>
              <w:rPr>
                <w:rFonts w:eastAsia="Times New Roman" w:cs="Calibri"/>
                <w:color w:val="000000"/>
                <w:sz w:val="16"/>
                <w:szCs w:val="16"/>
              </w:rPr>
              <w:t xml:space="preserve"> IDF</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94896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Europe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678CB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FR</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8DCB6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C10B7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E2381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2013</w:t>
            </w:r>
          </w:p>
        </w:tc>
      </w:tr>
      <w:tr w:rsidR="00AA5EF8" w14:paraId="15953389"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09D6D9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82C77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chilcas.ar</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E2A4F1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 xml:space="preserve">Las </w:t>
            </w:r>
            <w:proofErr w:type="spellStart"/>
            <w:r>
              <w:rPr>
                <w:rFonts w:eastAsia="Times New Roman" w:cs="Calibri"/>
                <w:color w:val="000000"/>
                <w:sz w:val="16"/>
                <w:szCs w:val="16"/>
              </w:rPr>
              <w:t>Chilcas</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28BD5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South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F44484"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AR</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F53F3D"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87E558"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76472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2014</w:t>
            </w:r>
          </w:p>
        </w:tc>
      </w:tr>
      <w:tr w:rsidR="00AA5EF8" w14:paraId="2BF444C1"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E6CC5D"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11</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3ACB1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comp.pt</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8E6A94"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Companhia</w:t>
            </w:r>
            <w:proofErr w:type="spellEnd"/>
            <w:r>
              <w:rPr>
                <w:rFonts w:eastAsia="Times New Roman" w:cs="Calibri"/>
                <w:color w:val="000000"/>
                <w:sz w:val="16"/>
                <w:szCs w:val="16"/>
              </w:rPr>
              <w:t xml:space="preserve"> das </w:t>
            </w:r>
            <w:proofErr w:type="spellStart"/>
            <w:r>
              <w:rPr>
                <w:rFonts w:eastAsia="Times New Roman" w:cs="Calibri"/>
                <w:color w:val="000000"/>
                <w:sz w:val="16"/>
                <w:szCs w:val="16"/>
              </w:rPr>
              <w:t>Lezirias</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9B8A34"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Europe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11CFF2"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PT</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6355B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DB854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96</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93BE3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2013</w:t>
            </w:r>
          </w:p>
        </w:tc>
      </w:tr>
      <w:tr w:rsidR="00AA5EF8" w14:paraId="4EFFF727"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FE699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26B382"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cowi.ca</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C1454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Cowichan</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8BF12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AFA47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45125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DE6F4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144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5FA31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4A448B95"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B978B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13</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258233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elliot.us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4C2464"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Elliott Chaparral</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1CCC4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9D56FE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32399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11</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D7F0A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130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391E1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2009</w:t>
            </w:r>
          </w:p>
        </w:tc>
      </w:tr>
      <w:tr w:rsidR="00AA5EF8" w14:paraId="7A2A6A40"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ABBF8D"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14</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E057B1"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ethass.au</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91087B"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Ethabuka</w:t>
            </w:r>
            <w:proofErr w:type="spellEnd"/>
            <w:r>
              <w:rPr>
                <w:rFonts w:eastAsia="Times New Roman" w:cs="Calibri"/>
                <w:color w:val="000000"/>
                <w:sz w:val="16"/>
                <w:szCs w:val="16"/>
              </w:rPr>
              <w:t xml:space="preserve"> (South Site)</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FF0EBB"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Australia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E4F0A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F2076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1292C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956AA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2014</w:t>
            </w:r>
          </w:p>
        </w:tc>
      </w:tr>
      <w:tr w:rsidR="00AA5EF8" w14:paraId="1A418172"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3B1FA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15</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3ADE3B"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frue.ch</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06C419F"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Fruebuel</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41E2F7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Europe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10366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CH</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05155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11973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96</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E2A0D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2009</w:t>
            </w:r>
          </w:p>
        </w:tc>
      </w:tr>
      <w:tr w:rsidR="00AA5EF8" w14:paraId="5231186F"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0FB95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16</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474BE1"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hall.us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36AC7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Hall's Prairie</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830DC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B435C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7FECC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AAA3A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96</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55D09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35FEAD12"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834EC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17</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71730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hart.us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565B0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Hart Mountain</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EF486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B972FB"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57CDFA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9DB72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89368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0C41B44C"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4249F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18</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1BFB3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hero.uk</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825F0E"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Heronsbrook</w:t>
            </w:r>
            <w:proofErr w:type="spellEnd"/>
            <w:r>
              <w:rPr>
                <w:rFonts w:eastAsia="Times New Roman" w:cs="Calibri"/>
                <w:color w:val="000000"/>
                <w:sz w:val="16"/>
                <w:szCs w:val="16"/>
              </w:rPr>
              <w:t xml:space="preserve"> (</w:t>
            </w:r>
            <w:proofErr w:type="spellStart"/>
            <w:r>
              <w:rPr>
                <w:rFonts w:eastAsia="Times New Roman" w:cs="Calibri"/>
                <w:color w:val="000000"/>
                <w:sz w:val="16"/>
                <w:szCs w:val="16"/>
              </w:rPr>
              <w:t>Silwood</w:t>
            </w:r>
            <w:proofErr w:type="spellEnd"/>
            <w:r>
              <w:rPr>
                <w:rFonts w:eastAsia="Times New Roman" w:cs="Calibri"/>
                <w:color w:val="000000"/>
                <w:sz w:val="16"/>
                <w:szCs w:val="16"/>
              </w:rPr>
              <w:t xml:space="preserve"> Park)</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85544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Europe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FF30D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UK</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01640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80630"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C2339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6BFB0FDC"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AE80E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19</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95029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hopl.us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90B29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Hopland REC</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2142EC"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11244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AADCF8"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EBC9A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141</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A3979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42C9CB6E"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99C57D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E3BDB0"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jena.de</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4F0BAD7"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JeNut</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3CA2E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Europe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420E6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DE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2F256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5</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BB1C7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40BE1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2015</w:t>
            </w:r>
          </w:p>
        </w:tc>
      </w:tr>
      <w:tr w:rsidR="00AA5EF8" w14:paraId="46118061"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8E089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21</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DEC433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kbs.us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DBCEA7"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Kellogg Biological Station LTER</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93BA8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068A3EB"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965290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5</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E4471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880AC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2014</w:t>
            </w:r>
          </w:p>
        </w:tc>
      </w:tr>
      <w:tr w:rsidR="00AA5EF8" w14:paraId="3785DF9D"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76E32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22</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F527C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kibber.in</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050578"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Kibber</w:t>
            </w:r>
            <w:proofErr w:type="spellEnd"/>
            <w:r>
              <w:rPr>
                <w:rFonts w:eastAsia="Times New Roman" w:cs="Calibri"/>
                <w:color w:val="000000"/>
                <w:sz w:val="16"/>
                <w:szCs w:val="16"/>
              </w:rPr>
              <w:t xml:space="preserve"> (</w:t>
            </w:r>
            <w:proofErr w:type="spellStart"/>
            <w:r>
              <w:rPr>
                <w:rFonts w:eastAsia="Times New Roman" w:cs="Calibri"/>
                <w:color w:val="000000"/>
                <w:sz w:val="16"/>
                <w:szCs w:val="16"/>
              </w:rPr>
              <w:t>Spiti</w:t>
            </w:r>
            <w:proofErr w:type="spellEnd"/>
            <w:r>
              <w:rPr>
                <w:rFonts w:eastAsia="Times New Roman" w:cs="Calibri"/>
                <w:color w:val="000000"/>
                <w:sz w:val="16"/>
                <w:szCs w:val="16"/>
              </w:rPr>
              <w:t>)</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AF9B5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Asia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E7552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IN</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B9F53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00D5C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96</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1555B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2012</w:t>
            </w:r>
          </w:p>
        </w:tc>
      </w:tr>
      <w:tr w:rsidR="00AA5EF8" w14:paraId="0958F0A0"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E0626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23</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2ADCA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kilp.fi</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5F11F1"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Kilpisjärvi</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3FEAEB"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Europe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242532"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FI</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B3B15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5A6A5E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37663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2014</w:t>
            </w:r>
          </w:p>
        </w:tc>
      </w:tr>
      <w:tr w:rsidR="00AA5EF8" w14:paraId="09D3E87D"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413D6C9"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24</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239A62"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kiny.au</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E698BE"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Kinypanial</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7E5D4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Australia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CE6097"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5C3FE0"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11</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0B1EA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132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A317C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4EAE51D5"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8AC9E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25</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71134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koffler.ca</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FDCC55"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Koffler</w:t>
            </w:r>
            <w:proofErr w:type="spellEnd"/>
            <w:r>
              <w:rPr>
                <w:rFonts w:eastAsia="Times New Roman" w:cs="Calibri"/>
                <w:color w:val="000000"/>
                <w:sz w:val="16"/>
                <w:szCs w:val="16"/>
              </w:rPr>
              <w:t xml:space="preserve"> Scientific Reserve at Joker's Hill</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94B98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9EA2B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D65B6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9</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D7CFBA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108</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CECD7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2011</w:t>
            </w:r>
          </w:p>
        </w:tc>
      </w:tr>
      <w:tr w:rsidR="00AA5EF8" w14:paraId="56C3BEBF"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864A4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26</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DC1681"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konz.us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5819BF"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Konza</w:t>
            </w:r>
            <w:proofErr w:type="spellEnd"/>
            <w:r>
              <w:rPr>
                <w:rFonts w:eastAsia="Times New Roman" w:cs="Calibri"/>
                <w:color w:val="000000"/>
                <w:sz w:val="16"/>
                <w:szCs w:val="16"/>
              </w:rPr>
              <w:t xml:space="preserve"> LTER</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E087C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EC5E3D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C377D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11</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D8614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132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19685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2A0F8985"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797EA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27</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FBA6C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lancaster.uk</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39F44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Lancaster</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5D861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Europe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EEC81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UK</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D7F3E7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8B93A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AD1BC8"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2009</w:t>
            </w:r>
          </w:p>
        </w:tc>
      </w:tr>
      <w:tr w:rsidR="00AA5EF8" w14:paraId="0398FF8F"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B803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28</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11BF9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look.us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EF5A32"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Lookout (Andrews LTER)</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640A4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EC1984"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9BCC39"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F6766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144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2A3DF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6120499F"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90D2F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29</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FA022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marc.ar</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327E3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Mar Chiquita</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220112"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South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8FBC4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AR</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368DC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EE964D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93</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CEF88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2012</w:t>
            </w:r>
          </w:p>
        </w:tc>
      </w:tr>
      <w:tr w:rsidR="00AA5EF8" w14:paraId="2F12C46C"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B5540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30</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6515E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mcla.us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077506"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Mclaughlin</w:t>
            </w:r>
            <w:proofErr w:type="spellEnd"/>
            <w:r>
              <w:rPr>
                <w:rFonts w:eastAsia="Times New Roman" w:cs="Calibri"/>
                <w:color w:val="000000"/>
                <w:sz w:val="16"/>
                <w:szCs w:val="16"/>
              </w:rPr>
              <w:t xml:space="preserve"> UCNRS</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21431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18AAD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5FDFE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1CEE1D"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144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E7C8E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1CB0DF30"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0624C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31</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BE7D7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mtca.au</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E0835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Mt. Caroline</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1C8304"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Australia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DB106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9126650"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11</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EBEBC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176</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C1B7B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2009</w:t>
            </w:r>
          </w:p>
        </w:tc>
      </w:tr>
      <w:tr w:rsidR="00AA5EF8" w14:paraId="0C7FD701"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6EFEC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32</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30863C"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ping.au</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9A8E41"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Pingelly</w:t>
            </w:r>
            <w:proofErr w:type="spellEnd"/>
            <w:r>
              <w:rPr>
                <w:rFonts w:eastAsia="Times New Roman" w:cs="Calibri"/>
                <w:color w:val="000000"/>
                <w:sz w:val="16"/>
                <w:szCs w:val="16"/>
              </w:rPr>
              <w:t xml:space="preserve"> Paddock</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50210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Australia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0F624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3A371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60BD3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76F2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2014</w:t>
            </w:r>
          </w:p>
        </w:tc>
      </w:tr>
      <w:tr w:rsidR="00AA5EF8" w14:paraId="45D01090"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67FEC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33</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A6FC9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pinj.au</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348823"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Pinjarra</w:t>
            </w:r>
            <w:proofErr w:type="spellEnd"/>
            <w:r>
              <w:rPr>
                <w:rFonts w:eastAsia="Times New Roman" w:cs="Calibri"/>
                <w:color w:val="000000"/>
                <w:sz w:val="16"/>
                <w:szCs w:val="16"/>
              </w:rPr>
              <w:t xml:space="preserve"> Hills</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57A6EB"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Australia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AB570B"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371A6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5</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FC163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EC218D"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2014</w:t>
            </w:r>
          </w:p>
        </w:tc>
      </w:tr>
      <w:tr w:rsidR="00AA5EF8" w14:paraId="1ACC66DB"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18453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34</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2363A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rook.uk</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B4063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Rookery (</w:t>
            </w:r>
            <w:proofErr w:type="spellStart"/>
            <w:r>
              <w:rPr>
                <w:rFonts w:eastAsia="Times New Roman" w:cs="Calibri"/>
                <w:color w:val="000000"/>
                <w:sz w:val="16"/>
                <w:szCs w:val="16"/>
              </w:rPr>
              <w:t>Silwood</w:t>
            </w:r>
            <w:proofErr w:type="spellEnd"/>
            <w:r>
              <w:rPr>
                <w:rFonts w:eastAsia="Times New Roman" w:cs="Calibri"/>
                <w:color w:val="000000"/>
                <w:sz w:val="16"/>
                <w:szCs w:val="16"/>
              </w:rPr>
              <w:t xml:space="preserve"> Park)</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5F5D7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Europe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92B21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UK</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C71E3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DEA8C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FDA5B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7B5BB199"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92AA90"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lastRenderedPageBreak/>
              <w:t>35</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A6295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sage.us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8C859C"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Sagehen</w:t>
            </w:r>
            <w:proofErr w:type="spellEnd"/>
            <w:r>
              <w:rPr>
                <w:rFonts w:eastAsia="Times New Roman" w:cs="Calibri"/>
                <w:color w:val="000000"/>
                <w:sz w:val="16"/>
                <w:szCs w:val="16"/>
              </w:rPr>
              <w:t xml:space="preserve"> Creek UCNRS</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EE8271"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0F21E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94C0F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7</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BB649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84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101DF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289A790D"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B9456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36</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A9306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saline.us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B2B60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Saline Experimental Range</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FE503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57F26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FAF12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02EEB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8CB22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6089F581"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22B220"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37</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185DA0"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sava.us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CCA17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Savannah River</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D5AF9A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27F73F"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45109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9A4F7D"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48</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E8582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79064242"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9C37F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38</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1B0FD7"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sedg.us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3B652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Sedgwick Reserve UCNRS</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A5406B"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A5373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450E5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11</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4481D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132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34F0C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52EEF21D"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28C5C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39</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37469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sereng.tz</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9CFC81"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Serengeti</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8FD8AC"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Africa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782954"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TZ</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D67C78"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5</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71D24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9D8B1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2009</w:t>
            </w:r>
          </w:p>
        </w:tc>
      </w:tr>
      <w:tr w:rsidR="00AA5EF8" w14:paraId="72EE0B4D"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CB11C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40</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712C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sgs.us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861A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Shortgrass Steppe LTER</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9679CE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FA7A0C"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28E01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28F7D8"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142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B8E31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151ABC32"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3490A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41</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9EC82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shps.us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E71B72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Sheep Experimental Station</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8BCFA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A9D889"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E4F9AD"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4B501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160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4B7D8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5D0B4317"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B2871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42</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F4FDF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sier.us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BF64D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Sierra Foothills REC</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8D495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DE14"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ABA40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C120B9"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232</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11342D"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62E8BADB"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19B1A9"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43</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C14DE0"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smith.us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D56E07"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Smith Prairie</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EAF2B7"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6E06D0"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8131D"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DFD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84ACD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750CA97E"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55473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44</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99D2C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spin.us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383FA3"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Spindletop</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EE2927"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ADAE50"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04F15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AAFB2F"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144</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73017B"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2D7EDC61"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1CF3080"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45</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845D5E"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temple.us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FEA1D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Temple</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93728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E9DE09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9BDCD2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7367B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5FCE6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48C467DD"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D9323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46</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68D5BB"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trel.us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DC27C0"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Trelease</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EDA8C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9716EDA"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B68BBE"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1BDD1A"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CFE09A2"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2009</w:t>
            </w:r>
          </w:p>
        </w:tc>
      </w:tr>
      <w:tr w:rsidR="00AA5EF8" w14:paraId="71F28E17"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D16539"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47</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2510A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ukul.za</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DFD95F0"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Ukulinga</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6DF0E6"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Africa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BFAA28"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ZA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EF8B1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B79A9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B182C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2010</w:t>
            </w:r>
          </w:p>
        </w:tc>
      </w:tr>
      <w:tr w:rsidR="00AA5EF8" w14:paraId="22A2853B"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141EFF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48</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9A0521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unc.us</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7B0BE2"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Duke Forest</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83D13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North America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EFFFC"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US</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AF0C76"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5</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7DE14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3796D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2008</w:t>
            </w:r>
          </w:p>
        </w:tc>
      </w:tr>
      <w:tr w:rsidR="00AA5EF8" w14:paraId="1C152CDD"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DFB14"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49</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F6158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valm.ch</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A44E55"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 xml:space="preserve">Val </w:t>
            </w:r>
            <w:proofErr w:type="spellStart"/>
            <w:r>
              <w:rPr>
                <w:rFonts w:eastAsia="Times New Roman" w:cs="Calibri"/>
                <w:color w:val="000000"/>
                <w:sz w:val="16"/>
                <w:szCs w:val="16"/>
              </w:rPr>
              <w:t>Mustair</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5DE380"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Europe</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ED906D"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CH</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2CA60CC"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10</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F01241"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120</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F91E89"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2009</w:t>
            </w:r>
          </w:p>
        </w:tc>
      </w:tr>
      <w:tr w:rsidR="00AA5EF8" w14:paraId="0A36C621" w14:textId="77777777">
        <w:trPr>
          <w:trHeight w:val="300"/>
        </w:trPr>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66CB83"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50</w:t>
            </w:r>
          </w:p>
        </w:tc>
        <w:tc>
          <w:tcPr>
            <w:tcW w:w="10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9A4764"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yarra.au</w:t>
            </w:r>
          </w:p>
        </w:tc>
        <w:tc>
          <w:tcPr>
            <w:tcW w:w="274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B1A943" w14:textId="77777777" w:rsidR="00AA5EF8" w:rsidRDefault="00635593">
            <w:pPr>
              <w:spacing w:after="0" w:line="240" w:lineRule="auto"/>
              <w:rPr>
                <w:rFonts w:ascii="Calibri" w:eastAsia="Times New Roman" w:hAnsi="Calibri" w:cs="Calibri"/>
                <w:color w:val="000000"/>
                <w:sz w:val="16"/>
                <w:szCs w:val="16"/>
              </w:rPr>
            </w:pPr>
            <w:proofErr w:type="spellStart"/>
            <w:r>
              <w:rPr>
                <w:rFonts w:eastAsia="Times New Roman" w:cs="Calibri"/>
                <w:color w:val="000000"/>
                <w:sz w:val="16"/>
                <w:szCs w:val="16"/>
              </w:rPr>
              <w:t>Yarramundi</w:t>
            </w:r>
            <w:proofErr w:type="spellEnd"/>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B73253"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Australia</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1282D4" w14:textId="77777777" w:rsidR="00AA5EF8" w:rsidRDefault="00635593">
            <w:pPr>
              <w:spacing w:after="0" w:line="240" w:lineRule="auto"/>
              <w:rPr>
                <w:rFonts w:ascii="Calibri" w:eastAsia="Times New Roman" w:hAnsi="Calibri" w:cs="Calibri"/>
                <w:color w:val="000000"/>
                <w:sz w:val="16"/>
                <w:szCs w:val="16"/>
              </w:rPr>
            </w:pPr>
            <w:r>
              <w:rPr>
                <w:rFonts w:eastAsia="Times New Roman" w:cs="Calibri"/>
                <w:color w:val="000000"/>
                <w:sz w:val="16"/>
                <w:szCs w:val="16"/>
              </w:rPr>
              <w:t>AU</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31CF5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6</w:t>
            </w:r>
          </w:p>
        </w:tc>
        <w:tc>
          <w:tcPr>
            <w:tcW w:w="76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EC0BA7"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96</w:t>
            </w:r>
          </w:p>
        </w:tc>
        <w:tc>
          <w:tcPr>
            <w:tcW w:w="160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87F7B5" w14:textId="77777777" w:rsidR="00AA5EF8" w:rsidRDefault="00635593">
            <w:pPr>
              <w:spacing w:after="0" w:line="240" w:lineRule="auto"/>
              <w:jc w:val="right"/>
              <w:rPr>
                <w:rFonts w:ascii="Calibri" w:eastAsia="Times New Roman" w:hAnsi="Calibri" w:cs="Calibri"/>
                <w:color w:val="000000"/>
                <w:sz w:val="16"/>
                <w:szCs w:val="16"/>
              </w:rPr>
            </w:pPr>
            <w:r>
              <w:rPr>
                <w:rFonts w:eastAsia="Times New Roman" w:cs="Calibri"/>
                <w:color w:val="000000"/>
                <w:sz w:val="16"/>
                <w:szCs w:val="16"/>
              </w:rPr>
              <w:t>2015</w:t>
            </w:r>
          </w:p>
        </w:tc>
      </w:tr>
    </w:tbl>
    <w:p w14:paraId="725B9EA0" w14:textId="77777777" w:rsidR="00AA5EF8" w:rsidRDefault="00AA5EF8"/>
    <w:sectPr w:rsidR="00AA5EF8">
      <w:pgSz w:w="12240" w:h="15840"/>
      <w:pgMar w:top="1440" w:right="1440" w:bottom="1440" w:left="1440"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iddharth Bharath" w:date="2020-01-14T10:05:00Z" w:initials="">
    <w:p w14:paraId="52E28653" w14:textId="77777777" w:rsidR="00635593" w:rsidRDefault="00635593">
      <w:r>
        <w:rPr>
          <w:sz w:val="20"/>
        </w:rPr>
        <w:t xml:space="preserve">I vote for </w:t>
      </w:r>
      <w:proofErr w:type="spellStart"/>
      <w:r>
        <w:rPr>
          <w:sz w:val="20"/>
        </w:rPr>
        <w:t>Harpole</w:t>
      </w:r>
      <w:proofErr w:type="spellEnd"/>
      <w:r>
        <w:rPr>
          <w:sz w:val="20"/>
        </w:rPr>
        <w:t xml:space="preserve"> et al. 2017 being the key reading. I don’t think it is redundant for </w:t>
      </w:r>
      <w:proofErr w:type="spellStart"/>
      <w:r>
        <w:rPr>
          <w:sz w:val="20"/>
        </w:rPr>
        <w:t>NutNet</w:t>
      </w:r>
      <w:proofErr w:type="spellEnd"/>
      <w:r>
        <w:rPr>
          <w:sz w:val="20"/>
        </w:rPr>
        <w:t xml:space="preserve"> folks. Donohue et al. 2013 is great as the bonus reading, giving insight into methodology. </w:t>
      </w:r>
    </w:p>
  </w:comment>
  <w:comment w:id="1" w:author="Siddharth Bharath" w:date="2020-01-14T10:09:00Z" w:initials="">
    <w:p w14:paraId="574811B1" w14:textId="77777777" w:rsidR="00635593" w:rsidRDefault="00635593">
      <w:r>
        <w:rPr>
          <w:rFonts w:ascii="Calibri" w:hAnsi="Calibri"/>
          <w:sz w:val="20"/>
        </w:rPr>
        <w:t xml:space="preserve">I think Jennifer </w:t>
      </w:r>
      <w:proofErr w:type="spellStart"/>
      <w:r>
        <w:rPr>
          <w:rFonts w:ascii="Calibri" w:hAnsi="Calibri"/>
          <w:sz w:val="20"/>
        </w:rPr>
        <w:t>Firn</w:t>
      </w:r>
      <w:proofErr w:type="spellEnd"/>
      <w:r>
        <w:rPr>
          <w:rFonts w:ascii="Calibri" w:hAnsi="Calibri"/>
          <w:sz w:val="20"/>
        </w:rPr>
        <w:t xml:space="preserve"> has the trait dataset. However, I think there is plenty in this paper, and don’t think there is much value in adding more. Especially if you are going into site-by-site variation.</w:t>
      </w:r>
    </w:p>
  </w:comment>
  <w:comment w:id="2" w:author="Siddharth Bharath" w:date="2020-01-14T11:43:00Z" w:initials="">
    <w:p w14:paraId="02DB9097" w14:textId="77777777" w:rsidR="00635593" w:rsidRDefault="00635593">
      <w:r>
        <w:rPr>
          <w:sz w:val="20"/>
        </w:rPr>
        <w:t>Is it possible to measure dimensionality at each site? To maybe classify sites in terms of dimensionality like you have in Figure 2a?</w:t>
      </w:r>
    </w:p>
  </w:comment>
  <w:comment w:id="24" w:author="Siddharth Bharath" w:date="2020-01-14T10:27:00Z" w:initials="">
    <w:p w14:paraId="3C46A9CD" w14:textId="77777777" w:rsidR="00635593" w:rsidRDefault="00635593">
      <w:r>
        <w:rPr>
          <w:rFonts w:ascii="Calibri" w:hAnsi="Calibri"/>
          <w:sz w:val="20"/>
        </w:rPr>
        <w:t>I’m confused about this statement. It is redundant with the first half of the sentence, and doesn’t seem to correspond to any part of the analysis in the larger document that you shared.</w:t>
      </w:r>
    </w:p>
  </w:comment>
  <w:comment w:id="31" w:author="Siddharth Bharath" w:date="2020-01-14T11:48:00Z" w:initials="">
    <w:p w14:paraId="7DECF91C" w14:textId="77777777" w:rsidR="00635593" w:rsidRDefault="00635593">
      <w:r>
        <w:rPr>
          <w:rFonts w:ascii="Calibri" w:hAnsi="Calibri"/>
          <w:sz w:val="20"/>
        </w:rPr>
        <w:t xml:space="preserve">See comment linked in Table 1, about tying this in more closely with a point made in </w:t>
      </w:r>
      <w:proofErr w:type="spellStart"/>
      <w:r>
        <w:rPr>
          <w:rFonts w:ascii="Calibri" w:hAnsi="Calibri"/>
          <w:sz w:val="20"/>
        </w:rPr>
        <w:t>Harpole</w:t>
      </w:r>
      <w:proofErr w:type="spellEnd"/>
      <w:r>
        <w:rPr>
          <w:rFonts w:ascii="Calibri" w:hAnsi="Calibri"/>
          <w:sz w:val="20"/>
        </w:rPr>
        <w:t xml:space="preserve"> et al. 2017.</w:t>
      </w:r>
    </w:p>
  </w:comment>
  <w:comment w:id="33" w:author="Siddharth Bharath" w:date="2020-01-14T10:54:00Z" w:initials="">
    <w:p w14:paraId="071D9DA3" w14:textId="77777777" w:rsidR="00635593" w:rsidRDefault="00635593">
      <w:r>
        <w:rPr>
          <w:rFonts w:ascii="Calibri" w:hAnsi="Calibri"/>
          <w:sz w:val="20"/>
        </w:rPr>
        <w:t>Can you show that 1 site also in the figure. It can be outside all the circles of Venn diagram</w:t>
      </w:r>
    </w:p>
  </w:comment>
  <w:comment w:id="36" w:author="Siddharth Bharath" w:date="2020-01-14T11:46:00Z" w:initials="">
    <w:p w14:paraId="16353070" w14:textId="77777777" w:rsidR="00635593" w:rsidRDefault="00635593">
      <w:proofErr w:type="spellStart"/>
      <w:r>
        <w:rPr>
          <w:rFonts w:ascii="Calibri" w:hAnsi="Calibri"/>
          <w:sz w:val="20"/>
        </w:rPr>
        <w:t>Harpole</w:t>
      </w:r>
      <w:proofErr w:type="spellEnd"/>
      <w:r>
        <w:rPr>
          <w:rFonts w:ascii="Calibri" w:hAnsi="Calibri"/>
          <w:sz w:val="20"/>
        </w:rPr>
        <w:t xml:space="preserve"> et al. (2017) make this statement - "we presented evidence that niche dimensionality is a novel and overlooked mechanism that can act in addition to the traditionally invoked mechanism whereby nutrient addition increases biomass and litter and reduces light, which thereby may all indirectly contribute to diversity loss. These are not mutually exclusive. The question of the relative strength of these direct and indirect consequences of eutrophication in co-limited systems is a valid one but needs to be understood in the context of a multivariate framework that also acknowledges other mechanisms that may not be included."</w:t>
      </w:r>
    </w:p>
    <w:p w14:paraId="118FF156" w14:textId="77777777" w:rsidR="00635593" w:rsidRDefault="00635593"/>
    <w:p w14:paraId="5A2A3001" w14:textId="77777777" w:rsidR="00635593" w:rsidRDefault="00635593">
      <w:r>
        <w:rPr>
          <w:sz w:val="20"/>
        </w:rPr>
        <w:t>I see that point first appearing in your text over here. Would it be useful to make it more central to the paper, or does it make a good topic for the discussion section?</w:t>
      </w:r>
    </w:p>
  </w:comment>
  <w:comment w:id="38" w:author="Evan Batzer" w:date="2020-01-09T09:59:00Z" w:initials="EB">
    <w:p w14:paraId="1F80864F" w14:textId="77777777" w:rsidR="00635593" w:rsidRDefault="00635593">
      <w:r>
        <w:rPr>
          <w:rFonts w:ascii="Liberation Serif" w:eastAsia="DejaVu Sans" w:hAnsi="Liberation Serif" w:cs="DejaVu Sans"/>
          <w:sz w:val="24"/>
          <w:szCs w:val="24"/>
          <w:lang w:bidi="en-US"/>
        </w:rPr>
        <w:t>An alternative way to get at a similar concept would be to plot the second and third PC dimensions, colored by functional group – this would be used to determine if tradeoffs exist, once we’ve accounted for the general relationship between above- and below-ground competition captured by the first axis.</w:t>
      </w:r>
    </w:p>
  </w:comment>
  <w:comment w:id="39" w:author="Evan Batzer [2]" w:date="2020-01-13T10:47:00Z" w:initials="EB">
    <w:p w14:paraId="20AD466A" w14:textId="77777777" w:rsidR="00635593" w:rsidRDefault="00635593">
      <w:r>
        <w:rPr>
          <w:rFonts w:ascii="Liberation Serif" w:eastAsia="DejaVu Sans" w:hAnsi="Liberation Serif" w:cs="DejaVu Sans"/>
          <w:sz w:val="24"/>
          <w:szCs w:val="24"/>
          <w:lang w:bidi="en-US"/>
        </w:rPr>
        <w:t>Other ways to explore this site-by-site variation would be to examine the deviation by sites from the overall relationship established using PCA – what fraction of variance is capture by the first PC in these sites, or what is the angle between a site’s dominant principal component vs. the 1</w:t>
      </w:r>
      <w:r>
        <w:rPr>
          <w:rFonts w:ascii="Liberation Serif" w:eastAsia="DejaVu Sans" w:hAnsi="Liberation Serif" w:cs="DejaVu Sans"/>
          <w:sz w:val="24"/>
          <w:szCs w:val="24"/>
          <w:vertAlign w:val="superscript"/>
          <w:lang w:bidi="en-US"/>
        </w:rPr>
        <w:t>st</w:t>
      </w:r>
      <w:r>
        <w:rPr>
          <w:rFonts w:ascii="Liberation Serif" w:eastAsia="DejaVu Sans" w:hAnsi="Liberation Serif" w:cs="DejaVu Sans"/>
          <w:sz w:val="24"/>
          <w:szCs w:val="24"/>
          <w:lang w:bidi="en-US"/>
        </w:rPr>
        <w:t xml:space="preserve"> principal component of all sites together.</w:t>
      </w:r>
    </w:p>
  </w:comment>
  <w:comment w:id="41" w:author="Siddharth Bharath" w:date="2020-01-14T11:34:00Z" w:initials="">
    <w:p w14:paraId="32730F73" w14:textId="77777777" w:rsidR="00635593" w:rsidRDefault="00635593">
      <w:r>
        <w:rPr>
          <w:rFonts w:ascii="Calibri" w:hAnsi="Calibri"/>
          <w:i/>
          <w:sz w:val="16"/>
        </w:rPr>
        <w:t>Reply to Evan Batzer [2] (01/13/2020, 10:47): "..."</w:t>
      </w:r>
    </w:p>
    <w:p w14:paraId="03247870" w14:textId="77777777" w:rsidR="00635593" w:rsidRDefault="00635593">
      <w:r>
        <w:rPr>
          <w:rFonts w:ascii="Liberation Serif" w:eastAsia="DejaVu Sans" w:hAnsi="Liberation Serif" w:cs="DejaVu Sans"/>
          <w:sz w:val="20"/>
          <w:szCs w:val="24"/>
        </w:rPr>
        <w:t xml:space="preserve">Rather than measuring the site’s dominant principal component, I’m interested in the dimensionality of the response at each site. Since the focus of the paper has been on the dimensionality of response, it would be interesting to classify sites based on their dimensionality, and see what that is correlated 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E28653" w15:done="0"/>
  <w15:commentEx w15:paraId="574811B1" w15:done="0"/>
  <w15:commentEx w15:paraId="02DB9097" w15:done="0"/>
  <w15:commentEx w15:paraId="3C46A9CD" w15:done="0"/>
  <w15:commentEx w15:paraId="7DECF91C" w15:done="0"/>
  <w15:commentEx w15:paraId="071D9DA3" w15:done="0"/>
  <w15:commentEx w15:paraId="5A2A3001" w15:done="0"/>
  <w15:commentEx w15:paraId="1F80864F" w15:done="0"/>
  <w15:commentEx w15:paraId="20AD466A" w15:done="0"/>
  <w15:commentEx w15:paraId="0324787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D2A24"/>
    <w:multiLevelType w:val="multilevel"/>
    <w:tmpl w:val="A94417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FD529C7"/>
    <w:multiLevelType w:val="multilevel"/>
    <w:tmpl w:val="DD0CC2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3B694F"/>
    <w:multiLevelType w:val="multilevel"/>
    <w:tmpl w:val="8B8E36CE"/>
    <w:lvl w:ilvl="0">
      <w:start w:val="1"/>
      <w:numFmt w:val="decimal"/>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46731B"/>
    <w:multiLevelType w:val="multilevel"/>
    <w:tmpl w:val="396C5A6C"/>
    <w:lvl w:ilvl="0">
      <w:start w:val="1"/>
      <w:numFmt w:val="decimal"/>
      <w:lvlText w:val="%1."/>
      <w:lvlJc w:val="left"/>
      <w:pPr>
        <w:ind w:left="720" w:hanging="360"/>
      </w:pPr>
      <w:rPr>
        <w:rFonts w:ascii="Arial" w:hAnsi="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454F9D"/>
    <w:multiLevelType w:val="multilevel"/>
    <w:tmpl w:val="F0B6405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69AF3AFD"/>
    <w:multiLevelType w:val="multilevel"/>
    <w:tmpl w:val="8940CA4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7DF0344"/>
    <w:multiLevelType w:val="multilevel"/>
    <w:tmpl w:val="F0D6FB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6"/>
  </w:num>
  <w:num w:numId="3">
    <w:abstractNumId w:val="1"/>
  </w:num>
  <w:num w:numId="4">
    <w:abstractNumId w:val="3"/>
  </w:num>
  <w:num w:numId="5">
    <w:abstractNumId w:val="2"/>
  </w:num>
  <w:num w:numId="6">
    <w:abstractNumId w:val="5"/>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an Batzer">
    <w15:presenceInfo w15:providerId="AD" w15:userId="S-1-5-21-3516884288-2819916808-3028616173-1388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EF8"/>
    <w:rsid w:val="00635593"/>
    <w:rsid w:val="00AA5EF8"/>
    <w:rsid w:val="00B04F7C"/>
    <w:rsid w:val="00C45F96"/>
    <w:rsid w:val="00DE31A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A15FB"/>
  <w15:docId w15:val="{947DE4AC-C4E5-488B-9712-9794882A6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C66758"/>
    <w:rPr>
      <w:sz w:val="16"/>
      <w:szCs w:val="16"/>
    </w:rPr>
  </w:style>
  <w:style w:type="character" w:customStyle="1" w:styleId="CommentTextChar">
    <w:name w:val="Comment Text Char"/>
    <w:basedOn w:val="DefaultParagraphFont"/>
    <w:link w:val="CommentText"/>
    <w:uiPriority w:val="99"/>
    <w:semiHidden/>
    <w:qFormat/>
    <w:rsid w:val="00C66758"/>
    <w:rPr>
      <w:sz w:val="20"/>
      <w:szCs w:val="20"/>
    </w:rPr>
  </w:style>
  <w:style w:type="character" w:customStyle="1" w:styleId="CommentSubjectChar">
    <w:name w:val="Comment Subject Char"/>
    <w:basedOn w:val="CommentTextChar"/>
    <w:link w:val="CommentSubject"/>
    <w:uiPriority w:val="99"/>
    <w:semiHidden/>
    <w:qFormat/>
    <w:rsid w:val="00C66758"/>
    <w:rPr>
      <w:b/>
      <w:bCs/>
      <w:sz w:val="20"/>
      <w:szCs w:val="20"/>
    </w:rPr>
  </w:style>
  <w:style w:type="character" w:customStyle="1" w:styleId="BalloonTextChar">
    <w:name w:val="Balloon Text Char"/>
    <w:basedOn w:val="DefaultParagraphFont"/>
    <w:link w:val="BalloonText"/>
    <w:uiPriority w:val="99"/>
    <w:semiHidden/>
    <w:qFormat/>
    <w:rsid w:val="00C66758"/>
    <w:rPr>
      <w:rFonts w:ascii="Segoe UI" w:hAnsi="Segoe UI" w:cs="Segoe UI"/>
      <w:sz w:val="18"/>
      <w:szCs w:val="18"/>
    </w:rPr>
  </w:style>
  <w:style w:type="character" w:customStyle="1" w:styleId="ListLabel1">
    <w:name w:val="ListLabel 1"/>
    <w:qFormat/>
    <w:rPr>
      <w:rFonts w:ascii="Arial" w:hAnsi="Arial"/>
      <w:b w:val="0"/>
    </w:rPr>
  </w:style>
  <w:style w:type="character" w:customStyle="1" w:styleId="ListLabel2">
    <w:name w:val="ListLabel 2"/>
    <w:qFormat/>
    <w:rPr>
      <w:rFonts w:ascii="Arial" w:hAnsi="Arial"/>
      <w:b w:val="0"/>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F38F3"/>
    <w:pPr>
      <w:ind w:left="720"/>
      <w:contextualSpacing/>
    </w:pPr>
  </w:style>
  <w:style w:type="paragraph" w:styleId="NormalWeb">
    <w:name w:val="Normal (Web)"/>
    <w:basedOn w:val="Normal"/>
    <w:uiPriority w:val="99"/>
    <w:unhideWhenUsed/>
    <w:qFormat/>
    <w:rsid w:val="007C6519"/>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C6675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C66758"/>
    <w:rPr>
      <w:b/>
      <w:bCs/>
    </w:rPr>
  </w:style>
  <w:style w:type="paragraph" w:styleId="BalloonText">
    <w:name w:val="Balloon Text"/>
    <w:basedOn w:val="Normal"/>
    <w:link w:val="BalloonTextChar"/>
    <w:uiPriority w:val="99"/>
    <w:semiHidden/>
    <w:unhideWhenUsed/>
    <w:qFormat/>
    <w:rsid w:val="00C66758"/>
    <w:pPr>
      <w:spacing w:after="0" w:line="240" w:lineRule="auto"/>
    </w:pPr>
    <w:rPr>
      <w:rFonts w:ascii="Segoe UI" w:hAnsi="Segoe UI" w:cs="Segoe UI"/>
      <w:sz w:val="18"/>
      <w:szCs w:val="1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0.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71539-6193-4D90-82F5-D473FB25F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1</Pages>
  <Words>2475</Words>
  <Characters>14111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16553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dc:description/>
  <cp:lastModifiedBy>Evan Batzer</cp:lastModifiedBy>
  <cp:revision>58</cp:revision>
  <dcterms:created xsi:type="dcterms:W3CDTF">2020-01-08T17:23:00Z</dcterms:created>
  <dcterms:modified xsi:type="dcterms:W3CDTF">2020-01-17T21:22:00Z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California, Davis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Document_1">
    <vt:lpwstr>True</vt:lpwstr>
  </property>
  <property fmtid="{D5CDD505-2E9C-101B-9397-08002B2CF9AE}" pid="8" name="ScaleCrop">
    <vt:bool>false</vt:bool>
  </property>
  <property fmtid="{D5CDD505-2E9C-101B-9397-08002B2CF9AE}" pid="9" name="ShareDoc">
    <vt:bool>false</vt:bool>
  </property>
</Properties>
</file>