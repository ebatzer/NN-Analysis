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6A0AD" w14:textId="135F920E" w:rsidR="008C7E98" w:rsidRPr="00532322" w:rsidRDefault="008C7E98" w:rsidP="00532322">
      <w:pPr>
        <w:spacing w:after="120"/>
        <w:jc w:val="center"/>
        <w:rPr>
          <w:rFonts w:asciiTheme="majorHAnsi" w:hAnsiTheme="majorHAnsi"/>
        </w:rPr>
      </w:pPr>
      <w:commentRangeStart w:id="0"/>
      <w:r w:rsidRPr="00532322">
        <w:rPr>
          <w:rFonts w:asciiTheme="majorHAnsi" w:hAnsiTheme="majorHAnsi"/>
        </w:rPr>
        <w:t xml:space="preserve">The </w:t>
      </w:r>
      <w:commentRangeEnd w:id="0"/>
      <w:r w:rsidR="001375A3" w:rsidRPr="00532322">
        <w:rPr>
          <w:rStyle w:val="CommentReference"/>
          <w:rFonts w:asciiTheme="majorHAnsi" w:hAnsiTheme="majorHAnsi"/>
        </w:rPr>
        <w:commentReference w:id="0"/>
      </w:r>
      <w:r w:rsidRPr="00532322">
        <w:rPr>
          <w:rFonts w:asciiTheme="majorHAnsi" w:hAnsiTheme="majorHAnsi"/>
        </w:rPr>
        <w:t xml:space="preserve">illusion of control: Spatial and temporal variability </w:t>
      </w:r>
      <w:r w:rsidR="00A80219" w:rsidRPr="00532322">
        <w:rPr>
          <w:rFonts w:asciiTheme="majorHAnsi" w:hAnsiTheme="majorHAnsi"/>
        </w:rPr>
        <w:t xml:space="preserve">greatly exceed </w:t>
      </w:r>
      <w:r w:rsidR="004C7B40" w:rsidRPr="00532322">
        <w:rPr>
          <w:rFonts w:asciiTheme="majorHAnsi" w:hAnsiTheme="majorHAnsi"/>
        </w:rPr>
        <w:t xml:space="preserve">experimental treatment effects on grassland </w:t>
      </w:r>
      <w:r w:rsidR="00995DA3" w:rsidRPr="00532322">
        <w:rPr>
          <w:rFonts w:asciiTheme="majorHAnsi" w:hAnsiTheme="majorHAnsi"/>
        </w:rPr>
        <w:t xml:space="preserve">community </w:t>
      </w:r>
      <w:r w:rsidR="004C7B40" w:rsidRPr="00532322">
        <w:rPr>
          <w:rFonts w:asciiTheme="majorHAnsi" w:hAnsiTheme="majorHAnsi"/>
        </w:rPr>
        <w:t>composition</w:t>
      </w:r>
    </w:p>
    <w:p w14:paraId="4ADFE4C1" w14:textId="70331F89" w:rsidR="00620B84" w:rsidRPr="00532322" w:rsidRDefault="003B56D5" w:rsidP="00532322">
      <w:pPr>
        <w:spacing w:after="120"/>
        <w:jc w:val="center"/>
        <w:rPr>
          <w:rFonts w:asciiTheme="majorHAnsi" w:hAnsiTheme="majorHAnsi"/>
        </w:rPr>
      </w:pPr>
      <w:r w:rsidRPr="00532322">
        <w:rPr>
          <w:rFonts w:asciiTheme="majorHAnsi" w:hAnsiTheme="majorHAnsi"/>
        </w:rPr>
        <w:t>OR</w:t>
      </w:r>
    </w:p>
    <w:p w14:paraId="130400FC" w14:textId="77777777" w:rsidR="003B56D5" w:rsidRPr="00532322" w:rsidRDefault="003B56D5" w:rsidP="00532322">
      <w:pPr>
        <w:spacing w:after="120"/>
        <w:jc w:val="center"/>
        <w:rPr>
          <w:rFonts w:asciiTheme="majorHAnsi" w:hAnsiTheme="majorHAnsi"/>
        </w:rPr>
      </w:pPr>
      <w:r w:rsidRPr="00532322">
        <w:rPr>
          <w:rFonts w:asciiTheme="majorHAnsi" w:hAnsiTheme="majorHAnsi"/>
        </w:rPr>
        <w:t>The illusion of control: an assessment of the magnitude and predictors of compositional variation in grasslands around the globe</w:t>
      </w:r>
    </w:p>
    <w:p w14:paraId="7631D130" w14:textId="22917E98" w:rsidR="003B56D5" w:rsidRPr="00532322" w:rsidRDefault="003B56D5" w:rsidP="00532322">
      <w:pPr>
        <w:spacing w:after="120"/>
        <w:jc w:val="center"/>
        <w:rPr>
          <w:rFonts w:asciiTheme="majorHAnsi" w:hAnsiTheme="majorHAnsi"/>
        </w:rPr>
      </w:pPr>
    </w:p>
    <w:p w14:paraId="413206FE" w14:textId="77777777" w:rsidR="00075228" w:rsidRPr="00532322" w:rsidRDefault="00075228" w:rsidP="00532322">
      <w:pPr>
        <w:spacing w:after="120"/>
        <w:jc w:val="center"/>
        <w:rPr>
          <w:rFonts w:asciiTheme="majorHAnsi" w:hAnsiTheme="majorHAnsi"/>
        </w:rPr>
      </w:pPr>
      <w:r w:rsidRPr="00532322">
        <w:rPr>
          <w:rFonts w:asciiTheme="majorHAnsi" w:hAnsiTheme="majorHAnsi"/>
        </w:rPr>
        <w:t xml:space="preserve">Jonathan D. Bakker, Claire E. Wainwright, Jeremiah A. Henning, Rachel M. Mitchell, Jodi N. Price, Ellen </w:t>
      </w:r>
      <w:proofErr w:type="spellStart"/>
      <w:r w:rsidRPr="00532322">
        <w:rPr>
          <w:rFonts w:asciiTheme="majorHAnsi" w:hAnsiTheme="majorHAnsi"/>
        </w:rPr>
        <w:t>Esch</w:t>
      </w:r>
      <w:proofErr w:type="spellEnd"/>
      <w:r w:rsidRPr="00532322">
        <w:rPr>
          <w:rFonts w:asciiTheme="majorHAnsi" w:hAnsiTheme="majorHAnsi"/>
        </w:rPr>
        <w:t xml:space="preserve">, Evan E. Batzer, Timothy J. </w:t>
      </w:r>
      <w:proofErr w:type="spellStart"/>
      <w:r w:rsidRPr="00532322">
        <w:rPr>
          <w:rFonts w:asciiTheme="majorHAnsi" w:hAnsiTheme="majorHAnsi"/>
        </w:rPr>
        <w:t>Ohlert</w:t>
      </w:r>
      <w:proofErr w:type="spellEnd"/>
      <w:r w:rsidRPr="00532322">
        <w:rPr>
          <w:rFonts w:asciiTheme="majorHAnsi" w:hAnsiTheme="majorHAnsi"/>
        </w:rPr>
        <w:t xml:space="preserve">, Juan Alberti, Carlos </w:t>
      </w:r>
      <w:proofErr w:type="spellStart"/>
      <w:r w:rsidRPr="00532322">
        <w:rPr>
          <w:rFonts w:asciiTheme="majorHAnsi" w:hAnsiTheme="majorHAnsi"/>
        </w:rPr>
        <w:t>Arnillas</w:t>
      </w:r>
      <w:proofErr w:type="spellEnd"/>
      <w:r w:rsidRPr="00532322">
        <w:rPr>
          <w:rFonts w:asciiTheme="majorHAnsi" w:hAnsiTheme="majorHAnsi"/>
        </w:rPr>
        <w:t xml:space="preserve">, Suzanne Prober, Eric </w:t>
      </w:r>
      <w:proofErr w:type="spellStart"/>
      <w:r w:rsidRPr="00532322">
        <w:rPr>
          <w:rFonts w:asciiTheme="majorHAnsi" w:hAnsiTheme="majorHAnsi"/>
        </w:rPr>
        <w:t>Seabloom</w:t>
      </w:r>
      <w:proofErr w:type="spellEnd"/>
      <w:r w:rsidRPr="00532322">
        <w:rPr>
          <w:rFonts w:asciiTheme="majorHAnsi" w:hAnsiTheme="majorHAnsi"/>
        </w:rPr>
        <w:t>, …</w:t>
      </w:r>
    </w:p>
    <w:p w14:paraId="2048D4DF" w14:textId="77777777" w:rsidR="00620B84" w:rsidRPr="00532322" w:rsidRDefault="00620B84" w:rsidP="00532322">
      <w:pPr>
        <w:spacing w:after="120"/>
        <w:jc w:val="center"/>
        <w:rPr>
          <w:rFonts w:asciiTheme="majorHAnsi" w:hAnsiTheme="majorHAnsi"/>
        </w:rPr>
      </w:pPr>
    </w:p>
    <w:p w14:paraId="251B39CB" w14:textId="76397A9D" w:rsidR="00620B84" w:rsidRPr="00532322" w:rsidRDefault="00B365EC" w:rsidP="00532322">
      <w:pPr>
        <w:spacing w:after="120"/>
        <w:jc w:val="center"/>
        <w:rPr>
          <w:rFonts w:asciiTheme="majorHAnsi" w:hAnsiTheme="majorHAnsi"/>
        </w:rPr>
      </w:pPr>
      <w:r w:rsidRPr="00532322">
        <w:rPr>
          <w:rFonts w:asciiTheme="majorHAnsi" w:hAnsiTheme="majorHAnsi"/>
        </w:rPr>
        <w:t>1</w:t>
      </w:r>
      <w:r w:rsidR="004C7B40" w:rsidRPr="00532322">
        <w:rPr>
          <w:rFonts w:asciiTheme="majorHAnsi" w:hAnsiTheme="majorHAnsi"/>
        </w:rPr>
        <w:t>90</w:t>
      </w:r>
      <w:r w:rsidR="007564E5" w:rsidRPr="00532322">
        <w:rPr>
          <w:rFonts w:asciiTheme="majorHAnsi" w:hAnsiTheme="majorHAnsi"/>
        </w:rPr>
        <w:t>8</w:t>
      </w:r>
      <w:r w:rsidR="006016D8" w:rsidRPr="00532322">
        <w:rPr>
          <w:rFonts w:asciiTheme="majorHAnsi" w:hAnsiTheme="majorHAnsi"/>
        </w:rPr>
        <w:t>06</w:t>
      </w:r>
    </w:p>
    <w:p w14:paraId="19C6DAF9" w14:textId="77777777" w:rsidR="00900F41" w:rsidRPr="00532322" w:rsidRDefault="00900F41" w:rsidP="00532322">
      <w:pPr>
        <w:spacing w:after="120"/>
        <w:jc w:val="center"/>
        <w:rPr>
          <w:rFonts w:asciiTheme="majorHAnsi" w:hAnsiTheme="majorHAnsi"/>
        </w:rPr>
      </w:pPr>
    </w:p>
    <w:p w14:paraId="7CCB4058" w14:textId="1AB89419" w:rsidR="00900F41" w:rsidRPr="00532322" w:rsidRDefault="00900F41" w:rsidP="00532322">
      <w:pPr>
        <w:spacing w:after="120"/>
        <w:jc w:val="center"/>
        <w:rPr>
          <w:rFonts w:asciiTheme="majorHAnsi" w:hAnsiTheme="majorHAnsi"/>
        </w:rPr>
      </w:pPr>
      <w:r w:rsidRPr="00532322">
        <w:rPr>
          <w:rFonts w:asciiTheme="majorHAnsi" w:hAnsiTheme="majorHAnsi"/>
        </w:rPr>
        <w:t xml:space="preserve">Target Journal: </w:t>
      </w:r>
      <w:r w:rsidR="0002088E" w:rsidRPr="00532322">
        <w:rPr>
          <w:rFonts w:asciiTheme="majorHAnsi" w:hAnsiTheme="majorHAnsi"/>
          <w:i/>
        </w:rPr>
        <w:t>Ecology</w:t>
      </w:r>
    </w:p>
    <w:p w14:paraId="5404A7F9" w14:textId="77777777" w:rsidR="001B1191" w:rsidRPr="00532322" w:rsidRDefault="001B1191" w:rsidP="00532322">
      <w:pPr>
        <w:spacing w:after="120"/>
        <w:rPr>
          <w:rFonts w:asciiTheme="majorHAnsi" w:hAnsiTheme="majorHAnsi"/>
        </w:rPr>
      </w:pPr>
    </w:p>
    <w:p w14:paraId="5ACA4C8B" w14:textId="77777777" w:rsidR="000B31FE" w:rsidRPr="00532322" w:rsidRDefault="000B31FE" w:rsidP="00532322">
      <w:pPr>
        <w:spacing w:after="120"/>
        <w:rPr>
          <w:rFonts w:asciiTheme="majorHAnsi" w:hAnsiTheme="majorHAnsi"/>
        </w:rPr>
      </w:pPr>
      <w:r w:rsidRPr="00532322">
        <w:rPr>
          <w:rFonts w:asciiTheme="majorHAnsi" w:hAnsiTheme="majorHAnsi"/>
          <w:highlight w:val="yellow"/>
        </w:rPr>
        <w:t>Updates:</w:t>
      </w:r>
      <w:r w:rsidRPr="00532322">
        <w:rPr>
          <w:rFonts w:asciiTheme="majorHAnsi" w:hAnsiTheme="majorHAnsi"/>
        </w:rPr>
        <w:t xml:space="preserve"> </w:t>
      </w:r>
    </w:p>
    <w:p w14:paraId="7E85E19F" w14:textId="0D344D3D" w:rsidR="001A6617"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Re-wrote results section to reflect new figure order, question structure, and removed the cluster analysis</w:t>
      </w:r>
    </w:p>
    <w:p w14:paraId="2A83DCB3" w14:textId="2EB63C87" w:rsidR="00AA07BD"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Reordered the data analysis section to reflect to figure order and removed cluster.</w:t>
      </w:r>
    </w:p>
    <w:p w14:paraId="203CDC77" w14:textId="1D14E09E" w:rsidR="00AA07BD" w:rsidRPr="00532322" w:rsidRDefault="00AA07BD" w:rsidP="00532322">
      <w:pPr>
        <w:pStyle w:val="ListParagraph"/>
        <w:numPr>
          <w:ilvl w:val="0"/>
          <w:numId w:val="8"/>
        </w:numPr>
        <w:spacing w:after="120"/>
        <w:rPr>
          <w:rFonts w:asciiTheme="majorHAnsi" w:hAnsiTheme="majorHAnsi"/>
        </w:rPr>
      </w:pPr>
      <w:r w:rsidRPr="00532322">
        <w:rPr>
          <w:rFonts w:asciiTheme="majorHAnsi" w:hAnsiTheme="majorHAnsi"/>
        </w:rPr>
        <w:t>Reordered figures, adding in new Figure 2 and kept figure S2 in the supplemental.</w:t>
      </w:r>
    </w:p>
    <w:p w14:paraId="25A2F5DD" w14:textId="4609C811" w:rsidR="000B31FE" w:rsidRPr="00532322" w:rsidDel="002976ED" w:rsidRDefault="000B31FE" w:rsidP="00532322">
      <w:pPr>
        <w:pStyle w:val="ListParagraph"/>
        <w:numPr>
          <w:ilvl w:val="0"/>
          <w:numId w:val="8"/>
        </w:numPr>
        <w:spacing w:after="120"/>
        <w:rPr>
          <w:del w:id="1" w:author="Jon Bakker" w:date="2019-08-08T20:43:00Z"/>
          <w:rFonts w:asciiTheme="majorHAnsi" w:hAnsiTheme="majorHAnsi"/>
        </w:rPr>
      </w:pPr>
      <w:del w:id="2" w:author="Jon Bakker" w:date="2019-08-08T20:43:00Z">
        <w:r w:rsidRPr="00532322" w:rsidDel="002976ED">
          <w:rPr>
            <w:rFonts w:asciiTheme="majorHAnsi" w:hAnsiTheme="majorHAnsi"/>
          </w:rPr>
          <w:delText>Deleted tables and figures related to cluster analysis</w:delText>
        </w:r>
      </w:del>
    </w:p>
    <w:p w14:paraId="51348A77" w14:textId="60ACC7C6" w:rsidR="006141E9" w:rsidRPr="00532322" w:rsidDel="002976ED" w:rsidRDefault="006141E9" w:rsidP="00532322">
      <w:pPr>
        <w:pStyle w:val="ListParagraph"/>
        <w:numPr>
          <w:ilvl w:val="0"/>
          <w:numId w:val="8"/>
        </w:numPr>
        <w:spacing w:after="120"/>
        <w:rPr>
          <w:del w:id="3" w:author="Jon Bakker" w:date="2019-08-08T20:43:00Z"/>
          <w:rFonts w:asciiTheme="majorHAnsi" w:hAnsiTheme="majorHAnsi"/>
        </w:rPr>
      </w:pPr>
      <w:del w:id="4" w:author="Jon Bakker" w:date="2019-08-08T20:43:00Z">
        <w:r w:rsidRPr="00532322" w:rsidDel="002976ED">
          <w:rPr>
            <w:rFonts w:asciiTheme="majorHAnsi" w:hAnsiTheme="majorHAnsi"/>
          </w:rPr>
          <w:delText>Added Figure Table4.alt for consideration.  This is on the same page as Table 4 and shows the same information in visual format.</w:delText>
        </w:r>
      </w:del>
    </w:p>
    <w:p w14:paraId="77BEE2B8" w14:textId="7897FC43" w:rsidR="000B31FE" w:rsidRPr="00532322" w:rsidDel="002976ED" w:rsidRDefault="00D16CBE" w:rsidP="00532322">
      <w:pPr>
        <w:pStyle w:val="ListParagraph"/>
        <w:numPr>
          <w:ilvl w:val="0"/>
          <w:numId w:val="8"/>
        </w:numPr>
        <w:spacing w:after="120"/>
        <w:rPr>
          <w:del w:id="5" w:author="Jon Bakker" w:date="2019-08-08T20:43:00Z"/>
          <w:rFonts w:asciiTheme="majorHAnsi" w:hAnsiTheme="majorHAnsi"/>
        </w:rPr>
      </w:pPr>
      <w:del w:id="6" w:author="Jon Bakker" w:date="2019-08-08T20:43:00Z">
        <w:r w:rsidRPr="00532322" w:rsidDel="002976ED">
          <w:rPr>
            <w:rFonts w:asciiTheme="majorHAnsi" w:hAnsiTheme="majorHAnsi"/>
          </w:rPr>
          <w:delText>Reorganized F</w:delText>
        </w:r>
        <w:r w:rsidR="0091665B" w:rsidRPr="00532322" w:rsidDel="002976ED">
          <w:rPr>
            <w:rFonts w:asciiTheme="majorHAnsi" w:hAnsiTheme="majorHAnsi"/>
          </w:rPr>
          <w:delText>igures 1 &amp; 2</w:delText>
        </w:r>
      </w:del>
    </w:p>
    <w:p w14:paraId="6BEDC579" w14:textId="0CB581C4" w:rsidR="00CB3D21" w:rsidRPr="00532322" w:rsidRDefault="00CB3D21" w:rsidP="00532322">
      <w:pPr>
        <w:pStyle w:val="ListParagraph"/>
        <w:numPr>
          <w:ilvl w:val="0"/>
          <w:numId w:val="8"/>
        </w:numPr>
        <w:spacing w:after="120"/>
        <w:rPr>
          <w:rFonts w:asciiTheme="majorHAnsi" w:hAnsiTheme="majorHAnsi"/>
        </w:rPr>
      </w:pPr>
      <w:r w:rsidRPr="00532322">
        <w:rPr>
          <w:rFonts w:asciiTheme="majorHAnsi" w:hAnsiTheme="majorHAnsi"/>
        </w:rPr>
        <w:t>Added Figure XX for consideration. This shows magnitude of compositional variation vs. percent due to turnover. Note that sites span all four quadrats (high compositional variation with high turnover, high compositional variation with low turnover, low compositional variation with high turnover, and low compositional variation with low turnover).</w:t>
      </w:r>
    </w:p>
    <w:p w14:paraId="29D9D35B" w14:textId="06B5DA13" w:rsidR="0020543B" w:rsidRPr="00532322" w:rsidDel="002976ED" w:rsidRDefault="00CB3D21" w:rsidP="00532322">
      <w:pPr>
        <w:pStyle w:val="ListParagraph"/>
        <w:numPr>
          <w:ilvl w:val="0"/>
          <w:numId w:val="8"/>
        </w:numPr>
        <w:spacing w:after="120"/>
        <w:rPr>
          <w:del w:id="7" w:author="Jon Bakker" w:date="2019-08-08T20:43:00Z"/>
          <w:rFonts w:asciiTheme="majorHAnsi" w:hAnsiTheme="majorHAnsi"/>
        </w:rPr>
      </w:pPr>
      <w:del w:id="8" w:author="Jon Bakker" w:date="2019-08-08T20:43:00Z">
        <w:r w:rsidRPr="00532322" w:rsidDel="002976ED">
          <w:rPr>
            <w:rFonts w:asciiTheme="majorHAnsi" w:hAnsiTheme="majorHAnsi"/>
          </w:rPr>
          <w:delText>M</w:delText>
        </w:r>
        <w:r w:rsidR="0020543B" w:rsidRPr="00532322" w:rsidDel="002976ED">
          <w:rPr>
            <w:rFonts w:asciiTheme="majorHAnsi" w:hAnsiTheme="majorHAnsi"/>
          </w:rPr>
          <w:delText xml:space="preserve">oved Figure S2 </w:delText>
        </w:r>
        <w:r w:rsidR="00ED1E9E" w:rsidRPr="00532322" w:rsidDel="002976ED">
          <w:rPr>
            <w:rFonts w:asciiTheme="majorHAnsi" w:hAnsiTheme="majorHAnsi"/>
          </w:rPr>
          <w:delText>from</w:delText>
        </w:r>
        <w:r w:rsidR="0020543B" w:rsidRPr="00532322" w:rsidDel="002976ED">
          <w:rPr>
            <w:rFonts w:asciiTheme="majorHAnsi" w:hAnsiTheme="majorHAnsi"/>
          </w:rPr>
          <w:delText xml:space="preserve"> supplementary material </w:delText>
        </w:r>
        <w:r w:rsidR="00ED1E9E" w:rsidRPr="00532322" w:rsidDel="002976ED">
          <w:rPr>
            <w:rFonts w:asciiTheme="majorHAnsi" w:hAnsiTheme="majorHAnsi"/>
          </w:rPr>
          <w:delText xml:space="preserve">to main text </w:delText>
        </w:r>
        <w:r w:rsidR="0020543B" w:rsidRPr="00532322" w:rsidDel="002976ED">
          <w:rPr>
            <w:rFonts w:asciiTheme="majorHAnsi" w:hAnsiTheme="majorHAnsi"/>
          </w:rPr>
          <w:delText>(but did not renumber)</w:delText>
        </w:r>
      </w:del>
    </w:p>
    <w:p w14:paraId="7EFA5CC0" w14:textId="07EC0A53" w:rsidR="00D16CBE" w:rsidRPr="00532322" w:rsidDel="002976ED" w:rsidRDefault="00D16CBE" w:rsidP="00532322">
      <w:pPr>
        <w:pStyle w:val="ListParagraph"/>
        <w:numPr>
          <w:ilvl w:val="0"/>
          <w:numId w:val="8"/>
        </w:numPr>
        <w:spacing w:after="120"/>
        <w:rPr>
          <w:del w:id="9" w:author="Jon Bakker" w:date="2019-08-08T20:43:00Z"/>
          <w:rFonts w:asciiTheme="majorHAnsi" w:hAnsiTheme="majorHAnsi"/>
        </w:rPr>
      </w:pPr>
      <w:del w:id="10" w:author="Jon Bakker" w:date="2019-08-08T20:43:00Z">
        <w:r w:rsidRPr="00532322" w:rsidDel="002976ED">
          <w:rPr>
            <w:rFonts w:asciiTheme="majorHAnsi" w:hAnsiTheme="majorHAnsi"/>
          </w:rPr>
          <w:delText xml:space="preserve">Added Figure 3.alt for consideration.  This shows the first two PCs from a PCA of each metric of compositional variation.  Relatively good agreement between the two types of dissimilarity and the two turnover-related aspects, but more substantial differences between these two groups of metrics.  Also note the sites that are ‘outliers’ in each – these are not the same site in all cases.  Could just show two </w:delText>
        </w:r>
        <w:r w:rsidR="00F3443C" w:rsidRPr="00532322" w:rsidDel="002976ED">
          <w:rPr>
            <w:rFonts w:asciiTheme="majorHAnsi" w:hAnsiTheme="majorHAnsi"/>
          </w:rPr>
          <w:delText xml:space="preserve">of these graphs </w:delText>
        </w:r>
        <w:r w:rsidRPr="00532322" w:rsidDel="002976ED">
          <w:rPr>
            <w:rFonts w:asciiTheme="majorHAnsi" w:hAnsiTheme="majorHAnsi"/>
          </w:rPr>
          <w:delText>… Bray-Curtis (A) and species turnover (D)?</w:delText>
        </w:r>
      </w:del>
    </w:p>
    <w:p w14:paraId="14FC6834" w14:textId="1F4DA6AF" w:rsidR="00D16CBE" w:rsidRPr="00532322" w:rsidDel="002976ED" w:rsidRDefault="00D16CBE" w:rsidP="00532322">
      <w:pPr>
        <w:pStyle w:val="ListParagraph"/>
        <w:numPr>
          <w:ilvl w:val="0"/>
          <w:numId w:val="8"/>
        </w:numPr>
        <w:spacing w:after="120"/>
        <w:rPr>
          <w:del w:id="11" w:author="Jon Bakker" w:date="2019-08-08T20:43:00Z"/>
          <w:rFonts w:asciiTheme="majorHAnsi" w:hAnsiTheme="majorHAnsi"/>
        </w:rPr>
      </w:pPr>
      <w:del w:id="12" w:author="Jon Bakker" w:date="2019-08-08T20:43:00Z">
        <w:r w:rsidRPr="00532322" w:rsidDel="002976ED">
          <w:rPr>
            <w:rFonts w:asciiTheme="majorHAnsi" w:hAnsiTheme="majorHAnsi"/>
          </w:rPr>
          <w:delText>Figure S1 now shows magnitude of variation and species turnover for each site.</w:delText>
        </w:r>
      </w:del>
    </w:p>
    <w:p w14:paraId="56AE58BD" w14:textId="060AB82B" w:rsidR="00D16CBE" w:rsidRPr="00532322" w:rsidDel="002976ED" w:rsidRDefault="00D16CBE" w:rsidP="00532322">
      <w:pPr>
        <w:pStyle w:val="ListParagraph"/>
        <w:numPr>
          <w:ilvl w:val="0"/>
          <w:numId w:val="8"/>
        </w:numPr>
        <w:spacing w:after="120"/>
        <w:rPr>
          <w:del w:id="13" w:author="Jon Bakker" w:date="2019-08-08T20:43:00Z"/>
          <w:rFonts w:asciiTheme="majorHAnsi" w:hAnsiTheme="majorHAnsi"/>
        </w:rPr>
      </w:pPr>
      <w:del w:id="14" w:author="Jon Bakker" w:date="2019-08-08T20:43:00Z">
        <w:r w:rsidRPr="00532322" w:rsidDel="002976ED">
          <w:rPr>
            <w:rFonts w:asciiTheme="majorHAnsi" w:hAnsiTheme="majorHAnsi"/>
          </w:rPr>
          <w:delText>Figure S2 now has all sites in a single grid (vs. being separated by cluster group).</w:delText>
        </w:r>
      </w:del>
    </w:p>
    <w:p w14:paraId="0546DF5B" w14:textId="050EDCC0" w:rsidR="00D16CBE" w:rsidRPr="00532322" w:rsidDel="002976ED" w:rsidRDefault="00941F17" w:rsidP="00532322">
      <w:pPr>
        <w:pStyle w:val="ListParagraph"/>
        <w:numPr>
          <w:ilvl w:val="0"/>
          <w:numId w:val="8"/>
        </w:numPr>
        <w:spacing w:after="120"/>
        <w:rPr>
          <w:del w:id="15" w:author="Jon Bakker" w:date="2019-08-08T20:43:00Z"/>
          <w:rFonts w:asciiTheme="majorHAnsi" w:hAnsiTheme="majorHAnsi"/>
        </w:rPr>
      </w:pPr>
      <w:del w:id="16" w:author="Jon Bakker" w:date="2019-08-08T20:43:00Z">
        <w:r w:rsidRPr="00532322" w:rsidDel="002976ED">
          <w:rPr>
            <w:rFonts w:asciiTheme="majorHAnsi" w:hAnsiTheme="majorHAnsi"/>
          </w:rPr>
          <w:delText xml:space="preserve">Appendix S2 – this is the PCA of the compositional metrics that I asked you to look at.  Although this is abstracted another step, it is potentially helpful because the PCs are </w:delText>
        </w:r>
        <w:r w:rsidRPr="00532322" w:rsidDel="002976ED">
          <w:rPr>
            <w:rFonts w:asciiTheme="majorHAnsi" w:hAnsiTheme="majorHAnsi"/>
          </w:rPr>
          <w:lastRenderedPageBreak/>
          <w:delText>orthogonal to one another.  Each PC could therefore be analyzed in the same way that we analyzed the individual compositional metrics, but without the correlation amongst them.  I’ve added a figure and table showing the model results from analyzing the PCs – these are directly analogous to Figure S2 and Table 3.</w:delText>
        </w:r>
      </w:del>
    </w:p>
    <w:p w14:paraId="6F4E986E" w14:textId="77777777" w:rsidR="001B1191" w:rsidRPr="00532322" w:rsidRDefault="001B1191" w:rsidP="00532322">
      <w:pPr>
        <w:spacing w:after="120"/>
        <w:rPr>
          <w:rFonts w:asciiTheme="majorHAnsi" w:hAnsiTheme="majorHAnsi"/>
        </w:rPr>
      </w:pPr>
      <w:r w:rsidRPr="00532322">
        <w:rPr>
          <w:rFonts w:asciiTheme="majorHAnsi" w:hAnsiTheme="majorHAnsi"/>
        </w:rPr>
        <w:br w:type="page"/>
      </w:r>
    </w:p>
    <w:p w14:paraId="54DF8C90" w14:textId="77777777" w:rsidR="009B3648" w:rsidRPr="00184C3A" w:rsidRDefault="009B3648" w:rsidP="00532322">
      <w:pPr>
        <w:pStyle w:val="Heading1"/>
        <w:spacing w:after="120"/>
        <w:rPr>
          <w:rFonts w:cs="Times New Roman"/>
        </w:rPr>
      </w:pPr>
      <w:r w:rsidRPr="00184C3A">
        <w:rPr>
          <w:rFonts w:cs="Times New Roman"/>
        </w:rPr>
        <w:lastRenderedPageBreak/>
        <w:t>Abstract (current 331 words)</w:t>
      </w:r>
    </w:p>
    <w:p w14:paraId="1954069F" w14:textId="3F987A34" w:rsidR="00E77DE1" w:rsidRPr="00532322" w:rsidRDefault="009B3648" w:rsidP="00532322">
      <w:pPr>
        <w:spacing w:after="120"/>
        <w:rPr>
          <w:rFonts w:asciiTheme="majorHAnsi" w:hAnsiTheme="majorHAnsi"/>
        </w:rPr>
      </w:pPr>
      <w:r w:rsidRPr="00532322">
        <w:rPr>
          <w:rFonts w:asciiTheme="majorHAnsi" w:hAnsiTheme="majorHAnsi"/>
        </w:rPr>
        <w:t>Compositional changes in response to global change drivers must be interpreted against background levels of spatial and temporal variation. For example, it may be difficult to detect the effects of experimental treatments where spatial or temporal variation are considerable. However, few studies have examined the relative importance of these sources of variation at a global scale. We analyzed abundance- and incidence-based metrics of plant community composition at 49 grassland sites in 14 countries to examine the magnitude of within-site compositional variation and its drivers. Each site had an identical experimental and sampling design: 8 nutrient addition treatments x 24 plots x 4 years (pre-treatment plus 3 years post-treatment). We examined the relationships between each of these composition metrics and multiple site-level explanatory variables (management history, gamma diversity, plant productivity, local variation in productivity, and climate variables). Finally, we quantified how the variation within each site was partitioned among spatial, temporal, and treatment-related sources. Overall, compositional change was considerable, even for unfertilized control plots over time and spatially</w:t>
      </w:r>
      <w:r w:rsidR="00184C3A" w:rsidRPr="00532322">
        <w:rPr>
          <w:rFonts w:asciiTheme="majorHAnsi" w:hAnsiTheme="majorHAnsi"/>
        </w:rPr>
        <w:t>,</w:t>
      </w:r>
      <w:r w:rsidRPr="00532322">
        <w:rPr>
          <w:rFonts w:asciiTheme="majorHAnsi" w:hAnsiTheme="majorHAnsi"/>
        </w:rPr>
        <w:t xml:space="preserve"> among plots in the pretreatment year. In other words, the underlying assumption of stable control plots as well as the homogeneity of the landscape in treatment randomization was an illusion. Additionally, we found more of the compositional change was due to changes in the dominant species relative to rare species.  The site-level species pool (gamma diversity) was a key driver of </w:t>
      </w:r>
      <w:commentRangeStart w:id="17"/>
      <w:r w:rsidRPr="00532322">
        <w:rPr>
          <w:rFonts w:asciiTheme="majorHAnsi" w:hAnsiTheme="majorHAnsi"/>
        </w:rPr>
        <w:t>compositional</w:t>
      </w:r>
      <w:commentRangeEnd w:id="17"/>
      <w:r w:rsidRPr="00532322">
        <w:rPr>
          <w:rStyle w:val="CommentReference"/>
          <w:rFonts w:asciiTheme="majorHAnsi" w:hAnsiTheme="majorHAnsi"/>
        </w:rPr>
        <w:commentReference w:id="17"/>
      </w:r>
      <w:r w:rsidRPr="00532322">
        <w:rPr>
          <w:rFonts w:asciiTheme="majorHAnsi" w:hAnsiTheme="majorHAnsi"/>
        </w:rPr>
        <w:t xml:space="preserve"> variation, particularly in terms of how much of the change was due to species turnover. Productivity, local variation, annual temperature range, and mean annual precipitation were also important for different aspects of compositional variation. Treatment effects were small relative to those due to temporal and spatial sources.  Sites were classified into four groups with similar patterns of compositional partitioning. </w:t>
      </w:r>
      <w:r w:rsidRPr="00532322">
        <w:rPr>
          <w:rFonts w:asciiTheme="majorHAnsi" w:hAnsiTheme="majorHAnsi"/>
          <w:color w:val="000000" w:themeColor="text1"/>
        </w:rPr>
        <w:t>Our results demonstrate the importance of using multiple measures of compositional variation, relating that variation to site-level predictors, and understanding how that variation is partitioned among sources.  These results have clear implications for m</w:t>
      </w:r>
      <w:r w:rsidRPr="00532322">
        <w:rPr>
          <w:rFonts w:asciiTheme="majorHAnsi" w:hAnsiTheme="majorHAnsi"/>
        </w:rPr>
        <w:t>onitoring programs and efforts to detect management-related effects on composition.</w:t>
      </w:r>
    </w:p>
    <w:p w14:paraId="35A6E1E2" w14:textId="77777777" w:rsidR="009B3648" w:rsidRPr="00532322" w:rsidRDefault="009B3648" w:rsidP="00532322">
      <w:pPr>
        <w:spacing w:after="120"/>
        <w:rPr>
          <w:rFonts w:asciiTheme="majorHAnsi" w:hAnsiTheme="majorHAnsi"/>
        </w:rPr>
      </w:pPr>
    </w:p>
    <w:p w14:paraId="5E346A13" w14:textId="77777777" w:rsidR="009B3648" w:rsidRPr="00184C3A" w:rsidRDefault="009B3648" w:rsidP="00532322">
      <w:pPr>
        <w:pStyle w:val="Heading1"/>
        <w:spacing w:after="120"/>
        <w:rPr>
          <w:rFonts w:cs="Times New Roman"/>
        </w:rPr>
      </w:pPr>
      <w:r w:rsidRPr="00184C3A">
        <w:rPr>
          <w:rFonts w:cs="Times New Roman"/>
        </w:rPr>
        <w:t>Introduction</w:t>
      </w:r>
    </w:p>
    <w:p w14:paraId="1BD645FA" w14:textId="77777777"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Biodiversity underpins many critical ecosystem properties, including productivity </w:t>
      </w:r>
      <w:r w:rsidRPr="00532322">
        <w:rPr>
          <w:rFonts w:asciiTheme="majorHAnsi" w:hAnsiTheme="majorHAnsi"/>
        </w:rPr>
        <w:fldChar w:fldCharType="begin">
          <w:fldData xml:space="preserve">PEVuZE5vdGU+PENpdGU+PEF1dGhvcj5HcmFjZTwvQXV0aG9yPjxZZWFyPjIwMTY8L1llYXI+PFJl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=
</w:fldData>
        </w:fldChar>
      </w:r>
      <w:r w:rsidRPr="004414A4">
        <w:rPr>
          <w:rFonts w:asciiTheme="majorHAnsi" w:hAnsiTheme="majorHAnsi"/>
        </w:rPr>
        <w:instrText xml:space="preserve"> ADDIN EN.CITE </w:instrText>
      </w:r>
      <w:r w:rsidRPr="004414A4">
        <w:rPr>
          <w:rFonts w:asciiTheme="majorHAnsi" w:hAnsiTheme="majorHAnsi"/>
        </w:rPr>
        <w:fldChar w:fldCharType="begin">
          <w:fldData xml:space="preserve">PEVuZE5vdGU+PENpdGU+PEF1dGhvcj5HcmFjZTwvQXV0aG9yPjxZZWFyPjIwMTY8L1llYXI+PFJl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=
</w:fldData>
        </w:fldChar>
      </w:r>
      <w:r w:rsidRPr="004414A4">
        <w:rPr>
          <w:rFonts w:asciiTheme="majorHAnsi" w:hAnsiTheme="majorHAnsi"/>
        </w:rPr>
        <w:instrText xml:space="preserve"> ADDIN EN.CITE.DATA </w:instrText>
      </w:r>
      <w:r w:rsidRPr="004414A4">
        <w:rPr>
          <w:rFonts w:asciiTheme="majorHAnsi" w:hAnsiTheme="majorHAnsi"/>
        </w:rPr>
      </w:r>
      <w:r w:rsidRPr="004414A4">
        <w:rPr>
          <w:rFonts w:asciiTheme="majorHAnsi" w:hAnsiTheme="majorHAnsi"/>
        </w:rPr>
        <w:fldChar w:fldCharType="end"/>
      </w:r>
      <w:r w:rsidRPr="00532322">
        <w:rPr>
          <w:rFonts w:asciiTheme="majorHAnsi" w:hAnsiTheme="majorHAnsi"/>
        </w:rPr>
      </w:r>
      <w:r w:rsidRPr="00532322">
        <w:rPr>
          <w:rFonts w:asciiTheme="majorHAnsi" w:hAnsiTheme="majorHAnsi"/>
        </w:rPr>
        <w:fldChar w:fldCharType="separate"/>
      </w:r>
      <w:r w:rsidRPr="00532322">
        <w:rPr>
          <w:rFonts w:asciiTheme="majorHAnsi" w:hAnsiTheme="majorHAnsi"/>
          <w:noProof/>
        </w:rPr>
        <w:t>(Grace et al. 2016)</w:t>
      </w:r>
      <w:r w:rsidRPr="00532322">
        <w:rPr>
          <w:rFonts w:asciiTheme="majorHAnsi" w:hAnsiTheme="majorHAnsi"/>
        </w:rPr>
        <w:fldChar w:fldCharType="end"/>
      </w:r>
      <w:r w:rsidRPr="00532322">
        <w:rPr>
          <w:rFonts w:asciiTheme="majorHAnsi" w:hAnsiTheme="majorHAnsi"/>
        </w:rPr>
        <w:t xml:space="preserve">, function </w:t>
      </w:r>
      <w:r w:rsidRPr="00532322">
        <w:rPr>
          <w:rFonts w:asciiTheme="majorHAnsi" w:hAnsiTheme="majorHAnsi"/>
        </w:rPr>
        <w:fldChar w:fldCharType="begin" w:fldLock="1"/>
      </w:r>
      <w:r w:rsidRPr="00532322">
        <w:rPr>
          <w:rFonts w:asciiTheme="majorHAnsi" w:hAnsiTheme="majorHAnsi"/>
        </w:rPr>
        <w:instrText>ADDIN CSL_CITATION {"citationItems":[{"id":"ITEM-1","itemData":{"DOI":"10.1046/j.1461-0248.2003.00471.x","ISSN":"1461-023X","author":[{"dropping-particle":"","family":"Naeem","given":"Shahid","non-dropping-particle":"","parse-names":false,"suffix":""},{"dropping-particle":"","family":"Wright","given":"Justin P.","non-dropping-particle":"","parse-names":false,"suffix":""}],"container-title":"Ecology Letters","id":"ITEM-1","issue":"6","issued":{"date-parts":[["2003","6"]]},"page":"567-579","title":"Disentangling biodiversity effects on ecosystem functioning: deriving solutions to a seemingly insurmountable problem","type":"article-journal","volume":"6"},"uris":["http://www.mendeley.com/documents/?uuid=a2cc97a1-f13a-4cb8-9675-8be5ac0a4338"]}],"mendeley":{"formattedCitation":"(Naeem and Wright 2003)","plainTextFormattedCitation":"(Naeem and Wright 2003)","previouslyFormattedCitation":"(Naeem and Wright 2003)"},"properties":{"noteIndex":0},"schema":"https://github.com/citation-style-language/schema/raw/master/csl-citation.json"}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(Naeem and Wright 2003)</w:t>
      </w:r>
      <w:r w:rsidRPr="00532322">
        <w:rPr>
          <w:rFonts w:asciiTheme="majorHAnsi" w:hAnsiTheme="majorHAnsi"/>
        </w:rPr>
        <w:fldChar w:fldCharType="end"/>
      </w:r>
      <w:r w:rsidRPr="00532322">
        <w:rPr>
          <w:rFonts w:asciiTheme="majorHAnsi" w:hAnsiTheme="majorHAnsi"/>
        </w:rPr>
        <w:t xml:space="preserve">, and stability and resilience </w:t>
      </w:r>
      <w:r w:rsidRPr="00532322">
        <w:rPr>
          <w:rFonts w:asciiTheme="majorHAnsi" w:hAnsiTheme="majorHAnsi"/>
        </w:rPr>
        <w:fldChar w:fldCharType="begin" w:fldLock="1"/>
      </w:r>
      <w:r w:rsidRPr="00532322">
        <w:rPr>
          <w:rFonts w:asciiTheme="majorHAnsi" w:hAnsiTheme="majorHAnsi"/>
        </w:rPr>
        <w:instrText>ADDIN CSL_CITATION {"citationItems":[{"id":"ITEM-1","itemData":{"DOI":"10.1038/nature04742","ISBN":"0028-0836","ISSN":"14764687","PMID":"16738658","abstract":"Human-driven ecosystem simplification has highlighted questions about how the number of species in an ecosystem influences its functioning. Although biodiversity is now known to affect ecosystem productivity, its effects on stability are debated. Here we present a long-term experimental field test of the diversity-stability hypothesis. During a decade of data collection in an experiment that directly controlled the number of perennial prairie species, growing-season climate varied considerably, causing year-to-year variation in abundances of plant species and in ecosystem productivity. We found that greater numbers of plant species led to greater temporal stability of ecosystem annual aboveground plant production. In particular, the decadal temporal stability of the ecosystem, whether measured with intervals of two, five or ten years, was significantly greater at higher plant diversity and tended to increase as plots matured. Ecosystem stability was also positively dependent on root mass, which is a measure of perenniating biomass. Temporal stability of the ecosystem increased with diversity, despite a lower temporal stability of individual species, because of both portfolio (statistical averaging) and overyielding effects. However, we found no evidence of a covariance effect. Our results indicate that the reliable, efficient and sustainable supply of some foods (for example, livestock fodder), biofuels and ecosystem services can be enhanced by the use of biodiversity.","author":[{"dropping-particle":"","family":"Tilman","given":"David","non-dropping-particle":"","parse-names":false,"suffix":""},{"dropping-particle":"","family":"Reich","given":"Peter B.","non-dropping-particle":"","parse-names":false,"suffix":""},{"dropping-particle":"","family":"Knops","given":"Johannes M H","non-dropping-particle":"","parse-names":false,"suffix":""}],"container-title":"Nature","id":"ITEM-1","issue":"7093","issued":{"date-parts":[["2006"]]},"page":"629-632","title":"Biodiversity and ecosystem stability in a decade-long grassland experiment","type":"article-journal","volume":"441"},"uris":["http://www.mendeley.com/documents/?uuid=7eb3e8df-f040-4afe-ac56-28bd7b8b3805"]}],"mendeley":{"formattedCitation":"(Tilman et al. 2006)","plainTextFormattedCitation":"(Tilman et al. 2006)","previouslyFormattedCitation":"(Tilman et al. 2006)"},"properties":{"noteIndex":0},"schema":"https://github.com/citation-style-language/schema/raw/master/csl-citation.json"}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(Tilman et al. 2006)</w:t>
      </w:r>
      <w:r w:rsidRPr="00532322">
        <w:rPr>
          <w:rFonts w:asciiTheme="majorHAnsi" w:hAnsiTheme="majorHAnsi"/>
        </w:rPr>
        <w:fldChar w:fldCharType="end"/>
      </w:r>
      <w:r w:rsidRPr="00532322">
        <w:rPr>
          <w:rFonts w:asciiTheme="majorHAnsi" w:hAnsiTheme="majorHAnsi"/>
        </w:rPr>
        <w:t xml:space="preserve">. Continental- and global-scale studies have demonstrated that anthropogenic activities can have considerable impacts on biodiversity, which in turn impact ecosystem functions and services </w:t>
      </w:r>
      <w:r w:rsidRPr="00532322">
        <w:rPr>
          <w:rFonts w:asciiTheme="majorHAnsi" w:hAnsiTheme="majorHAnsi"/>
        </w:rPr>
        <w:fldChar w:fldCharType="begin" w:fldLock="1"/>
      </w:r>
      <w:r w:rsidRPr="00532322">
        <w:rPr>
          <w:rFonts w:asciiTheme="majorHAnsi" w:hAnsiTheme="majorHAnsi"/>
        </w:rPr>
        <w:instrText>ADDIN CSL_CITATION {"citationItems":[{"id":"ITEM-1","itemData":{"DOI":"10.1126/science.aaa1788","ISBN":"9788578110796","ISSN":"0036-8075","PMID":"25883357","abstract":"Human-driven environmental changes may simultaneously affect the biodiversity, productivity, and stability of Earth’s ecosystems, but there is no consensus on the causal relationships linking these variables. Data from 12 multiyear experiments that manipulate important anthropogenic drivers, including plant diversity, nitrogen, carbon dioxide, fire, herbivory, and water, show that each driver influences ecosystem productivity. However, the stability of ecosystem productivity is only changed by those drivers that alter biodiversity, with a given decrease in plant species numbers leading to a quantitatively similar decrease in ecosystem stability regardless of which driver caused the biodiversity loss. These results suggest that changes in biodiversity caused by drivers of environmental change may be a major factor determining how global environmental changes affect ecosystem stability.","author":[{"dropping-particle":"","family":"Hautier","given":"Yann","non-dropping-particle":"","parse-names":false,"suffix":""},{"dropping-particle":"","family":"Tilman","given":"David","non-dropping-particle":"","parse-names":false,"suffix":""},{"dropping-particle":"","family":"Isbell","given":"Forest","non-dropping-particle":"","parse-names":false,"suffix":""},{"dropping-particle":"","family":"Seabloom","given":"Eric W","non-dropping-particle":"","parse-names":false,"suffix":""},{"dropping-particle":"","family":"Borer","given":"Elizabeth T","non-dropping-particle":"","parse-names":false,"suffix":""},{"dropping-particle":"","family":"Reich","given":"Peter B","non-dropping-particle":"","parse-names":false,"suffix":""}],"container-title":"Science","id":"ITEM-1","issue":"6232","issued":{"date-parts":[["2015","4","17"]]},"page":"336-340","title":"Anthropogenic environmental changes affect ecosystem stability via biodiversity","type":"article-journal","volume":"348"},"uris":["http://www.mendeley.com/documents/?uuid=6b971ff1-69de-4fcb-8261-5174a5df41ac"]},{"id":"ITEM-2","itemData":{"DOI":"10.1371/journal.pbio.0040277","ISSN":"1545-7885","PMID":"16895442","author":[{"dropping-particle":"","family":"Díaz","given":"Sandra","non-dropping-particle":"","parse-names":false,"suffix":""},{"dropping-particle":"","family":"Fargione","given":"Joseph","non-dropping-particle":"","parse-names":false,"suffix":""},{"dropping-particle":"","family":"Chapin","given":"F Stuart","non-dropping-particle":"","parse-names":false,"suffix":""},{"dropping-particle":"","family":"Tilman","given":"David","non-dropping-particle":"","parse-names":false,"suffix":""}],"container-title":"PLoS Biology","id":"ITEM-2","issue":"8","issued":{"date-parts":[["2006","8","15"]]},"page":"e277","title":"Biodiversity Loss Threatens Human Well-Being","type":"article-journal","volume":"4"},"uris":["http://www.mendeley.com/documents/?uuid=bf87e002-a096-43a5-8d2f-5bb60dd696ea"]}],"mendeley":{"formattedCitation":"(Díaz et al. 2006, Hautier et al. 2015)","plainTextFormattedCitation":"(Díaz et al. 2006, Hautier et al. 2015)","previouslyFormattedCitation":"(Díaz et al. 2006, Hautier et al. 2015)"},"properties":{"noteIndex":0},"schema":"https://github.com/citation-style-language/schema/raw/master/csl-citation.json"}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(Díaz et al. 2006, Hautier et al. 2015, Grab et al. 2019)</w:t>
      </w:r>
      <w:r w:rsidRPr="00532322">
        <w:rPr>
          <w:rFonts w:asciiTheme="majorHAnsi" w:hAnsiTheme="majorHAnsi"/>
        </w:rPr>
        <w:fldChar w:fldCharType="end"/>
      </w:r>
      <w:r w:rsidRPr="00532322">
        <w:rPr>
          <w:rFonts w:asciiTheme="majorHAnsi" w:hAnsiTheme="majorHAnsi"/>
        </w:rPr>
        <w:t>. B</w:t>
      </w:r>
      <w:r w:rsidRPr="00532322">
        <w:rPr>
          <w:rFonts w:asciiTheme="majorHAnsi" w:hAnsiTheme="majorHAnsi"/>
          <w:lang w:bidi="en-US"/>
        </w:rPr>
        <w:t xml:space="preserve">iodiversity has typically been quantified using univariate measures like </w:t>
      </w:r>
      <w:r w:rsidRPr="00532322">
        <w:rPr>
          <w:rFonts w:asciiTheme="majorHAnsi" w:hAnsiTheme="majorHAnsi"/>
        </w:rPr>
        <w:t xml:space="preserve">richness, but these do not account for the many ways biodiversity can respond to dynamic environments. For instance, Hillebrand et al. (2018) found that complete species turnover was decoupled from species richness, emphasizing the need for community assessment beyond changes in the number of taxa. As a result, recent studies have emphasized the importance of moving beyond univariate metrics to better understand community response to environmental change (Jones et al. 2017, </w:t>
      </w:r>
      <w:proofErr w:type="spellStart"/>
      <w:r w:rsidRPr="00532322">
        <w:rPr>
          <w:rFonts w:asciiTheme="majorHAnsi" w:hAnsiTheme="majorHAnsi"/>
        </w:rPr>
        <w:t>Yuccoz</w:t>
      </w:r>
      <w:proofErr w:type="spellEnd"/>
      <w:r w:rsidRPr="00532322">
        <w:rPr>
          <w:rFonts w:asciiTheme="majorHAnsi" w:hAnsiTheme="majorHAnsi"/>
        </w:rPr>
        <w:t xml:space="preserve"> et al. 2018, </w:t>
      </w:r>
      <w:proofErr w:type="spellStart"/>
      <w:r w:rsidRPr="00532322">
        <w:rPr>
          <w:rFonts w:asciiTheme="majorHAnsi" w:hAnsiTheme="majorHAnsi"/>
        </w:rPr>
        <w:t>Magurran</w:t>
      </w:r>
      <w:proofErr w:type="spellEnd"/>
      <w:r w:rsidRPr="00532322">
        <w:rPr>
          <w:rFonts w:asciiTheme="majorHAnsi" w:hAnsiTheme="majorHAnsi"/>
        </w:rPr>
        <w:t xml:space="preserve"> et al. 2018, Avolio et al. 2015).</w:t>
      </w:r>
    </w:p>
    <w:p w14:paraId="1604311D" w14:textId="5DC94608" w:rsidR="002976ED" w:rsidRDefault="009B3648">
      <w:pPr>
        <w:autoSpaceDE w:val="0"/>
        <w:autoSpaceDN w:val="0"/>
        <w:adjustRightInd w:val="0"/>
        <w:spacing w:after="120"/>
        <w:rPr>
          <w:ins w:id="18" w:author="Jon Bakker" w:date="2019-08-08T20:51:00Z"/>
          <w:rFonts w:asciiTheme="majorHAnsi" w:hAnsiTheme="majorHAnsi"/>
        </w:rPr>
        <w:pPrChange w:id="19" w:author="Jon Bakker" w:date="2019-08-08T20:52:00Z">
          <w:pPr>
            <w:autoSpaceDE w:val="0"/>
            <w:autoSpaceDN w:val="0"/>
            <w:adjustRightInd w:val="0"/>
            <w:spacing w:after="120"/>
            <w:ind w:firstLine="720"/>
          </w:pPr>
        </w:pPrChange>
      </w:pPr>
      <w:r w:rsidRPr="00532322">
        <w:rPr>
          <w:rFonts w:asciiTheme="majorHAnsi" w:hAnsiTheme="majorHAnsi"/>
        </w:rPr>
        <w:lastRenderedPageBreak/>
        <w:t xml:space="preserve">Community composition is particularly sensitive to environmental change because it incorporates taxon identity and thus can distinguish communities based on differences in taxon identity and/or abundance (Smith et al. 2009). The compositional variation between two sample units (hereafter termed plots) is a summary of how dissimilar they are from one another in terms of the </w:t>
      </w:r>
      <w:r w:rsidRPr="00532322">
        <w:rPr>
          <w:rFonts w:asciiTheme="majorHAnsi" w:hAnsiTheme="majorHAnsi"/>
          <w:i/>
        </w:rPr>
        <w:t>n</w:t>
      </w:r>
      <w:r w:rsidRPr="00532322">
        <w:rPr>
          <w:rFonts w:asciiTheme="majorHAnsi" w:hAnsiTheme="majorHAnsi"/>
        </w:rPr>
        <w:t xml:space="preserve"> taxa presen</w:t>
      </w:r>
      <w:commentRangeStart w:id="20"/>
      <w:r w:rsidRPr="00532322">
        <w:rPr>
          <w:rFonts w:asciiTheme="majorHAnsi" w:hAnsiTheme="majorHAnsi"/>
        </w:rPr>
        <w:t xml:space="preserve">t </w:t>
      </w:r>
      <w:commentRangeEnd w:id="20"/>
      <w:r w:rsidRPr="00532322">
        <w:rPr>
          <w:rStyle w:val="CommentReference"/>
          <w:rFonts w:asciiTheme="majorHAnsi" w:hAnsiTheme="majorHAnsi"/>
        </w:rPr>
        <w:commentReference w:id="20"/>
      </w:r>
      <w:r w:rsidRPr="00532322">
        <w:rPr>
          <w:rFonts w:asciiTheme="majorHAnsi" w:hAnsiTheme="majorHAnsi"/>
        </w:rPr>
        <w:t xml:space="preserve">in either or both plots. </w:t>
      </w:r>
      <w:commentRangeStart w:id="21"/>
      <w:ins w:id="22" w:author="Jon Bakker" w:date="2019-08-08T20:49:00Z">
        <w:r w:rsidR="002976ED">
          <w:rPr>
            <w:rFonts w:asciiTheme="majorHAnsi" w:hAnsiTheme="majorHAnsi"/>
          </w:rPr>
          <w:t xml:space="preserve">The dissimilarity matrix reflecting pair-wise comparisons among </w:t>
        </w:r>
      </w:ins>
      <w:ins w:id="23" w:author="Jon Bakker" w:date="2019-08-08T20:50:00Z">
        <w:r w:rsidR="002976ED">
          <w:rPr>
            <w:rFonts w:asciiTheme="majorHAnsi" w:hAnsiTheme="majorHAnsi"/>
          </w:rPr>
          <w:t xml:space="preserve">a set of plots is often used to create ordinations, but </w:t>
        </w:r>
      </w:ins>
      <w:ins w:id="24" w:author="Jon Bakker" w:date="2019-08-08T20:51:00Z">
        <w:r w:rsidR="002976ED">
          <w:rPr>
            <w:rFonts w:asciiTheme="majorHAnsi" w:hAnsiTheme="majorHAnsi"/>
          </w:rPr>
          <w:t xml:space="preserve">quantitative analysis methods </w:t>
        </w:r>
      </w:ins>
      <w:ins w:id="25" w:author="Jon Bakker" w:date="2019-08-08T20:52:00Z">
        <w:r w:rsidR="002976ED">
          <w:rPr>
            <w:rFonts w:asciiTheme="majorHAnsi" w:hAnsiTheme="majorHAnsi"/>
          </w:rPr>
          <w:t>(e.g., Anderson 2001)</w:t>
        </w:r>
      </w:ins>
      <w:ins w:id="26" w:author="Jon Bakker" w:date="2019-08-08T20:53:00Z">
        <w:r w:rsidR="002776B6">
          <w:rPr>
            <w:rFonts w:asciiTheme="majorHAnsi" w:hAnsiTheme="majorHAnsi"/>
          </w:rPr>
          <w:t xml:space="preserve"> are also</w:t>
        </w:r>
      </w:ins>
      <w:ins w:id="27" w:author="Jon Bakker" w:date="2019-08-08T20:54:00Z">
        <w:r w:rsidR="002776B6">
          <w:rPr>
            <w:rFonts w:asciiTheme="majorHAnsi" w:hAnsiTheme="majorHAnsi"/>
          </w:rPr>
          <w:t xml:space="preserve"> increasingly used</w:t>
        </w:r>
      </w:ins>
      <w:commentRangeEnd w:id="21"/>
      <w:ins w:id="28" w:author="Jon Bakker" w:date="2019-08-08T20:55:00Z">
        <w:r w:rsidR="002776B6">
          <w:rPr>
            <w:rStyle w:val="CommentReference"/>
          </w:rPr>
          <w:commentReference w:id="21"/>
        </w:r>
      </w:ins>
      <w:ins w:id="29" w:author="Jon Bakker" w:date="2019-08-08T20:52:00Z">
        <w:r w:rsidR="002976ED">
          <w:rPr>
            <w:rFonts w:asciiTheme="majorHAnsi" w:hAnsiTheme="majorHAnsi"/>
          </w:rPr>
          <w:t>.</w:t>
        </w:r>
      </w:ins>
    </w:p>
    <w:p w14:paraId="17D5E2C3" w14:textId="39DCD544" w:rsidR="00E51178" w:rsidRDefault="009B3648">
      <w:pPr>
        <w:autoSpaceDE w:val="0"/>
        <w:autoSpaceDN w:val="0"/>
        <w:adjustRightInd w:val="0"/>
        <w:spacing w:after="120"/>
        <w:rPr>
          <w:ins w:id="30" w:author="Jon Bakker" w:date="2019-08-08T20:53:00Z"/>
          <w:rFonts w:asciiTheme="majorHAnsi" w:hAnsiTheme="majorHAnsi"/>
        </w:rPr>
        <w:pPrChange w:id="31" w:author="Jon Bakker" w:date="2019-08-08T20:52:00Z">
          <w:pPr>
            <w:autoSpaceDE w:val="0"/>
            <w:autoSpaceDN w:val="0"/>
            <w:adjustRightInd w:val="0"/>
            <w:spacing w:after="120"/>
            <w:ind w:firstLine="720"/>
          </w:pPr>
        </w:pPrChange>
      </w:pPr>
      <w:commentRangeStart w:id="32"/>
      <w:r w:rsidRPr="00532322">
        <w:rPr>
          <w:rFonts w:asciiTheme="majorHAnsi" w:hAnsiTheme="majorHAnsi"/>
        </w:rPr>
        <w:t xml:space="preserve">Decisions about how </w:t>
      </w:r>
      <w:ins w:id="33" w:author="Jon Bakker" w:date="2019-08-08T20:48:00Z">
        <w:r w:rsidR="002976ED">
          <w:rPr>
            <w:rFonts w:asciiTheme="majorHAnsi" w:hAnsiTheme="majorHAnsi"/>
          </w:rPr>
          <w:t xml:space="preserve">to </w:t>
        </w:r>
      </w:ins>
      <w:r w:rsidRPr="00532322">
        <w:rPr>
          <w:rFonts w:asciiTheme="majorHAnsi" w:hAnsiTheme="majorHAnsi"/>
        </w:rPr>
        <w:t xml:space="preserve">calculate compositional variation allow the researcher to emphasize different aspects of the community and biological processes that structure biodiversity (Table 1). </w:t>
      </w:r>
      <w:commentRangeEnd w:id="32"/>
      <w:r w:rsidR="006F5DC7">
        <w:rPr>
          <w:rStyle w:val="CommentReference"/>
        </w:rPr>
        <w:commentReference w:id="32"/>
      </w:r>
      <w:r w:rsidRPr="00532322">
        <w:rPr>
          <w:rFonts w:asciiTheme="majorHAnsi" w:hAnsiTheme="majorHAnsi"/>
        </w:rPr>
        <w:t>For example, a dissimilarity metric based on presence-absence data emphasizes colonization and extinction processes, whereas one that is based on abundance data also accounts for changing growth patterns of taxa.</w:t>
      </w:r>
      <w:r w:rsidR="006826A2">
        <w:rPr>
          <w:rFonts w:asciiTheme="majorHAnsi" w:hAnsiTheme="majorHAnsi"/>
        </w:rPr>
        <w:t xml:space="preserve"> </w:t>
      </w:r>
      <w:r w:rsidR="006826A2" w:rsidRPr="006826A2">
        <w:rPr>
          <w:rFonts w:asciiTheme="majorHAnsi" w:hAnsiTheme="majorHAnsi"/>
        </w:rPr>
        <w:t xml:space="preserve">Further, </w:t>
      </w:r>
      <w:del w:id="34" w:author="Jon Bakker" w:date="2019-08-08T19:54:00Z">
        <w:r w:rsidR="007118AB" w:rsidDel="005B41CB">
          <w:rPr>
            <w:rFonts w:asciiTheme="majorHAnsi" w:hAnsiTheme="majorHAnsi"/>
          </w:rPr>
          <w:delText xml:space="preserve">presence-absence </w:delText>
        </w:r>
      </w:del>
      <w:r w:rsidR="006826A2" w:rsidRPr="006826A2">
        <w:rPr>
          <w:rFonts w:asciiTheme="majorHAnsi" w:hAnsiTheme="majorHAnsi"/>
        </w:rPr>
        <w:t xml:space="preserve">dissimilarity metrics can be partitioned to </w:t>
      </w:r>
      <w:ins w:id="35" w:author="Jon Bakker" w:date="2019-08-08T19:54:00Z">
        <w:r w:rsidR="005B41CB">
          <w:rPr>
            <w:rFonts w:asciiTheme="majorHAnsi" w:hAnsiTheme="majorHAnsi"/>
          </w:rPr>
          <w:t xml:space="preserve">quantify the importance of processes such as turnover and </w:t>
        </w:r>
        <w:proofErr w:type="spellStart"/>
        <w:r w:rsidR="005B41CB">
          <w:rPr>
            <w:rFonts w:asciiTheme="majorHAnsi" w:hAnsiTheme="majorHAnsi"/>
          </w:rPr>
          <w:t>nestedness</w:t>
        </w:r>
        <w:proofErr w:type="spellEnd"/>
        <w:r w:rsidR="005B41CB">
          <w:rPr>
            <w:rFonts w:asciiTheme="majorHAnsi" w:hAnsiTheme="majorHAnsi"/>
          </w:rPr>
          <w:t xml:space="preserve"> </w:t>
        </w:r>
      </w:ins>
      <w:del w:id="36" w:author="Jon Bakker" w:date="2019-08-08T19:55:00Z">
        <w:r w:rsidR="006826A2" w:rsidRPr="006826A2" w:rsidDel="005B41CB">
          <w:rPr>
            <w:rFonts w:asciiTheme="majorHAnsi" w:hAnsiTheme="majorHAnsi"/>
          </w:rPr>
          <w:delText xml:space="preserve">understand the contribution of turnover versus nestedness (Baselga 2010) </w:delText>
        </w:r>
        <w:r w:rsidR="007118AB" w:rsidDel="005B41CB">
          <w:rPr>
            <w:rFonts w:asciiTheme="majorHAnsi" w:hAnsiTheme="majorHAnsi"/>
          </w:rPr>
          <w:delText>and</w:delText>
        </w:r>
        <w:r w:rsidR="006826A2" w:rsidRPr="006826A2" w:rsidDel="005B41CB">
          <w:rPr>
            <w:rFonts w:asciiTheme="majorHAnsi" w:hAnsiTheme="majorHAnsi"/>
          </w:rPr>
          <w:delText xml:space="preserve"> balanced variation in abundance </w:delText>
        </w:r>
        <w:r w:rsidR="007118AB" w:rsidDel="005B41CB">
          <w:rPr>
            <w:rFonts w:asciiTheme="majorHAnsi" w:hAnsiTheme="majorHAnsi"/>
          </w:rPr>
          <w:delText xml:space="preserve">(individual turnover) </w:delText>
        </w:r>
        <w:r w:rsidR="006826A2" w:rsidRPr="006826A2" w:rsidDel="005B41CB">
          <w:rPr>
            <w:rFonts w:asciiTheme="majorHAnsi" w:hAnsiTheme="majorHAnsi"/>
          </w:rPr>
          <w:delText xml:space="preserve">and to unidirectional abundance gradients </w:delText>
        </w:r>
      </w:del>
      <w:r w:rsidR="006826A2" w:rsidRPr="006826A2">
        <w:rPr>
          <w:rFonts w:asciiTheme="majorHAnsi" w:hAnsiTheme="majorHAnsi"/>
        </w:rPr>
        <w:t>(</w:t>
      </w:r>
      <w:r w:rsidR="00327D21">
        <w:rPr>
          <w:rFonts w:asciiTheme="majorHAnsi" w:hAnsiTheme="majorHAnsi"/>
          <w:i/>
        </w:rPr>
        <w:t>See Table 1 for details</w:t>
      </w:r>
      <w:ins w:id="37" w:author="Jon Bakker" w:date="2019-08-08T19:55:00Z">
        <w:r w:rsidR="005B41CB">
          <w:rPr>
            <w:rFonts w:asciiTheme="majorHAnsi" w:hAnsiTheme="majorHAnsi"/>
            <w:i/>
          </w:rPr>
          <w:t>;</w:t>
        </w:r>
      </w:ins>
      <w:del w:id="38" w:author="Jon Bakker" w:date="2019-08-08T19:55:00Z">
        <w:r w:rsidR="00327D21" w:rsidDel="005B41CB">
          <w:rPr>
            <w:rFonts w:asciiTheme="majorHAnsi" w:hAnsiTheme="majorHAnsi"/>
          </w:rPr>
          <w:delText>,</w:delText>
        </w:r>
      </w:del>
      <w:r w:rsidR="00327D21">
        <w:rPr>
          <w:rFonts w:asciiTheme="majorHAnsi" w:hAnsiTheme="majorHAnsi"/>
        </w:rPr>
        <w:t xml:space="preserve"> </w:t>
      </w:r>
      <w:proofErr w:type="spellStart"/>
      <w:r w:rsidR="006826A2" w:rsidRPr="006826A2">
        <w:rPr>
          <w:rFonts w:asciiTheme="majorHAnsi" w:hAnsiTheme="majorHAnsi"/>
        </w:rPr>
        <w:t>Baselga</w:t>
      </w:r>
      <w:proofErr w:type="spellEnd"/>
      <w:r w:rsidR="006826A2" w:rsidRPr="006826A2">
        <w:rPr>
          <w:rFonts w:asciiTheme="majorHAnsi" w:hAnsiTheme="majorHAnsi"/>
        </w:rPr>
        <w:t xml:space="preserve"> </w:t>
      </w:r>
      <w:ins w:id="39" w:author="Jon Bakker" w:date="2019-08-08T19:55:00Z">
        <w:r w:rsidR="005B41CB">
          <w:rPr>
            <w:rFonts w:asciiTheme="majorHAnsi" w:hAnsiTheme="majorHAnsi"/>
          </w:rPr>
          <w:t xml:space="preserve">2010, </w:t>
        </w:r>
      </w:ins>
      <w:r w:rsidR="006826A2" w:rsidRPr="006826A2">
        <w:rPr>
          <w:rFonts w:asciiTheme="majorHAnsi" w:hAnsiTheme="majorHAnsi"/>
        </w:rPr>
        <w:t>2013)</w:t>
      </w:r>
      <w:del w:id="40" w:author="Jon Bakker" w:date="2019-08-08T19:55:00Z">
        <w:r w:rsidR="00327D21" w:rsidDel="005B41CB">
          <w:rPr>
            <w:rFonts w:asciiTheme="majorHAnsi" w:hAnsiTheme="majorHAnsi"/>
          </w:rPr>
          <w:delText xml:space="preserve"> to further explore processes shaping communities</w:delText>
        </w:r>
      </w:del>
      <w:r w:rsidR="006826A2" w:rsidRPr="006826A2">
        <w:rPr>
          <w:rFonts w:asciiTheme="majorHAnsi" w:hAnsiTheme="majorHAnsi"/>
        </w:rPr>
        <w:t>.</w:t>
      </w:r>
      <w:r w:rsidR="00327D21">
        <w:rPr>
          <w:rFonts w:asciiTheme="majorHAnsi" w:hAnsiTheme="majorHAnsi"/>
        </w:rPr>
        <w:t xml:space="preserve"> </w:t>
      </w:r>
      <w:r w:rsidR="006826A2" w:rsidRPr="006826A2">
        <w:rPr>
          <w:rFonts w:asciiTheme="majorHAnsi" w:hAnsiTheme="majorHAnsi"/>
        </w:rPr>
        <w:t xml:space="preserve">For example, balanced variation in abundance reflects substitution, such that, individuals of </w:t>
      </w:r>
      <w:del w:id="41" w:author="Jon Bakker" w:date="2019-08-08T19:55:00Z">
        <w:r w:rsidR="006826A2" w:rsidRPr="006826A2" w:rsidDel="005B41CB">
          <w:rPr>
            <w:rFonts w:asciiTheme="majorHAnsi" w:hAnsiTheme="majorHAnsi"/>
          </w:rPr>
          <w:delText xml:space="preserve">some </w:delText>
        </w:r>
      </w:del>
      <w:ins w:id="42" w:author="Jon Bakker" w:date="2019-08-08T19:55:00Z">
        <w:r w:rsidR="005B41CB">
          <w:rPr>
            <w:rFonts w:asciiTheme="majorHAnsi" w:hAnsiTheme="majorHAnsi"/>
          </w:rPr>
          <w:t>one</w:t>
        </w:r>
        <w:r w:rsidR="005B41CB" w:rsidRPr="006826A2">
          <w:rPr>
            <w:rFonts w:asciiTheme="majorHAnsi" w:hAnsiTheme="majorHAnsi"/>
          </w:rPr>
          <w:t xml:space="preserve"> </w:t>
        </w:r>
      </w:ins>
      <w:r w:rsidR="006826A2" w:rsidRPr="006826A2">
        <w:rPr>
          <w:rFonts w:asciiTheme="majorHAnsi" w:hAnsiTheme="majorHAnsi"/>
        </w:rPr>
        <w:t xml:space="preserve">species in </w:t>
      </w:r>
      <w:ins w:id="43" w:author="Jon Bakker" w:date="2019-08-08T19:55:00Z">
        <w:r w:rsidR="005B41CB">
          <w:rPr>
            <w:rFonts w:asciiTheme="majorHAnsi" w:hAnsiTheme="majorHAnsi"/>
          </w:rPr>
          <w:t xml:space="preserve">a plot </w:t>
        </w:r>
      </w:ins>
      <w:del w:id="44" w:author="Jon Bakker" w:date="2019-08-08T19:55:00Z">
        <w:r w:rsidR="006826A2" w:rsidRPr="006826A2" w:rsidDel="005B41CB">
          <w:rPr>
            <w:rFonts w:asciiTheme="majorHAnsi" w:hAnsiTheme="majorHAnsi"/>
          </w:rPr>
          <w:delText xml:space="preserve">one site </w:delText>
        </w:r>
      </w:del>
      <w:r w:rsidR="006826A2" w:rsidRPr="006826A2">
        <w:rPr>
          <w:rFonts w:asciiTheme="majorHAnsi" w:hAnsiTheme="majorHAnsi"/>
        </w:rPr>
        <w:t xml:space="preserve">are substituted by the same number of individuals of </w:t>
      </w:r>
      <w:ins w:id="45" w:author="Jon Bakker" w:date="2019-08-08T19:55:00Z">
        <w:r w:rsidR="005B41CB">
          <w:rPr>
            <w:rFonts w:asciiTheme="majorHAnsi" w:hAnsiTheme="majorHAnsi"/>
          </w:rPr>
          <w:t>an</w:t>
        </w:r>
      </w:ins>
      <w:r w:rsidR="006826A2" w:rsidRPr="006826A2">
        <w:rPr>
          <w:rFonts w:asciiTheme="majorHAnsi" w:hAnsiTheme="majorHAnsi"/>
        </w:rPr>
        <w:t xml:space="preserve">other species </w:t>
      </w:r>
      <w:ins w:id="46" w:author="Jon Bakker" w:date="2019-08-08T19:56:00Z">
        <w:r w:rsidR="005B41CB">
          <w:rPr>
            <w:rFonts w:asciiTheme="majorHAnsi" w:hAnsiTheme="majorHAnsi"/>
          </w:rPr>
          <w:t xml:space="preserve">in </w:t>
        </w:r>
      </w:ins>
      <w:del w:id="47" w:author="Jon Bakker" w:date="2019-08-08T19:56:00Z">
        <w:r w:rsidR="006826A2" w:rsidRPr="006826A2" w:rsidDel="005B41CB">
          <w:rPr>
            <w:rFonts w:asciiTheme="majorHAnsi" w:hAnsiTheme="majorHAnsi"/>
          </w:rPr>
          <w:delText xml:space="preserve">at </w:delText>
        </w:r>
      </w:del>
      <w:r w:rsidR="006826A2" w:rsidRPr="006826A2">
        <w:rPr>
          <w:rFonts w:asciiTheme="majorHAnsi" w:hAnsiTheme="majorHAnsi"/>
        </w:rPr>
        <w:t xml:space="preserve">another </w:t>
      </w:r>
      <w:ins w:id="48" w:author="Jon Bakker" w:date="2019-08-08T19:55:00Z">
        <w:r w:rsidR="005B41CB">
          <w:rPr>
            <w:rFonts w:asciiTheme="majorHAnsi" w:hAnsiTheme="majorHAnsi"/>
          </w:rPr>
          <w:t>plot</w:t>
        </w:r>
      </w:ins>
      <w:del w:id="49" w:author="Jon Bakker" w:date="2019-08-08T19:56:00Z">
        <w:r w:rsidR="006826A2" w:rsidRPr="006826A2" w:rsidDel="005B41CB">
          <w:rPr>
            <w:rFonts w:asciiTheme="majorHAnsi" w:hAnsiTheme="majorHAnsi"/>
          </w:rPr>
          <w:delText>site</w:delText>
        </w:r>
      </w:del>
      <w:r w:rsidR="006826A2" w:rsidRPr="006826A2">
        <w:rPr>
          <w:rFonts w:asciiTheme="majorHAnsi" w:hAnsiTheme="majorHAnsi"/>
        </w:rPr>
        <w:t xml:space="preserve">. </w:t>
      </w:r>
    </w:p>
    <w:p w14:paraId="725CF3E7" w14:textId="0D909ABE" w:rsidR="002776B6" w:rsidRPr="00532322" w:rsidDel="002776B6" w:rsidRDefault="002776B6">
      <w:pPr>
        <w:autoSpaceDE w:val="0"/>
        <w:autoSpaceDN w:val="0"/>
        <w:adjustRightInd w:val="0"/>
        <w:spacing w:after="120"/>
        <w:rPr>
          <w:del w:id="50" w:author="Jon Bakker" w:date="2019-08-08T20:54:00Z"/>
          <w:rFonts w:asciiTheme="majorHAnsi" w:hAnsiTheme="majorHAnsi"/>
        </w:rPr>
        <w:pPrChange w:id="51" w:author="Jon Bakker" w:date="2019-08-08T20:52:00Z">
          <w:pPr>
            <w:autoSpaceDE w:val="0"/>
            <w:autoSpaceDN w:val="0"/>
            <w:adjustRightInd w:val="0"/>
            <w:spacing w:after="120"/>
            <w:ind w:firstLine="720"/>
          </w:pPr>
        </w:pPrChange>
      </w:pPr>
    </w:p>
    <w:p w14:paraId="78F95EE7" w14:textId="77777777"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To understand the processes that shape communities, we also have to consider whether plots are being compared spatially or temporally and therefore the potential factors that could drive differences among them. For example, contemporaneous comparisons of species turnover among plots can demonstrate the effects of spatial heterogeneity such as soil characteristics and micro-climate </w:t>
      </w:r>
      <w:r w:rsidRPr="00532322">
        <w:rPr>
          <w:rFonts w:asciiTheme="majorHAnsi" w:hAnsiTheme="majorHAnsi"/>
        </w:rPr>
        <w:fldChar w:fldCharType="begin" w:fldLock="1"/>
      </w:r>
      <w:r w:rsidRPr="00532322">
        <w:rPr>
          <w:rFonts w:asciiTheme="majorHAnsi" w:hAnsiTheme="majorHAnsi"/>
        </w:rPr>
        <w:instrText>ADDIN CSL_CITATION {"citationItems":[{"id":"ITEM-1","itemData":{"DOI":"10.1007/s11258-017-0743-9","ISSN":"15735052","abstract":"Big sagebrush (Artemisia tridentata Nutt.) plant communities are widespread in western North America and, similar to all shrub steppe ecosystems worldwide, are composed of a shrub overstory layer and a forb and graminoid understory layer. Forbs account for the majority of plant species diversity in big sagebrush plant communities and are important for ecosystem function. Few studies have explored geographic patterns of forb species richness and composition and their relationships with environmental variables in these communities. Our objectives were to examine the fine and broad-scale spatial patterns in forb species richness and composition and the influence of environmental variables. We sampled forb species richness and composition along transects at 15 field sites in Colorado, Idaho, Montana, Nevada, Oregon, Utah, and Wyoming, built species-area relationships to quantify differences in forb species richness at sites, and used Principal Components Analysis, non-metric multidimensional scaling, and redundancy analysis to identify relationships among environmental variables and forb species richness and composition. We found that species richness was most strongly correlated with soil texture, while species composition was most related to climate. The combination of climate and soil texture influences water availability, which our results indicate has important consequences for forb species richness and composition, and suggests that climate change-induced modification of soil water availability may have important implications for plant species diversity in the future.","author":[{"dropping-particle":"","family":"Pennington","given":"Victoria E.","non-dropping-particle":"","parse-names":false,"suffix":""},{"dropping-particle":"","family":"Palmquist","given":"Kyle A.","non-dropping-particle":"","parse-names":false,"suffix":""},{"dropping-particle":"","family":"Bradford","given":"John B.","non-dropping-particle":"","parse-names":false,"suffix":""},{"dropping-particle":"","family":"Lauenroth","given":"William K.","non-dropping-particle":"","parse-names":false,"suffix":""}],"container-title":"Plant Ecology","id":"ITEM-1","issue":"8","issued":{"date-parts":[["2017"]]},"page":"957-970","publisher":"Springer Netherlands","title":"Climate and soil texture influence patterns of forb species richness and composition in big sagebrush plant communities across their spatial extent in the western U.S","type":"article-journal","volume":"218"},"uris":["http://www.mendeley.com/documents/?uuid=83f0f55d-067f-4c1e-af60-5d42cbf1eb0a"]},{"id":"ITEM-2","itemData":{"DOI":"10.1890/12-1006.1","ISBN":"0012-9658","ISSN":"0012-9658","PMID":"7189","abstract":"McNamara and Dall (2011) identified novel relationships between the abundance of a species in different environments, the temporal properties of environmental change, and selection for or against dispersal. Here, the mathematics underlying these relationships in their two-environment model are investigated for arbitrary numbers of environments. The effect they described is quantified as the fitness-abundance covariance. The phase in the life cycle where the population is censused is crucial for the implications of the fitness-abundance covariance. These relationships are shown to connect to the population genetics literature on the Reduction Principle for the evolution of genetic systems and migration. Conditions that produce selection for increased unconditional dispersal are found to be new instances of departures from reduction described by the \"Principle of Partial Control\" proposed for the evolution of modifier genes. According to this principle, variation that only partially controls the processes that transform the transmitted information of organisms may be selected to increase these processes. Mathematical methods of Karlin, Friedland, and Elsner, Johnson, and Neumann, are central in generalizing the analysis. Analysis of the adaptive landscape of the model shows that the evolution of conditional dispersal is very sensitive to the spectrum of genetic variation the population is capable of producing, and suggests that empirical study of particular species will require an evaluation of its variational properties.","author":[{"dropping-particle":"","family":"Cleland","given":"Elsa E.","non-dropping-particle":"","parse-names":false,"suffix":""},{"dropping-particle":"","family":"Collins","given":"Scott L.","non-dropping-particle":"","parse-names":false,"suffix":""},{"dropping-particle":"","family":"Dickson","given":"Timothy L.","non-dropping-particle":"","parse-names":false,"suffix":""},{"dropping-particle":"","family":"Farrer","given":"Emily C.","non-dropping-particle":"","parse-names":false,"suffix":""},{"dropping-particle":"","family":"Gross","given":"Katherine L.","non-dropping-particle":"","parse-names":false,"suffix":""},{"dropping-particle":"","family":"Gherardi","given":"Laureano A.","non-dropping-particle":"","parse-names":false,"suffix":""},{"dropping-particle":"","family":"Hallett","given":"Lauren M.","non-dropping-particle":"","parse-names":false,"suffix":""},{"dropping-particle":"","family":"Hobbs","given":"Richard J.","non-dropping-particle":"","parse-names":false,"suffix":""},{"dropping-particle":"","family":"Hsu","given":"Joanna S.","non-dropping-particle":"","parse-names":false,"suffix":""},{"dropping-particle":"","family":"Turnbull","given":"Laura","non-dropping-particle":"","parse-names":false,"suffix":""},{"dropping-particle":"","family":"Suding","given":"Katharine N.","non-dropping-particle":"","parse-names":false,"suffix":""}],"container-title":"Ecology","id":"ITEM-2","issue":"8","issued":{"date-parts":[["2013","8","22"]]},"page":"1687-1696","title":"Sensitivity of grassland plant community composition to spatial vs. temporal variation in precipitation","type":"article-journal","volume":"94"},"uris":["http://www.mendeley.com/documents/?uuid=cd9dc327-db0e-4360-bc84-bad3aafc7d7c"]}],"mendeley":{"formattedCitation":"(Cleland et al. 2013, Pennington et al. 2017)","plainTextFormattedCitation":"(Cleland et al. 2013, Pennington et al. 2017)","previouslyFormattedCitation":"(Cleland et al. 2013, Pennington et al. 2017)"},"properties":{"noteIndex":0},"schema":"https://github.com/citation-style-language/schema/raw/master/csl-citation.json"}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(Cleland et al. 2013, Pennington et al. 2017)</w:t>
      </w:r>
      <w:r w:rsidRPr="00532322">
        <w:rPr>
          <w:rFonts w:asciiTheme="majorHAnsi" w:hAnsiTheme="majorHAnsi"/>
        </w:rPr>
        <w:fldChar w:fldCharType="end"/>
      </w:r>
      <w:r w:rsidRPr="00532322">
        <w:rPr>
          <w:rFonts w:asciiTheme="majorHAnsi" w:hAnsiTheme="majorHAnsi"/>
        </w:rPr>
        <w:t xml:space="preserve">, while comparisons of the same plot at different times can demonstrate successional changes (Clements 1916, Maggi et al. 2011) or changes in weather </w:t>
      </w:r>
      <w:r w:rsidRPr="00532322">
        <w:rPr>
          <w:rFonts w:asciiTheme="majorHAnsi" w:hAnsiTheme="majorHAnsi"/>
        </w:rPr>
        <w:fldChar w:fldCharType="begin" w:fldLock="1"/>
      </w:r>
      <w:r w:rsidRPr="00532322">
        <w:rPr>
          <w:rFonts w:asciiTheme="majorHAnsi" w:hAnsiTheme="majorHAnsi"/>
        </w:rPr>
        <w:instrText>ADDIN CSL_CITATION {"citationItems":[{"id":"ITEM-1","itemData":{"DOI":"10.1073/pnas.0503198103","ISBN":"0027-8424","ISSN":"0027-8424","PMID":"16428292","abstract":"Recent observations of changes in some tundra ecosystems appear to be responses to a warming climate. Several experimental studies have shown that tundra plants and ecosystems can respond strongly to environmental change, including warming; however, most studies were limited to a single location and were of short duration and based on a variety of experimental designs. In addition, comparisons among studies are difficult because a variety of techniques have been used to achieve experimental warming and different measurements have been used to assess responses. We used metaanalysis on plant community measurements from standardized warming experiments at 11 locations across the tundra biome involved in the International Tundra Experiment. The passive warming treatment increased plant-level air temperature by 1-3 degrees C, which is in the range of predicted and observed warming for tundra regions. Responses were rapid and detected in whole plant communities after only two growing seasons. Overall, warming increased height and cover of deciduous shrubs and graminoids, decreased cover of mosses and lichens, and decreased species diversity and evenness. These results predict that warming will cause a decline in biodiversity across a wide variety of tundra, at least in the short term. They also provide rigorous experimental evidence that recently observed increases in shrub cover in many tundra regions are in response to climate warming. These changes have important implications for processes and interactions within tundra ecosystems and between tundra and the atmosphere.","author":[{"dropping-particle":"","family":"Walker","given":"Marilyn D","non-dropping-particle":"","parse-names":false,"suffix":""},{"dropping-particle":"","family":"Wahren","given":"C Henrik","non-dropping-particle":"","parse-names":false,"suffix":""},{"dropping-particle":"","family":"Hollister","given":"Robert D","non-dropping-particle":"","parse-names":false,"suffix":""},{"dropping-particle":"","family":"Henry","given":"Greg H R","non-dropping-particle":"","parse-names":false,"suffix":""},{"dropping-particle":"","family":"Ahlquist","given":"Lorraine E","non-dropping-particle":"","parse-names":false,"suffix":""},{"dropping-particle":"","family":"Alatalo","given":"Juha M","non-dropping-particle":"","parse-names":false,"suffix":""},{"dropping-particle":"","family":"Bret-Harte","given":"M Syndonia","non-dropping-particle":"","parse-names":false,"suffix":""},{"dropping-particle":"","family":"Calef","given":"Monika P","non-dropping-particle":"","parse-names":false,"suffix":""},{"dropping-particle":"V","family":"Callaghan","given":"Terry","non-dropping-particle":"","parse-names":false,"suffix":""},{"dropping-particle":"","family":"Carroll","given":"Amy B","non-dropping-particle":"","parse-names":false,"suffix":""},{"dropping-particle":"","family":"Epstein","given":"Howard E","non-dropping-particle":"","parse-names":false,"suffix":""},{"dropping-particle":"","family":"Jónsdóttir","given":"Ingibjörg S","non-dropping-particle":"","parse-names":false,"suffix":""},{"dropping-particle":"","family":"Klein","given":"Julia A","non-dropping-particle":"","parse-names":false,"suffix":""},{"dropping-particle":"","family":"Magnússon","given":"Borgthór","non-dropping-particle":"","parse-names":false,"suffix":""},{"dropping-particle":"","family":"Molau","given":"Ulf","non-dropping-particle":"","parse-names":false,"suffix":""},{"dropping-particle":"","family":"Oberbauer","given":"Steven F","non-dropping-particle":"","parse-names":false,"suffix":""},{"dropping-particle":"","family":"Rewa","given":"Steven P","non-dropping-particle":"","parse-names":false,"suffix":""},{"dropping-particle":"","family":"Robinson","given":"Clare H","non-dropping-particle":"","parse-names":false,"suffix":""},{"dropping-particle":"","family":"Shaver","given":"Gaius R","non-dropping-particle":"","parse-names":false,"suffix":""},{"dropping-particle":"","family":"Suding","given":"Katharine N","non-dropping-particle":"","parse-names":false,"suffix":""},{"dropping-particle":"","family":"Thompson","given":"Catharine C","non-dropping-particle":"","parse-names":false,"suffix":""},{"dropping-particle":"","family":"Tolvanen","given":"Anne","non-dropping-particle":"","parse-names":false,"suffix":""},{"dropping-particle":"","family":"Totland","given":"Ørjan","non-dropping-particle":"","parse-names":false,"suffix":""},{"dropping-particle":"","family":"Turner","given":"P Lee","non-dropping-particle":"","parse-names":false,"suffix":""},{"dropping-particle":"","family":"Tweedie","given":"Craig E","non-dropping-particle":"","parse-names":false,"suffix":""},{"dropping-particle":"","family":"Webber","given":"Patrick J","non-dropping-particle":"","parse-names":false,"suffix":""},{"dropping-particle":"","family":"Wookey","given":"Philip A","non-dropping-particle":"","parse-names":false,"suffix":""}],"container-title":"Proceedings of the National Academy of Sciences of the United States of America","id":"ITEM-1","issue":"5","issued":{"date-parts":[["2006"]]},"page":"1342-6","title":"Plant community responses to experimental warming across the tundra biome.","type":"article-journal","volume":"103"},"uris":["http://www.mendeley.com/documents/?uuid=78788c8d-e600-4732-910f-eb84af87b343"]}],"mendeley":{"formattedCitation":"(Walker et al. 2006)","plainTextFormattedCitation":"(Walker et al. 2006)","previouslyFormattedCitation":"(Walker et al. 2006)"},"properties":{"noteIndex":0},"schema":"https://github.com/citation-style-language/schema/raw/master/csl-citation.json"}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(Walker et al. 2006)</w:t>
      </w:r>
      <w:r w:rsidRPr="00532322">
        <w:rPr>
          <w:rFonts w:asciiTheme="majorHAnsi" w:hAnsiTheme="majorHAnsi"/>
        </w:rPr>
        <w:fldChar w:fldCharType="end"/>
      </w:r>
      <w:r w:rsidRPr="00532322">
        <w:rPr>
          <w:rFonts w:asciiTheme="majorHAnsi" w:hAnsiTheme="majorHAnsi"/>
        </w:rPr>
        <w:t xml:space="preserve">, resource availability (Inouye &amp; Tilman 1988, 1995; </w:t>
      </w:r>
      <w:r w:rsidRPr="00532322">
        <w:rPr>
          <w:rFonts w:asciiTheme="majorHAnsi" w:hAnsiTheme="majorHAnsi"/>
        </w:rPr>
        <w:fldChar w:fldCharType="begin" w:fldLock="1"/>
      </w:r>
      <w:r w:rsidRPr="00532322">
        <w:rPr>
          <w:rFonts w:asciiTheme="majorHAnsi" w:hAnsiTheme="majorHAnsi"/>
        </w:rPr>
        <w:instrText>ADDIN CSL_CITATION {"citationItems":[{"id":"ITEM-1","itemData":{"DOI":"10.1046/j.1365-2486.1999.00245.x","ISBN":"1354-1013","ISSN":"1354-1013","PMID":"990705551","abstract":"To determine the long-term impact of elevated CO2 on primary production of native tallgrass prairie, we compared the responses of tallgrass prairie at ambient and twice-ambient atmospheric CO2 levels over an 8-year period. Plots in open-top chambers (4.5 m diameter) were exposed continuously (24 h) to ambient and elevated CO2 from early April to late October each year. Unchambered plots were monitored also. Aboveground peak biomass was determined by clipping each year in early August, and root growth was estimated by harvesting roots from root ingrowth bags. Plant community composition was censused each year in early June. In the last 2 years of the study, subplots were clipped on 1 June or 1 July, and regrowth was harvested on 1 October. Volumetric soil water content of the 0-100 cm soil layer was determined using neutron scattering, and was generally higher in elevated CO2 plots than ambient. Peak aboveground biomass was greater on elevated CO2 plots than ambient CO2 plots with or without chambers during years with significant plant water stress. Above-ground regrowth biomass was greater under elevated CO2 than under ambient CO2 in a year with late-season water stress, but did not differ in a wetter year. Root ingrowth biomass was also greater in elevated CO2 plots than ambient CO2 plots when water stress occurred during the growing season. The basal cover and relative amount of warm-season perennial grasses (C4) in the stand changed little during the 8-year period, but basal cover and relative amount of cool-season perennial grasses (C3) in the stand declined in the elevated CO2 plots and in ambient CO2 plots with chambers. Forbs (C3) and members of the Cyperaceae (C3) increased in basal cover and relative amount in the stand at elevated compared to ambient CO2. Greater biomass production under elevated CO2 in C4-dominated grasslands may lead to a greater carbon sequestration by those ecosystems and reduce peak atmospheric CO2 concentrations in the future.","author":[{"dropping-particle":"","family":"Owensby","given":"C E","non-dropping-particle":"","parse-names":false,"suffix":""},{"dropping-particle":"","family":"Ham","given":"J M","non-dropping-particle":"","parse-names":false,"suffix":""},{"dropping-particle":"","family":"Knapp","given":"A K","non-dropping-particle":"","parse-names":false,"suffix":""},{"dropping-particle":"","family":"Auen","given":"L M","non-dropping-particle":"","parse-names":false,"suffix":""}],"container-title":"Global Change Biology","id":"ITEM-1","issue":"5","issued":{"date-parts":[["1999"]]},"page":"497-506","title":"Biomass production and species composition change in a tallgrass prairie ecosystem after long-term exposure to elevated atmospheric CO2","type":"article-journal","volume":"5"},"uris":["http://www.mendeley.com/documents/?uuid=0ceca052-f734-467d-8661-8ae402919d5a"]}],"mendeley":{"formattedCitation":"(Owensby et al. 1999)","plainTextFormattedCitation":"(Owensby et al. 1999)","previouslyFormattedCitation":"(Owensby et al. 1999)"},"properties":{"noteIndex":0},"schema":"https://github.com/citation-style-language/schema/raw/master/csl-citation.json"}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Owensby et al. 1999)</w:t>
      </w:r>
      <w:r w:rsidRPr="00532322">
        <w:rPr>
          <w:rFonts w:asciiTheme="majorHAnsi" w:hAnsiTheme="majorHAnsi"/>
        </w:rPr>
        <w:fldChar w:fldCharType="end"/>
      </w:r>
      <w:r w:rsidRPr="00532322">
        <w:rPr>
          <w:rFonts w:asciiTheme="majorHAnsi" w:hAnsiTheme="majorHAnsi"/>
        </w:rPr>
        <w:t xml:space="preserve">, and disturbance regimes </w:t>
      </w:r>
      <w:r w:rsidRPr="00532322">
        <w:rPr>
          <w:rFonts w:asciiTheme="majorHAnsi" w:hAnsiTheme="majorHAnsi"/>
        </w:rPr>
        <w:fldChar w:fldCharType="begin" w:fldLock="1"/>
      </w:r>
      <w:r w:rsidRPr="00532322">
        <w:rPr>
          <w:rFonts w:asciiTheme="majorHAnsi" w:hAnsiTheme="majorHAnsi"/>
        </w:rPr>
        <w:instrText>ADDIN CSL_CITATION {"citationItems":[{"id":"ITEM-1","itemData":{"DOI":"10.2307/2937150","ISBN":"0012-9615","ISSN":"00129615","PMID":"1979","abstract":"Multiple regression analyses were performed on a worldwide 236-site data set compiled from studies that compared species composition, aboveground net primary production (ANPP), root biomass, and soil nutrients of grazed vs. protected, ungrazed sites. The objective was to quantitatively assess factors relating to differential sensitivities of ecosystems to grazing by large herbivores. A key question in this assessment was: Do empirically based, broad-scale relationships correspond to ecological theories of plant-animal interactions and conceptual frameworks for management of the world's grazing lands? Changes in species composition with grazing were primarily a function of ANPP and the evolutionary history of grazing of the site, with level of consumption third in importance. Changes in species composition increased with increasing productivity and with longer, more intense evolutionary histories of grazing. These three variables explained &gt; 50% of the variance in the species response of grasslands or grasslands-plus-shrublands to grazing, even though methods of measurement and grazing systems varied among studies. Years of protection from grazing was a significant variable only in the model for shrublands. Similar variables entered models of change in the dominant species with grazing. As with species composition, sensitivities of change in dominant species were greater to varying ecosystem-environmental variables than to varying grazing variables, from low to high values. Increases of the dominant species under grazing were predicted under some conditions, and decreases were more likely among bunch grasses than other life-forms and more likely among perennials than annuals. The response of shrublands was different from that of grasslands, both in terms of species composition and the dominant species. Our analyses support the perception of grazing as a factor in the conversion of grasslands to less desirable shrublands, but also suggest that we may be inadvertently grazing shrublands more intensively than grasslands. Percentage differences in ANPP between grazed and ungrazed sites decreased with increasingly long evolutionary histories of grazing and increased with increasing ANPP, levels of consumption, or years of treatment. Although most effects of grazing on ANPP were negative, some were not, and the statistical models predicted increases in ANPP with grazing under conditions of long evolutionary history, low consumption, few years of treatment, and…","author":[{"dropping-particle":"","family":"Milchunas","given":"D G","non-dropping-particle":"","parse-names":false,"suffix":""},{"dropping-particle":"","family":"Lauenroth","given":"W K","non-dropping-particle":"","parse-names":false,"suffix":""}],"container-title":"Ecological Monographs","id":"ITEM-1","issue":"4","issued":{"date-parts":[["1993","2"]]},"page":"327-366","title":"Quantitative Effects of Grazing on Vegetation and Soils Over a Global Range of Environments","type":"article-journal","volume":"63"},"uris":["http://www.mendeley.com/documents/?uuid=7f517699-8161-453a-9483-c136fdca3dbd"]}],"mendeley":{"formattedCitation":"(Milchunas and Lauenroth 1993)","plainTextFormattedCitation":"(Milchunas and Lauenroth 1993)","previouslyFormattedCitation":"(Milchunas and Lauenroth 1993)"},"properties":{"noteIndex":0},"schema":"https://github.com/citation-style-language/schema/raw/master/csl-citation.json"}</w:instrText>
      </w:r>
      <w:r w:rsidRPr="00532322">
        <w:rPr>
          <w:rFonts w:asciiTheme="majorHAnsi" w:hAnsiTheme="majorHAnsi"/>
        </w:rPr>
        <w:fldChar w:fldCharType="separate"/>
      </w:r>
      <w:r w:rsidRPr="00532322">
        <w:rPr>
          <w:rFonts w:asciiTheme="majorHAnsi" w:hAnsiTheme="majorHAnsi"/>
          <w:noProof/>
        </w:rPr>
        <w:t>(Milchunas and Lauenroth 1993)</w:t>
      </w:r>
      <w:r w:rsidRPr="00532322">
        <w:rPr>
          <w:rFonts w:asciiTheme="majorHAnsi" w:hAnsiTheme="majorHAnsi"/>
        </w:rPr>
        <w:fldChar w:fldCharType="end"/>
      </w:r>
      <w:r w:rsidRPr="00532322">
        <w:rPr>
          <w:rFonts w:asciiTheme="majorHAnsi" w:hAnsiTheme="majorHAnsi"/>
        </w:rPr>
        <w:t>.</w:t>
      </w:r>
    </w:p>
    <w:p w14:paraId="11BAC1F3" w14:textId="34417606" w:rsidR="009B36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 xml:space="preserve">Of course, both spatial and temporal variation are scale-dependent. Here, we focus on small scales: spatial variation from one plot to another, within a site, and temporal variation over the first four years of an experiment. </w:t>
      </w:r>
      <w:commentRangeStart w:id="52"/>
      <w:r w:rsidRPr="00532322">
        <w:rPr>
          <w:rFonts w:asciiTheme="majorHAnsi" w:hAnsiTheme="majorHAnsi"/>
        </w:rPr>
        <w:t xml:space="preserve">While many studies have examined small-scale variation in composition, few have been able to robustly examine spatial and temporal variation by comparing their relative importance among multiple sites. </w:t>
      </w:r>
      <w:commentRangeEnd w:id="52"/>
      <w:r w:rsidR="006F5DC7">
        <w:rPr>
          <w:rStyle w:val="CommentReference"/>
        </w:rPr>
        <w:commentReference w:id="52"/>
      </w:r>
      <w:r w:rsidRPr="00532322">
        <w:rPr>
          <w:rFonts w:asciiTheme="majorHAnsi" w:hAnsiTheme="majorHAnsi"/>
        </w:rPr>
        <w:t xml:space="preserve">Doing so is necessary because these sources of variation directly affect our ability to distinguish the impacts of anthropogenic disturbances. We illustrate this with a thought experiment. Consider a disturbance that is applied to a site and strongly impacts a single species (for example, the disturbance might be a specialized herbivore). Spatially, the community-level impact of the disturbance relates to the distribution of the impacted species, and therefore will be stronger if that species is widespread </w:t>
      </w:r>
      <w:del w:id="53" w:author="Jon Bakker" w:date="2019-08-08T20:13:00Z">
        <w:r w:rsidRPr="00532322" w:rsidDel="006F5DC7">
          <w:rPr>
            <w:rFonts w:asciiTheme="majorHAnsi" w:hAnsiTheme="majorHAnsi"/>
          </w:rPr>
          <w:delText>compared to a species with</w:delText>
        </w:r>
      </w:del>
      <w:ins w:id="54" w:author="Jon Bakker" w:date="2019-08-08T20:13:00Z">
        <w:r w:rsidR="006F5DC7">
          <w:rPr>
            <w:rFonts w:asciiTheme="majorHAnsi" w:hAnsiTheme="majorHAnsi"/>
          </w:rPr>
          <w:t>than if it has</w:t>
        </w:r>
      </w:ins>
      <w:r w:rsidRPr="00532322">
        <w:rPr>
          <w:rFonts w:asciiTheme="majorHAnsi" w:hAnsiTheme="majorHAnsi"/>
        </w:rPr>
        <w:t xml:space="preserve"> a limited distribution. By definition, species are more likely to be widespread at a site with low beta diversity, thus it will be easier to detect the disturbance effects at a site with low spatial variation in composition compared to sites with high spatial variation. Temporally, the community-level impact of the disturbance depends on </w:t>
      </w:r>
      <w:r w:rsidRPr="00532322">
        <w:rPr>
          <w:rFonts w:asciiTheme="majorHAnsi" w:hAnsiTheme="majorHAnsi"/>
        </w:rPr>
        <w:lastRenderedPageBreak/>
        <w:t>the response of the impacted species and the ability of</w:t>
      </w:r>
      <w:ins w:id="55" w:author="Jon Bakker" w:date="2019-08-08T20:13:00Z">
        <w:r w:rsidR="00ED4B70">
          <w:rPr>
            <w:rFonts w:asciiTheme="majorHAnsi" w:hAnsiTheme="majorHAnsi"/>
          </w:rPr>
          <w:t xml:space="preserve"> other</w:t>
        </w:r>
      </w:ins>
      <w:del w:id="56" w:author="Jon Bakker" w:date="2019-08-08T20:13:00Z">
        <w:r w:rsidRPr="00532322" w:rsidDel="00ED4B70">
          <w:rPr>
            <w:rFonts w:asciiTheme="majorHAnsi" w:hAnsiTheme="majorHAnsi"/>
          </w:rPr>
          <w:delText xml:space="preserve"> surrounding?</w:delText>
        </w:r>
      </w:del>
      <w:r w:rsidRPr="00532322">
        <w:rPr>
          <w:rFonts w:asciiTheme="majorHAnsi" w:hAnsiTheme="majorHAnsi"/>
        </w:rPr>
        <w:t xml:space="preserve"> species to respond to the </w:t>
      </w:r>
      <w:ins w:id="57" w:author="Jon Bakker" w:date="2019-08-08T20:14:00Z">
        <w:r w:rsidR="00ED4B70">
          <w:rPr>
            <w:rFonts w:asciiTheme="majorHAnsi" w:hAnsiTheme="majorHAnsi"/>
          </w:rPr>
          <w:t xml:space="preserve">reduced </w:t>
        </w:r>
      </w:ins>
      <w:r w:rsidRPr="00532322">
        <w:rPr>
          <w:rFonts w:asciiTheme="majorHAnsi" w:hAnsiTheme="majorHAnsi"/>
        </w:rPr>
        <w:t xml:space="preserve">abundance </w:t>
      </w:r>
      <w:del w:id="58" w:author="Jon Bakker" w:date="2019-08-08T20:14:00Z">
        <w:r w:rsidRPr="00532322" w:rsidDel="00ED4B70">
          <w:rPr>
            <w:rFonts w:asciiTheme="majorHAnsi" w:hAnsiTheme="majorHAnsi"/>
          </w:rPr>
          <w:delText xml:space="preserve">changes </w:delText>
        </w:r>
      </w:del>
      <w:r w:rsidRPr="00532322">
        <w:rPr>
          <w:rFonts w:asciiTheme="majorHAnsi" w:hAnsiTheme="majorHAnsi"/>
        </w:rPr>
        <w:t>of the impacted species</w:t>
      </w:r>
      <w:ins w:id="59" w:author="Jon Bakker" w:date="2019-08-08T20:14:00Z">
        <w:r w:rsidR="00ED4B70">
          <w:rPr>
            <w:rFonts w:asciiTheme="majorHAnsi" w:hAnsiTheme="majorHAnsi"/>
          </w:rPr>
          <w:t>, such as by colonizing the area</w:t>
        </w:r>
      </w:ins>
      <w:r w:rsidRPr="00532322">
        <w:rPr>
          <w:rFonts w:asciiTheme="majorHAnsi" w:hAnsiTheme="majorHAnsi"/>
        </w:rPr>
        <w:t>. There are more opportunities for other species to respond at a site with high</w:t>
      </w:r>
      <w:ins w:id="60" w:author="Jon Bakker" w:date="2019-08-08T20:56:00Z">
        <w:r w:rsidR="002776B6">
          <w:rPr>
            <w:rFonts w:asciiTheme="majorHAnsi" w:hAnsiTheme="majorHAnsi"/>
          </w:rPr>
          <w:t xml:space="preserve"> than low</w:t>
        </w:r>
      </w:ins>
      <w:r w:rsidRPr="00532322">
        <w:rPr>
          <w:rFonts w:asciiTheme="majorHAnsi" w:hAnsiTheme="majorHAnsi"/>
        </w:rPr>
        <w:t xml:space="preserve"> temporal variation in composition</w:t>
      </w:r>
      <w:del w:id="61" w:author="Jon Bakker" w:date="2019-08-08T20:56:00Z">
        <w:r w:rsidRPr="00532322" w:rsidDel="002776B6">
          <w:rPr>
            <w:rFonts w:asciiTheme="majorHAnsi" w:hAnsiTheme="majorHAnsi"/>
          </w:rPr>
          <w:delText xml:space="preserve"> relative to low </w:delText>
        </w:r>
      </w:del>
      <w:ins w:id="62" w:author="Jon Bakker" w:date="2019-08-08T20:56:00Z">
        <w:r w:rsidR="002776B6">
          <w:rPr>
            <w:rFonts w:asciiTheme="majorHAnsi" w:hAnsiTheme="majorHAnsi"/>
          </w:rPr>
          <w:t xml:space="preserve"> </w:t>
        </w:r>
      </w:ins>
      <w:r w:rsidRPr="00532322">
        <w:rPr>
          <w:rFonts w:asciiTheme="majorHAnsi" w:hAnsiTheme="majorHAnsi"/>
        </w:rPr>
        <w:t xml:space="preserve">– for example, there will be more opportunities for species to be established </w:t>
      </w:r>
      <w:ins w:id="63" w:author="Jon Bakker" w:date="2019-08-08T20:14:00Z">
        <w:r w:rsidR="00ED4B70">
          <w:rPr>
            <w:rFonts w:asciiTheme="majorHAnsi" w:hAnsiTheme="majorHAnsi"/>
          </w:rPr>
          <w:t>(</w:t>
        </w:r>
      </w:ins>
      <w:r w:rsidRPr="00532322">
        <w:rPr>
          <w:rFonts w:asciiTheme="majorHAnsi" w:hAnsiTheme="majorHAnsi"/>
        </w:rPr>
        <w:t xml:space="preserve">or </w:t>
      </w:r>
      <w:proofErr w:type="spellStart"/>
      <w:r w:rsidRPr="00532322">
        <w:rPr>
          <w:rFonts w:asciiTheme="majorHAnsi" w:hAnsiTheme="majorHAnsi"/>
        </w:rPr>
        <w:t>lost</w:t>
      </w:r>
      <w:proofErr w:type="spellEnd"/>
      <w:ins w:id="64" w:author="Jon Bakker" w:date="2019-08-08T20:14:00Z">
        <w:r w:rsidR="00ED4B70">
          <w:rPr>
            <w:rFonts w:asciiTheme="majorHAnsi" w:hAnsiTheme="majorHAnsi"/>
          </w:rPr>
          <w:t>)</w:t>
        </w:r>
      </w:ins>
      <w:r w:rsidRPr="00532322">
        <w:rPr>
          <w:rFonts w:asciiTheme="majorHAnsi" w:hAnsiTheme="majorHAnsi"/>
        </w:rPr>
        <w:t xml:space="preserve"> from an annual-dominated system compared to a perennial-dominated system. Therefore, it will be easier to detect the disturbance effects at a site with high temporal variation in species composition. Taken together, anthropogenic disturbances should be easiest to detect at sites with low spatial and high temporal variation in composition.</w:t>
      </w:r>
    </w:p>
    <w:p w14:paraId="1D71340E" w14:textId="63CAB775" w:rsidR="00AC0B48" w:rsidRPr="00532322" w:rsidRDefault="009B3648" w:rsidP="00532322">
      <w:pPr>
        <w:autoSpaceDE w:val="0"/>
        <w:autoSpaceDN w:val="0"/>
        <w:adjustRightInd w:val="0"/>
        <w:spacing w:after="120"/>
        <w:rPr>
          <w:rFonts w:asciiTheme="majorHAnsi" w:hAnsiTheme="majorHAnsi"/>
        </w:rPr>
      </w:pPr>
      <w:r w:rsidRPr="00532322">
        <w:rPr>
          <w:rFonts w:asciiTheme="majorHAnsi" w:hAnsiTheme="majorHAnsi"/>
        </w:rPr>
        <w:t>Together, t</w:t>
      </w:r>
      <w:commentRangeStart w:id="65"/>
      <w:r w:rsidRPr="00532322">
        <w:rPr>
          <w:rFonts w:asciiTheme="majorHAnsi" w:hAnsiTheme="majorHAnsi"/>
        </w:rPr>
        <w:t xml:space="preserve">he above considerations highlight a need to understand compositional patterns within multiple sites. </w:t>
      </w:r>
      <w:commentRangeEnd w:id="65"/>
      <w:r w:rsidRPr="00532322">
        <w:rPr>
          <w:rStyle w:val="CommentReference"/>
          <w:rFonts w:asciiTheme="majorHAnsi" w:hAnsiTheme="majorHAnsi"/>
        </w:rPr>
        <w:commentReference w:id="65"/>
      </w:r>
      <w:r w:rsidRPr="00532322">
        <w:rPr>
          <w:rFonts w:asciiTheme="majorHAnsi" w:hAnsiTheme="majorHAnsi"/>
        </w:rPr>
        <w:t xml:space="preserve">We used a global collaborative experiment, the Nutrient </w:t>
      </w:r>
      <w:r w:rsidRPr="00184C3A">
        <w:rPr>
          <w:rFonts w:asciiTheme="majorHAnsi" w:hAnsiTheme="majorHAnsi"/>
        </w:rPr>
        <w:t>Network (</w:t>
      </w:r>
      <w:proofErr w:type="spellStart"/>
      <w:r w:rsidRPr="00184C3A">
        <w:rPr>
          <w:rFonts w:asciiTheme="majorHAnsi" w:hAnsiTheme="majorHAnsi"/>
        </w:rPr>
        <w:t>NutNet</w:t>
      </w:r>
      <w:proofErr w:type="spellEnd"/>
      <w:r w:rsidRPr="00E51178">
        <w:rPr>
          <w:rFonts w:asciiTheme="majorHAnsi" w:hAnsiTheme="majorHAnsi"/>
        </w:rPr>
        <w:t xml:space="preserve">; </w:t>
      </w:r>
      <w:r w:rsidRPr="006826A2">
        <w:rPr>
          <w:rFonts w:asciiTheme="majorHAnsi" w:hAnsiTheme="majorHAnsi"/>
          <w:color w:val="000000" w:themeColor="text1"/>
        </w:rPr>
        <w:t>Borer et al. 2014)</w:t>
      </w:r>
      <w:r w:rsidRPr="006826A2">
        <w:rPr>
          <w:rFonts w:asciiTheme="majorHAnsi" w:hAnsiTheme="majorHAnsi"/>
        </w:rPr>
        <w:t xml:space="preserve">, to examine compositional variation in 49 grassland plant communities. </w:t>
      </w:r>
      <w:r w:rsidRPr="009E7D59">
        <w:rPr>
          <w:rFonts w:asciiTheme="majorHAnsi" w:hAnsiTheme="majorHAnsi"/>
        </w:rPr>
        <w:t xml:space="preserve">Our study had a consistent methodology to ensure that </w:t>
      </w:r>
      <w:r w:rsidRPr="00532322">
        <w:rPr>
          <w:rFonts w:asciiTheme="majorHAnsi" w:hAnsiTheme="majorHAnsi"/>
        </w:rPr>
        <w:t xml:space="preserve">differences among sites were not related to sampling intensity or to differences in how potential drivers of variation were measured. </w:t>
      </w:r>
      <w:r w:rsidRPr="00184C3A">
        <w:rPr>
          <w:rFonts w:asciiTheme="majorHAnsi" w:hAnsiTheme="majorHAnsi"/>
        </w:rPr>
        <w:t xml:space="preserve">To focus our attention at small spatial scales and avoid being </w:t>
      </w:r>
      <w:r w:rsidRPr="00532322">
        <w:rPr>
          <w:rFonts w:asciiTheme="majorHAnsi" w:hAnsiTheme="majorHAnsi"/>
        </w:rPr>
        <w:t>overwhelmed by the substantial compositional differences among sites, w</w:t>
      </w:r>
      <w:r w:rsidRPr="00184C3A">
        <w:rPr>
          <w:rFonts w:asciiTheme="majorHAnsi" w:hAnsiTheme="majorHAnsi"/>
        </w:rPr>
        <w:t>e assessed composition separately for each site and then compared</w:t>
      </w:r>
      <w:r w:rsidRPr="00E51178">
        <w:rPr>
          <w:rFonts w:asciiTheme="majorHAnsi" w:hAnsiTheme="majorHAnsi"/>
        </w:rPr>
        <w:t xml:space="preserve"> compositional patterns among sites</w:t>
      </w:r>
      <w:r w:rsidRPr="00532322">
        <w:rPr>
          <w:rFonts w:asciiTheme="majorHAnsi" w:hAnsiTheme="majorHAnsi"/>
        </w:rPr>
        <w:t xml:space="preserve">. We addressed three key questions: </w:t>
      </w:r>
      <w:commentRangeStart w:id="66"/>
      <w:r w:rsidRPr="00532322">
        <w:rPr>
          <w:rFonts w:asciiTheme="majorHAnsi" w:hAnsiTheme="majorHAnsi"/>
          <w:b/>
        </w:rPr>
        <w:t xml:space="preserve">First, what processes drive compositional variability and what </w:t>
      </w:r>
      <w:del w:id="67" w:author="Jon Bakker" w:date="2019-08-08T20:56:00Z">
        <w:r w:rsidRPr="00532322" w:rsidDel="002776B6">
          <w:rPr>
            <w:rFonts w:asciiTheme="majorHAnsi" w:hAnsiTheme="majorHAnsi"/>
            <w:b/>
          </w:rPr>
          <w:delText>are their</w:delText>
        </w:r>
      </w:del>
      <w:ins w:id="68" w:author="Jon Bakker" w:date="2019-08-08T20:56:00Z">
        <w:r w:rsidR="002776B6">
          <w:rPr>
            <w:rFonts w:asciiTheme="majorHAnsi" w:hAnsiTheme="majorHAnsi"/>
            <w:b/>
          </w:rPr>
          <w:t>is its</w:t>
        </w:r>
      </w:ins>
      <w:r w:rsidRPr="00532322">
        <w:rPr>
          <w:rFonts w:asciiTheme="majorHAnsi" w:hAnsiTheme="majorHAnsi"/>
          <w:b/>
        </w:rPr>
        <w:t xml:space="preserve"> magnitude? </w:t>
      </w:r>
      <w:commentRangeEnd w:id="66"/>
      <w:r w:rsidR="002776B6">
        <w:rPr>
          <w:rStyle w:val="CommentReference"/>
        </w:rPr>
        <w:commentReference w:id="66"/>
      </w:r>
      <w:r w:rsidRPr="00532322">
        <w:rPr>
          <w:rFonts w:asciiTheme="majorHAnsi" w:hAnsiTheme="majorHAnsi"/>
          <w:b/>
        </w:rPr>
        <w:t>Second, how do site-level biotic and abiotic contexts drive these processes? Finally, do sites differ in the contribution of spatial, temporal, nutrient treatment-mediated effects, and their interactions on plant composition and turnover?</w:t>
      </w:r>
    </w:p>
    <w:p w14:paraId="6527D3C0" w14:textId="77777777" w:rsidR="00F16FA5" w:rsidRPr="00532322" w:rsidRDefault="00F16FA5" w:rsidP="00532322">
      <w:pPr>
        <w:spacing w:after="120"/>
        <w:rPr>
          <w:rFonts w:asciiTheme="majorHAnsi" w:hAnsiTheme="majorHAnsi"/>
        </w:rPr>
      </w:pPr>
    </w:p>
    <w:p w14:paraId="6E23C73C" w14:textId="77777777" w:rsidR="002150FC" w:rsidRPr="00184C3A" w:rsidRDefault="002150FC" w:rsidP="00532322">
      <w:pPr>
        <w:pStyle w:val="Heading1"/>
        <w:spacing w:after="120"/>
        <w:rPr>
          <w:rFonts w:cs="Times New Roman"/>
        </w:rPr>
      </w:pPr>
      <w:r w:rsidRPr="00184C3A">
        <w:rPr>
          <w:rFonts w:cs="Times New Roman"/>
        </w:rPr>
        <w:t>Methods</w:t>
      </w:r>
    </w:p>
    <w:p w14:paraId="6D9F446D" w14:textId="77777777" w:rsidR="002150FC" w:rsidRPr="00532322" w:rsidRDefault="002150FC" w:rsidP="00532322">
      <w:pPr>
        <w:spacing w:after="120"/>
        <w:rPr>
          <w:rFonts w:asciiTheme="majorHAnsi" w:hAnsiTheme="majorHAnsi"/>
        </w:rPr>
      </w:pPr>
      <w:r w:rsidRPr="006826A2">
        <w:rPr>
          <w:rFonts w:asciiTheme="majorHAnsi" w:hAnsiTheme="majorHAnsi"/>
        </w:rPr>
        <w:t xml:space="preserve">Data were gathered within </w:t>
      </w:r>
      <w:proofErr w:type="spellStart"/>
      <w:r w:rsidRPr="006826A2">
        <w:rPr>
          <w:rFonts w:asciiTheme="majorHAnsi" w:hAnsiTheme="majorHAnsi"/>
        </w:rPr>
        <w:t>NutNet’s</w:t>
      </w:r>
      <w:proofErr w:type="spellEnd"/>
      <w:r w:rsidRPr="006826A2">
        <w:rPr>
          <w:rFonts w:asciiTheme="majorHAnsi" w:hAnsiTheme="majorHAnsi"/>
        </w:rPr>
        <w:t xml:space="preserve"> </w:t>
      </w:r>
      <w:r w:rsidRPr="006826A2">
        <w:rPr>
          <w:rFonts w:asciiTheme="majorHAnsi" w:hAnsiTheme="majorHAnsi"/>
          <w:color w:val="000000" w:themeColor="text1"/>
        </w:rPr>
        <w:t>multiple-nutrient addition experiment</w:t>
      </w:r>
      <w:r w:rsidRPr="006826A2">
        <w:rPr>
          <w:rFonts w:asciiTheme="majorHAnsi" w:hAnsiTheme="majorHAnsi"/>
        </w:rPr>
        <w:t>. The experimental approach is summarized in Borer et al. (2014).</w:t>
      </w:r>
      <w:r w:rsidRPr="009E7D59">
        <w:rPr>
          <w:rFonts w:asciiTheme="majorHAnsi" w:hAnsiTheme="majorHAnsi"/>
        </w:rPr>
        <w:t xml:space="preserve"> At each site, plots are 5 × 5 m and are separated by at least 1 m. Eight factorial combinations of nitrogen (N), phosphorus (P), and potassium (K) were added annually. We measure</w:t>
      </w:r>
      <w:r w:rsidRPr="004A2A2C">
        <w:rPr>
          <w:rFonts w:asciiTheme="majorHAnsi" w:hAnsiTheme="majorHAnsi"/>
        </w:rPr>
        <w:t xml:space="preserve">d plant </w:t>
      </w:r>
      <w:r w:rsidRPr="004A2A2C">
        <w:rPr>
          <w:rFonts w:asciiTheme="majorHAnsi" w:eastAsia="MS Mincho" w:hAnsiTheme="majorHAnsi"/>
          <w:color w:val="000000" w:themeColor="text1"/>
        </w:rPr>
        <w:t>community composition in one permanent, randomly selected 1 × 1 m subplot per plot, visually estimating cover for each plant species.</w:t>
      </w:r>
      <w:r w:rsidRPr="004A2A2C">
        <w:rPr>
          <w:rFonts w:asciiTheme="majorHAnsi" w:hAnsiTheme="majorHAnsi"/>
        </w:rPr>
        <w:t xml:space="preserve"> </w:t>
      </w:r>
      <w:r w:rsidRPr="00532322">
        <w:rPr>
          <w:rFonts w:asciiTheme="majorHAnsi" w:hAnsiTheme="majorHAnsi"/>
        </w:rPr>
        <w:t>Additionally, we measured plant productivity as total aboveground biomass (live and dead) within two 0.1 m</w:t>
      </w:r>
      <w:r w:rsidRPr="00532322">
        <w:rPr>
          <w:rFonts w:asciiTheme="majorHAnsi" w:hAnsiTheme="majorHAnsi"/>
          <w:vertAlign w:val="superscript"/>
        </w:rPr>
        <w:t>2</w:t>
      </w:r>
      <w:r w:rsidRPr="00532322">
        <w:rPr>
          <w:rFonts w:asciiTheme="majorHAnsi" w:hAnsiTheme="majorHAnsi"/>
        </w:rPr>
        <w:t xml:space="preserve"> strips (0.1 × 1 m) per plot. Biomass was clipped, dried at 60 °C to a constant mass, and weighed.</w:t>
      </w:r>
    </w:p>
    <w:p w14:paraId="1210FEB7"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We restricted our attention to sites that met three criteria: </w:t>
      </w:r>
      <w:proofErr w:type="spellStart"/>
      <w:r w:rsidRPr="00532322">
        <w:rPr>
          <w:rFonts w:asciiTheme="majorHAnsi" w:hAnsiTheme="majorHAnsi"/>
        </w:rPr>
        <w:t>i</w:t>
      </w:r>
      <w:proofErr w:type="spellEnd"/>
      <w:r w:rsidRPr="00532322">
        <w:rPr>
          <w:rFonts w:asciiTheme="majorHAnsi" w:hAnsiTheme="majorHAnsi"/>
        </w:rPr>
        <w:t xml:space="preserve">) each nutrient combination was tested in 1 plot per block and in at least 3 blocks per site, ii) plots were measured during 4 consecutive growing seasons (pre-treatment and 3 years of treatment) and iii) every plot was measured every year. Sites that established more than 3 blocks were </w:t>
      </w:r>
      <w:proofErr w:type="spellStart"/>
      <w:r w:rsidRPr="00532322">
        <w:rPr>
          <w:rFonts w:asciiTheme="majorHAnsi" w:hAnsiTheme="majorHAnsi"/>
        </w:rPr>
        <w:t>subsetted</w:t>
      </w:r>
      <w:proofErr w:type="spellEnd"/>
      <w:r w:rsidRPr="00532322">
        <w:rPr>
          <w:rFonts w:asciiTheme="majorHAnsi" w:hAnsiTheme="majorHAnsi"/>
        </w:rPr>
        <w:t xml:space="preserve">, usually by using the first 3 blocks. The resulting dataset had an identical structure for every site: 8 nutrient combinations × 3 blocks = 24 plots, and 24 plots × 4 years = 96 plot-year combinations. Forty-nine sites met our criteria, providing 4,704 site-plot-year combinations for this analysis. These sites span 14 countries on 6 continents (Table S1; Figure S1). </w:t>
      </w:r>
    </w:p>
    <w:p w14:paraId="3108625C" w14:textId="77777777" w:rsidR="002150FC" w:rsidRPr="00532322" w:rsidRDefault="002150FC" w:rsidP="00532322">
      <w:pPr>
        <w:spacing w:after="120"/>
        <w:rPr>
          <w:rFonts w:asciiTheme="majorHAnsi" w:hAnsiTheme="majorHAnsi"/>
        </w:rPr>
      </w:pPr>
      <w:r w:rsidRPr="00532322">
        <w:rPr>
          <w:rFonts w:asciiTheme="majorHAnsi" w:hAnsiTheme="majorHAnsi"/>
        </w:rPr>
        <w:t>Analyses of compositional change are sensitive to taxonomic differences. We reviewed the nomenclature within each site to ensure consistent naming over time (</w:t>
      </w:r>
      <w:proofErr w:type="spellStart"/>
      <w:r w:rsidRPr="00532322">
        <w:rPr>
          <w:rFonts w:asciiTheme="majorHAnsi" w:hAnsiTheme="majorHAnsi"/>
        </w:rPr>
        <w:t>NutNet’s</w:t>
      </w:r>
      <w:proofErr w:type="spellEnd"/>
      <w:r w:rsidRPr="00532322">
        <w:rPr>
          <w:rFonts w:asciiTheme="majorHAnsi" w:hAnsiTheme="majorHAnsi"/>
        </w:rPr>
        <w:t xml:space="preserve"> nomenclature system also aims for consistency across sites, but this was not necessary for our analysis). </w:t>
      </w:r>
      <w:r w:rsidRPr="00532322">
        <w:rPr>
          <w:rFonts w:asciiTheme="majorHAnsi" w:hAnsiTheme="majorHAnsi"/>
        </w:rPr>
        <w:lastRenderedPageBreak/>
        <w:t xml:space="preserve">Taxonomic adjustments were made in about two-thirds of sites, usually by aggregating taxa at the genus level when individuals were not identified to species in all years (Table S2). For brevity, however, we refer to taxa as “species” throughout the manuscript. The resulting dataset consists of ~ 56,500 records from ~ 1,530 species. </w:t>
      </w:r>
    </w:p>
    <w:p w14:paraId="29B23FE3" w14:textId="1D1DCD36" w:rsidR="002150FC" w:rsidRPr="00532322" w:rsidRDefault="002150FC" w:rsidP="00532322">
      <w:pPr>
        <w:spacing w:after="120"/>
        <w:rPr>
          <w:rFonts w:asciiTheme="majorHAnsi" w:hAnsiTheme="majorHAnsi"/>
        </w:rPr>
      </w:pPr>
      <w:r w:rsidRPr="00532322">
        <w:rPr>
          <w:rFonts w:asciiTheme="majorHAnsi" w:hAnsiTheme="majorHAnsi"/>
        </w:rPr>
        <w:t xml:space="preserve">We calculated several site-level variables that we hypothesized might relate to the magnitude and partitioning of within-site compositional variation: management history, gamma diversity, plant productivity, local variation in productivity, and climate. Management history was coded as a binary variable based on whether site leads </w:t>
      </w:r>
      <w:del w:id="69" w:author="Jon Bakker" w:date="2019-08-08T20:16:00Z">
        <w:r w:rsidRPr="00532322" w:rsidDel="00ED4B70">
          <w:rPr>
            <w:rFonts w:asciiTheme="majorHAnsi" w:hAnsiTheme="majorHAnsi"/>
          </w:rPr>
          <w:delText xml:space="preserve">noted </w:delText>
        </w:r>
      </w:del>
      <w:ins w:id="70" w:author="Jon Bakker" w:date="2019-08-08T20:16:00Z">
        <w:r w:rsidR="00ED4B70">
          <w:rPr>
            <w:rFonts w:asciiTheme="majorHAnsi" w:hAnsiTheme="majorHAnsi"/>
          </w:rPr>
          <w:t>reported</w:t>
        </w:r>
        <w:r w:rsidR="00ED4B70" w:rsidRPr="00532322">
          <w:rPr>
            <w:rFonts w:asciiTheme="majorHAnsi" w:hAnsiTheme="majorHAnsi"/>
          </w:rPr>
          <w:t xml:space="preserve"> </w:t>
        </w:r>
      </w:ins>
      <w:r w:rsidRPr="00532322">
        <w:rPr>
          <w:rFonts w:asciiTheme="majorHAnsi" w:hAnsiTheme="majorHAnsi"/>
        </w:rPr>
        <w:t>that the site was managed, burned, grazed, or subject to anthropogenic disturbances. Gamma diversity was quantified as the total number of taxa recorded in the 96 plot-year combinations at the site, after the above taxonomic adjustments. Plant productivity was calculated as the average total aboveground plant biomass (g m</w:t>
      </w:r>
      <w:r w:rsidRPr="00532322">
        <w:rPr>
          <w:rFonts w:asciiTheme="majorHAnsi" w:hAnsiTheme="majorHAnsi"/>
          <w:vertAlign w:val="superscript"/>
        </w:rPr>
        <w:t>-2</w:t>
      </w:r>
      <w:r w:rsidRPr="00532322">
        <w:rPr>
          <w:rFonts w:asciiTheme="majorHAnsi" w:hAnsiTheme="majorHAnsi"/>
        </w:rPr>
        <w:t xml:space="preserve">) in unfertilized plots (both pre-treatment data from all plots, and control plots over time). Local variation in productivity was calculated as the </w:t>
      </w:r>
      <w:commentRangeStart w:id="71"/>
      <w:commentRangeStart w:id="72"/>
      <w:commentRangeStart w:id="73"/>
      <w:r w:rsidRPr="00532322">
        <w:rPr>
          <w:rFonts w:asciiTheme="majorHAnsi" w:hAnsiTheme="majorHAnsi"/>
        </w:rPr>
        <w:t>coefficient of variation in total biomass in unfertilized plots</w:t>
      </w:r>
      <w:commentRangeEnd w:id="71"/>
      <w:r w:rsidRPr="00532322">
        <w:rPr>
          <w:rStyle w:val="CommentReference"/>
          <w:rFonts w:asciiTheme="majorHAnsi" w:hAnsiTheme="majorHAnsi"/>
        </w:rPr>
        <w:commentReference w:id="71"/>
      </w:r>
      <w:commentRangeEnd w:id="72"/>
      <w:r w:rsidRPr="00532322">
        <w:rPr>
          <w:rStyle w:val="CommentReference"/>
          <w:rFonts w:asciiTheme="majorHAnsi" w:hAnsiTheme="majorHAnsi"/>
        </w:rPr>
        <w:commentReference w:id="72"/>
      </w:r>
      <w:commentRangeEnd w:id="73"/>
      <w:r w:rsidRPr="00532322">
        <w:rPr>
          <w:rStyle w:val="CommentReference"/>
          <w:rFonts w:asciiTheme="majorHAnsi" w:hAnsiTheme="majorHAnsi"/>
        </w:rPr>
        <w:commentReference w:id="73"/>
      </w:r>
      <w:r w:rsidRPr="00532322">
        <w:rPr>
          <w:rFonts w:asciiTheme="majorHAnsi" w:hAnsiTheme="majorHAnsi"/>
        </w:rPr>
        <w:t>. Climate was summarized via mean annual temperature (°C), standard deviation in temperature (°C), annual temperature range (°C), mean temperature of the wettest quarter (°C), mean annual precipitation (mm), seasonality (coefficient of variation of precipitation), and N deposition (kg N ha</w:t>
      </w:r>
      <w:r w:rsidRPr="00532322">
        <w:rPr>
          <w:rFonts w:asciiTheme="majorHAnsi" w:hAnsiTheme="majorHAnsi"/>
          <w:vertAlign w:val="superscript"/>
        </w:rPr>
        <w:t>-1</w:t>
      </w:r>
      <w:r w:rsidRPr="00532322">
        <w:rPr>
          <w:rFonts w:asciiTheme="majorHAnsi" w:hAnsiTheme="majorHAnsi"/>
        </w:rPr>
        <w:t xml:space="preserve"> yr</w:t>
      </w:r>
      <w:r w:rsidRPr="00532322">
        <w:rPr>
          <w:rFonts w:asciiTheme="majorHAnsi" w:hAnsiTheme="majorHAnsi"/>
          <w:vertAlign w:val="superscript"/>
        </w:rPr>
        <w:t>-1</w:t>
      </w:r>
      <w:r w:rsidRPr="00532322">
        <w:rPr>
          <w:rFonts w:asciiTheme="majorHAnsi" w:hAnsiTheme="majorHAnsi"/>
        </w:rPr>
        <w:t>). We tested each variable against the four community composition metrics identified below (see Table S3), and retained those variables that were significantly related to one or more metrics (</w:t>
      </w:r>
      <w:r w:rsidRPr="00532322">
        <w:rPr>
          <w:rFonts w:asciiTheme="majorHAnsi" w:hAnsiTheme="majorHAnsi"/>
          <w:i/>
        </w:rPr>
        <w:t>P</w:t>
      </w:r>
      <w:r w:rsidRPr="00532322">
        <w:rPr>
          <w:rFonts w:asciiTheme="majorHAnsi" w:hAnsiTheme="majorHAnsi"/>
        </w:rPr>
        <w:t xml:space="preserve"> &lt; 0.05) for inclusion in further analyses. Five variables met this criterion: gamma diversity, productivity, local variation in productivity, annual temperature range, and mean annual precipitation.</w:t>
      </w:r>
    </w:p>
    <w:p w14:paraId="3649A07C" w14:textId="77777777" w:rsidR="002150FC" w:rsidRPr="00532322" w:rsidRDefault="002150FC" w:rsidP="00532322">
      <w:pPr>
        <w:spacing w:after="120"/>
        <w:rPr>
          <w:rFonts w:asciiTheme="majorHAnsi" w:hAnsiTheme="majorHAnsi"/>
        </w:rPr>
      </w:pPr>
    </w:p>
    <w:p w14:paraId="419E97A7" w14:textId="77777777" w:rsidR="002150FC" w:rsidRPr="00184C3A" w:rsidRDefault="002150FC" w:rsidP="00532322">
      <w:pPr>
        <w:pStyle w:val="Heading2"/>
        <w:spacing w:after="120"/>
        <w:rPr>
          <w:rFonts w:cs="Times New Roman"/>
        </w:rPr>
      </w:pPr>
      <w:r w:rsidRPr="00184C3A">
        <w:rPr>
          <w:rFonts w:cs="Times New Roman"/>
        </w:rPr>
        <w:t>Statistical analysis</w:t>
      </w:r>
    </w:p>
    <w:p w14:paraId="7C2CBD01"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All analyses were done in R (version 3.5.1).  </w:t>
      </w:r>
      <w:commentRangeStart w:id="74"/>
      <w:r w:rsidRPr="00532322">
        <w:rPr>
          <w:rFonts w:asciiTheme="majorHAnsi" w:hAnsiTheme="majorHAnsi"/>
        </w:rPr>
        <w:t>Key required packages are listed where appropriate below</w:t>
      </w:r>
      <w:commentRangeEnd w:id="74"/>
      <w:r w:rsidRPr="00532322">
        <w:rPr>
          <w:rStyle w:val="CommentReference"/>
          <w:rFonts w:asciiTheme="majorHAnsi" w:hAnsiTheme="majorHAnsi"/>
        </w:rPr>
        <w:commentReference w:id="74"/>
      </w:r>
      <w:r w:rsidRPr="00532322">
        <w:rPr>
          <w:rFonts w:asciiTheme="majorHAnsi" w:hAnsiTheme="majorHAnsi"/>
        </w:rPr>
        <w:t>.</w:t>
      </w:r>
    </w:p>
    <w:p w14:paraId="5B5BB950" w14:textId="46EB7496" w:rsidR="002150FC" w:rsidRPr="00532322" w:rsidRDefault="002150FC" w:rsidP="00532322">
      <w:pPr>
        <w:spacing w:after="120"/>
        <w:rPr>
          <w:rFonts w:asciiTheme="majorHAnsi" w:hAnsiTheme="majorHAnsi"/>
        </w:rPr>
      </w:pPr>
      <w:r w:rsidRPr="00532322">
        <w:rPr>
          <w:rFonts w:asciiTheme="majorHAnsi" w:hAnsiTheme="majorHAnsi"/>
        </w:rPr>
        <w:t>We analyzed composition separately for each site. Composition was expressed as a site-plot-year × species matrix, with the abundance (percent cover) of each species as the element in the matrix. This matrix was used to calculate an abundance-based dissimilarity matrix within each site (96 × 96; 8 treatments (control, N, P, K, NP, NK, PK, NPK) × 3 blocks × 4 years) using the Bray-Curtis dissimilarity index (Table 1). The composition matrix was also relativized to presence/absence data and used to calculate an incidence-based dissimilarity matrix using the Sorensen dissimilarity index. Each dissimilarity matrix is a numerical summary of the compositional differences among the plot-years within the site.</w:t>
      </w:r>
    </w:p>
    <w:p w14:paraId="68E105E8" w14:textId="42BE86C9" w:rsidR="002150FC" w:rsidRPr="00532322" w:rsidRDefault="002150FC" w:rsidP="00532322">
      <w:pPr>
        <w:spacing w:after="120"/>
        <w:rPr>
          <w:rFonts w:asciiTheme="majorHAnsi" w:hAnsiTheme="majorHAnsi"/>
          <w:i/>
        </w:rPr>
      </w:pPr>
      <w:r w:rsidRPr="00532322">
        <w:rPr>
          <w:rFonts w:asciiTheme="majorHAnsi" w:hAnsiTheme="majorHAnsi"/>
          <w:i/>
        </w:rPr>
        <w:t>Question 1: what processes drive compositional variability and what are their magnitude?</w:t>
      </w:r>
    </w:p>
    <w:p w14:paraId="569F7935" w14:textId="61718753" w:rsidR="00593628" w:rsidRPr="00532322" w:rsidRDefault="002150FC" w:rsidP="00532322">
      <w:pPr>
        <w:spacing w:after="120"/>
        <w:rPr>
          <w:rFonts w:asciiTheme="majorHAnsi" w:hAnsiTheme="majorHAnsi"/>
        </w:rPr>
      </w:pPr>
      <w:r w:rsidRPr="00532322">
        <w:rPr>
          <w:rFonts w:asciiTheme="majorHAnsi" w:hAnsiTheme="majorHAnsi"/>
        </w:rPr>
        <w:t xml:space="preserve">We expressed the overall magnitude of compositional variation at each site as the mean dissimilarity for the site (i.e., across all plot-year combinations). This value was compared to simple measures of spatial and temporal variation in composition, where spatial variation was calculated as the mean dissimilarity among plots in the pre-treatment year, and temporal variation as the mean dissimilarity of the control plots among years (calculated separately for each control plot and then averaged together). We used a linear mixed model to test for differences between these three measures of variation (overall, spatial, temporal), with site </w:t>
      </w:r>
      <w:r w:rsidRPr="00532322">
        <w:rPr>
          <w:rFonts w:asciiTheme="majorHAnsi" w:hAnsiTheme="majorHAnsi"/>
        </w:rPr>
        <w:lastRenderedPageBreak/>
        <w:t xml:space="preserve">included as a random effect. This process was repeated for the abundance- </w:t>
      </w:r>
      <w:r w:rsidR="00AE2A00" w:rsidRPr="00532322">
        <w:rPr>
          <w:rFonts w:asciiTheme="majorHAnsi" w:hAnsiTheme="majorHAnsi"/>
        </w:rPr>
        <w:t xml:space="preserve">(Bray-Curtis) </w:t>
      </w:r>
      <w:r w:rsidRPr="00532322">
        <w:rPr>
          <w:rFonts w:asciiTheme="majorHAnsi" w:hAnsiTheme="majorHAnsi"/>
        </w:rPr>
        <w:t>and incidence-based</w:t>
      </w:r>
      <w:r w:rsidR="00AE2A00" w:rsidRPr="00532322">
        <w:rPr>
          <w:rFonts w:asciiTheme="majorHAnsi" w:hAnsiTheme="majorHAnsi"/>
        </w:rPr>
        <w:t xml:space="preserve"> (Sorenson)</w:t>
      </w:r>
      <w:r w:rsidRPr="00532322">
        <w:rPr>
          <w:rFonts w:asciiTheme="majorHAnsi" w:hAnsiTheme="majorHAnsi"/>
        </w:rPr>
        <w:t xml:space="preserve"> metrics</w:t>
      </w:r>
      <w:r w:rsidR="00AE2A00" w:rsidRPr="00532322">
        <w:rPr>
          <w:rFonts w:asciiTheme="majorHAnsi" w:hAnsiTheme="majorHAnsi"/>
        </w:rPr>
        <w:t xml:space="preserve"> as well as the decomposed abundance- and incidence- based metrics to understand how turnover is influencing overall, spatial, and temporal variation (Table 1). </w:t>
      </w:r>
      <w:r w:rsidR="00593628" w:rsidRPr="00532322">
        <w:rPr>
          <w:rFonts w:asciiTheme="majorHAnsi" w:hAnsiTheme="majorHAnsi"/>
        </w:rPr>
        <w:t xml:space="preserve">Each type of dissimilarity was decomposed into two aspects using the </w:t>
      </w:r>
      <w:proofErr w:type="spellStart"/>
      <w:r w:rsidR="00593628" w:rsidRPr="00532322">
        <w:rPr>
          <w:rFonts w:asciiTheme="majorHAnsi" w:hAnsiTheme="majorHAnsi"/>
        </w:rPr>
        <w:t>bray.part</w:t>
      </w:r>
      <w:proofErr w:type="spellEnd"/>
      <w:r w:rsidR="00593628" w:rsidRPr="00532322">
        <w:rPr>
          <w:rFonts w:asciiTheme="majorHAnsi" w:hAnsiTheme="majorHAnsi"/>
        </w:rPr>
        <w:t xml:space="preserve"> and </w:t>
      </w:r>
      <w:proofErr w:type="spellStart"/>
      <w:r w:rsidR="00593628" w:rsidRPr="00532322">
        <w:rPr>
          <w:rFonts w:asciiTheme="majorHAnsi" w:hAnsiTheme="majorHAnsi"/>
        </w:rPr>
        <w:t>beta.pair</w:t>
      </w:r>
      <w:proofErr w:type="spellEnd"/>
      <w:r w:rsidR="00593628" w:rsidRPr="00532322">
        <w:rPr>
          <w:rFonts w:asciiTheme="majorHAnsi" w:hAnsiTheme="majorHAnsi"/>
        </w:rPr>
        <w:t xml:space="preserve"> functions (</w:t>
      </w:r>
      <w:proofErr w:type="spellStart"/>
      <w:r w:rsidR="00593628" w:rsidRPr="00532322">
        <w:rPr>
          <w:rFonts w:asciiTheme="majorHAnsi" w:hAnsiTheme="majorHAnsi"/>
        </w:rPr>
        <w:t>betapart</w:t>
      </w:r>
      <w:proofErr w:type="spellEnd"/>
      <w:r w:rsidR="00593628" w:rsidRPr="00532322">
        <w:rPr>
          <w:rFonts w:asciiTheme="majorHAnsi" w:hAnsiTheme="majorHAnsi"/>
        </w:rPr>
        <w:t xml:space="preserve"> package, v.1.5.1; </w:t>
      </w:r>
      <w:proofErr w:type="spellStart"/>
      <w:r w:rsidR="00593628" w:rsidRPr="00532322">
        <w:rPr>
          <w:rFonts w:asciiTheme="majorHAnsi" w:hAnsiTheme="majorHAnsi"/>
        </w:rPr>
        <w:t>Baselga</w:t>
      </w:r>
      <w:proofErr w:type="spellEnd"/>
      <w:r w:rsidR="00593628" w:rsidRPr="00532322">
        <w:rPr>
          <w:rFonts w:asciiTheme="majorHAnsi" w:hAnsiTheme="majorHAnsi"/>
        </w:rPr>
        <w:t xml:space="preserve"> et al. 2018). Since these aspects are additive, we did not analyze them both but rather expressed the importance of one aspect as a percentage of the total dissimilarity. Specifically, we focused on the percentage of abundance-based variation attributable to balanced variation in abundance, and the percentage of incidence-based variation attributable to species turnover (Table 1). The result of each of these calculations was a dissimilarity matrix in which the elements are the percentage of compositional change associated with one aspect of compositional variation. </w:t>
      </w:r>
    </w:p>
    <w:p w14:paraId="4F6ADEE4" w14:textId="1A04E6F2" w:rsidR="002150FC" w:rsidRPr="00532322" w:rsidRDefault="002150FC" w:rsidP="00532322">
      <w:pPr>
        <w:spacing w:after="120"/>
        <w:rPr>
          <w:rFonts w:asciiTheme="majorHAnsi" w:hAnsiTheme="majorHAnsi"/>
          <w:i/>
        </w:rPr>
      </w:pPr>
      <w:r w:rsidRPr="00532322">
        <w:rPr>
          <w:rFonts w:asciiTheme="majorHAnsi" w:hAnsiTheme="majorHAnsi"/>
          <w:i/>
        </w:rPr>
        <w:t>Question 2:</w:t>
      </w:r>
      <w:r w:rsidRPr="00532322">
        <w:rPr>
          <w:rFonts w:asciiTheme="majorHAnsi" w:hAnsiTheme="majorHAnsi"/>
          <w:b/>
        </w:rPr>
        <w:t xml:space="preserve"> </w:t>
      </w:r>
      <w:r w:rsidRPr="00532322">
        <w:rPr>
          <w:rFonts w:asciiTheme="majorHAnsi" w:hAnsiTheme="majorHAnsi"/>
          <w:i/>
        </w:rPr>
        <w:t>how do site-level biotic and abiotic contexts drive these processes?</w:t>
      </w:r>
    </w:p>
    <w:p w14:paraId="30BA34CA" w14:textId="15D36449" w:rsidR="00593628" w:rsidRPr="00532322" w:rsidRDefault="00593628" w:rsidP="00532322">
      <w:pPr>
        <w:spacing w:after="120"/>
        <w:rPr>
          <w:rFonts w:asciiTheme="majorHAnsi" w:hAnsiTheme="majorHAnsi"/>
        </w:rPr>
      </w:pPr>
      <w:r w:rsidRPr="00532322">
        <w:rPr>
          <w:rFonts w:asciiTheme="majorHAnsi" w:hAnsiTheme="majorHAnsi"/>
        </w:rPr>
        <w:t>We tested how the overall magnitude of compositional variation (Bray-Curtis dissimilarity, Sorenson dissimilarity, balanced-var</w:t>
      </w:r>
      <w:r w:rsidR="00AE2A00" w:rsidRPr="00532322">
        <w:rPr>
          <w:rFonts w:asciiTheme="majorHAnsi" w:hAnsiTheme="majorHAnsi"/>
        </w:rPr>
        <w:t>i</w:t>
      </w:r>
      <w:r w:rsidRPr="00532322">
        <w:rPr>
          <w:rFonts w:asciiTheme="majorHAnsi" w:hAnsiTheme="majorHAnsi"/>
        </w:rPr>
        <w:t>ation, and species turnover) was related to the potential site-level explanatory variables (gamma diversity, productivity, local variation, annual temperature range, and mean annual precipitation). We used model selection (</w:t>
      </w:r>
      <w:proofErr w:type="spellStart"/>
      <w:r w:rsidRPr="00532322">
        <w:rPr>
          <w:rFonts w:asciiTheme="majorHAnsi" w:hAnsiTheme="majorHAnsi"/>
        </w:rPr>
        <w:t>stepAIC</w:t>
      </w:r>
      <w:proofErr w:type="spellEnd"/>
      <w:r w:rsidRPr="00532322">
        <w:rPr>
          <w:rFonts w:asciiTheme="majorHAnsi" w:hAnsiTheme="majorHAnsi"/>
        </w:rPr>
        <w:t xml:space="preserve"> function; MASS package, v.7.3-51; </w:t>
      </w:r>
      <w:r w:rsidRPr="00532322">
        <w:rPr>
          <w:rFonts w:asciiTheme="majorHAnsi" w:hAnsiTheme="majorHAnsi"/>
          <w:highlight w:val="yellow"/>
        </w:rPr>
        <w:fldChar w:fldCharType="begin"/>
      </w:r>
      <w:r w:rsidRPr="00532322">
        <w:rPr>
          <w:rFonts w:asciiTheme="majorHAnsi" w:hAnsiTheme="majorHAnsi"/>
          <w:highlight w:val="yellow"/>
        </w:rPr>
        <w:instrText xml:space="preserve"> ADDIN EN.CITE &lt;EndNote&gt;&lt;Cite&gt;&lt;Author&gt;Venables&lt;/Author&gt;&lt;Year&gt;2002&lt;/Year&gt;&lt;RecNum&gt;1309&lt;/RecNum&gt;&lt;DisplayText&gt;(Venables and Ripley 2002)&lt;/DisplayText&gt;&lt;record&gt;&lt;rec-number&gt;1309&lt;/rec-number&gt;&lt;foreign-keys&gt;&lt;key app="EN" db-id="ezprp9xtotradoe5zwex50esf95929e2ttp9" timestamp="1544036398"&gt;1309&lt;/key&gt;&lt;/foreign-keys&gt;&lt;ref-type name="Book"&gt;6&lt;/ref-type&gt;&lt;contributors&gt;&lt;authors&gt;&lt;author&gt;Venables, W. N.&lt;/author&gt;&lt;author&gt;Ripley, B.D.&lt;/author&gt;&lt;/authors&gt;&lt;/contributors&gt;&lt;titles&gt;&lt;title&gt;Modern Applied Statistics with S&lt;/title&gt;&lt;/titles&gt;&lt;dates&gt;&lt;year&gt;2002&lt;/year&gt;&lt;/dates&gt;&lt;publisher&gt;Springer-Verlag New York&lt;/publisher&gt;&lt;urls&gt;&lt;/urls&gt;&lt;electronic-resource-num&gt;10.1007/978-0-387-21706-2&lt;/electronic-resource-num&gt;&lt;/record&gt;&lt;/Cite&gt;&lt;/EndNote&gt;</w:instrText>
      </w:r>
      <w:r w:rsidRPr="00532322">
        <w:rPr>
          <w:rFonts w:asciiTheme="majorHAnsi" w:hAnsiTheme="majorHAnsi"/>
          <w:highlight w:val="yellow"/>
        </w:rPr>
        <w:fldChar w:fldCharType="separate"/>
      </w:r>
      <w:r w:rsidRPr="00532322">
        <w:rPr>
          <w:rFonts w:asciiTheme="majorHAnsi" w:hAnsiTheme="majorHAnsi"/>
          <w:noProof/>
          <w:highlight w:val="yellow"/>
        </w:rPr>
        <w:t>Venables and Ripley 2002</w:t>
      </w:r>
      <w:r w:rsidRPr="00532322">
        <w:rPr>
          <w:rFonts w:asciiTheme="majorHAnsi" w:hAnsiTheme="majorHAnsi"/>
          <w:highlight w:val="yellow"/>
        </w:rPr>
        <w:fldChar w:fldCharType="end"/>
      </w:r>
      <w:r w:rsidRPr="00532322">
        <w:rPr>
          <w:rFonts w:asciiTheme="majorHAnsi" w:hAnsiTheme="majorHAnsi"/>
        </w:rPr>
        <w:t xml:space="preserve">) to identify models that balanced parsimony with explanatory power, and specified BIC as the model selection criterion with </w:t>
      </w:r>
      <w:r w:rsidRPr="00532322">
        <w:rPr>
          <w:rFonts w:asciiTheme="majorHAnsi" w:hAnsiTheme="majorHAnsi"/>
          <w:i/>
        </w:rPr>
        <w:t>k</w:t>
      </w:r>
      <w:r w:rsidRPr="00532322">
        <w:rPr>
          <w:rFonts w:asciiTheme="majorHAnsi" w:hAnsiTheme="majorHAnsi"/>
        </w:rPr>
        <w:t xml:space="preserve"> equal to the log of the number of </w:t>
      </w:r>
      <w:commentRangeStart w:id="75"/>
      <w:r w:rsidRPr="00532322">
        <w:rPr>
          <w:rFonts w:asciiTheme="majorHAnsi" w:hAnsiTheme="majorHAnsi"/>
        </w:rPr>
        <w:t>sites</w:t>
      </w:r>
      <w:commentRangeEnd w:id="75"/>
      <w:r w:rsidR="004414A4">
        <w:rPr>
          <w:rStyle w:val="CommentReference"/>
        </w:rPr>
        <w:commentReference w:id="75"/>
      </w:r>
      <w:r w:rsidRPr="00532322">
        <w:rPr>
          <w:rFonts w:asciiTheme="majorHAnsi" w:hAnsiTheme="majorHAnsi"/>
        </w:rPr>
        <w:t xml:space="preserve">. </w:t>
      </w:r>
    </w:p>
    <w:p w14:paraId="0FFFD573" w14:textId="31D9F6C1" w:rsidR="002150FC" w:rsidRPr="00532322" w:rsidRDefault="002150FC" w:rsidP="00532322">
      <w:pPr>
        <w:spacing w:after="120"/>
        <w:rPr>
          <w:rFonts w:asciiTheme="majorHAnsi" w:hAnsiTheme="majorHAnsi"/>
          <w:i/>
        </w:rPr>
      </w:pPr>
      <w:r w:rsidRPr="00532322">
        <w:rPr>
          <w:rFonts w:asciiTheme="majorHAnsi" w:hAnsiTheme="majorHAnsi"/>
          <w:i/>
        </w:rPr>
        <w:t>Question 3: do sites differ in the contribution of spatial, temporal, nutrient treatment-mediated effects, and their interactions on plant composition and turnover?</w:t>
      </w:r>
    </w:p>
    <w:p w14:paraId="64AC6681" w14:textId="77777777" w:rsidR="002150FC" w:rsidRPr="00532322" w:rsidRDefault="002150FC" w:rsidP="00532322">
      <w:pPr>
        <w:spacing w:after="120"/>
        <w:rPr>
          <w:rFonts w:asciiTheme="majorHAnsi" w:hAnsiTheme="majorHAnsi"/>
        </w:rPr>
      </w:pPr>
      <w:proofErr w:type="spellStart"/>
      <w:r w:rsidRPr="00532322">
        <w:rPr>
          <w:rFonts w:asciiTheme="majorHAnsi" w:hAnsiTheme="majorHAnsi"/>
        </w:rPr>
        <w:t>Subsetting</w:t>
      </w:r>
      <w:proofErr w:type="spellEnd"/>
      <w:r w:rsidRPr="00532322">
        <w:rPr>
          <w:rFonts w:asciiTheme="majorHAnsi" w:hAnsiTheme="majorHAnsi"/>
        </w:rPr>
        <w:t xml:space="preserve"> a dissimilarity matrix allows us to summarize compositional differences associated with different factors. For example, this was done in Questions 1 and 2 for spatial variation (using pre-treatment data) and temporal variation (using control plots over time). Here, we partitioned the entire dissimilarity matrix to quantify the relative importance of different sources for explaining compositional differences at a site (Appendix S1). Our consistent design enabled us to distinguish seven sources of variation within sites: block (spatial; three levels), year (temporal; four levels), nutrient addition (eight levels), and the two- and three-way interactions among these factors (Table 2).  We used PERMANOVA (Anderson 2001) as coded in the </w:t>
      </w:r>
      <w:proofErr w:type="spellStart"/>
      <w:r w:rsidRPr="00532322">
        <w:rPr>
          <w:rFonts w:asciiTheme="majorHAnsi" w:hAnsiTheme="majorHAnsi"/>
        </w:rPr>
        <w:t>adonis</w:t>
      </w:r>
      <w:proofErr w:type="spellEnd"/>
      <w:r w:rsidRPr="00532322">
        <w:rPr>
          <w:rFonts w:asciiTheme="majorHAnsi" w:hAnsiTheme="majorHAnsi"/>
        </w:rPr>
        <w:t xml:space="preserve"> function (vegan package, v.2.5-3; </w:t>
      </w:r>
      <w:r w:rsidRPr="00532322">
        <w:rPr>
          <w:rFonts w:asciiTheme="majorHAnsi" w:hAnsiTheme="majorHAnsi"/>
        </w:rPr>
        <w:fldChar w:fldCharType="begin"/>
      </w:r>
      <w:r w:rsidRPr="00532322">
        <w:rPr>
          <w:rFonts w:asciiTheme="majorHAnsi" w:hAnsiTheme="majorHAnsi"/>
        </w:rPr>
        <w:instrText xml:space="preserve"> ADDIN EN.CITE &lt;EndNote&gt;&lt;Cite&gt;&lt;Author&gt;Oksanen&lt;/Author&gt;&lt;Year&gt;2018&lt;/Year&gt;&lt;RecNum&gt;1310&lt;/RecNum&gt;&lt;DisplayText&gt;(Oksanen et al. 2018)&lt;/DisplayText&gt;&lt;record&gt;&lt;rec-number&gt;1310&lt;/rec-number&gt;&lt;foreign-keys&gt;&lt;key app="EN" db-id="ezprp9xtotradoe5zwex50esf95929e2ttp9" timestamp="1544037033"&gt;1310&lt;/key&gt;&lt;/foreign-keys&gt;&lt;ref-type name="Journal Article"&gt;17&lt;/ref-type&gt;&lt;contributors&gt;&lt;authors&gt;&lt;author&gt;Oksanen, J. &lt;/author&gt;&lt;author&gt;Blanchet, G.&lt;/author&gt;&lt;author&gt;Friendly, M.&lt;/author&gt;&lt;author&gt;Kindt, R.&lt;/author&gt;&lt;author&gt;Legendre, P.&lt;/author&gt;&lt;author&gt;McGlinn, D.&lt;/author&gt;&lt;author&gt;Minchin, P. R.&lt;/author&gt;&lt;author&gt;O&amp;apos;Hara, R. B.&lt;/author&gt;&lt;author&gt;Simpson, G. L.&lt;/author&gt;&lt;author&gt;Solymos, P.&lt;/author&gt;&lt;author&gt;Stevens, M. H. H.&lt;/author&gt;&lt;author&gt;Szoecs E. &lt;/author&gt;&lt;author&gt;Wagner H.&lt;/author&gt;&lt;/authors&gt;&lt;/contributors&gt;&lt;titles&gt;&lt;title&gt;vegan: Community Ecology Package&lt;/title&gt;&lt;/titles&gt;&lt;dates&gt;&lt;year&gt;2018&lt;/year&gt;&lt;/dates&gt;&lt;urls&gt;&lt;/urls&gt;&lt;/record&gt;&lt;/Cite&gt;&lt;/EndNote&gt;</w:instrText>
      </w:r>
      <w:r w:rsidRPr="00532322">
        <w:rPr>
          <w:rFonts w:asciiTheme="majorHAnsi" w:hAnsiTheme="majorHAnsi"/>
        </w:rPr>
        <w:fldChar w:fldCharType="separate"/>
      </w:r>
      <w:r w:rsidRPr="00532322">
        <w:rPr>
          <w:rFonts w:asciiTheme="majorHAnsi" w:hAnsiTheme="majorHAnsi"/>
          <w:noProof/>
        </w:rPr>
        <w:t>Oksanen et al. 2018</w:t>
      </w:r>
      <w:r w:rsidRPr="00532322">
        <w:rPr>
          <w:rFonts w:asciiTheme="majorHAnsi" w:hAnsiTheme="majorHAnsi"/>
        </w:rPr>
        <w:fldChar w:fldCharType="end"/>
      </w:r>
      <w:r w:rsidRPr="00532322">
        <w:rPr>
          <w:rFonts w:asciiTheme="majorHAnsi" w:hAnsiTheme="majorHAnsi"/>
        </w:rPr>
        <w:t>) to express how much of the compositional variation at a site was due to each source. We expressed the variation associated with each source as a proportion of the total variation and compiled these proportions into a site × source matrix (49 × 7). This process was repeated for each type of dissimilarity (abundance-based, incidence-based) and their constituent aspects (percent change due to balanced variation, percent change due to species turnover). For our purposes here, we did not test the statistical significance of these sources.</w:t>
      </w:r>
    </w:p>
    <w:p w14:paraId="44E558E0" w14:textId="5457F962" w:rsidR="002150FC" w:rsidRPr="00532322" w:rsidRDefault="002150FC" w:rsidP="00532322">
      <w:pPr>
        <w:spacing w:after="120"/>
        <w:rPr>
          <w:rFonts w:asciiTheme="majorHAnsi" w:hAnsiTheme="majorHAnsi"/>
        </w:rPr>
      </w:pPr>
      <w:r w:rsidRPr="00532322">
        <w:rPr>
          <w:rFonts w:asciiTheme="majorHAnsi" w:hAnsiTheme="majorHAnsi"/>
        </w:rPr>
        <w:t xml:space="preserve">To investigate patterns of compositional partitioning across sites, we applied </w:t>
      </w:r>
      <w:r w:rsidR="008F2518" w:rsidRPr="00532322">
        <w:rPr>
          <w:rFonts w:asciiTheme="majorHAnsi" w:hAnsiTheme="majorHAnsi"/>
        </w:rPr>
        <w:t xml:space="preserve">Principal Components Analysis (PCA; </w:t>
      </w:r>
      <w:proofErr w:type="spellStart"/>
      <w:r w:rsidR="008F2518" w:rsidRPr="00532322">
        <w:rPr>
          <w:rFonts w:asciiTheme="majorHAnsi" w:hAnsiTheme="majorHAnsi"/>
        </w:rPr>
        <w:t>princomp</w:t>
      </w:r>
      <w:proofErr w:type="spellEnd"/>
      <w:r w:rsidR="008F2518" w:rsidRPr="00532322">
        <w:rPr>
          <w:rFonts w:asciiTheme="majorHAnsi" w:hAnsiTheme="majorHAnsi"/>
        </w:rPr>
        <w:t xml:space="preserve"> function) to express the differences among sites in how composition is partitioned in as few dimensions as possible. This procedure was conducted on all four diversity metrics (abundance-based, incidence-based, balanced variation, species turnover). </w:t>
      </w:r>
      <w:r w:rsidRPr="00532322">
        <w:rPr>
          <w:rFonts w:asciiTheme="majorHAnsi" w:hAnsiTheme="majorHAnsi"/>
        </w:rPr>
        <w:t xml:space="preserve">We </w:t>
      </w:r>
      <w:ins w:id="76" w:author="Jon Bakker" w:date="2019-08-08T20:23:00Z">
        <w:r w:rsidR="00C15385">
          <w:rPr>
            <w:rFonts w:asciiTheme="majorHAnsi" w:hAnsiTheme="majorHAnsi"/>
          </w:rPr>
          <w:t xml:space="preserve">compared metrics in terms of the </w:t>
        </w:r>
      </w:ins>
      <w:del w:id="77" w:author="Jon Bakker" w:date="2019-08-08T20:23:00Z">
        <w:r w:rsidRPr="00532322" w:rsidDel="00C15385">
          <w:rPr>
            <w:rFonts w:asciiTheme="majorHAnsi" w:hAnsiTheme="majorHAnsi"/>
          </w:rPr>
          <w:delText xml:space="preserve">described each group by the </w:delText>
        </w:r>
      </w:del>
      <w:r w:rsidRPr="00532322">
        <w:rPr>
          <w:rFonts w:asciiTheme="majorHAnsi" w:hAnsiTheme="majorHAnsi"/>
        </w:rPr>
        <w:t>average amount of variation explained by each source.</w:t>
      </w:r>
    </w:p>
    <w:p w14:paraId="2D8F6670" w14:textId="77777777" w:rsidR="002150FC" w:rsidRPr="00184C3A" w:rsidRDefault="002150FC" w:rsidP="00532322">
      <w:pPr>
        <w:pStyle w:val="Heading1"/>
        <w:spacing w:after="120"/>
        <w:rPr>
          <w:rFonts w:cs="Times New Roman"/>
        </w:rPr>
      </w:pPr>
      <w:r w:rsidRPr="00184C3A">
        <w:rPr>
          <w:rFonts w:cs="Times New Roman"/>
        </w:rPr>
        <w:lastRenderedPageBreak/>
        <w:t>Results</w:t>
      </w:r>
    </w:p>
    <w:p w14:paraId="7159A117" w14:textId="77777777" w:rsidR="002150FC" w:rsidRPr="004A2A2C" w:rsidRDefault="002150FC" w:rsidP="00532322">
      <w:pPr>
        <w:pStyle w:val="Heading2"/>
        <w:spacing w:after="120"/>
        <w:rPr>
          <w:rFonts w:cs="Times New Roman"/>
        </w:rPr>
      </w:pPr>
      <w:r w:rsidRPr="006826A2">
        <w:rPr>
          <w:rFonts w:cs="Times New Roman"/>
        </w:rPr>
        <w:t xml:space="preserve">Question 1: What processes drive compositional </w:t>
      </w:r>
      <w:r w:rsidRPr="009E7D59">
        <w:rPr>
          <w:rFonts w:cs="Times New Roman"/>
        </w:rPr>
        <w:t>variability a</w:t>
      </w:r>
      <w:r w:rsidRPr="004A2A2C">
        <w:rPr>
          <w:rFonts w:cs="Times New Roman"/>
        </w:rPr>
        <w:t>nd what are their magnitude?</w:t>
      </w:r>
    </w:p>
    <w:p w14:paraId="1685D75C" w14:textId="77777777" w:rsidR="002150FC" w:rsidRPr="00532322" w:rsidRDefault="002150FC" w:rsidP="00532322">
      <w:pPr>
        <w:spacing w:after="120"/>
        <w:rPr>
          <w:rFonts w:asciiTheme="majorHAnsi" w:hAnsiTheme="majorHAnsi"/>
        </w:rPr>
      </w:pPr>
      <w:commentRangeStart w:id="78"/>
      <w:r w:rsidRPr="00532322">
        <w:rPr>
          <w:rFonts w:asciiTheme="majorHAnsi" w:hAnsiTheme="majorHAnsi"/>
        </w:rPr>
        <w:t xml:space="preserve">Sites exhibited considerable variation in abundance-based variation: overall mean Bray-Curtis dissimilarity ranged from 0.23 to 0.78. On average, the abundance-based dissimilarity between any two plot-years at a site was 0.55 (Figure 1A). Overall dissimilarity was significantly higher than spatial dissimilarity (pre-treatment data from all 24 plots; mean = 0.48) and even higher than temporal dissimilarity (control plots over time; mean = 0.38). </w:t>
      </w:r>
    </w:p>
    <w:p w14:paraId="27A39C65" w14:textId="77777777" w:rsidR="002150FC" w:rsidRPr="00532322" w:rsidRDefault="002150FC" w:rsidP="00532322">
      <w:pPr>
        <w:spacing w:after="120"/>
        <w:rPr>
          <w:rFonts w:asciiTheme="majorHAnsi" w:hAnsiTheme="majorHAnsi"/>
        </w:rPr>
      </w:pPr>
      <w:r w:rsidRPr="00532322">
        <w:rPr>
          <w:rFonts w:asciiTheme="majorHAnsi" w:hAnsiTheme="majorHAnsi"/>
        </w:rPr>
        <w:t xml:space="preserve">Incidence-based dissimilarities were lower than abundance-based dissimilarities: overall mean Sorensen dissimilarity ranged from 0.22 to 0.56 among sites, with an average of 0.38.  Overall dissimilarity was significantly higher than spatial dissimilarity (mean = 0.33), which was also significantly higher than temporal dissimilarity (mean = 0.25; Figure 1B). </w:t>
      </w:r>
      <w:commentRangeEnd w:id="78"/>
      <w:r w:rsidR="00C15385">
        <w:rPr>
          <w:rStyle w:val="CommentReference"/>
        </w:rPr>
        <w:commentReference w:id="78"/>
      </w:r>
    </w:p>
    <w:p w14:paraId="4AB39C77" w14:textId="7BFA76A0" w:rsidR="002150FC" w:rsidRPr="00532322" w:rsidRDefault="002150FC" w:rsidP="00532322">
      <w:pPr>
        <w:spacing w:after="120"/>
        <w:rPr>
          <w:rFonts w:asciiTheme="majorHAnsi" w:hAnsiTheme="majorHAnsi"/>
        </w:rPr>
      </w:pPr>
      <w:r w:rsidRPr="00532322">
        <w:rPr>
          <w:rFonts w:asciiTheme="majorHAnsi" w:hAnsiTheme="majorHAnsi"/>
        </w:rPr>
        <w:t xml:space="preserve">Abundance-based compositional change was mostly due to </w:t>
      </w:r>
      <w:r w:rsidRPr="00532322">
        <w:rPr>
          <w:rFonts w:asciiTheme="majorHAnsi" w:hAnsiTheme="majorHAnsi"/>
          <w:highlight w:val="yellow"/>
        </w:rPr>
        <w:t>turnover of individuals</w:t>
      </w:r>
      <w:r w:rsidRPr="00532322">
        <w:rPr>
          <w:rFonts w:asciiTheme="majorHAnsi" w:hAnsiTheme="majorHAnsi"/>
        </w:rPr>
        <w:t xml:space="preserve"> (balanced variation)</w:t>
      </w:r>
      <w:ins w:id="79" w:author="Jon Bakker" w:date="2019-08-08T20:24:00Z">
        <w:r w:rsidR="00C15385">
          <w:rPr>
            <w:rFonts w:asciiTheme="majorHAnsi" w:hAnsiTheme="majorHAnsi"/>
          </w:rPr>
          <w:t>, which</w:t>
        </w:r>
      </w:ins>
      <w:r w:rsidRPr="00532322">
        <w:rPr>
          <w:rFonts w:asciiTheme="majorHAnsi" w:hAnsiTheme="majorHAnsi"/>
        </w:rPr>
        <w:t xml:space="preserve"> account</w:t>
      </w:r>
      <w:ins w:id="80" w:author="Jon Bakker" w:date="2019-08-08T20:24:00Z">
        <w:r w:rsidR="00C15385">
          <w:rPr>
            <w:rFonts w:asciiTheme="majorHAnsi" w:hAnsiTheme="majorHAnsi"/>
          </w:rPr>
          <w:t>ed</w:t>
        </w:r>
      </w:ins>
      <w:del w:id="81" w:author="Jon Bakker" w:date="2019-08-08T20:24:00Z">
        <w:r w:rsidRPr="00532322" w:rsidDel="00C15385">
          <w:rPr>
            <w:rFonts w:asciiTheme="majorHAnsi" w:hAnsiTheme="majorHAnsi"/>
          </w:rPr>
          <w:delText>ing</w:delText>
        </w:r>
      </w:del>
      <w:r w:rsidRPr="00532322">
        <w:rPr>
          <w:rFonts w:asciiTheme="majorHAnsi" w:hAnsiTheme="majorHAnsi"/>
        </w:rPr>
        <w:t xml:space="preserve"> for between 52% and 96% of the variation at different sites. On average, balanced variation explained 83% of the variation (Figure 1C). Balanced variation accounted for the same amount of compositional variation when considering only spatial dissimilarity (83%) but significantly less of the variation when considering only temporal dissimilarity (71%).</w:t>
      </w:r>
    </w:p>
    <w:p w14:paraId="67866FE6" w14:textId="77777777" w:rsidR="002150FC" w:rsidRPr="00532322" w:rsidRDefault="002150FC" w:rsidP="00532322">
      <w:pPr>
        <w:spacing w:after="120"/>
        <w:rPr>
          <w:rFonts w:asciiTheme="majorHAnsi" w:hAnsiTheme="majorHAnsi"/>
        </w:rPr>
      </w:pPr>
      <w:r w:rsidRPr="00532322">
        <w:rPr>
          <w:rFonts w:asciiTheme="majorHAnsi" w:hAnsiTheme="majorHAnsi"/>
        </w:rPr>
        <w:t>Incidence-based compositional change was dominated by species turnover. Species turnover accounted for between 27% and 88% of the variation at different sites, with an average of 69% (Figure 1D). As with balanced variation in abundance, species turnover accounted for similar amounts of variation when considering only spatial dissimilarity (70%) but significantly less of the variation when considering temporal dissimilarity (57%).</w:t>
      </w:r>
    </w:p>
    <w:p w14:paraId="2B7FAF43" w14:textId="77777777" w:rsidR="002150FC" w:rsidRPr="00532322" w:rsidRDefault="002150FC" w:rsidP="00532322">
      <w:pPr>
        <w:spacing w:after="120"/>
        <w:rPr>
          <w:rFonts w:asciiTheme="majorHAnsi" w:hAnsiTheme="majorHAnsi"/>
          <w:color w:val="4F81BD" w:themeColor="accent1"/>
          <w:sz w:val="26"/>
          <w:szCs w:val="26"/>
        </w:rPr>
      </w:pPr>
      <w:r w:rsidRPr="00532322">
        <w:rPr>
          <w:rFonts w:asciiTheme="majorHAnsi" w:hAnsiTheme="majorHAnsi"/>
          <w:color w:val="4F81BD" w:themeColor="accent1"/>
          <w:sz w:val="26"/>
          <w:szCs w:val="26"/>
        </w:rPr>
        <w:t xml:space="preserve">Question 2: How do site-level biotic and abiotic contexts drive these processes? </w:t>
      </w:r>
    </w:p>
    <w:p w14:paraId="5C73559C" w14:textId="5E4FE641" w:rsidR="002150FC" w:rsidRPr="00532322" w:rsidRDefault="002150FC" w:rsidP="00532322">
      <w:pPr>
        <w:spacing w:after="120"/>
        <w:rPr>
          <w:rFonts w:asciiTheme="majorHAnsi" w:hAnsiTheme="majorHAnsi"/>
        </w:rPr>
      </w:pPr>
      <w:r w:rsidRPr="00532322">
        <w:rPr>
          <w:rFonts w:asciiTheme="majorHAnsi" w:hAnsiTheme="majorHAnsi"/>
        </w:rPr>
        <w:t>Model selection relating compositional variation to explanatory variables suggested that the relationships were strongly contingent on the community metrics used (Table 3, Figure 2). Mean abundance-based variation (Bray-Curtis) was negatively related to productivity (adjusted R</w:t>
      </w:r>
      <w:r w:rsidRPr="00532322">
        <w:rPr>
          <w:rFonts w:asciiTheme="majorHAnsi" w:hAnsiTheme="majorHAnsi"/>
          <w:vertAlign w:val="superscript"/>
        </w:rPr>
        <w:t>2</w:t>
      </w:r>
      <w:r w:rsidRPr="00532322">
        <w:rPr>
          <w:rFonts w:asciiTheme="majorHAnsi" w:hAnsiTheme="majorHAnsi"/>
        </w:rPr>
        <w:t xml:space="preserve"> = 0.113; Table 3; Figure 2). Total incidence-based compositional variation was positively related to gamma diversity, annual temperature range, and local variation in productivity (adjusted R</w:t>
      </w:r>
      <w:r w:rsidRPr="00532322">
        <w:rPr>
          <w:rFonts w:asciiTheme="majorHAnsi" w:hAnsiTheme="majorHAnsi"/>
          <w:vertAlign w:val="superscript"/>
        </w:rPr>
        <w:t>2</w:t>
      </w:r>
      <w:r w:rsidRPr="00532322">
        <w:rPr>
          <w:rFonts w:asciiTheme="majorHAnsi" w:hAnsiTheme="majorHAnsi"/>
        </w:rPr>
        <w:t xml:space="preserve"> = 0.504; Table 3; Figure 2; Figure </w:t>
      </w:r>
      <w:r w:rsidRPr="00532322">
        <w:rPr>
          <w:rFonts w:asciiTheme="majorHAnsi" w:hAnsiTheme="majorHAnsi"/>
          <w:highlight w:val="yellow"/>
        </w:rPr>
        <w:t>S3</w:t>
      </w:r>
      <w:r w:rsidRPr="00532322">
        <w:rPr>
          <w:rFonts w:asciiTheme="majorHAnsi" w:hAnsiTheme="majorHAnsi"/>
        </w:rPr>
        <w:t xml:space="preserve">). </w:t>
      </w:r>
      <w:commentRangeStart w:id="82"/>
      <w:r w:rsidRPr="00532322">
        <w:rPr>
          <w:rFonts w:asciiTheme="majorHAnsi" w:hAnsiTheme="majorHAnsi"/>
        </w:rPr>
        <w:t>Productivity reduce</w:t>
      </w:r>
      <w:ins w:id="83" w:author="Jon Bakker" w:date="2019-08-08T20:27:00Z">
        <w:r w:rsidR="00C15385">
          <w:rPr>
            <w:rFonts w:asciiTheme="majorHAnsi" w:hAnsiTheme="majorHAnsi"/>
          </w:rPr>
          <w:t>d</w:t>
        </w:r>
      </w:ins>
      <w:del w:id="84" w:author="Jon Bakker" w:date="2019-08-08T20:27:00Z">
        <w:r w:rsidRPr="00532322" w:rsidDel="00C15385">
          <w:rPr>
            <w:rFonts w:asciiTheme="majorHAnsi" w:hAnsiTheme="majorHAnsi"/>
          </w:rPr>
          <w:delText>s</w:delText>
        </w:r>
      </w:del>
      <w:r w:rsidRPr="00532322">
        <w:rPr>
          <w:rFonts w:asciiTheme="majorHAnsi" w:hAnsiTheme="majorHAnsi"/>
        </w:rPr>
        <w:t xml:space="preserve"> abundance-based variation, but species occurrence was positively related to species pool and heterogeneity of temperature and productivity</w:t>
      </w:r>
      <w:commentRangeEnd w:id="82"/>
      <w:r w:rsidR="00C15385">
        <w:rPr>
          <w:rStyle w:val="CommentReference"/>
        </w:rPr>
        <w:commentReference w:id="82"/>
      </w:r>
      <w:r w:rsidRPr="00532322">
        <w:rPr>
          <w:rFonts w:asciiTheme="majorHAnsi" w:hAnsiTheme="majorHAnsi"/>
        </w:rPr>
        <w:t>.</w:t>
      </w:r>
    </w:p>
    <w:p w14:paraId="4FA82B52" w14:textId="0DAFF96E" w:rsidR="002150FC" w:rsidRPr="00532322" w:rsidRDefault="002150FC" w:rsidP="00532322">
      <w:pPr>
        <w:spacing w:after="120"/>
        <w:rPr>
          <w:rFonts w:asciiTheme="majorHAnsi" w:hAnsiTheme="majorHAnsi"/>
        </w:rPr>
      </w:pPr>
      <w:r w:rsidRPr="00532322">
        <w:rPr>
          <w:rFonts w:asciiTheme="majorHAnsi" w:hAnsiTheme="majorHAnsi"/>
        </w:rPr>
        <w:t>Balanced variation (abundance-based) was positively related to gamma diversity and to mean annual precipitation (adjusted R</w:t>
      </w:r>
      <w:r w:rsidRPr="00532322">
        <w:rPr>
          <w:rFonts w:asciiTheme="majorHAnsi" w:hAnsiTheme="majorHAnsi"/>
          <w:vertAlign w:val="superscript"/>
        </w:rPr>
        <w:t>2</w:t>
      </w:r>
      <w:r w:rsidRPr="00532322">
        <w:rPr>
          <w:rFonts w:asciiTheme="majorHAnsi" w:hAnsiTheme="majorHAnsi"/>
        </w:rPr>
        <w:t xml:space="preserve"> = 0.370; Figure 2; Table 3). The percent of incidence-based variation due to species turnover was positively related to gamma diversity and annual temperature range, and negatively related to productivity (adjusted R</w:t>
      </w:r>
      <w:r w:rsidRPr="00532322">
        <w:rPr>
          <w:rFonts w:asciiTheme="majorHAnsi" w:hAnsiTheme="majorHAnsi"/>
          <w:vertAlign w:val="superscript"/>
        </w:rPr>
        <w:t>2</w:t>
      </w:r>
      <w:r w:rsidRPr="00532322">
        <w:rPr>
          <w:rFonts w:asciiTheme="majorHAnsi" w:hAnsiTheme="majorHAnsi"/>
        </w:rPr>
        <w:t xml:space="preserve"> = 0.705; Table 3; Figure 2; Figure </w:t>
      </w:r>
      <w:r w:rsidRPr="00532322">
        <w:rPr>
          <w:rFonts w:asciiTheme="majorHAnsi" w:hAnsiTheme="majorHAnsi"/>
          <w:highlight w:val="yellow"/>
        </w:rPr>
        <w:t>S4</w:t>
      </w:r>
      <w:r w:rsidRPr="00532322">
        <w:rPr>
          <w:rFonts w:asciiTheme="majorHAnsi" w:hAnsiTheme="majorHAnsi"/>
        </w:rPr>
        <w:t xml:space="preserve">). </w:t>
      </w:r>
      <w:commentRangeStart w:id="85"/>
      <w:r w:rsidRPr="00532322">
        <w:rPr>
          <w:rFonts w:asciiTheme="majorHAnsi" w:hAnsiTheme="majorHAnsi"/>
        </w:rPr>
        <w:t>Thus, turnover in both incidence-based and abundance-based metrics is higher in sites with larger species pools and greater in higher rainfall sites (abundance-based) and annual temperature range (incidence-based). However, species turnover is lower in s</w:t>
      </w:r>
      <w:ins w:id="86" w:author="Jon Bakker" w:date="2019-08-08T20:29:00Z">
        <w:r w:rsidR="00C15385">
          <w:rPr>
            <w:rFonts w:asciiTheme="majorHAnsi" w:hAnsiTheme="majorHAnsi"/>
          </w:rPr>
          <w:t>i</w:t>
        </w:r>
      </w:ins>
      <w:r w:rsidRPr="00532322">
        <w:rPr>
          <w:rFonts w:asciiTheme="majorHAnsi" w:hAnsiTheme="majorHAnsi"/>
        </w:rPr>
        <w:t>t</w:t>
      </w:r>
      <w:del w:id="87" w:author="Jon Bakker" w:date="2019-08-08T20:29:00Z">
        <w:r w:rsidRPr="00532322" w:rsidDel="00C15385">
          <w:rPr>
            <w:rFonts w:asciiTheme="majorHAnsi" w:hAnsiTheme="majorHAnsi"/>
          </w:rPr>
          <w:delText>i</w:delText>
        </w:r>
      </w:del>
      <w:r w:rsidRPr="00532322">
        <w:rPr>
          <w:rFonts w:asciiTheme="majorHAnsi" w:hAnsiTheme="majorHAnsi"/>
        </w:rPr>
        <w:t xml:space="preserve">es with higher plant productivity. </w:t>
      </w:r>
      <w:commentRangeEnd w:id="85"/>
      <w:r w:rsidR="00C15385">
        <w:rPr>
          <w:rStyle w:val="CommentReference"/>
        </w:rPr>
        <w:commentReference w:id="85"/>
      </w:r>
    </w:p>
    <w:p w14:paraId="0192C6FA" w14:textId="77777777" w:rsidR="002150FC" w:rsidRPr="00532322" w:rsidRDefault="002150FC" w:rsidP="00532322">
      <w:pPr>
        <w:spacing w:after="120"/>
        <w:rPr>
          <w:rFonts w:asciiTheme="majorHAnsi" w:hAnsiTheme="majorHAnsi"/>
        </w:rPr>
      </w:pPr>
    </w:p>
    <w:p w14:paraId="76E824A8" w14:textId="77777777" w:rsidR="002150FC" w:rsidRPr="009E7D59" w:rsidRDefault="002150FC" w:rsidP="00532322">
      <w:pPr>
        <w:pStyle w:val="Heading2"/>
        <w:spacing w:after="120"/>
        <w:rPr>
          <w:rFonts w:cs="Times New Roman"/>
        </w:rPr>
      </w:pPr>
      <w:r w:rsidRPr="00184C3A">
        <w:rPr>
          <w:rFonts w:cs="Times New Roman"/>
        </w:rPr>
        <w:t xml:space="preserve">Question 3: </w:t>
      </w:r>
      <w:r w:rsidRPr="00E51178">
        <w:rPr>
          <w:rFonts w:cs="Times New Roman"/>
        </w:rPr>
        <w:t xml:space="preserve">Do sites differ </w:t>
      </w:r>
      <w:r w:rsidRPr="006826A2">
        <w:rPr>
          <w:rFonts w:cs="Times New Roman"/>
        </w:rPr>
        <w:t xml:space="preserve">in the contribution of spatial, temporal, and nutrient </w:t>
      </w:r>
      <w:r w:rsidRPr="009E7D59">
        <w:rPr>
          <w:rFonts w:cs="Times New Roman"/>
        </w:rPr>
        <w:t>treatment-mediated effects on plant composition and turnover?</w:t>
      </w:r>
    </w:p>
    <w:p w14:paraId="42D337F2" w14:textId="77777777" w:rsidR="002150FC" w:rsidRPr="00532322" w:rsidRDefault="002150FC" w:rsidP="00532322">
      <w:pPr>
        <w:spacing w:after="120"/>
        <w:rPr>
          <w:rFonts w:asciiTheme="majorHAnsi" w:hAnsiTheme="majorHAnsi"/>
        </w:rPr>
      </w:pPr>
      <w:commentRangeStart w:id="88"/>
      <w:r w:rsidRPr="00532322">
        <w:rPr>
          <w:rFonts w:asciiTheme="majorHAnsi" w:hAnsiTheme="majorHAnsi"/>
        </w:rPr>
        <w:t>The more spatial or temporal variation present within a site, the more difficult it is to detect turnover due to fertilization treatments (Figure 3). At some sites, composition is shifting through space, while some sites composition is responding through time (Figure 3A,4B).</w:t>
      </w:r>
      <w:commentRangeEnd w:id="88"/>
      <w:r w:rsidR="00C15385">
        <w:rPr>
          <w:rStyle w:val="CommentReference"/>
        </w:rPr>
        <w:commentReference w:id="88"/>
      </w:r>
      <w:r w:rsidRPr="00532322">
        <w:rPr>
          <w:rFonts w:asciiTheme="majorHAnsi" w:hAnsiTheme="majorHAnsi"/>
        </w:rPr>
        <w:t xml:space="preserve"> The percent of total variation attributed to different sources were similar in both Bray-Curtis and Sorensen dissimilarity metrics. The largest source of variation was due to </w:t>
      </w:r>
      <w:commentRangeStart w:id="89"/>
      <w:r w:rsidRPr="00532322">
        <w:rPr>
          <w:rFonts w:asciiTheme="majorHAnsi" w:hAnsiTheme="majorHAnsi"/>
        </w:rPr>
        <w:t xml:space="preserve">treatment effects within blocks </w:t>
      </w:r>
      <w:commentRangeEnd w:id="89"/>
      <w:r w:rsidR="00C15385">
        <w:rPr>
          <w:rStyle w:val="CommentReference"/>
        </w:rPr>
        <w:commentReference w:id="89"/>
      </w:r>
      <w:r w:rsidRPr="00532322">
        <w:rPr>
          <w:rFonts w:asciiTheme="majorHAnsi" w:hAnsiTheme="majorHAnsi"/>
        </w:rPr>
        <w:t>(</w:t>
      </w:r>
      <w:r w:rsidRPr="00532322">
        <w:rPr>
          <w:rFonts w:asciiTheme="majorHAnsi" w:hAnsiTheme="majorHAnsi"/>
          <w:i/>
        </w:rPr>
        <w:t>i.e.</w:t>
      </w:r>
      <w:r w:rsidRPr="00532322">
        <w:rPr>
          <w:rFonts w:asciiTheme="majorHAnsi" w:hAnsiTheme="majorHAnsi"/>
        </w:rPr>
        <w:t>, the block × nutrient interaction), followed by variation among years and site-level nutrient effects (Figure 4). Together, these sources accounted for ~60% of the compositional variation within sites. The smallest sources of variation were the block × year interaction and the year × nutrient interaction.</w:t>
      </w:r>
    </w:p>
    <w:p w14:paraId="3C16081F" w14:textId="5BFD47C9" w:rsidR="002150FC" w:rsidRPr="00532322" w:rsidRDefault="002150FC" w:rsidP="00532322">
      <w:pPr>
        <w:spacing w:after="120"/>
        <w:rPr>
          <w:rFonts w:asciiTheme="majorHAnsi" w:hAnsiTheme="majorHAnsi"/>
        </w:rPr>
      </w:pPr>
      <w:r w:rsidRPr="00532322">
        <w:rPr>
          <w:rFonts w:asciiTheme="majorHAnsi" w:hAnsiTheme="majorHAnsi"/>
        </w:rPr>
        <w:t xml:space="preserve">The two aspects of compositional variation (balanced variation, species turnover) </w:t>
      </w:r>
      <w:del w:id="90" w:author="Jon Bakker" w:date="2019-08-08T20:33:00Z">
        <w:r w:rsidRPr="00532322" w:rsidDel="003222C2">
          <w:rPr>
            <w:rFonts w:asciiTheme="majorHAnsi" w:hAnsiTheme="majorHAnsi"/>
          </w:rPr>
          <w:delText xml:space="preserve">were </w:delText>
        </w:r>
      </w:del>
      <w:r w:rsidRPr="00532322">
        <w:rPr>
          <w:rFonts w:asciiTheme="majorHAnsi" w:hAnsiTheme="majorHAnsi"/>
        </w:rPr>
        <w:t xml:space="preserve">on average had more unexplained variation (Block × year × nutrient) than the Bray-Curtis and Sorensen dissimilarity metrics (Figure 4). </w:t>
      </w:r>
      <w:commentRangeStart w:id="91"/>
      <w:r w:rsidRPr="00532322">
        <w:rPr>
          <w:rFonts w:asciiTheme="majorHAnsi" w:hAnsiTheme="majorHAnsi"/>
        </w:rPr>
        <w:t xml:space="preserve">Sites varied </w:t>
      </w:r>
      <w:ins w:id="92" w:author="Jon Bakker" w:date="2019-08-08T20:33:00Z">
        <w:r w:rsidR="003222C2">
          <w:rPr>
            <w:rFonts w:asciiTheme="majorHAnsi" w:hAnsiTheme="majorHAnsi"/>
          </w:rPr>
          <w:t xml:space="preserve">in </w:t>
        </w:r>
      </w:ins>
      <w:r w:rsidRPr="00532322">
        <w:rPr>
          <w:rFonts w:asciiTheme="majorHAnsi" w:hAnsiTheme="majorHAnsi"/>
        </w:rPr>
        <w:t xml:space="preserve">the amount of abundance-based and incidence-based turnover driven by year-to-year change, however the contribution of spatial effects, nutrient effects, and their interactions with time did not vary much across sites (Figure 3C, 3D). </w:t>
      </w:r>
      <w:commentRangeEnd w:id="91"/>
      <w:r w:rsidR="003222C2">
        <w:rPr>
          <w:rStyle w:val="CommentReference"/>
        </w:rPr>
        <w:commentReference w:id="91"/>
      </w:r>
      <w:r w:rsidRPr="00532322">
        <w:rPr>
          <w:rFonts w:asciiTheme="majorHAnsi" w:hAnsiTheme="majorHAnsi"/>
        </w:rPr>
        <w:t>Our ability to distinguish sites based on their sources of variation was also more limited (Figure 3C, 3D, 4).</w:t>
      </w:r>
    </w:p>
    <w:p w14:paraId="648E7008" w14:textId="77777777" w:rsidR="004C4C49" w:rsidRPr="00532322" w:rsidRDefault="004C4C49" w:rsidP="00532322">
      <w:pPr>
        <w:spacing w:after="120"/>
        <w:rPr>
          <w:rFonts w:asciiTheme="majorHAnsi" w:hAnsiTheme="majorHAnsi"/>
        </w:rPr>
      </w:pPr>
    </w:p>
    <w:p w14:paraId="3866A1BD" w14:textId="77777777" w:rsidR="00620B84" w:rsidRPr="00184C3A" w:rsidRDefault="00B365EC" w:rsidP="00532322">
      <w:pPr>
        <w:pStyle w:val="Heading1"/>
        <w:spacing w:after="120"/>
        <w:rPr>
          <w:rFonts w:cs="Times New Roman"/>
        </w:rPr>
      </w:pPr>
      <w:commentRangeStart w:id="93"/>
      <w:commentRangeStart w:id="94"/>
      <w:commentRangeStart w:id="95"/>
      <w:r w:rsidRPr="00184C3A">
        <w:rPr>
          <w:rFonts w:cs="Times New Roman"/>
        </w:rPr>
        <w:t>Discussion</w:t>
      </w:r>
      <w:commentRangeEnd w:id="93"/>
      <w:r w:rsidRPr="00184C3A">
        <w:rPr>
          <w:rFonts w:cs="Times New Roman"/>
        </w:rPr>
        <w:commentReference w:id="93"/>
      </w:r>
      <w:commentRangeEnd w:id="94"/>
      <w:r w:rsidR="00957379" w:rsidRPr="00532322">
        <w:rPr>
          <w:rStyle w:val="CommentReference"/>
          <w:rFonts w:eastAsiaTheme="minorEastAsia" w:cs="Times New Roman"/>
          <w:color w:val="auto"/>
        </w:rPr>
        <w:commentReference w:id="94"/>
      </w:r>
      <w:commentRangeEnd w:id="95"/>
      <w:r w:rsidR="003222C2">
        <w:rPr>
          <w:rStyle w:val="CommentReference"/>
          <w:rFonts w:ascii="Times New Roman" w:eastAsia="Times New Roman" w:hAnsi="Times New Roman" w:cs="Times New Roman"/>
          <w:color w:val="auto"/>
        </w:rPr>
        <w:commentReference w:id="95"/>
      </w:r>
    </w:p>
    <w:p w14:paraId="719B368A" w14:textId="176E695F" w:rsidR="00BD78B9" w:rsidRPr="00532322" w:rsidRDefault="00BD78B9" w:rsidP="00532322">
      <w:pPr>
        <w:autoSpaceDE w:val="0"/>
        <w:autoSpaceDN w:val="0"/>
        <w:adjustRightInd w:val="0"/>
        <w:spacing w:after="120"/>
        <w:rPr>
          <w:rFonts w:asciiTheme="majorHAnsi" w:hAnsiTheme="majorHAnsi"/>
          <w:lang w:bidi="en-US"/>
        </w:rPr>
      </w:pPr>
      <w:r w:rsidRPr="00532322">
        <w:rPr>
          <w:rFonts w:asciiTheme="majorHAnsi" w:hAnsiTheme="majorHAnsi"/>
          <w:lang w:bidi="en-US"/>
        </w:rPr>
        <w:t xml:space="preserve">Global change alters biotic and abiotic factors, </w:t>
      </w:r>
      <w:r w:rsidR="00630B0B" w:rsidRPr="00532322">
        <w:rPr>
          <w:rFonts w:asciiTheme="majorHAnsi" w:hAnsiTheme="majorHAnsi"/>
          <w:lang w:bidi="en-US"/>
        </w:rPr>
        <w:t>which has led to</w:t>
      </w:r>
      <w:r w:rsidRPr="00532322">
        <w:rPr>
          <w:rFonts w:asciiTheme="majorHAnsi" w:hAnsiTheme="majorHAnsi"/>
          <w:lang w:bidi="en-US"/>
        </w:rPr>
        <w:t xml:space="preserve"> shifts in plant species composition worldwide (e.g., Smith et al 2009). </w:t>
      </w:r>
      <w:r w:rsidR="00E91FF6" w:rsidRPr="00532322">
        <w:rPr>
          <w:rFonts w:asciiTheme="majorHAnsi" w:hAnsiTheme="majorHAnsi"/>
          <w:lang w:bidi="en-US"/>
        </w:rPr>
        <w:t>However, b</w:t>
      </w:r>
      <w:r w:rsidR="0004716F" w:rsidRPr="00532322">
        <w:rPr>
          <w:rFonts w:asciiTheme="majorHAnsi" w:hAnsiTheme="majorHAnsi"/>
          <w:lang w:bidi="en-US"/>
        </w:rPr>
        <w:t xml:space="preserve">efore we can distinguish the effects of anthropogenic </w:t>
      </w:r>
      <w:r w:rsidR="007D67A9" w:rsidRPr="00532322">
        <w:rPr>
          <w:rFonts w:asciiTheme="majorHAnsi" w:hAnsiTheme="majorHAnsi"/>
          <w:lang w:bidi="en-US"/>
        </w:rPr>
        <w:t>change</w:t>
      </w:r>
      <w:r w:rsidR="0004716F" w:rsidRPr="00532322">
        <w:rPr>
          <w:rFonts w:asciiTheme="majorHAnsi" w:hAnsiTheme="majorHAnsi"/>
          <w:lang w:bidi="en-US"/>
        </w:rPr>
        <w:t xml:space="preserve">, we need to better </w:t>
      </w:r>
      <w:r w:rsidRPr="00532322">
        <w:rPr>
          <w:rFonts w:asciiTheme="majorHAnsi" w:hAnsiTheme="majorHAnsi"/>
          <w:lang w:bidi="en-US"/>
        </w:rPr>
        <w:t xml:space="preserve">understand background levels of spatial and temporal variability within communities. </w:t>
      </w:r>
      <w:commentRangeStart w:id="96"/>
      <w:r w:rsidR="0004716F" w:rsidRPr="00532322">
        <w:rPr>
          <w:rFonts w:asciiTheme="majorHAnsi" w:hAnsiTheme="majorHAnsi"/>
          <w:lang w:bidi="en-US"/>
        </w:rPr>
        <w:t xml:space="preserve">Our results demonstrate that </w:t>
      </w:r>
      <w:r w:rsidR="00957379" w:rsidRPr="00532322">
        <w:rPr>
          <w:rFonts w:asciiTheme="majorHAnsi" w:hAnsiTheme="majorHAnsi"/>
          <w:lang w:bidi="en-US"/>
        </w:rPr>
        <w:t xml:space="preserve">background </w:t>
      </w:r>
      <w:r w:rsidR="00E30BE8" w:rsidRPr="00532322">
        <w:rPr>
          <w:rFonts w:asciiTheme="majorHAnsi" w:hAnsiTheme="majorHAnsi"/>
          <w:lang w:bidi="en-US"/>
        </w:rPr>
        <w:t xml:space="preserve">spatial and temporal </w:t>
      </w:r>
      <w:r w:rsidR="0004716F" w:rsidRPr="00532322">
        <w:rPr>
          <w:rFonts w:asciiTheme="majorHAnsi" w:hAnsiTheme="majorHAnsi"/>
          <w:lang w:bidi="en-US"/>
        </w:rPr>
        <w:t>c</w:t>
      </w:r>
      <w:r w:rsidRPr="00532322">
        <w:rPr>
          <w:rFonts w:asciiTheme="majorHAnsi" w:hAnsiTheme="majorHAnsi"/>
          <w:lang w:bidi="en-US"/>
        </w:rPr>
        <w:t xml:space="preserve">ompositional variation is more substantial than generally realized: composition changed substantially in unfertilized control plots over time, </w:t>
      </w:r>
      <w:r w:rsidR="0004716F" w:rsidRPr="00532322">
        <w:rPr>
          <w:rFonts w:asciiTheme="majorHAnsi" w:hAnsiTheme="majorHAnsi"/>
          <w:lang w:bidi="en-US"/>
        </w:rPr>
        <w:t xml:space="preserve">and was even more variable </w:t>
      </w:r>
      <w:r w:rsidRPr="00532322">
        <w:rPr>
          <w:rFonts w:asciiTheme="majorHAnsi" w:hAnsiTheme="majorHAnsi"/>
          <w:lang w:bidi="en-US"/>
        </w:rPr>
        <w:t>spatially within the pre-treatment year</w:t>
      </w:r>
      <w:commentRangeEnd w:id="96"/>
      <w:r w:rsidR="009F3212" w:rsidRPr="00532322">
        <w:rPr>
          <w:rStyle w:val="CommentReference"/>
          <w:rFonts w:asciiTheme="majorHAnsi" w:hAnsiTheme="majorHAnsi"/>
        </w:rPr>
        <w:commentReference w:id="96"/>
      </w:r>
      <w:r w:rsidRPr="00532322">
        <w:rPr>
          <w:rFonts w:asciiTheme="majorHAnsi" w:hAnsiTheme="majorHAnsi"/>
          <w:lang w:bidi="en-US"/>
        </w:rPr>
        <w:t xml:space="preserve">. </w:t>
      </w:r>
      <w:commentRangeStart w:id="97"/>
      <w:commentRangeStart w:id="98"/>
      <w:commentRangeStart w:id="99"/>
      <w:r w:rsidRPr="00532322">
        <w:rPr>
          <w:rFonts w:asciiTheme="majorHAnsi" w:hAnsiTheme="majorHAnsi"/>
          <w:lang w:bidi="en-US"/>
        </w:rPr>
        <w:t xml:space="preserve">Our results also demonstrate the value of </w:t>
      </w:r>
      <w:r w:rsidR="00957379" w:rsidRPr="00532322">
        <w:rPr>
          <w:rFonts w:asciiTheme="majorHAnsi" w:hAnsiTheme="majorHAnsi"/>
          <w:lang w:bidi="en-US"/>
        </w:rPr>
        <w:t>assessing</w:t>
      </w:r>
      <w:r w:rsidRPr="00532322">
        <w:rPr>
          <w:rFonts w:asciiTheme="majorHAnsi" w:hAnsiTheme="majorHAnsi"/>
          <w:lang w:bidi="en-US"/>
        </w:rPr>
        <w:t xml:space="preserve"> multiple metrics of compositional variation, particularly </w:t>
      </w:r>
      <w:r w:rsidR="0004716F" w:rsidRPr="00532322">
        <w:rPr>
          <w:rFonts w:asciiTheme="majorHAnsi" w:hAnsiTheme="majorHAnsi"/>
          <w:lang w:bidi="en-US"/>
        </w:rPr>
        <w:t>its</w:t>
      </w:r>
      <w:r w:rsidRPr="00532322">
        <w:rPr>
          <w:rFonts w:asciiTheme="majorHAnsi" w:hAnsiTheme="majorHAnsi"/>
          <w:lang w:bidi="en-US"/>
        </w:rPr>
        <w:t xml:space="preserve"> magnitude </w:t>
      </w:r>
      <w:r w:rsidR="0004716F" w:rsidRPr="00532322">
        <w:rPr>
          <w:rFonts w:asciiTheme="majorHAnsi" w:hAnsiTheme="majorHAnsi"/>
          <w:lang w:bidi="en-US"/>
        </w:rPr>
        <w:t xml:space="preserve">and </w:t>
      </w:r>
      <w:r w:rsidRPr="00532322">
        <w:rPr>
          <w:rFonts w:asciiTheme="majorHAnsi" w:hAnsiTheme="majorHAnsi"/>
          <w:lang w:bidi="en-US"/>
        </w:rPr>
        <w:t>aspects.</w:t>
      </w:r>
      <w:commentRangeEnd w:id="97"/>
      <w:r w:rsidR="00431B23" w:rsidRPr="00532322">
        <w:rPr>
          <w:rStyle w:val="CommentReference"/>
          <w:rFonts w:asciiTheme="majorHAnsi" w:hAnsiTheme="majorHAnsi"/>
        </w:rPr>
        <w:commentReference w:id="97"/>
      </w:r>
      <w:commentRangeEnd w:id="98"/>
      <w:r w:rsidR="00995DA3" w:rsidRPr="00532322">
        <w:rPr>
          <w:rStyle w:val="CommentReference"/>
          <w:rFonts w:asciiTheme="majorHAnsi" w:hAnsiTheme="majorHAnsi"/>
        </w:rPr>
        <w:commentReference w:id="98"/>
      </w:r>
      <w:commentRangeEnd w:id="99"/>
      <w:r w:rsidR="00005553" w:rsidRPr="00532322">
        <w:rPr>
          <w:rStyle w:val="CommentReference"/>
          <w:rFonts w:asciiTheme="majorHAnsi" w:hAnsiTheme="majorHAnsi"/>
        </w:rPr>
        <w:commentReference w:id="99"/>
      </w:r>
      <w:r w:rsidRPr="00532322">
        <w:rPr>
          <w:rFonts w:asciiTheme="majorHAnsi" w:hAnsiTheme="majorHAnsi"/>
          <w:lang w:bidi="en-US"/>
        </w:rPr>
        <w:t xml:space="preserve"> Furthermore, our results suggest that it may be possible to estimate the amount of compositional variation at other grassland sites based on characteristics of the plant community and the climate. We expand on these topics below and end by articulating some implications of this study for ecological monitoring and management</w:t>
      </w:r>
      <w:r w:rsidR="00005553" w:rsidRPr="00532322">
        <w:rPr>
          <w:rFonts w:asciiTheme="majorHAnsi" w:hAnsiTheme="majorHAnsi"/>
          <w:lang w:bidi="en-US"/>
        </w:rPr>
        <w:t>.</w:t>
      </w:r>
    </w:p>
    <w:p w14:paraId="39DAC9FA" w14:textId="77777777" w:rsidR="004D4B6C" w:rsidRPr="00532322" w:rsidRDefault="004D4B6C" w:rsidP="00532322">
      <w:pPr>
        <w:autoSpaceDE w:val="0"/>
        <w:autoSpaceDN w:val="0"/>
        <w:adjustRightInd w:val="0"/>
        <w:spacing w:after="120"/>
        <w:rPr>
          <w:rFonts w:asciiTheme="majorHAnsi" w:hAnsiTheme="majorHAnsi"/>
          <w:lang w:bidi="en-US"/>
        </w:rPr>
      </w:pPr>
    </w:p>
    <w:p w14:paraId="6788C292" w14:textId="6DD322A0" w:rsidR="00D355A6" w:rsidRPr="00E51178" w:rsidRDefault="00D355A6" w:rsidP="00532322">
      <w:pPr>
        <w:pStyle w:val="Heading2"/>
        <w:spacing w:after="120"/>
        <w:rPr>
          <w:rFonts w:cs="Times New Roman"/>
        </w:rPr>
      </w:pPr>
      <w:r w:rsidRPr="00184C3A">
        <w:rPr>
          <w:rFonts w:cs="Times New Roman"/>
        </w:rPr>
        <w:t>Spatial and Temporal Variation in Composition</w:t>
      </w:r>
      <w:r w:rsidR="003D20C4" w:rsidRPr="00E51178">
        <w:rPr>
          <w:rFonts w:cs="Times New Roman"/>
        </w:rPr>
        <w:t xml:space="preserve"> Within Communities</w:t>
      </w:r>
    </w:p>
    <w:p w14:paraId="4588F782" w14:textId="0545F195" w:rsidR="00FC0F60" w:rsidRPr="00532322" w:rsidRDefault="00B478D0" w:rsidP="00532322">
      <w:pPr>
        <w:spacing w:after="120"/>
        <w:rPr>
          <w:rFonts w:asciiTheme="majorHAnsi" w:hAnsiTheme="majorHAnsi"/>
          <w:lang w:bidi="en-US"/>
        </w:rPr>
      </w:pPr>
      <w:r w:rsidRPr="00532322">
        <w:rPr>
          <w:rFonts w:asciiTheme="majorHAnsi" w:hAnsiTheme="majorHAnsi"/>
          <w:lang w:bidi="en-US"/>
        </w:rPr>
        <w:t>Plant community composition varied strongly</w:t>
      </w:r>
      <w:r w:rsidR="002158DF" w:rsidRPr="00532322">
        <w:rPr>
          <w:rFonts w:asciiTheme="majorHAnsi" w:hAnsiTheme="majorHAnsi"/>
          <w:lang w:bidi="en-US"/>
        </w:rPr>
        <w:t xml:space="preserve"> within sites</w:t>
      </w:r>
      <w:r w:rsidR="005E463B" w:rsidRPr="00532322">
        <w:rPr>
          <w:rFonts w:asciiTheme="majorHAnsi" w:hAnsiTheme="majorHAnsi"/>
          <w:lang w:bidi="en-US"/>
        </w:rPr>
        <w:t>, both</w:t>
      </w:r>
      <w:r w:rsidRPr="00532322">
        <w:rPr>
          <w:rFonts w:asciiTheme="majorHAnsi" w:hAnsiTheme="majorHAnsi"/>
          <w:lang w:bidi="en-US"/>
        </w:rPr>
        <w:t xml:space="preserve"> spatially </w:t>
      </w:r>
      <w:r w:rsidR="000455B9" w:rsidRPr="00532322">
        <w:rPr>
          <w:rFonts w:asciiTheme="majorHAnsi" w:hAnsiTheme="majorHAnsi"/>
          <w:lang w:bidi="en-US"/>
        </w:rPr>
        <w:t xml:space="preserve">among plots </w:t>
      </w:r>
      <w:r w:rsidRPr="00532322">
        <w:rPr>
          <w:rFonts w:asciiTheme="majorHAnsi" w:hAnsiTheme="majorHAnsi"/>
          <w:lang w:bidi="en-US"/>
        </w:rPr>
        <w:t xml:space="preserve">and </w:t>
      </w:r>
      <w:r w:rsidR="00571ADA" w:rsidRPr="00532322">
        <w:rPr>
          <w:rFonts w:asciiTheme="majorHAnsi" w:hAnsiTheme="majorHAnsi"/>
          <w:lang w:bidi="en-US"/>
        </w:rPr>
        <w:t>temporally</w:t>
      </w:r>
      <w:r w:rsidR="005E463B" w:rsidRPr="00532322">
        <w:rPr>
          <w:rFonts w:asciiTheme="majorHAnsi" w:hAnsiTheme="majorHAnsi"/>
          <w:lang w:bidi="en-US"/>
        </w:rPr>
        <w:t xml:space="preserve"> </w:t>
      </w:r>
      <w:r w:rsidRPr="00532322">
        <w:rPr>
          <w:rFonts w:asciiTheme="majorHAnsi" w:hAnsiTheme="majorHAnsi"/>
          <w:lang w:bidi="en-US"/>
        </w:rPr>
        <w:t xml:space="preserve">across sampling years. </w:t>
      </w:r>
      <w:r w:rsidR="008C66D7" w:rsidRPr="00532322">
        <w:rPr>
          <w:rFonts w:asciiTheme="majorHAnsi" w:hAnsiTheme="majorHAnsi"/>
        </w:rPr>
        <w:t>Greater community variability in space can promote greater temporal variability in species abundances (Collins et al. 2018, Wilcox et al. 2017</w:t>
      </w:r>
      <w:r w:rsidR="00E14A81" w:rsidRPr="00532322">
        <w:rPr>
          <w:rFonts w:asciiTheme="majorHAnsi" w:hAnsiTheme="majorHAnsi"/>
        </w:rPr>
        <w:t xml:space="preserve">, </w:t>
      </w:r>
      <w:proofErr w:type="spellStart"/>
      <w:r w:rsidR="00E14A81" w:rsidRPr="00532322">
        <w:rPr>
          <w:rFonts w:asciiTheme="majorHAnsi" w:hAnsiTheme="majorHAnsi"/>
        </w:rPr>
        <w:t>Hodapp</w:t>
      </w:r>
      <w:proofErr w:type="spellEnd"/>
      <w:r w:rsidR="00E14A81" w:rsidRPr="00532322">
        <w:rPr>
          <w:rFonts w:asciiTheme="majorHAnsi" w:hAnsiTheme="majorHAnsi"/>
        </w:rPr>
        <w:t xml:space="preserve"> et al. 2018</w:t>
      </w:r>
      <w:r w:rsidR="008C66D7" w:rsidRPr="00532322">
        <w:rPr>
          <w:rFonts w:asciiTheme="majorHAnsi" w:hAnsiTheme="majorHAnsi"/>
        </w:rPr>
        <w:t>)</w:t>
      </w:r>
      <w:r w:rsidR="00E14A81" w:rsidRPr="00532322">
        <w:rPr>
          <w:rFonts w:asciiTheme="majorHAnsi" w:hAnsiTheme="majorHAnsi"/>
        </w:rPr>
        <w:t xml:space="preserve">. </w:t>
      </w:r>
      <w:r w:rsidR="008C66D7" w:rsidRPr="00532322">
        <w:rPr>
          <w:rFonts w:asciiTheme="majorHAnsi" w:hAnsiTheme="majorHAnsi"/>
        </w:rPr>
        <w:t xml:space="preserve">However, </w:t>
      </w:r>
      <w:r w:rsidR="008C66D7" w:rsidRPr="00532322">
        <w:rPr>
          <w:rFonts w:asciiTheme="majorHAnsi" w:hAnsiTheme="majorHAnsi"/>
          <w:lang w:bidi="en-US"/>
        </w:rPr>
        <w:t xml:space="preserve">spatial and temporal variation are not equivalent, and </w:t>
      </w:r>
      <w:r w:rsidR="008C66D7" w:rsidRPr="00532322">
        <w:rPr>
          <w:rFonts w:asciiTheme="majorHAnsi" w:hAnsiTheme="majorHAnsi"/>
        </w:rPr>
        <w:t>our results demonstrate</w:t>
      </w:r>
      <w:r w:rsidR="00BD78B9" w:rsidRPr="00532322">
        <w:rPr>
          <w:rFonts w:asciiTheme="majorHAnsi" w:hAnsiTheme="majorHAnsi"/>
        </w:rPr>
        <w:t xml:space="preserve"> </w:t>
      </w:r>
      <w:r w:rsidR="00BD78B9" w:rsidRPr="00532322">
        <w:rPr>
          <w:rFonts w:asciiTheme="majorHAnsi" w:hAnsiTheme="majorHAnsi"/>
        </w:rPr>
        <w:lastRenderedPageBreak/>
        <w:t>considerable differences among sites in the relative importance of these sources of variation.</w:t>
      </w:r>
      <w:r w:rsidR="008C66D7" w:rsidRPr="00532322">
        <w:rPr>
          <w:rFonts w:asciiTheme="majorHAnsi" w:hAnsiTheme="majorHAnsi"/>
        </w:rPr>
        <w:t xml:space="preserve"> </w:t>
      </w:r>
      <w:r w:rsidRPr="00532322">
        <w:rPr>
          <w:rFonts w:asciiTheme="majorHAnsi" w:hAnsiTheme="majorHAnsi"/>
          <w:lang w:bidi="en-US"/>
        </w:rPr>
        <w:t>These sources of variation reflect the influences of different abiotic and biotic factors</w:t>
      </w:r>
      <w:r w:rsidR="008045C8" w:rsidRPr="00532322">
        <w:rPr>
          <w:rFonts w:asciiTheme="majorHAnsi" w:hAnsiTheme="majorHAnsi"/>
          <w:lang w:bidi="en-US"/>
        </w:rPr>
        <w:t>.</w:t>
      </w:r>
      <w:r w:rsidR="005674F2" w:rsidRPr="00532322">
        <w:rPr>
          <w:rFonts w:asciiTheme="majorHAnsi" w:hAnsiTheme="majorHAnsi"/>
          <w:lang w:bidi="en-US"/>
        </w:rPr>
        <w:t xml:space="preserve"> </w:t>
      </w:r>
      <w:r w:rsidRPr="00532322">
        <w:rPr>
          <w:rFonts w:asciiTheme="majorHAnsi" w:hAnsiTheme="majorHAnsi"/>
          <w:lang w:bidi="en-US"/>
        </w:rPr>
        <w:t>For example, spatial variation may reflect abiotic factors such as heterogeneity in environmental conditions</w:t>
      </w:r>
      <w:r w:rsidR="005E463B" w:rsidRPr="00532322">
        <w:rPr>
          <w:rFonts w:asciiTheme="majorHAnsi" w:hAnsiTheme="majorHAnsi"/>
          <w:lang w:bidi="en-US"/>
        </w:rPr>
        <w:t xml:space="preserve"> </w:t>
      </w:r>
      <w:r w:rsidR="00830E67" w:rsidRPr="00532322">
        <w:rPr>
          <w:rFonts w:asciiTheme="majorHAnsi" w:hAnsiTheme="majorHAnsi"/>
          <w:lang w:bidi="en-US"/>
        </w:rPr>
        <w:t>or edaphic properties</w:t>
      </w:r>
      <w:r w:rsidR="00270B3C" w:rsidRPr="00532322">
        <w:rPr>
          <w:rFonts w:asciiTheme="majorHAnsi" w:hAnsiTheme="majorHAnsi"/>
          <w:lang w:bidi="en-US"/>
        </w:rPr>
        <w:t xml:space="preserve"> </w:t>
      </w:r>
      <w:r w:rsidR="00270B3C" w:rsidRPr="00532322">
        <w:rPr>
          <w:rFonts w:asciiTheme="majorHAnsi" w:hAnsiTheme="majorHAnsi"/>
          <w:lang w:bidi="en-US"/>
        </w:rPr>
        <w:fldChar w:fldCharType="begin"/>
      </w:r>
      <w:r w:rsidR="00270B3C" w:rsidRPr="00532322">
        <w:rPr>
          <w:rFonts w:asciiTheme="majorHAnsi" w:hAnsiTheme="majorHAnsi"/>
          <w:lang w:bidi="en-US"/>
        </w:rPr>
        <w:instrText xml:space="preserve"> ADDIN EN.CITE &lt;EndNote&gt;&lt;Cite&gt;&lt;Author&gt;Tilman&lt;/Author&gt;&lt;Year&gt;1994&lt;/Year&gt;&lt;RecNum&gt;1313&lt;/RecNum&gt;&lt;DisplayText&gt;(Tilman 1994)&lt;/DisplayText&gt;&lt;record&gt;&lt;rec-number&gt;1313&lt;/rec-number&gt;&lt;foreign-keys&gt;&lt;key app="EN" db-id="ezprp9xtotradoe5zwex50esf95929e2ttp9" timestamp="1544212506"&gt;1313&lt;/key&gt;&lt;/foreign-keys&gt;&lt;ref-type name="Journal Article"&gt;17&lt;/ref-type&gt;&lt;contributors&gt;&lt;authors&gt;&lt;author&gt;Tilman, D.&lt;/author&gt;&lt;/authors&gt;&lt;/contributors&gt;&lt;titles&gt;&lt;title&gt;Competition and Biodiversity in Spatially Structured Habitat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-16&lt;/pages&gt;&lt;volume&gt;75&lt;/volume&gt;&lt;number&gt;1&lt;/number&gt;&lt;keywords&gt;&lt;keyword&gt;biodiversity&lt;/keyword&gt;&lt;keyword&gt;coexistence&lt;/keyword&gt;&lt;keyword&gt;colonization limitation&lt;/keyword&gt;&lt;keyword&gt;competition&lt;/keyword&gt;&lt;keyword&gt;dispersal&lt;/keyword&gt;&lt;keyword&gt;metapopulations&lt;/keyword&gt;&lt;keyword&gt;spatial competition hypothesis&lt;/keyword&gt;&lt;keyword&gt;spatial subdivision&lt;/keyword&gt;&lt;keyword&gt;population-dynamic-models&lt;/keyword&gt;&lt;keyword&gt;field plant community&lt;/keyword&gt;&lt;keyword&gt;patchy environments&lt;/keyword&gt;&lt;keyword&gt;metapopulation dynamics&lt;/keyword&gt;&lt;keyword&gt;neighborhood models&lt;/keyword&gt;&lt;keyword&gt;coexistence&lt;/keyword&gt;&lt;keyword&gt;resource&lt;/keyword&gt;&lt;keyword&gt;succession&lt;/keyword&gt;&lt;keyword&gt;dispersal&lt;/keyword&gt;&lt;keyword&gt;disturbance&lt;/keyword&gt;&lt;/keywords&gt;&lt;dates&gt;&lt;year&gt;1994&lt;/year&gt;&lt;pub-dates&gt;&lt;date&gt;Jan&lt;/date&gt;&lt;/pub-dates&gt;&lt;/dates&gt;&lt;isbn&gt;0012-9658&lt;/isbn&gt;&lt;accession-num&gt;WOS:A1994MP60200002&lt;/accession-num&gt;&lt;urls&gt;&lt;related-urls&gt;&lt;url&gt;&amp;lt;Go to ISI&amp;gt;://WOS:A1994MP60200002&lt;/url&gt;&lt;/related-urls&gt;&lt;/urls&gt;&lt;electronic-resource-num&gt;Doi 10.2307/1939377&lt;/electronic-resource-num&gt;&lt;language&gt;English&lt;/language&gt;&lt;/record&gt;&lt;/Cite&gt;&lt;/EndNote&gt;</w:instrText>
      </w:r>
      <w:r w:rsidR="00270B3C" w:rsidRPr="00532322">
        <w:rPr>
          <w:rFonts w:asciiTheme="majorHAnsi" w:hAnsiTheme="majorHAnsi"/>
          <w:lang w:bidi="en-US"/>
        </w:rPr>
        <w:fldChar w:fldCharType="separate"/>
      </w:r>
      <w:r w:rsidR="00270B3C" w:rsidRPr="00532322">
        <w:rPr>
          <w:rFonts w:asciiTheme="majorHAnsi" w:hAnsiTheme="majorHAnsi"/>
          <w:noProof/>
          <w:lang w:bidi="en-US"/>
        </w:rPr>
        <w:t>(Tilman 1994)</w:t>
      </w:r>
      <w:r w:rsidR="00270B3C" w:rsidRPr="00532322">
        <w:rPr>
          <w:rFonts w:asciiTheme="majorHAnsi" w:hAnsiTheme="majorHAnsi"/>
          <w:lang w:bidi="en-US"/>
        </w:rPr>
        <w:fldChar w:fldCharType="end"/>
      </w:r>
      <w:r w:rsidR="00830E67" w:rsidRPr="00532322">
        <w:rPr>
          <w:rFonts w:asciiTheme="majorHAnsi" w:hAnsiTheme="majorHAnsi"/>
          <w:lang w:bidi="en-US"/>
        </w:rPr>
        <w:t xml:space="preserve"> </w:t>
      </w:r>
      <w:r w:rsidRPr="00532322">
        <w:rPr>
          <w:rFonts w:asciiTheme="majorHAnsi" w:hAnsiTheme="majorHAnsi"/>
          <w:lang w:bidi="en-US"/>
        </w:rPr>
        <w:t>and biotic factors such as dispersal patterns</w:t>
      </w:r>
      <w:r w:rsidR="001B2ADA" w:rsidRPr="00532322">
        <w:rPr>
          <w:rFonts w:asciiTheme="majorHAnsi" w:hAnsiTheme="majorHAnsi"/>
          <w:lang w:bidi="en-US"/>
        </w:rPr>
        <w:t>,</w:t>
      </w:r>
      <w:r w:rsidRPr="00532322">
        <w:rPr>
          <w:rFonts w:asciiTheme="majorHAnsi" w:hAnsiTheme="majorHAnsi"/>
          <w:lang w:bidi="en-US"/>
        </w:rPr>
        <w:t xml:space="preserve"> plant size</w:t>
      </w:r>
      <w:r w:rsidR="001B2ADA" w:rsidRPr="00532322">
        <w:rPr>
          <w:rFonts w:asciiTheme="majorHAnsi" w:hAnsiTheme="majorHAnsi"/>
          <w:lang w:bidi="en-US"/>
        </w:rPr>
        <w:t>, or differences in herbivore densities</w:t>
      </w:r>
      <w:r w:rsidRPr="00532322">
        <w:rPr>
          <w:rFonts w:asciiTheme="majorHAnsi" w:hAnsiTheme="majorHAnsi"/>
          <w:lang w:bidi="en-US"/>
        </w:rPr>
        <w:t>.</w:t>
      </w:r>
      <w:r w:rsidR="005674F2" w:rsidRPr="00532322">
        <w:rPr>
          <w:rFonts w:asciiTheme="majorHAnsi" w:hAnsiTheme="majorHAnsi"/>
          <w:lang w:bidi="en-US"/>
        </w:rPr>
        <w:t xml:space="preserve"> </w:t>
      </w:r>
      <w:r w:rsidR="00B77939" w:rsidRPr="00532322">
        <w:rPr>
          <w:rFonts w:asciiTheme="majorHAnsi" w:hAnsiTheme="majorHAnsi"/>
          <w:lang w:bidi="en-US"/>
        </w:rPr>
        <w:t xml:space="preserve">Of course, spatial variation is also scale dependent – some sites had very large variation among blocks while others had </w:t>
      </w:r>
      <w:r w:rsidR="00BD78B9" w:rsidRPr="00532322">
        <w:rPr>
          <w:rFonts w:asciiTheme="majorHAnsi" w:hAnsiTheme="majorHAnsi"/>
          <w:lang w:bidi="en-US"/>
        </w:rPr>
        <w:t xml:space="preserve">considerable </w:t>
      </w:r>
      <w:r w:rsidR="00B77939" w:rsidRPr="00532322">
        <w:rPr>
          <w:rFonts w:asciiTheme="majorHAnsi" w:hAnsiTheme="majorHAnsi"/>
          <w:lang w:bidi="en-US"/>
        </w:rPr>
        <w:t>variation within blocks.</w:t>
      </w:r>
      <w:r w:rsidR="001B2ADA" w:rsidRPr="00532322">
        <w:rPr>
          <w:rFonts w:asciiTheme="majorHAnsi" w:hAnsiTheme="majorHAnsi"/>
          <w:lang w:bidi="en-US"/>
        </w:rPr>
        <w:t xml:space="preserve"> </w:t>
      </w:r>
      <w:r w:rsidRPr="00532322">
        <w:rPr>
          <w:rFonts w:asciiTheme="majorHAnsi" w:hAnsiTheme="majorHAnsi"/>
          <w:lang w:bidi="en-US"/>
        </w:rPr>
        <w:t xml:space="preserve">Temporal variation may reflect </w:t>
      </w:r>
      <w:r w:rsidR="00005553" w:rsidRPr="00532322">
        <w:rPr>
          <w:rFonts w:asciiTheme="majorHAnsi" w:hAnsiTheme="majorHAnsi"/>
          <w:lang w:bidi="en-US"/>
        </w:rPr>
        <w:t>successional trajectories, a</w:t>
      </w:r>
      <w:r w:rsidRPr="00532322">
        <w:rPr>
          <w:rFonts w:asciiTheme="majorHAnsi" w:hAnsiTheme="majorHAnsi"/>
          <w:lang w:bidi="en-US"/>
        </w:rPr>
        <w:t>biotic factors such as variability in weather patterns</w:t>
      </w:r>
      <w:r w:rsidR="00005553" w:rsidRPr="00532322">
        <w:rPr>
          <w:rFonts w:asciiTheme="majorHAnsi" w:hAnsiTheme="majorHAnsi"/>
          <w:lang w:bidi="en-US"/>
        </w:rPr>
        <w:t>,</w:t>
      </w:r>
      <w:r w:rsidR="001B2ADA" w:rsidRPr="00532322">
        <w:rPr>
          <w:rFonts w:asciiTheme="majorHAnsi" w:hAnsiTheme="majorHAnsi"/>
          <w:lang w:bidi="en-US"/>
        </w:rPr>
        <w:t xml:space="preserve"> </w:t>
      </w:r>
      <w:r w:rsidRPr="00532322">
        <w:rPr>
          <w:rFonts w:asciiTheme="majorHAnsi" w:hAnsiTheme="majorHAnsi"/>
          <w:lang w:bidi="en-US"/>
        </w:rPr>
        <w:t>biotic factors such as the longevity of individual species</w:t>
      </w:r>
      <w:r w:rsidR="00005553" w:rsidRPr="00532322">
        <w:rPr>
          <w:rFonts w:asciiTheme="majorHAnsi" w:hAnsiTheme="majorHAnsi"/>
          <w:lang w:bidi="en-US"/>
        </w:rPr>
        <w:t xml:space="preserve"> and</w:t>
      </w:r>
      <w:r w:rsidR="001B2ADA" w:rsidRPr="00532322">
        <w:rPr>
          <w:rFonts w:asciiTheme="majorHAnsi" w:hAnsiTheme="majorHAnsi"/>
          <w:lang w:bidi="en-US"/>
        </w:rPr>
        <w:t xml:space="preserve"> </w:t>
      </w:r>
      <w:r w:rsidR="00167055" w:rsidRPr="00532322">
        <w:rPr>
          <w:rFonts w:asciiTheme="majorHAnsi" w:hAnsiTheme="majorHAnsi"/>
          <w:lang w:bidi="en-US"/>
        </w:rPr>
        <w:t xml:space="preserve">interactions with co-occurring plants and symbionts, </w:t>
      </w:r>
      <w:r w:rsidR="00005553" w:rsidRPr="00532322">
        <w:rPr>
          <w:rFonts w:asciiTheme="majorHAnsi" w:hAnsiTheme="majorHAnsi"/>
          <w:lang w:bidi="en-US"/>
        </w:rPr>
        <w:t xml:space="preserve">and </w:t>
      </w:r>
      <w:r w:rsidR="001B2ADA" w:rsidRPr="00532322">
        <w:rPr>
          <w:rFonts w:asciiTheme="majorHAnsi" w:hAnsiTheme="majorHAnsi"/>
          <w:lang w:bidi="en-US"/>
        </w:rPr>
        <w:t>ecological drift</w:t>
      </w:r>
      <w:r w:rsidR="00167055" w:rsidRPr="00532322">
        <w:rPr>
          <w:rFonts w:asciiTheme="majorHAnsi" w:hAnsiTheme="majorHAnsi"/>
          <w:lang w:bidi="en-US"/>
        </w:rPr>
        <w:t xml:space="preserve"> (</w:t>
      </w:r>
      <w:r w:rsidR="008C66D7" w:rsidRPr="00532322">
        <w:rPr>
          <w:rFonts w:asciiTheme="majorHAnsi" w:hAnsiTheme="majorHAnsi"/>
          <w:highlight w:val="yellow"/>
          <w:lang w:bidi="en-US"/>
        </w:rPr>
        <w:t xml:space="preserve">could </w:t>
      </w:r>
      <w:r w:rsidR="00BD78B9" w:rsidRPr="00532322">
        <w:rPr>
          <w:rFonts w:asciiTheme="majorHAnsi" w:hAnsiTheme="majorHAnsi"/>
          <w:highlight w:val="yellow"/>
          <w:lang w:bidi="en-US"/>
        </w:rPr>
        <w:t>c</w:t>
      </w:r>
      <w:r w:rsidR="008C66D7" w:rsidRPr="00532322">
        <w:rPr>
          <w:rFonts w:asciiTheme="majorHAnsi" w:hAnsiTheme="majorHAnsi"/>
          <w:highlight w:val="yellow"/>
          <w:lang w:bidi="en-US"/>
        </w:rPr>
        <w:t xml:space="preserve">ite </w:t>
      </w:r>
      <w:r w:rsidR="00BD78B9" w:rsidRPr="00532322">
        <w:rPr>
          <w:rFonts w:asciiTheme="majorHAnsi" w:hAnsiTheme="majorHAnsi"/>
          <w:highlight w:val="yellow"/>
          <w:lang w:bidi="en-US"/>
        </w:rPr>
        <w:t xml:space="preserve">lots of papers </w:t>
      </w:r>
      <w:r w:rsidR="008C66D7" w:rsidRPr="00532322">
        <w:rPr>
          <w:rFonts w:asciiTheme="majorHAnsi" w:hAnsiTheme="majorHAnsi"/>
          <w:highlight w:val="yellow"/>
          <w:lang w:bidi="en-US"/>
        </w:rPr>
        <w:t>here;</w:t>
      </w:r>
      <w:r w:rsidR="008C66D7" w:rsidRPr="00532322">
        <w:rPr>
          <w:rFonts w:asciiTheme="majorHAnsi" w:hAnsiTheme="majorHAnsi"/>
          <w:lang w:bidi="en-US"/>
        </w:rPr>
        <w:t xml:space="preserve"> </w:t>
      </w:r>
      <w:proofErr w:type="spellStart"/>
      <w:r w:rsidR="00167055" w:rsidRPr="00532322">
        <w:rPr>
          <w:rFonts w:asciiTheme="majorHAnsi" w:hAnsiTheme="majorHAnsi"/>
          <w:lang w:bidi="en-US"/>
        </w:rPr>
        <w:t>Vellend</w:t>
      </w:r>
      <w:proofErr w:type="spellEnd"/>
      <w:r w:rsidR="00167055" w:rsidRPr="00532322">
        <w:rPr>
          <w:rFonts w:asciiTheme="majorHAnsi" w:hAnsiTheme="majorHAnsi"/>
          <w:lang w:bidi="en-US"/>
        </w:rPr>
        <w:t xml:space="preserve"> 2016)</w:t>
      </w:r>
      <w:r w:rsidRPr="00532322">
        <w:rPr>
          <w:rFonts w:asciiTheme="majorHAnsi" w:hAnsiTheme="majorHAnsi"/>
          <w:lang w:bidi="en-US"/>
        </w:rPr>
        <w:t xml:space="preserve">. </w:t>
      </w:r>
      <w:commentRangeStart w:id="100"/>
      <w:r w:rsidR="00BD78B9" w:rsidRPr="00532322">
        <w:rPr>
          <w:rFonts w:asciiTheme="majorHAnsi" w:hAnsiTheme="majorHAnsi"/>
          <w:lang w:bidi="en-US"/>
        </w:rPr>
        <w:t xml:space="preserve">Spatial and temporal </w:t>
      </w:r>
      <w:r w:rsidR="00B77939" w:rsidRPr="00532322">
        <w:rPr>
          <w:rFonts w:asciiTheme="majorHAnsi" w:hAnsiTheme="majorHAnsi"/>
          <w:lang w:bidi="en-US"/>
        </w:rPr>
        <w:t>variation may also be affected by disturbances</w:t>
      </w:r>
      <w:r w:rsidR="00BD78B9" w:rsidRPr="00532322">
        <w:rPr>
          <w:rFonts w:asciiTheme="majorHAnsi" w:hAnsiTheme="majorHAnsi"/>
          <w:lang w:bidi="en-US"/>
        </w:rPr>
        <w:t xml:space="preserve"> (e.g., Hobbs and Mooney 1995)</w:t>
      </w:r>
      <w:r w:rsidR="004E43AD" w:rsidRPr="00532322">
        <w:rPr>
          <w:rFonts w:asciiTheme="majorHAnsi" w:hAnsiTheme="majorHAnsi"/>
          <w:lang w:bidi="en-US"/>
        </w:rPr>
        <w:t xml:space="preserve"> but</w:t>
      </w:r>
      <w:r w:rsidR="00B77939" w:rsidRPr="00532322">
        <w:rPr>
          <w:rFonts w:asciiTheme="majorHAnsi" w:hAnsiTheme="majorHAnsi"/>
          <w:lang w:bidi="en-US"/>
        </w:rPr>
        <w:t xml:space="preserve">, </w:t>
      </w:r>
      <w:r w:rsidR="007F0DB2" w:rsidRPr="00532322">
        <w:rPr>
          <w:rFonts w:asciiTheme="majorHAnsi" w:hAnsiTheme="majorHAnsi"/>
          <w:lang w:bidi="en-US"/>
        </w:rPr>
        <w:t>other than our</w:t>
      </w:r>
      <w:r w:rsidR="00126F9A" w:rsidRPr="00532322">
        <w:rPr>
          <w:rFonts w:asciiTheme="majorHAnsi" w:hAnsiTheme="majorHAnsi"/>
          <w:lang w:bidi="en-US"/>
        </w:rPr>
        <w:t xml:space="preserve"> </w:t>
      </w:r>
      <w:r w:rsidRPr="00532322">
        <w:rPr>
          <w:rFonts w:asciiTheme="majorHAnsi" w:hAnsiTheme="majorHAnsi"/>
          <w:lang w:bidi="en-US"/>
        </w:rPr>
        <w:t xml:space="preserve">experimentally </w:t>
      </w:r>
      <w:r w:rsidR="00126F9A" w:rsidRPr="00532322">
        <w:rPr>
          <w:rFonts w:asciiTheme="majorHAnsi" w:hAnsiTheme="majorHAnsi"/>
          <w:lang w:bidi="en-US"/>
        </w:rPr>
        <w:t xml:space="preserve">imposed nutrient addition treatments, </w:t>
      </w:r>
      <w:r w:rsidR="00BD78B9" w:rsidRPr="00532322">
        <w:rPr>
          <w:rFonts w:asciiTheme="majorHAnsi" w:hAnsiTheme="majorHAnsi"/>
          <w:lang w:bidi="en-US"/>
        </w:rPr>
        <w:t xml:space="preserve">we are not aware of </w:t>
      </w:r>
      <w:r w:rsidR="007F0DB2" w:rsidRPr="00532322">
        <w:rPr>
          <w:rFonts w:asciiTheme="majorHAnsi" w:hAnsiTheme="majorHAnsi"/>
          <w:lang w:bidi="en-US"/>
        </w:rPr>
        <w:t xml:space="preserve">plot-level </w:t>
      </w:r>
      <w:r w:rsidR="00126F9A" w:rsidRPr="00532322">
        <w:rPr>
          <w:rFonts w:asciiTheme="majorHAnsi" w:hAnsiTheme="majorHAnsi"/>
          <w:lang w:bidi="en-US"/>
        </w:rPr>
        <w:t xml:space="preserve">disturbances </w:t>
      </w:r>
      <w:r w:rsidR="00BD78B9" w:rsidRPr="00532322">
        <w:rPr>
          <w:rFonts w:asciiTheme="majorHAnsi" w:hAnsiTheme="majorHAnsi"/>
          <w:lang w:bidi="en-US"/>
        </w:rPr>
        <w:t>within sites</w:t>
      </w:r>
      <w:r w:rsidR="00126F9A" w:rsidRPr="00532322">
        <w:rPr>
          <w:rFonts w:asciiTheme="majorHAnsi" w:hAnsiTheme="majorHAnsi"/>
          <w:lang w:bidi="en-US"/>
        </w:rPr>
        <w:t>.</w:t>
      </w:r>
      <w:r w:rsidR="00D625A3" w:rsidRPr="00532322">
        <w:rPr>
          <w:rFonts w:asciiTheme="majorHAnsi" w:hAnsiTheme="majorHAnsi"/>
          <w:lang w:bidi="en-US"/>
        </w:rPr>
        <w:t xml:space="preserve"> </w:t>
      </w:r>
      <w:commentRangeEnd w:id="100"/>
      <w:r w:rsidR="0064054D" w:rsidRPr="00532322">
        <w:rPr>
          <w:rStyle w:val="CommentReference"/>
          <w:rFonts w:asciiTheme="majorHAnsi" w:hAnsiTheme="majorHAnsi"/>
        </w:rPr>
        <w:commentReference w:id="100"/>
      </w:r>
    </w:p>
    <w:p w14:paraId="50B9EECE" w14:textId="7971A7FB" w:rsidR="002158DF" w:rsidRPr="00532322" w:rsidRDefault="003E5CCB" w:rsidP="00532322">
      <w:pPr>
        <w:spacing w:after="120"/>
        <w:rPr>
          <w:rFonts w:asciiTheme="majorHAnsi" w:hAnsiTheme="majorHAnsi"/>
        </w:rPr>
      </w:pPr>
      <w:r w:rsidRPr="00532322">
        <w:rPr>
          <w:rFonts w:asciiTheme="majorHAnsi" w:hAnsiTheme="majorHAnsi"/>
        </w:rPr>
        <w:t xml:space="preserve">At most sites, temporal and spatial variation in composition greatly exceeded the variation associated with </w:t>
      </w:r>
      <w:r w:rsidR="008C66D7" w:rsidRPr="00532322">
        <w:rPr>
          <w:rFonts w:asciiTheme="majorHAnsi" w:hAnsiTheme="majorHAnsi"/>
        </w:rPr>
        <w:t xml:space="preserve">three </w:t>
      </w:r>
      <w:r w:rsidRPr="00532322">
        <w:rPr>
          <w:rFonts w:asciiTheme="majorHAnsi" w:hAnsiTheme="majorHAnsi"/>
        </w:rPr>
        <w:t>years of experimental nutrient addition treatments.</w:t>
      </w:r>
      <w:r w:rsidR="005674F2" w:rsidRPr="00532322">
        <w:rPr>
          <w:rFonts w:asciiTheme="majorHAnsi" w:hAnsiTheme="majorHAnsi"/>
        </w:rPr>
        <w:t xml:space="preserve"> </w:t>
      </w:r>
      <w:r w:rsidR="004222E6" w:rsidRPr="00532322">
        <w:rPr>
          <w:rFonts w:asciiTheme="majorHAnsi" w:hAnsiTheme="majorHAnsi"/>
        </w:rPr>
        <w:t xml:space="preserve">Similarly, </w:t>
      </w:r>
      <w:proofErr w:type="spellStart"/>
      <w:r w:rsidR="004222E6" w:rsidRPr="00532322">
        <w:rPr>
          <w:rFonts w:asciiTheme="majorHAnsi" w:hAnsiTheme="majorHAnsi"/>
        </w:rPr>
        <w:t>Harpole</w:t>
      </w:r>
      <w:proofErr w:type="spellEnd"/>
      <w:r w:rsidR="004222E6" w:rsidRPr="00532322">
        <w:rPr>
          <w:rFonts w:asciiTheme="majorHAnsi" w:hAnsiTheme="majorHAnsi"/>
        </w:rPr>
        <w:t xml:space="preserve"> et al. (2016) found as much compositional variation among </w:t>
      </w:r>
      <w:r w:rsidR="00785E35" w:rsidRPr="00532322">
        <w:rPr>
          <w:rFonts w:asciiTheme="majorHAnsi" w:hAnsiTheme="majorHAnsi"/>
        </w:rPr>
        <w:t>plots</w:t>
      </w:r>
      <w:r w:rsidR="004222E6" w:rsidRPr="00532322">
        <w:rPr>
          <w:rFonts w:asciiTheme="majorHAnsi" w:hAnsiTheme="majorHAnsi"/>
        </w:rPr>
        <w:t xml:space="preserve"> that received a single nutrient addition </w:t>
      </w:r>
      <w:r w:rsidR="00005553" w:rsidRPr="00532322">
        <w:rPr>
          <w:rFonts w:asciiTheme="majorHAnsi" w:hAnsiTheme="majorHAnsi"/>
        </w:rPr>
        <w:t>as</w:t>
      </w:r>
      <w:r w:rsidR="004222E6" w:rsidRPr="00532322">
        <w:rPr>
          <w:rFonts w:asciiTheme="majorHAnsi" w:hAnsiTheme="majorHAnsi"/>
        </w:rPr>
        <w:t xml:space="preserve"> between control and nutrient addition plots (their Figure 4B).  </w:t>
      </w:r>
      <w:r w:rsidR="008045C8" w:rsidRPr="00532322">
        <w:rPr>
          <w:rFonts w:asciiTheme="majorHAnsi" w:hAnsiTheme="majorHAnsi"/>
        </w:rPr>
        <w:t xml:space="preserve">Similar findings have been reported for microbial communities where treatment effects (drought and nitrogen) explained between 2-6% of total compositional variation with comparatively greater amounts of variation explained by seasonal and annual variation (14-39%, </w:t>
      </w:r>
      <w:proofErr w:type="spellStart"/>
      <w:r w:rsidR="008045C8" w:rsidRPr="00532322">
        <w:rPr>
          <w:rFonts w:asciiTheme="majorHAnsi" w:hAnsiTheme="majorHAnsi"/>
        </w:rPr>
        <w:t>Matulich</w:t>
      </w:r>
      <w:proofErr w:type="spellEnd"/>
      <w:r w:rsidR="008045C8" w:rsidRPr="00532322">
        <w:rPr>
          <w:rFonts w:asciiTheme="majorHAnsi" w:hAnsiTheme="majorHAnsi"/>
        </w:rPr>
        <w:t xml:space="preserve"> et al</w:t>
      </w:r>
      <w:r w:rsidR="000B334E" w:rsidRPr="00532322">
        <w:rPr>
          <w:rFonts w:asciiTheme="majorHAnsi" w:hAnsiTheme="majorHAnsi"/>
        </w:rPr>
        <w:t>.</w:t>
      </w:r>
      <w:r w:rsidR="008045C8" w:rsidRPr="00532322">
        <w:rPr>
          <w:rFonts w:asciiTheme="majorHAnsi" w:hAnsiTheme="majorHAnsi"/>
        </w:rPr>
        <w:t xml:space="preserve"> 2015).</w:t>
      </w:r>
      <w:r w:rsidR="005674F2" w:rsidRPr="00532322">
        <w:rPr>
          <w:rFonts w:asciiTheme="majorHAnsi" w:hAnsiTheme="majorHAnsi"/>
        </w:rPr>
        <w:t xml:space="preserve"> </w:t>
      </w:r>
      <w:commentRangeStart w:id="101"/>
      <w:r w:rsidR="004222E6" w:rsidRPr="00532322">
        <w:rPr>
          <w:rFonts w:asciiTheme="majorHAnsi" w:hAnsiTheme="majorHAnsi"/>
        </w:rPr>
        <w:t>Our</w:t>
      </w:r>
      <w:r w:rsidR="008045C8" w:rsidRPr="00532322">
        <w:rPr>
          <w:rFonts w:asciiTheme="majorHAnsi" w:hAnsiTheme="majorHAnsi"/>
        </w:rPr>
        <w:t xml:space="preserve"> study focused on the first </w:t>
      </w:r>
      <w:r w:rsidR="008C66D7" w:rsidRPr="00532322">
        <w:rPr>
          <w:rFonts w:asciiTheme="majorHAnsi" w:hAnsiTheme="majorHAnsi"/>
        </w:rPr>
        <w:t xml:space="preserve">three </w:t>
      </w:r>
      <w:r w:rsidR="008045C8" w:rsidRPr="00532322">
        <w:rPr>
          <w:rFonts w:asciiTheme="majorHAnsi" w:hAnsiTheme="majorHAnsi"/>
        </w:rPr>
        <w:t xml:space="preserve">years of our experimental treatments, so treatment effects were </w:t>
      </w:r>
      <w:r w:rsidR="00E82CFF" w:rsidRPr="00532322">
        <w:rPr>
          <w:rFonts w:asciiTheme="majorHAnsi" w:hAnsiTheme="majorHAnsi"/>
        </w:rPr>
        <w:t xml:space="preserve">likely </w:t>
      </w:r>
      <w:r w:rsidR="008045C8" w:rsidRPr="00532322">
        <w:rPr>
          <w:rFonts w:asciiTheme="majorHAnsi" w:hAnsiTheme="majorHAnsi"/>
        </w:rPr>
        <w:t xml:space="preserve">just starting to become </w:t>
      </w:r>
      <w:commentRangeStart w:id="102"/>
      <w:r w:rsidR="008045C8" w:rsidRPr="00532322">
        <w:rPr>
          <w:rFonts w:asciiTheme="majorHAnsi" w:hAnsiTheme="majorHAnsi"/>
        </w:rPr>
        <w:t>pronounced</w:t>
      </w:r>
      <w:commentRangeEnd w:id="102"/>
      <w:r w:rsidR="00785E35" w:rsidRPr="00532322">
        <w:rPr>
          <w:rStyle w:val="CommentReference"/>
          <w:rFonts w:asciiTheme="majorHAnsi" w:hAnsiTheme="majorHAnsi"/>
        </w:rPr>
        <w:commentReference w:id="102"/>
      </w:r>
      <w:r w:rsidR="008045C8" w:rsidRPr="00532322">
        <w:rPr>
          <w:rFonts w:asciiTheme="majorHAnsi" w:hAnsiTheme="majorHAnsi"/>
        </w:rPr>
        <w:t>.</w:t>
      </w:r>
      <w:r w:rsidR="005674F2" w:rsidRPr="00532322">
        <w:rPr>
          <w:rFonts w:asciiTheme="majorHAnsi" w:hAnsiTheme="majorHAnsi"/>
        </w:rPr>
        <w:t xml:space="preserve"> </w:t>
      </w:r>
      <w:commentRangeStart w:id="103"/>
      <w:commentRangeStart w:id="104"/>
      <w:r w:rsidR="008045C8" w:rsidRPr="00532322">
        <w:rPr>
          <w:rFonts w:asciiTheme="majorHAnsi" w:hAnsiTheme="majorHAnsi"/>
        </w:rPr>
        <w:t xml:space="preserve">We expect that </w:t>
      </w:r>
      <w:r w:rsidR="00005553" w:rsidRPr="00532322">
        <w:rPr>
          <w:rFonts w:asciiTheme="majorHAnsi" w:hAnsiTheme="majorHAnsi"/>
        </w:rPr>
        <w:t xml:space="preserve">treatment effects would account for more of the variation if tracked over </w:t>
      </w:r>
      <w:r w:rsidR="008045C8" w:rsidRPr="00532322">
        <w:rPr>
          <w:rFonts w:asciiTheme="majorHAnsi" w:hAnsiTheme="majorHAnsi"/>
        </w:rPr>
        <w:t xml:space="preserve">longer time frames </w:t>
      </w:r>
      <w:r w:rsidR="00E825AF" w:rsidRPr="00532322">
        <w:rPr>
          <w:rFonts w:asciiTheme="majorHAnsi" w:hAnsiTheme="majorHAnsi"/>
        </w:rPr>
        <w:fldChar w:fldCharType="begin">
          <w:fldData xml:space="preserve">PEVuZE5vdGU+PENpdGU+PEF1dGhvcj5SZWljaDwvQXV0aG9yPjxZZWFyPjIwMTI8L1llYXI+PFJl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PC9mdWxsLXRpdGxlPjxhYmJyLTE+UCBOYXRsIEFjYWQgU2NpIFVTQTwvYWJici0xPjwvcGVyaW9k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</w:fldData>
        </w:fldChar>
      </w:r>
      <w:r w:rsidR="00E825AF" w:rsidRPr="00532322">
        <w:rPr>
          <w:rFonts w:asciiTheme="majorHAnsi" w:hAnsiTheme="majorHAnsi"/>
        </w:rPr>
        <w:instrText xml:space="preserve"> ADDIN EN.CITE </w:instrText>
      </w:r>
      <w:r w:rsidR="00E825AF" w:rsidRPr="00532322">
        <w:rPr>
          <w:rFonts w:asciiTheme="majorHAnsi" w:hAnsiTheme="majorHAnsi"/>
        </w:rPr>
        <w:fldChar w:fldCharType="begin">
          <w:fldData xml:space="preserve">PEVuZE5vdGU+PENpdGU+PEF1dGhvcj5SZWljaDwvQXV0aG9yPjxZZWFyPjIwMTI8L1llYXI+PFJl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PC9mdWxsLXRpdGxlPjxhYmJyLTE+UCBOYXRsIEFjYWQgU2NpIFVTQTwvYWJici0xPjwvcGVyaW9k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</w:fldData>
        </w:fldChar>
      </w:r>
      <w:r w:rsidR="00E825AF" w:rsidRPr="00532322">
        <w:rPr>
          <w:rFonts w:asciiTheme="majorHAnsi" w:hAnsiTheme="majorHAnsi"/>
        </w:rPr>
        <w:instrText xml:space="preserve"> ADDIN EN.CITE.DATA </w:instrText>
      </w:r>
      <w:r w:rsidR="00E825AF" w:rsidRPr="00532322">
        <w:rPr>
          <w:rFonts w:asciiTheme="majorHAnsi" w:hAnsiTheme="majorHAnsi"/>
        </w:rPr>
      </w:r>
      <w:r w:rsidR="00E825AF" w:rsidRPr="00532322">
        <w:rPr>
          <w:rFonts w:asciiTheme="majorHAnsi" w:hAnsiTheme="majorHAnsi"/>
        </w:rPr>
        <w:fldChar w:fldCharType="end"/>
      </w:r>
      <w:r w:rsidR="00E825AF" w:rsidRPr="00532322">
        <w:rPr>
          <w:rFonts w:asciiTheme="majorHAnsi" w:hAnsiTheme="majorHAnsi"/>
        </w:rPr>
      </w:r>
      <w:r w:rsidR="00E825AF" w:rsidRPr="00532322">
        <w:rPr>
          <w:rFonts w:asciiTheme="majorHAnsi" w:hAnsiTheme="majorHAnsi"/>
        </w:rPr>
        <w:fldChar w:fldCharType="separate"/>
      </w:r>
      <w:r w:rsidR="00E825AF" w:rsidRPr="00532322">
        <w:rPr>
          <w:rFonts w:asciiTheme="majorHAnsi" w:hAnsiTheme="majorHAnsi"/>
          <w:noProof/>
        </w:rPr>
        <w:t>(Cardinale et al. 2007, Reich et al. 2012)</w:t>
      </w:r>
      <w:r w:rsidR="00E825AF" w:rsidRPr="00532322">
        <w:rPr>
          <w:rFonts w:asciiTheme="majorHAnsi" w:hAnsiTheme="majorHAnsi"/>
        </w:rPr>
        <w:fldChar w:fldCharType="end"/>
      </w:r>
      <w:r w:rsidR="008045C8" w:rsidRPr="00532322">
        <w:rPr>
          <w:rFonts w:asciiTheme="majorHAnsi" w:hAnsiTheme="majorHAnsi"/>
        </w:rPr>
        <w:t>.</w:t>
      </w:r>
      <w:commentRangeEnd w:id="103"/>
      <w:r w:rsidR="00E82CFF" w:rsidRPr="00532322">
        <w:rPr>
          <w:rStyle w:val="CommentReference"/>
          <w:rFonts w:asciiTheme="majorHAnsi" w:hAnsiTheme="majorHAnsi"/>
        </w:rPr>
        <w:commentReference w:id="103"/>
      </w:r>
      <w:commentRangeEnd w:id="101"/>
      <w:commentRangeEnd w:id="104"/>
      <w:r w:rsidR="00C56135" w:rsidRPr="00532322">
        <w:rPr>
          <w:rStyle w:val="CommentReference"/>
          <w:rFonts w:asciiTheme="majorHAnsi" w:hAnsiTheme="majorHAnsi"/>
        </w:rPr>
        <w:commentReference w:id="104"/>
      </w:r>
      <w:r w:rsidR="00BB6603" w:rsidRPr="00532322">
        <w:rPr>
          <w:rStyle w:val="CommentReference"/>
          <w:rFonts w:asciiTheme="majorHAnsi" w:hAnsiTheme="majorHAnsi"/>
        </w:rPr>
        <w:commentReference w:id="101"/>
      </w:r>
    </w:p>
    <w:p w14:paraId="0F3277FD" w14:textId="3D52DD7A" w:rsidR="000B334E" w:rsidRPr="00532322" w:rsidRDefault="000B334E" w:rsidP="00532322">
      <w:pPr>
        <w:spacing w:after="120"/>
        <w:rPr>
          <w:rFonts w:asciiTheme="majorHAnsi" w:hAnsiTheme="majorHAnsi"/>
        </w:rPr>
      </w:pPr>
      <w:commentRangeStart w:id="105"/>
      <w:r w:rsidRPr="00532322">
        <w:rPr>
          <w:rFonts w:asciiTheme="majorHAnsi" w:hAnsiTheme="majorHAnsi"/>
        </w:rPr>
        <w:t xml:space="preserve">Other analyses have expressed compositional change differently.  For example, </w:t>
      </w:r>
      <w:proofErr w:type="spellStart"/>
      <w:r w:rsidRPr="00532322">
        <w:rPr>
          <w:rFonts w:asciiTheme="majorHAnsi" w:hAnsiTheme="majorHAnsi"/>
        </w:rPr>
        <w:t>Hautier</w:t>
      </w:r>
      <w:proofErr w:type="spellEnd"/>
      <w:r w:rsidRPr="00532322">
        <w:rPr>
          <w:rFonts w:asciiTheme="majorHAnsi" w:hAnsiTheme="majorHAnsi"/>
        </w:rPr>
        <w:t xml:space="preserve"> et al. (2018) and </w:t>
      </w:r>
      <w:proofErr w:type="spellStart"/>
      <w:r w:rsidRPr="00532322">
        <w:rPr>
          <w:rFonts w:asciiTheme="majorHAnsi" w:hAnsiTheme="majorHAnsi"/>
        </w:rPr>
        <w:t>Hodapp</w:t>
      </w:r>
      <w:proofErr w:type="spellEnd"/>
      <w:r w:rsidRPr="00532322">
        <w:rPr>
          <w:rFonts w:asciiTheme="majorHAnsi" w:hAnsiTheme="majorHAnsi"/>
        </w:rPr>
        <w:t xml:space="preserve"> et al. (2018) calculated spatial variation separately for each block.  We found that few sites had large compositional change among blocks (</w:t>
      </w:r>
      <w:r w:rsidR="00624098" w:rsidRPr="00532322">
        <w:rPr>
          <w:rFonts w:asciiTheme="majorHAnsi" w:hAnsiTheme="majorHAnsi"/>
        </w:rPr>
        <w:t>Table 5</w:t>
      </w:r>
      <w:r w:rsidRPr="00532322">
        <w:rPr>
          <w:rFonts w:asciiTheme="majorHAnsi" w:hAnsiTheme="majorHAnsi"/>
        </w:rPr>
        <w:t xml:space="preserve">; Figure 3B), suggesting that </w:t>
      </w:r>
      <w:r w:rsidR="00675F34" w:rsidRPr="00532322">
        <w:rPr>
          <w:rFonts w:asciiTheme="majorHAnsi" w:hAnsiTheme="majorHAnsi"/>
        </w:rPr>
        <w:t>site-level averages are appropriate for most sites.</w:t>
      </w:r>
      <w:commentRangeEnd w:id="105"/>
      <w:r w:rsidR="00BB6603" w:rsidRPr="00532322">
        <w:rPr>
          <w:rStyle w:val="CommentReference"/>
          <w:rFonts w:asciiTheme="majorHAnsi" w:hAnsiTheme="majorHAnsi"/>
        </w:rPr>
        <w:commentReference w:id="105"/>
      </w:r>
    </w:p>
    <w:p w14:paraId="37493A99" w14:textId="09160C9D" w:rsidR="00A46616" w:rsidRPr="00532322" w:rsidRDefault="00A46616" w:rsidP="00532322">
      <w:pPr>
        <w:spacing w:after="120"/>
        <w:rPr>
          <w:rFonts w:asciiTheme="majorHAnsi" w:hAnsiTheme="majorHAnsi"/>
        </w:rPr>
      </w:pPr>
    </w:p>
    <w:p w14:paraId="3A047F47" w14:textId="6EE2EC6A" w:rsidR="008045C8" w:rsidRPr="00184C3A" w:rsidRDefault="00A77F10" w:rsidP="00532322">
      <w:pPr>
        <w:pStyle w:val="Heading2"/>
        <w:spacing w:after="120"/>
        <w:rPr>
          <w:rFonts w:cs="Times New Roman"/>
        </w:rPr>
      </w:pPr>
      <w:commentRangeStart w:id="106"/>
      <w:commentRangeStart w:id="107"/>
      <w:r w:rsidRPr="00184C3A">
        <w:rPr>
          <w:rFonts w:cs="Times New Roman"/>
        </w:rPr>
        <w:t xml:space="preserve">Metrics </w:t>
      </w:r>
      <w:commentRangeEnd w:id="106"/>
      <w:r w:rsidR="005E0762" w:rsidRPr="00532322">
        <w:rPr>
          <w:rStyle w:val="CommentReference"/>
          <w:rFonts w:eastAsiaTheme="minorEastAsia" w:cs="Times New Roman"/>
          <w:color w:val="auto"/>
        </w:rPr>
        <w:commentReference w:id="106"/>
      </w:r>
      <w:commentRangeEnd w:id="107"/>
      <w:r w:rsidR="006007A5" w:rsidRPr="00532322">
        <w:rPr>
          <w:rStyle w:val="CommentReference"/>
          <w:rFonts w:eastAsiaTheme="minorEastAsia" w:cs="Times New Roman"/>
          <w:color w:val="auto"/>
        </w:rPr>
        <w:commentReference w:id="107"/>
      </w:r>
      <w:r w:rsidRPr="00184C3A">
        <w:rPr>
          <w:rFonts w:cs="Times New Roman"/>
        </w:rPr>
        <w:t xml:space="preserve">of </w:t>
      </w:r>
      <w:r w:rsidR="008045C8" w:rsidRPr="00184C3A">
        <w:rPr>
          <w:rFonts w:cs="Times New Roman"/>
        </w:rPr>
        <w:t>Compositional Variation</w:t>
      </w:r>
    </w:p>
    <w:p w14:paraId="779DBAA3" w14:textId="70216E9C" w:rsidR="00675F34" w:rsidRPr="00532322" w:rsidRDefault="008045C8" w:rsidP="00532322">
      <w:pPr>
        <w:autoSpaceDE w:val="0"/>
        <w:autoSpaceDN w:val="0"/>
        <w:adjustRightInd w:val="0"/>
        <w:spacing w:after="120"/>
        <w:rPr>
          <w:rFonts w:asciiTheme="majorHAnsi" w:hAnsiTheme="majorHAnsi"/>
        </w:rPr>
      </w:pPr>
      <w:r w:rsidRPr="00532322">
        <w:rPr>
          <w:rFonts w:asciiTheme="majorHAnsi" w:hAnsiTheme="majorHAnsi"/>
        </w:rPr>
        <w:t>Compositional data are complex, multivariate data structures.</w:t>
      </w:r>
      <w:r w:rsidR="005674F2" w:rsidRPr="00532322">
        <w:rPr>
          <w:rFonts w:asciiTheme="majorHAnsi" w:hAnsiTheme="majorHAnsi"/>
        </w:rPr>
        <w:t xml:space="preserve"> </w:t>
      </w:r>
      <w:r w:rsidR="00A77F10" w:rsidRPr="00532322">
        <w:rPr>
          <w:rFonts w:asciiTheme="majorHAnsi" w:hAnsiTheme="majorHAnsi"/>
        </w:rPr>
        <w:t xml:space="preserve">It </w:t>
      </w:r>
      <w:r w:rsidRPr="00532322">
        <w:rPr>
          <w:rFonts w:asciiTheme="majorHAnsi" w:hAnsiTheme="majorHAnsi"/>
        </w:rPr>
        <w:t xml:space="preserve">is necessary to go beyond univariate measures like species richness, </w:t>
      </w:r>
      <w:r w:rsidR="00A77F10" w:rsidRPr="00532322">
        <w:rPr>
          <w:rFonts w:asciiTheme="majorHAnsi" w:hAnsiTheme="majorHAnsi"/>
        </w:rPr>
        <w:t xml:space="preserve">but it would also be unrealistic to assume that </w:t>
      </w:r>
      <w:r w:rsidRPr="00532322">
        <w:rPr>
          <w:rFonts w:asciiTheme="majorHAnsi" w:hAnsiTheme="majorHAnsi"/>
        </w:rPr>
        <w:t xml:space="preserve">a single metric </w:t>
      </w:r>
      <w:r w:rsidR="00A77F10" w:rsidRPr="00532322">
        <w:rPr>
          <w:rFonts w:asciiTheme="majorHAnsi" w:hAnsiTheme="majorHAnsi"/>
        </w:rPr>
        <w:t xml:space="preserve">would </w:t>
      </w:r>
      <w:r w:rsidRPr="00532322">
        <w:rPr>
          <w:rFonts w:asciiTheme="majorHAnsi" w:hAnsiTheme="majorHAnsi"/>
        </w:rPr>
        <w:t xml:space="preserve">suffice to explain </w:t>
      </w:r>
      <w:r w:rsidR="00FA2115" w:rsidRPr="00532322">
        <w:rPr>
          <w:rFonts w:asciiTheme="majorHAnsi" w:hAnsiTheme="majorHAnsi"/>
        </w:rPr>
        <w:t>compositional</w:t>
      </w:r>
      <w:r w:rsidRPr="00532322">
        <w:rPr>
          <w:rFonts w:asciiTheme="majorHAnsi" w:hAnsiTheme="majorHAnsi"/>
        </w:rPr>
        <w:t xml:space="preserve"> data</w:t>
      </w:r>
      <w:r w:rsidR="00FA2115" w:rsidRPr="00532322">
        <w:rPr>
          <w:rFonts w:asciiTheme="majorHAnsi" w:hAnsiTheme="majorHAnsi"/>
        </w:rPr>
        <w:t>.</w:t>
      </w:r>
      <w:r w:rsidR="005674F2" w:rsidRPr="00532322">
        <w:rPr>
          <w:rFonts w:asciiTheme="majorHAnsi" w:hAnsiTheme="majorHAnsi"/>
        </w:rPr>
        <w:t xml:space="preserve"> </w:t>
      </w:r>
      <w:r w:rsidR="00FA2115" w:rsidRPr="00532322">
        <w:rPr>
          <w:rFonts w:asciiTheme="majorHAnsi" w:hAnsiTheme="majorHAnsi"/>
        </w:rPr>
        <w:t>Our results demonstrate some of the insights that can be generated by ex</w:t>
      </w:r>
      <w:r w:rsidR="000455B9" w:rsidRPr="00532322">
        <w:rPr>
          <w:rFonts w:asciiTheme="majorHAnsi" w:hAnsiTheme="majorHAnsi"/>
        </w:rPr>
        <w:t>amining compositional variation using multiple metrics</w:t>
      </w:r>
      <w:r w:rsidR="00FA2115" w:rsidRPr="00532322">
        <w:rPr>
          <w:rFonts w:asciiTheme="majorHAnsi" w:hAnsiTheme="majorHAnsi"/>
        </w:rPr>
        <w:t>.</w:t>
      </w:r>
      <w:r w:rsidR="004B1968" w:rsidRPr="00532322">
        <w:rPr>
          <w:rFonts w:asciiTheme="majorHAnsi" w:hAnsiTheme="majorHAnsi"/>
        </w:rPr>
        <w:t xml:space="preserve"> The metrics examined here</w:t>
      </w:r>
      <w:r w:rsidR="004222E6" w:rsidRPr="00532322">
        <w:rPr>
          <w:rFonts w:asciiTheme="majorHAnsi" w:hAnsiTheme="majorHAnsi"/>
        </w:rPr>
        <w:t xml:space="preserve"> </w:t>
      </w:r>
      <w:r w:rsidR="004B1968" w:rsidRPr="00532322">
        <w:rPr>
          <w:rFonts w:asciiTheme="majorHAnsi" w:hAnsiTheme="majorHAnsi"/>
        </w:rPr>
        <w:t>give different insights into the structure of these communities, particularly with respect to the differences among sites.</w:t>
      </w:r>
    </w:p>
    <w:p w14:paraId="3D2447CE" w14:textId="4D9D5274" w:rsidR="00675F34" w:rsidRPr="00532322" w:rsidRDefault="00FA2115" w:rsidP="00532322">
      <w:pPr>
        <w:autoSpaceDE w:val="0"/>
        <w:autoSpaceDN w:val="0"/>
        <w:adjustRightInd w:val="0"/>
        <w:spacing w:after="120"/>
        <w:rPr>
          <w:rFonts w:asciiTheme="majorHAnsi" w:hAnsiTheme="majorHAnsi"/>
        </w:rPr>
      </w:pPr>
      <w:r w:rsidRPr="00532322">
        <w:rPr>
          <w:rFonts w:asciiTheme="majorHAnsi" w:hAnsiTheme="majorHAnsi"/>
        </w:rPr>
        <w:t xml:space="preserve">Bray-Curtis dissimilarities were larger than Sorensen </w:t>
      </w:r>
      <w:r w:rsidR="000455B9" w:rsidRPr="00532322">
        <w:rPr>
          <w:rFonts w:asciiTheme="majorHAnsi" w:hAnsiTheme="majorHAnsi"/>
        </w:rPr>
        <w:t>dissimilarities</w:t>
      </w:r>
      <w:r w:rsidR="006007A5" w:rsidRPr="00532322">
        <w:rPr>
          <w:rFonts w:asciiTheme="majorHAnsi" w:hAnsiTheme="majorHAnsi"/>
        </w:rPr>
        <w:t>,</w:t>
      </w:r>
      <w:r w:rsidR="00785E35" w:rsidRPr="00532322">
        <w:rPr>
          <w:rFonts w:asciiTheme="majorHAnsi" w:hAnsiTheme="majorHAnsi"/>
        </w:rPr>
        <w:t xml:space="preserve"> indicating</w:t>
      </w:r>
      <w:r w:rsidR="006007A5" w:rsidRPr="00532322">
        <w:rPr>
          <w:rFonts w:asciiTheme="majorHAnsi" w:hAnsiTheme="majorHAnsi"/>
        </w:rPr>
        <w:t xml:space="preserve"> that changes were more </w:t>
      </w:r>
      <w:r w:rsidR="00564028" w:rsidRPr="00532322">
        <w:rPr>
          <w:rFonts w:asciiTheme="majorHAnsi" w:hAnsiTheme="majorHAnsi"/>
        </w:rPr>
        <w:t xml:space="preserve">pronounced </w:t>
      </w:r>
      <w:r w:rsidR="006007A5" w:rsidRPr="00532322">
        <w:rPr>
          <w:rFonts w:asciiTheme="majorHAnsi" w:hAnsiTheme="majorHAnsi"/>
        </w:rPr>
        <w:t>in the dominant than the rare species within sites.</w:t>
      </w:r>
      <w:r w:rsidR="00657D33" w:rsidRPr="00532322">
        <w:rPr>
          <w:rFonts w:asciiTheme="majorHAnsi" w:hAnsiTheme="majorHAnsi"/>
        </w:rPr>
        <w:t xml:space="preserve"> Similarly, the percent of compositional variation that was due to colonization or extinction by new species was lower than the percent due to changes in the abundance of extant species. These patterns </w:t>
      </w:r>
      <w:r w:rsidR="00716A38" w:rsidRPr="00532322">
        <w:rPr>
          <w:rFonts w:asciiTheme="majorHAnsi" w:hAnsiTheme="majorHAnsi"/>
        </w:rPr>
        <w:t xml:space="preserve">suggest that spatial and temporal variation in background plant community composition </w:t>
      </w:r>
      <w:r w:rsidR="00716A38" w:rsidRPr="00532322">
        <w:rPr>
          <w:rFonts w:asciiTheme="majorHAnsi" w:hAnsiTheme="majorHAnsi"/>
        </w:rPr>
        <w:lastRenderedPageBreak/>
        <w:t xml:space="preserve">similarly </w:t>
      </w:r>
      <w:r w:rsidR="00D36912" w:rsidRPr="00532322">
        <w:rPr>
          <w:rFonts w:asciiTheme="majorHAnsi" w:hAnsiTheme="majorHAnsi"/>
        </w:rPr>
        <w:t xml:space="preserve">impact rare and </w:t>
      </w:r>
      <w:commentRangeStart w:id="108"/>
      <w:r w:rsidR="00D36912" w:rsidRPr="00532322">
        <w:rPr>
          <w:rFonts w:asciiTheme="majorHAnsi" w:hAnsiTheme="majorHAnsi"/>
        </w:rPr>
        <w:t xml:space="preserve">dominant taxa, even though underlying </w:t>
      </w:r>
      <w:r w:rsidR="00BB7798" w:rsidRPr="00532322">
        <w:rPr>
          <w:rFonts w:asciiTheme="majorHAnsi" w:hAnsiTheme="majorHAnsi"/>
        </w:rPr>
        <w:t>biotic and abiotic drivers</w:t>
      </w:r>
      <w:r w:rsidR="00D36912" w:rsidRPr="00532322">
        <w:rPr>
          <w:rFonts w:asciiTheme="majorHAnsi" w:hAnsiTheme="majorHAnsi"/>
        </w:rPr>
        <w:t xml:space="preserve"> may differ between the </w:t>
      </w:r>
      <w:r w:rsidR="00BB7798" w:rsidRPr="00532322">
        <w:rPr>
          <w:rFonts w:asciiTheme="majorHAnsi" w:hAnsiTheme="majorHAnsi"/>
        </w:rPr>
        <w:t>rare and dominant taxa</w:t>
      </w:r>
      <w:r w:rsidR="00D36912" w:rsidRPr="00532322">
        <w:rPr>
          <w:rFonts w:asciiTheme="majorHAnsi" w:hAnsiTheme="majorHAnsi"/>
        </w:rPr>
        <w:t>.</w:t>
      </w:r>
      <w:commentRangeEnd w:id="108"/>
      <w:r w:rsidR="00BB7798" w:rsidRPr="00532322">
        <w:rPr>
          <w:rStyle w:val="CommentReference"/>
          <w:rFonts w:asciiTheme="majorHAnsi" w:hAnsiTheme="majorHAnsi"/>
        </w:rPr>
        <w:commentReference w:id="108"/>
      </w:r>
    </w:p>
    <w:p w14:paraId="277108AE" w14:textId="2238A455" w:rsidR="008D4EF4" w:rsidRPr="00532322" w:rsidRDefault="008D4EF4" w:rsidP="00532322">
      <w:pPr>
        <w:autoSpaceDE w:val="0"/>
        <w:autoSpaceDN w:val="0"/>
        <w:adjustRightInd w:val="0"/>
        <w:spacing w:after="120"/>
        <w:rPr>
          <w:rFonts w:asciiTheme="majorHAnsi" w:hAnsiTheme="majorHAnsi"/>
        </w:rPr>
      </w:pPr>
      <w:r w:rsidRPr="00532322">
        <w:rPr>
          <w:rFonts w:asciiTheme="majorHAnsi" w:hAnsiTheme="majorHAnsi"/>
        </w:rPr>
        <w:t>The relative importance of sources were consistent for the two types of dissimilarities and the two aspects of compositional variation, but differed remarkably between these two groups of metrics (Table 4). Time accounted for much more of the variation in how much compositional variation was present at a site than for how much of that variation was due to species turnover, but the year x nutrient interaction exhibited the opposite pattern.</w:t>
      </w:r>
    </w:p>
    <w:p w14:paraId="3C2F35C4" w14:textId="6BF45F66" w:rsidR="00CA0693" w:rsidRPr="00532322" w:rsidRDefault="004B1968" w:rsidP="00532322">
      <w:pPr>
        <w:autoSpaceDE w:val="0"/>
        <w:autoSpaceDN w:val="0"/>
        <w:adjustRightInd w:val="0"/>
        <w:spacing w:after="120"/>
        <w:rPr>
          <w:rFonts w:asciiTheme="majorHAnsi" w:hAnsiTheme="majorHAnsi"/>
        </w:rPr>
      </w:pPr>
      <w:r w:rsidRPr="00532322">
        <w:rPr>
          <w:rFonts w:asciiTheme="majorHAnsi" w:hAnsiTheme="majorHAnsi"/>
        </w:rPr>
        <w:t xml:space="preserve">Species turnover and balanced variation were both </w:t>
      </w:r>
      <w:r w:rsidR="000B009A" w:rsidRPr="00532322">
        <w:rPr>
          <w:rFonts w:asciiTheme="majorHAnsi" w:hAnsiTheme="majorHAnsi"/>
        </w:rPr>
        <w:t>more important spatially than temporally</w:t>
      </w:r>
      <w:r w:rsidR="00521F48" w:rsidRPr="00532322">
        <w:rPr>
          <w:rFonts w:asciiTheme="majorHAnsi" w:hAnsiTheme="majorHAnsi"/>
        </w:rPr>
        <w:t xml:space="preserve">: </w:t>
      </w:r>
      <w:r w:rsidRPr="00532322">
        <w:rPr>
          <w:rFonts w:asciiTheme="majorHAnsi" w:hAnsiTheme="majorHAnsi"/>
        </w:rPr>
        <w:t xml:space="preserve">values were </w:t>
      </w:r>
      <w:r w:rsidR="00521F48" w:rsidRPr="00532322">
        <w:rPr>
          <w:rFonts w:asciiTheme="majorHAnsi" w:hAnsiTheme="majorHAnsi"/>
        </w:rPr>
        <w:t xml:space="preserve">lower for control plots </w:t>
      </w:r>
      <w:r w:rsidR="00AF5B8C" w:rsidRPr="00532322">
        <w:rPr>
          <w:rFonts w:asciiTheme="majorHAnsi" w:hAnsiTheme="majorHAnsi"/>
        </w:rPr>
        <w:t xml:space="preserve">over time </w:t>
      </w:r>
      <w:r w:rsidR="00521F48" w:rsidRPr="00532322">
        <w:rPr>
          <w:rFonts w:asciiTheme="majorHAnsi" w:hAnsiTheme="majorHAnsi"/>
        </w:rPr>
        <w:t xml:space="preserve">than </w:t>
      </w:r>
      <w:r w:rsidR="00AF5B8C" w:rsidRPr="00532322">
        <w:rPr>
          <w:rFonts w:asciiTheme="majorHAnsi" w:hAnsiTheme="majorHAnsi"/>
        </w:rPr>
        <w:t xml:space="preserve">for </w:t>
      </w:r>
      <w:r w:rsidR="00521F48" w:rsidRPr="00532322">
        <w:rPr>
          <w:rFonts w:asciiTheme="majorHAnsi" w:hAnsiTheme="majorHAnsi"/>
        </w:rPr>
        <w:t xml:space="preserve">pre-treatment plots, and </w:t>
      </w:r>
      <w:r w:rsidRPr="00532322">
        <w:rPr>
          <w:rFonts w:asciiTheme="majorHAnsi" w:hAnsiTheme="majorHAnsi"/>
        </w:rPr>
        <w:t xml:space="preserve">there were </w:t>
      </w:r>
      <w:r w:rsidR="00521F48" w:rsidRPr="00532322">
        <w:rPr>
          <w:rFonts w:asciiTheme="majorHAnsi" w:hAnsiTheme="majorHAnsi"/>
        </w:rPr>
        <w:t>no difference</w:t>
      </w:r>
      <w:r w:rsidRPr="00532322">
        <w:rPr>
          <w:rFonts w:asciiTheme="majorHAnsi" w:hAnsiTheme="majorHAnsi"/>
        </w:rPr>
        <w:t>s</w:t>
      </w:r>
      <w:r w:rsidR="00521F48" w:rsidRPr="00532322">
        <w:rPr>
          <w:rFonts w:asciiTheme="majorHAnsi" w:hAnsiTheme="majorHAnsi"/>
        </w:rPr>
        <w:t xml:space="preserve"> between pre-treatment values and the overall mean values for a site.</w:t>
      </w:r>
      <w:r w:rsidR="005674F2" w:rsidRPr="00532322">
        <w:rPr>
          <w:rFonts w:asciiTheme="majorHAnsi" w:hAnsiTheme="majorHAnsi"/>
        </w:rPr>
        <w:t xml:space="preserve"> </w:t>
      </w:r>
      <w:r w:rsidR="00CA0693" w:rsidRPr="00532322">
        <w:rPr>
          <w:rFonts w:asciiTheme="majorHAnsi" w:hAnsiTheme="majorHAnsi"/>
        </w:rPr>
        <w:t>However</w:t>
      </w:r>
      <w:r w:rsidR="006A1D0D" w:rsidRPr="00532322">
        <w:rPr>
          <w:rFonts w:asciiTheme="majorHAnsi" w:hAnsiTheme="majorHAnsi"/>
        </w:rPr>
        <w:t xml:space="preserve">, our results </w:t>
      </w:r>
      <w:r w:rsidR="008D4EF4" w:rsidRPr="00532322">
        <w:rPr>
          <w:rFonts w:asciiTheme="majorHAnsi" w:hAnsiTheme="majorHAnsi"/>
        </w:rPr>
        <w:t>indicate</w:t>
      </w:r>
      <w:r w:rsidR="006A1D0D" w:rsidRPr="00532322">
        <w:rPr>
          <w:rFonts w:asciiTheme="majorHAnsi" w:hAnsiTheme="majorHAnsi"/>
        </w:rPr>
        <w:t xml:space="preserve"> that grassland community dynamics are dominated by species turnover: even in control plots</w:t>
      </w:r>
      <w:r w:rsidR="00CA0693" w:rsidRPr="00532322">
        <w:rPr>
          <w:rFonts w:asciiTheme="majorHAnsi" w:hAnsiTheme="majorHAnsi"/>
        </w:rPr>
        <w:t>, well over half of the compositional variation was due to species turnover</w:t>
      </w:r>
      <w:r w:rsidR="00675F34" w:rsidRPr="00532322">
        <w:rPr>
          <w:rFonts w:asciiTheme="majorHAnsi" w:hAnsiTheme="majorHAnsi"/>
        </w:rPr>
        <w:t xml:space="preserve"> (Figure 2C)</w:t>
      </w:r>
      <w:r w:rsidR="00CA0693" w:rsidRPr="00532322">
        <w:rPr>
          <w:rFonts w:asciiTheme="majorHAnsi" w:hAnsiTheme="majorHAnsi"/>
        </w:rPr>
        <w:t>.</w:t>
      </w:r>
      <w:r w:rsidR="00855174" w:rsidRPr="00532322">
        <w:rPr>
          <w:rFonts w:asciiTheme="majorHAnsi" w:hAnsiTheme="majorHAnsi"/>
        </w:rPr>
        <w:t xml:space="preserve">  </w:t>
      </w:r>
      <w:r w:rsidR="008D4EF4" w:rsidRPr="00532322">
        <w:rPr>
          <w:rFonts w:asciiTheme="majorHAnsi" w:hAnsiTheme="majorHAnsi"/>
        </w:rPr>
        <w:t>This finding is consistent with a recent meta-analysis (</w:t>
      </w:r>
      <w:proofErr w:type="spellStart"/>
      <w:r w:rsidR="008D4EF4" w:rsidRPr="00532322">
        <w:rPr>
          <w:rFonts w:asciiTheme="majorHAnsi" w:hAnsiTheme="majorHAnsi"/>
        </w:rPr>
        <w:t>Soininen</w:t>
      </w:r>
      <w:proofErr w:type="spellEnd"/>
      <w:r w:rsidR="008D4EF4" w:rsidRPr="00532322">
        <w:rPr>
          <w:rFonts w:asciiTheme="majorHAnsi" w:hAnsiTheme="majorHAnsi"/>
        </w:rPr>
        <w:t xml:space="preserve"> et al. 2018). </w:t>
      </w:r>
      <w:r w:rsidR="00CA0693" w:rsidRPr="00532322">
        <w:rPr>
          <w:rFonts w:asciiTheme="majorHAnsi" w:hAnsiTheme="majorHAnsi"/>
        </w:rPr>
        <w:t xml:space="preserve">Future research could identify additional ways to understand compositional variation, such as by differentiating </w:t>
      </w:r>
      <w:r w:rsidR="00DF130D" w:rsidRPr="00532322">
        <w:rPr>
          <w:rFonts w:asciiTheme="majorHAnsi" w:hAnsiTheme="majorHAnsi"/>
        </w:rPr>
        <w:t xml:space="preserve">species </w:t>
      </w:r>
      <w:proofErr w:type="spellStart"/>
      <w:r w:rsidR="00CA0693" w:rsidRPr="00532322">
        <w:rPr>
          <w:rFonts w:asciiTheme="majorHAnsi" w:hAnsiTheme="majorHAnsi"/>
        </w:rPr>
        <w:t>colonizations</w:t>
      </w:r>
      <w:proofErr w:type="spellEnd"/>
      <w:r w:rsidR="00CA0693" w:rsidRPr="00532322">
        <w:rPr>
          <w:rFonts w:asciiTheme="majorHAnsi" w:hAnsiTheme="majorHAnsi"/>
        </w:rPr>
        <w:t xml:space="preserve"> and </w:t>
      </w:r>
      <w:r w:rsidRPr="00532322">
        <w:rPr>
          <w:rFonts w:asciiTheme="majorHAnsi" w:hAnsiTheme="majorHAnsi"/>
        </w:rPr>
        <w:t>extinctions</w:t>
      </w:r>
      <w:r w:rsidR="00CA0693" w:rsidRPr="00532322">
        <w:rPr>
          <w:rFonts w:asciiTheme="majorHAnsi" w:hAnsiTheme="majorHAnsi"/>
        </w:rPr>
        <w:t xml:space="preserve"> in temporal time series.</w:t>
      </w:r>
    </w:p>
    <w:p w14:paraId="7FE61F91" w14:textId="77777777" w:rsidR="009231E7" w:rsidRPr="00532322" w:rsidRDefault="009231E7" w:rsidP="00532322">
      <w:pPr>
        <w:autoSpaceDE w:val="0"/>
        <w:autoSpaceDN w:val="0"/>
        <w:adjustRightInd w:val="0"/>
        <w:spacing w:after="120"/>
        <w:rPr>
          <w:rFonts w:asciiTheme="majorHAnsi" w:hAnsiTheme="majorHAnsi"/>
        </w:rPr>
      </w:pPr>
    </w:p>
    <w:p w14:paraId="3A5600A7" w14:textId="77777777" w:rsidR="009231E7" w:rsidRPr="00184C3A" w:rsidRDefault="009231E7" w:rsidP="00532322">
      <w:pPr>
        <w:pStyle w:val="Heading2"/>
        <w:spacing w:after="120"/>
        <w:rPr>
          <w:rFonts w:cs="Times New Roman"/>
        </w:rPr>
      </w:pPr>
      <w:r w:rsidRPr="00184C3A">
        <w:rPr>
          <w:rFonts w:cs="Times New Roman"/>
        </w:rPr>
        <w:t>Predicting Compositional Metrics</w:t>
      </w:r>
    </w:p>
    <w:p w14:paraId="1063CDA1" w14:textId="59CA3238" w:rsidR="009231E7" w:rsidRPr="00532322" w:rsidRDefault="009231E7" w:rsidP="00532322">
      <w:pPr>
        <w:spacing w:after="120"/>
        <w:rPr>
          <w:rFonts w:asciiTheme="majorHAnsi" w:hAnsiTheme="majorHAnsi"/>
        </w:rPr>
      </w:pPr>
      <w:r w:rsidRPr="00532322">
        <w:rPr>
          <w:rFonts w:asciiTheme="majorHAnsi" w:hAnsiTheme="majorHAnsi"/>
        </w:rPr>
        <w:t xml:space="preserve">Our sites are located around the globe and differ in many </w:t>
      </w:r>
      <w:r w:rsidR="00BB7798" w:rsidRPr="00532322">
        <w:rPr>
          <w:rFonts w:asciiTheme="majorHAnsi" w:hAnsiTheme="majorHAnsi"/>
        </w:rPr>
        <w:t>biotic and abiotic contexts</w:t>
      </w:r>
      <w:r w:rsidRPr="00532322">
        <w:rPr>
          <w:rFonts w:asciiTheme="majorHAnsi" w:hAnsiTheme="majorHAnsi"/>
        </w:rPr>
        <w:t>.</w:t>
      </w:r>
      <w:r w:rsidR="005674F2" w:rsidRPr="00532322">
        <w:rPr>
          <w:rFonts w:asciiTheme="majorHAnsi" w:hAnsiTheme="majorHAnsi"/>
        </w:rPr>
        <w:t xml:space="preserve"> </w:t>
      </w:r>
      <w:r w:rsidR="00B118D4" w:rsidRPr="00532322">
        <w:rPr>
          <w:rFonts w:asciiTheme="majorHAnsi" w:hAnsiTheme="majorHAnsi"/>
        </w:rPr>
        <w:t xml:space="preserve">For example, </w:t>
      </w:r>
      <w:r w:rsidR="00AF5B8C" w:rsidRPr="00532322">
        <w:rPr>
          <w:rFonts w:asciiTheme="majorHAnsi" w:hAnsiTheme="majorHAnsi"/>
        </w:rPr>
        <w:t>productivity</w:t>
      </w:r>
      <w:r w:rsidR="00525C21" w:rsidRPr="00532322">
        <w:rPr>
          <w:rFonts w:asciiTheme="majorHAnsi" w:hAnsiTheme="majorHAnsi"/>
        </w:rPr>
        <w:t xml:space="preserve"> ranged from </w:t>
      </w:r>
      <w:r w:rsidR="00AF5B8C" w:rsidRPr="00532322">
        <w:rPr>
          <w:rFonts w:asciiTheme="majorHAnsi" w:hAnsiTheme="majorHAnsi"/>
        </w:rPr>
        <w:t>33 to 1692 g m</w:t>
      </w:r>
      <w:r w:rsidR="00AF5B8C" w:rsidRPr="00532322">
        <w:rPr>
          <w:rFonts w:asciiTheme="majorHAnsi" w:hAnsiTheme="majorHAnsi"/>
          <w:vertAlign w:val="superscript"/>
        </w:rPr>
        <w:t>-2</w:t>
      </w:r>
      <w:r w:rsidR="00525C21" w:rsidRPr="00532322">
        <w:rPr>
          <w:rFonts w:asciiTheme="majorHAnsi" w:hAnsiTheme="majorHAnsi"/>
        </w:rPr>
        <w:t xml:space="preserve"> and</w:t>
      </w:r>
      <w:r w:rsidR="000C5A6D" w:rsidRPr="00532322">
        <w:rPr>
          <w:rFonts w:asciiTheme="majorHAnsi" w:hAnsiTheme="majorHAnsi"/>
        </w:rPr>
        <w:t xml:space="preserve"> annual temperature range from 15 to 45 °C.  </w:t>
      </w:r>
      <w:r w:rsidRPr="00532322">
        <w:rPr>
          <w:rFonts w:asciiTheme="majorHAnsi" w:hAnsiTheme="majorHAnsi"/>
        </w:rPr>
        <w:t>Nonetheless, our results suggest that site-level compositional patterns</w:t>
      </w:r>
      <w:r w:rsidR="00192081" w:rsidRPr="00532322">
        <w:rPr>
          <w:rFonts w:asciiTheme="majorHAnsi" w:hAnsiTheme="majorHAnsi"/>
        </w:rPr>
        <w:t xml:space="preserve"> are not stochastic</w:t>
      </w:r>
      <w:r w:rsidRPr="00532322">
        <w:rPr>
          <w:rFonts w:asciiTheme="majorHAnsi" w:hAnsiTheme="majorHAnsi"/>
        </w:rPr>
        <w:t xml:space="preserve"> and therefore that compositional metrics are at least somewhat predictable, though further work on this topic is clearly warranted.</w:t>
      </w:r>
      <w:r w:rsidR="005674F2" w:rsidRPr="00532322">
        <w:rPr>
          <w:rFonts w:asciiTheme="majorHAnsi" w:hAnsiTheme="majorHAnsi"/>
        </w:rPr>
        <w:t xml:space="preserve"> </w:t>
      </w:r>
      <w:r w:rsidR="00BB7798" w:rsidRPr="00532322">
        <w:rPr>
          <w:rFonts w:asciiTheme="majorHAnsi" w:hAnsiTheme="majorHAnsi"/>
        </w:rPr>
        <w:t>Abundance-based and incidence-based m</w:t>
      </w:r>
      <w:commentRangeStart w:id="109"/>
      <w:r w:rsidRPr="00532322">
        <w:rPr>
          <w:rFonts w:asciiTheme="majorHAnsi" w:hAnsiTheme="majorHAnsi"/>
        </w:rPr>
        <w:t>etrics</w:t>
      </w:r>
      <w:commentRangeEnd w:id="109"/>
      <w:r w:rsidR="00BB7798" w:rsidRPr="00532322">
        <w:rPr>
          <w:rStyle w:val="CommentReference"/>
          <w:rFonts w:asciiTheme="majorHAnsi" w:hAnsiTheme="majorHAnsi"/>
        </w:rPr>
        <w:commentReference w:id="109"/>
      </w:r>
      <w:r w:rsidRPr="00532322">
        <w:rPr>
          <w:rFonts w:asciiTheme="majorHAnsi" w:hAnsiTheme="majorHAnsi"/>
        </w:rPr>
        <w:t xml:space="preserve"> differed in terms of how well they can be predicted, and which </w:t>
      </w:r>
      <w:r w:rsidR="00BB7798" w:rsidRPr="00532322">
        <w:rPr>
          <w:rFonts w:asciiTheme="majorHAnsi" w:hAnsiTheme="majorHAnsi"/>
        </w:rPr>
        <w:t xml:space="preserve">biotic and abiotic </w:t>
      </w:r>
      <w:r w:rsidRPr="00532322">
        <w:rPr>
          <w:rFonts w:asciiTheme="majorHAnsi" w:hAnsiTheme="majorHAnsi"/>
        </w:rPr>
        <w:t xml:space="preserve">variables </w:t>
      </w:r>
      <w:r w:rsidR="00BB7798" w:rsidRPr="00532322">
        <w:rPr>
          <w:rFonts w:asciiTheme="majorHAnsi" w:hAnsiTheme="majorHAnsi"/>
        </w:rPr>
        <w:t>predicted</w:t>
      </w:r>
      <w:r w:rsidRPr="00532322">
        <w:rPr>
          <w:rFonts w:asciiTheme="majorHAnsi" w:hAnsiTheme="majorHAnsi"/>
        </w:rPr>
        <w:t xml:space="preserve"> them.</w:t>
      </w:r>
      <w:r w:rsidR="005674F2" w:rsidRPr="00532322">
        <w:rPr>
          <w:rFonts w:asciiTheme="majorHAnsi" w:hAnsiTheme="majorHAnsi"/>
        </w:rPr>
        <w:t xml:space="preserve"> </w:t>
      </w:r>
      <w:r w:rsidRPr="00532322">
        <w:rPr>
          <w:rFonts w:asciiTheme="majorHAnsi" w:hAnsiTheme="majorHAnsi"/>
        </w:rPr>
        <w:t>The models for abundance-based metrics had substantially poorer fits than those for incidence-based metrics (</w:t>
      </w:r>
      <w:r w:rsidR="00624098" w:rsidRPr="00532322">
        <w:rPr>
          <w:rFonts w:asciiTheme="majorHAnsi" w:hAnsiTheme="majorHAnsi"/>
        </w:rPr>
        <w:t>Table 3</w:t>
      </w:r>
      <w:r w:rsidRPr="00532322">
        <w:rPr>
          <w:rFonts w:asciiTheme="majorHAnsi" w:hAnsiTheme="majorHAnsi"/>
        </w:rPr>
        <w:t xml:space="preserve">), presumably </w:t>
      </w:r>
      <w:commentRangeStart w:id="110"/>
      <w:r w:rsidRPr="00532322">
        <w:rPr>
          <w:rFonts w:asciiTheme="majorHAnsi" w:hAnsiTheme="majorHAnsi"/>
        </w:rPr>
        <w:t xml:space="preserve">because </w:t>
      </w:r>
      <w:commentRangeEnd w:id="110"/>
      <w:r w:rsidR="0063012B" w:rsidRPr="00532322">
        <w:rPr>
          <w:rStyle w:val="CommentReference"/>
          <w:rFonts w:asciiTheme="majorHAnsi" w:hAnsiTheme="majorHAnsi"/>
        </w:rPr>
        <w:commentReference w:id="110"/>
      </w:r>
      <w:r w:rsidRPr="00532322">
        <w:rPr>
          <w:rFonts w:asciiTheme="majorHAnsi" w:hAnsiTheme="majorHAnsi"/>
        </w:rPr>
        <w:t xml:space="preserve">it is more difficult to predict whether species change in abundance than to predict whether </w:t>
      </w:r>
      <w:r w:rsidR="000455B9" w:rsidRPr="00532322">
        <w:rPr>
          <w:rFonts w:asciiTheme="majorHAnsi" w:hAnsiTheme="majorHAnsi"/>
        </w:rPr>
        <w:t>they are</w:t>
      </w:r>
      <w:r w:rsidRPr="00532322">
        <w:rPr>
          <w:rFonts w:asciiTheme="majorHAnsi" w:hAnsiTheme="majorHAnsi"/>
        </w:rPr>
        <w:t xml:space="preserve"> present or </w:t>
      </w:r>
      <w:commentRangeStart w:id="111"/>
      <w:r w:rsidRPr="00532322">
        <w:rPr>
          <w:rFonts w:asciiTheme="majorHAnsi" w:hAnsiTheme="majorHAnsi"/>
        </w:rPr>
        <w:t>not</w:t>
      </w:r>
      <w:commentRangeEnd w:id="111"/>
      <w:r w:rsidR="00785E35" w:rsidRPr="00532322">
        <w:rPr>
          <w:rStyle w:val="CommentReference"/>
          <w:rFonts w:asciiTheme="majorHAnsi" w:hAnsiTheme="majorHAnsi"/>
        </w:rPr>
        <w:commentReference w:id="111"/>
      </w:r>
      <w:commentRangeStart w:id="112"/>
      <w:r w:rsidRPr="00532322">
        <w:rPr>
          <w:rFonts w:asciiTheme="majorHAnsi" w:hAnsiTheme="majorHAnsi"/>
        </w:rPr>
        <w:t>.</w:t>
      </w:r>
      <w:r w:rsidR="005674F2" w:rsidRPr="00532322">
        <w:rPr>
          <w:rFonts w:asciiTheme="majorHAnsi" w:hAnsiTheme="majorHAnsi"/>
        </w:rPr>
        <w:t xml:space="preserve"> </w:t>
      </w:r>
      <w:commentRangeEnd w:id="112"/>
      <w:r w:rsidR="00BB7798" w:rsidRPr="00532322">
        <w:rPr>
          <w:rStyle w:val="CommentReference"/>
          <w:rFonts w:asciiTheme="majorHAnsi" w:hAnsiTheme="majorHAnsi"/>
        </w:rPr>
        <w:commentReference w:id="112"/>
      </w:r>
    </w:p>
    <w:p w14:paraId="0E1E293A" w14:textId="16494BC0" w:rsidR="00192081" w:rsidRPr="00532322" w:rsidRDefault="009231E7" w:rsidP="00532322">
      <w:pPr>
        <w:spacing w:after="120"/>
        <w:rPr>
          <w:rFonts w:asciiTheme="majorHAnsi" w:hAnsiTheme="majorHAnsi"/>
        </w:rPr>
      </w:pPr>
      <w:r w:rsidRPr="00532322">
        <w:rPr>
          <w:rFonts w:asciiTheme="majorHAnsi" w:hAnsiTheme="majorHAnsi"/>
        </w:rPr>
        <w:t>G</w:t>
      </w:r>
      <w:r w:rsidR="00CB69B0" w:rsidRPr="00532322">
        <w:rPr>
          <w:rFonts w:asciiTheme="majorHAnsi" w:hAnsiTheme="majorHAnsi"/>
        </w:rPr>
        <w:t xml:space="preserve">amma diversity, the </w:t>
      </w:r>
      <w:r w:rsidR="00BB7798" w:rsidRPr="00532322">
        <w:rPr>
          <w:rFonts w:asciiTheme="majorHAnsi" w:hAnsiTheme="majorHAnsi"/>
        </w:rPr>
        <w:t xml:space="preserve">total </w:t>
      </w:r>
      <w:r w:rsidR="00CB69B0" w:rsidRPr="00532322">
        <w:rPr>
          <w:rFonts w:asciiTheme="majorHAnsi" w:hAnsiTheme="majorHAnsi"/>
        </w:rPr>
        <w:t xml:space="preserve">number of species encountered within the 96 plot-year combinations at a site, </w:t>
      </w:r>
      <w:r w:rsidRPr="00532322">
        <w:rPr>
          <w:rFonts w:asciiTheme="majorHAnsi" w:hAnsiTheme="majorHAnsi"/>
        </w:rPr>
        <w:t xml:space="preserve">was a significant positive predictor for </w:t>
      </w:r>
      <w:r w:rsidR="00AF5B8C" w:rsidRPr="00532322">
        <w:rPr>
          <w:rFonts w:asciiTheme="majorHAnsi" w:hAnsiTheme="majorHAnsi"/>
        </w:rPr>
        <w:t>most</w:t>
      </w:r>
      <w:r w:rsidRPr="00532322">
        <w:rPr>
          <w:rFonts w:asciiTheme="majorHAnsi" w:hAnsiTheme="majorHAnsi"/>
        </w:rPr>
        <w:t xml:space="preserve"> metrics, particularly those that are incidence-based.</w:t>
      </w:r>
      <w:r w:rsidR="005674F2" w:rsidRPr="00532322">
        <w:rPr>
          <w:rFonts w:asciiTheme="majorHAnsi" w:hAnsiTheme="majorHAnsi"/>
        </w:rPr>
        <w:t xml:space="preserve"> </w:t>
      </w:r>
      <w:r w:rsidR="00CB69B0" w:rsidRPr="00532322">
        <w:rPr>
          <w:rFonts w:asciiTheme="majorHAnsi" w:hAnsiTheme="majorHAnsi"/>
        </w:rPr>
        <w:t xml:space="preserve">By using a consistent design to calculate </w:t>
      </w:r>
      <w:r w:rsidR="006A1D0D" w:rsidRPr="00532322">
        <w:rPr>
          <w:rFonts w:asciiTheme="majorHAnsi" w:hAnsiTheme="majorHAnsi"/>
        </w:rPr>
        <w:t xml:space="preserve">gamma diversity </w:t>
      </w:r>
      <w:r w:rsidR="00CB69B0" w:rsidRPr="00532322">
        <w:rPr>
          <w:rFonts w:asciiTheme="majorHAnsi" w:hAnsiTheme="majorHAnsi"/>
        </w:rPr>
        <w:t xml:space="preserve">at all sites, we avoided methodological differences that would have skewed </w:t>
      </w:r>
      <w:r w:rsidR="00785E35" w:rsidRPr="00532322">
        <w:rPr>
          <w:rFonts w:asciiTheme="majorHAnsi" w:hAnsiTheme="majorHAnsi"/>
        </w:rPr>
        <w:t>this metric</w:t>
      </w:r>
      <w:r w:rsidR="00CB69B0" w:rsidRPr="00532322">
        <w:rPr>
          <w:rFonts w:asciiTheme="majorHAnsi" w:hAnsiTheme="majorHAnsi"/>
        </w:rPr>
        <w:t>, such as sampling more plots or more years in some sites than others.  We interpret gamma diversity as an index of the broader species pool in the area</w:t>
      </w:r>
      <w:r w:rsidR="0004235C" w:rsidRPr="00532322">
        <w:rPr>
          <w:rFonts w:asciiTheme="majorHAnsi" w:hAnsiTheme="majorHAnsi"/>
        </w:rPr>
        <w:t xml:space="preserve"> and not as an upper limit on the number of taxa at a site</w:t>
      </w:r>
      <w:r w:rsidR="00CB69B0" w:rsidRPr="00532322">
        <w:rPr>
          <w:rFonts w:asciiTheme="majorHAnsi" w:hAnsiTheme="majorHAnsi"/>
        </w:rPr>
        <w:t xml:space="preserve">. </w:t>
      </w:r>
      <w:r w:rsidR="00192081" w:rsidRPr="00532322">
        <w:rPr>
          <w:rFonts w:asciiTheme="majorHAnsi" w:hAnsiTheme="majorHAnsi"/>
        </w:rPr>
        <w:t>For example, w</w:t>
      </w:r>
      <w:r w:rsidR="00CB69B0" w:rsidRPr="00532322">
        <w:rPr>
          <w:rFonts w:asciiTheme="majorHAnsi" w:hAnsiTheme="majorHAnsi"/>
        </w:rPr>
        <w:t xml:space="preserve">e expect that </w:t>
      </w:r>
      <w:r w:rsidR="00670E0F" w:rsidRPr="00532322">
        <w:rPr>
          <w:rFonts w:asciiTheme="majorHAnsi" w:hAnsiTheme="majorHAnsi"/>
        </w:rPr>
        <w:t xml:space="preserve">gamma diversity </w:t>
      </w:r>
      <w:r w:rsidR="0004235C" w:rsidRPr="00532322">
        <w:rPr>
          <w:rFonts w:asciiTheme="majorHAnsi" w:hAnsiTheme="majorHAnsi"/>
        </w:rPr>
        <w:t xml:space="preserve">will </w:t>
      </w:r>
      <w:r w:rsidR="00670E0F" w:rsidRPr="00532322">
        <w:rPr>
          <w:rFonts w:asciiTheme="majorHAnsi" w:hAnsiTheme="majorHAnsi"/>
        </w:rPr>
        <w:t xml:space="preserve">continue to </w:t>
      </w:r>
      <w:r w:rsidR="0004235C" w:rsidRPr="00532322">
        <w:rPr>
          <w:rFonts w:asciiTheme="majorHAnsi" w:hAnsiTheme="majorHAnsi"/>
        </w:rPr>
        <w:t xml:space="preserve">increase with study </w:t>
      </w:r>
      <w:commentRangeStart w:id="114"/>
      <w:r w:rsidR="0004235C" w:rsidRPr="00532322">
        <w:rPr>
          <w:rFonts w:asciiTheme="majorHAnsi" w:hAnsiTheme="majorHAnsi"/>
        </w:rPr>
        <w:t>duration</w:t>
      </w:r>
      <w:r w:rsidR="00192081" w:rsidRPr="00532322">
        <w:rPr>
          <w:rFonts w:asciiTheme="majorHAnsi" w:hAnsiTheme="majorHAnsi"/>
        </w:rPr>
        <w:t xml:space="preserve"> </w:t>
      </w:r>
      <w:commentRangeEnd w:id="114"/>
      <w:r w:rsidR="00785E35" w:rsidRPr="00532322">
        <w:rPr>
          <w:rStyle w:val="CommentReference"/>
          <w:rFonts w:asciiTheme="majorHAnsi" w:hAnsiTheme="majorHAnsi"/>
        </w:rPr>
        <w:commentReference w:id="114"/>
      </w:r>
      <w:r w:rsidR="00192081" w:rsidRPr="00532322">
        <w:rPr>
          <w:rFonts w:asciiTheme="majorHAnsi" w:hAnsiTheme="majorHAnsi"/>
        </w:rPr>
        <w:t>(</w:t>
      </w:r>
      <w:commentRangeStart w:id="115"/>
      <w:r w:rsidR="00192081" w:rsidRPr="00532322">
        <w:rPr>
          <w:rFonts w:asciiTheme="majorHAnsi" w:hAnsiTheme="majorHAnsi"/>
        </w:rPr>
        <w:t>White et al. 2006</w:t>
      </w:r>
      <w:commentRangeEnd w:id="115"/>
      <w:r w:rsidR="00192081" w:rsidRPr="00532322">
        <w:rPr>
          <w:rStyle w:val="CommentReference"/>
          <w:rFonts w:asciiTheme="majorHAnsi" w:hAnsiTheme="majorHAnsi"/>
        </w:rPr>
        <w:commentReference w:id="115"/>
      </w:r>
      <w:r w:rsidR="00192081" w:rsidRPr="00532322">
        <w:rPr>
          <w:rFonts w:asciiTheme="majorHAnsi" w:hAnsiTheme="majorHAnsi"/>
        </w:rPr>
        <w:t>)</w:t>
      </w:r>
      <w:r w:rsidR="0004235C" w:rsidRPr="00532322">
        <w:rPr>
          <w:rFonts w:asciiTheme="majorHAnsi" w:hAnsiTheme="majorHAnsi"/>
        </w:rPr>
        <w:t xml:space="preserve">. </w:t>
      </w:r>
      <w:r w:rsidR="000C5A6D" w:rsidRPr="00532322">
        <w:rPr>
          <w:rFonts w:asciiTheme="majorHAnsi" w:hAnsiTheme="majorHAnsi"/>
        </w:rPr>
        <w:t>G</w:t>
      </w:r>
      <w:r w:rsidRPr="00532322">
        <w:rPr>
          <w:rFonts w:asciiTheme="majorHAnsi" w:hAnsiTheme="majorHAnsi"/>
        </w:rPr>
        <w:t xml:space="preserve">reater numbers of available species enable the community to respond to variable climatic conditions and spatial heterogeneity. </w:t>
      </w:r>
      <w:commentRangeStart w:id="116"/>
      <w:r w:rsidRPr="00532322">
        <w:rPr>
          <w:rFonts w:asciiTheme="majorHAnsi" w:hAnsiTheme="majorHAnsi"/>
        </w:rPr>
        <w:t xml:space="preserve">This suggests high </w:t>
      </w:r>
      <w:r w:rsidR="00670E0F" w:rsidRPr="00532322">
        <w:rPr>
          <w:rFonts w:asciiTheme="majorHAnsi" w:hAnsiTheme="majorHAnsi"/>
        </w:rPr>
        <w:t xml:space="preserve">gamma </w:t>
      </w:r>
      <w:r w:rsidRPr="00532322">
        <w:rPr>
          <w:rFonts w:asciiTheme="majorHAnsi" w:hAnsiTheme="majorHAnsi"/>
        </w:rPr>
        <w:t>diversity may buffer some of the effects of global change at least by mediating species loss</w:t>
      </w:r>
      <w:commentRangeEnd w:id="116"/>
      <w:r w:rsidR="00912792" w:rsidRPr="00532322">
        <w:rPr>
          <w:rStyle w:val="CommentReference"/>
          <w:rFonts w:asciiTheme="majorHAnsi" w:hAnsiTheme="majorHAnsi"/>
        </w:rPr>
        <w:commentReference w:id="116"/>
      </w:r>
      <w:r w:rsidR="001B3267" w:rsidRPr="00532322">
        <w:rPr>
          <w:rFonts w:asciiTheme="majorHAnsi" w:hAnsiTheme="majorHAnsi"/>
        </w:rPr>
        <w:t xml:space="preserve"> (</w:t>
      </w:r>
      <w:proofErr w:type="spellStart"/>
      <w:r w:rsidR="001B3267" w:rsidRPr="00532322">
        <w:rPr>
          <w:rFonts w:asciiTheme="majorHAnsi" w:hAnsiTheme="majorHAnsi"/>
        </w:rPr>
        <w:t>Harpole</w:t>
      </w:r>
      <w:proofErr w:type="spellEnd"/>
      <w:r w:rsidR="001B3267" w:rsidRPr="00532322">
        <w:rPr>
          <w:rFonts w:asciiTheme="majorHAnsi" w:hAnsiTheme="majorHAnsi"/>
        </w:rPr>
        <w:t xml:space="preserve"> et al. 2016).  Several o</w:t>
      </w:r>
      <w:r w:rsidR="00192081" w:rsidRPr="00532322">
        <w:rPr>
          <w:rFonts w:asciiTheme="majorHAnsi" w:hAnsiTheme="majorHAnsi"/>
        </w:rPr>
        <w:t xml:space="preserve">ther studies that have explored compositional variation within </w:t>
      </w:r>
      <w:proofErr w:type="spellStart"/>
      <w:r w:rsidR="00192081" w:rsidRPr="00532322">
        <w:rPr>
          <w:rFonts w:asciiTheme="majorHAnsi" w:hAnsiTheme="majorHAnsi"/>
        </w:rPr>
        <w:t>NutNet</w:t>
      </w:r>
      <w:proofErr w:type="spellEnd"/>
      <w:r w:rsidR="00192081" w:rsidRPr="00532322">
        <w:rPr>
          <w:rFonts w:asciiTheme="majorHAnsi" w:hAnsiTheme="majorHAnsi"/>
        </w:rPr>
        <w:t xml:space="preserve"> sites have focused on mean plot-level </w:t>
      </w:r>
      <w:r w:rsidR="00670E0F" w:rsidRPr="00532322">
        <w:rPr>
          <w:rFonts w:asciiTheme="majorHAnsi" w:hAnsiTheme="majorHAnsi"/>
        </w:rPr>
        <w:t xml:space="preserve">diversity </w:t>
      </w:r>
      <w:r w:rsidR="00192081" w:rsidRPr="00532322">
        <w:rPr>
          <w:rFonts w:asciiTheme="majorHAnsi" w:hAnsiTheme="majorHAnsi"/>
        </w:rPr>
        <w:t xml:space="preserve">(alpha diversity; e.g., </w:t>
      </w:r>
      <w:proofErr w:type="spellStart"/>
      <w:r w:rsidR="00192081" w:rsidRPr="00532322">
        <w:rPr>
          <w:rFonts w:asciiTheme="majorHAnsi" w:hAnsiTheme="majorHAnsi"/>
        </w:rPr>
        <w:t>Hautier</w:t>
      </w:r>
      <w:proofErr w:type="spellEnd"/>
      <w:r w:rsidR="00192081" w:rsidRPr="00532322">
        <w:rPr>
          <w:rFonts w:asciiTheme="majorHAnsi" w:hAnsiTheme="majorHAnsi"/>
        </w:rPr>
        <w:t xml:space="preserve"> et al. 2018; </w:t>
      </w:r>
      <w:proofErr w:type="spellStart"/>
      <w:r w:rsidR="00192081" w:rsidRPr="00532322">
        <w:rPr>
          <w:rFonts w:asciiTheme="majorHAnsi" w:hAnsiTheme="majorHAnsi"/>
        </w:rPr>
        <w:t>Hodapp</w:t>
      </w:r>
      <w:proofErr w:type="spellEnd"/>
      <w:r w:rsidR="00192081" w:rsidRPr="00532322">
        <w:rPr>
          <w:rFonts w:asciiTheme="majorHAnsi" w:hAnsiTheme="majorHAnsi"/>
        </w:rPr>
        <w:t xml:space="preserve"> et al. 2018)</w:t>
      </w:r>
      <w:r w:rsidR="001B3267" w:rsidRPr="00532322">
        <w:rPr>
          <w:rFonts w:asciiTheme="majorHAnsi" w:hAnsiTheme="majorHAnsi"/>
        </w:rPr>
        <w:t>, but our results suggest that it may be useful to also consider</w:t>
      </w:r>
      <w:r w:rsidR="00670E0F" w:rsidRPr="00532322">
        <w:rPr>
          <w:rFonts w:asciiTheme="majorHAnsi" w:hAnsiTheme="majorHAnsi"/>
        </w:rPr>
        <w:t xml:space="preserve"> the background</w:t>
      </w:r>
      <w:r w:rsidR="001B3267" w:rsidRPr="00532322">
        <w:rPr>
          <w:rFonts w:asciiTheme="majorHAnsi" w:hAnsiTheme="majorHAnsi"/>
        </w:rPr>
        <w:t xml:space="preserve"> </w:t>
      </w:r>
      <w:r w:rsidR="00670E0F" w:rsidRPr="00532322">
        <w:rPr>
          <w:rFonts w:asciiTheme="majorHAnsi" w:hAnsiTheme="majorHAnsi"/>
        </w:rPr>
        <w:t xml:space="preserve">level of species </w:t>
      </w:r>
      <w:r w:rsidR="001B3267" w:rsidRPr="00532322">
        <w:rPr>
          <w:rFonts w:asciiTheme="majorHAnsi" w:hAnsiTheme="majorHAnsi"/>
        </w:rPr>
        <w:t>diversity</w:t>
      </w:r>
      <w:r w:rsidR="00670E0F" w:rsidRPr="00532322">
        <w:rPr>
          <w:rFonts w:asciiTheme="majorHAnsi" w:hAnsiTheme="majorHAnsi"/>
        </w:rPr>
        <w:t xml:space="preserve"> in which plots reside</w:t>
      </w:r>
      <w:r w:rsidR="00192081" w:rsidRPr="00532322">
        <w:rPr>
          <w:rFonts w:asciiTheme="majorHAnsi" w:hAnsiTheme="majorHAnsi"/>
        </w:rPr>
        <w:t>.</w:t>
      </w:r>
    </w:p>
    <w:p w14:paraId="050FE07C" w14:textId="203C7248" w:rsidR="00AF5B8C" w:rsidRPr="00532322" w:rsidRDefault="00E87FB6" w:rsidP="00532322">
      <w:pPr>
        <w:spacing w:after="120"/>
        <w:rPr>
          <w:rFonts w:asciiTheme="majorHAnsi" w:hAnsiTheme="majorHAnsi"/>
        </w:rPr>
      </w:pPr>
      <w:r w:rsidRPr="00532322">
        <w:rPr>
          <w:rFonts w:asciiTheme="majorHAnsi" w:hAnsiTheme="majorHAnsi"/>
        </w:rPr>
        <w:lastRenderedPageBreak/>
        <w:t>Site-level p</w:t>
      </w:r>
      <w:r w:rsidR="00110006" w:rsidRPr="00532322">
        <w:rPr>
          <w:rFonts w:asciiTheme="majorHAnsi" w:hAnsiTheme="majorHAnsi"/>
        </w:rPr>
        <w:t xml:space="preserve">roductivity </w:t>
      </w:r>
      <w:r w:rsidR="00E14A81" w:rsidRPr="00532322">
        <w:rPr>
          <w:rFonts w:asciiTheme="majorHAnsi" w:hAnsiTheme="majorHAnsi"/>
        </w:rPr>
        <w:t xml:space="preserve">had complex relationships with compositional variation. On the one hand, it had stronger effects on the establishment and persistence of individual species than on their abundance (species turnover vs. balanced variation; Table S3).  On the other hand, it </w:t>
      </w:r>
      <w:r w:rsidR="00E91FF6" w:rsidRPr="00532322">
        <w:rPr>
          <w:rFonts w:asciiTheme="majorHAnsi" w:hAnsiTheme="majorHAnsi"/>
        </w:rPr>
        <w:t xml:space="preserve">was </w:t>
      </w:r>
      <w:r w:rsidR="007B4CB4" w:rsidRPr="00532322">
        <w:rPr>
          <w:rFonts w:asciiTheme="majorHAnsi" w:hAnsiTheme="majorHAnsi"/>
        </w:rPr>
        <w:t xml:space="preserve">not associated with the overall magnitude of incidence-based variation but was </w:t>
      </w:r>
      <w:r w:rsidR="00E91FF6" w:rsidRPr="00532322">
        <w:rPr>
          <w:rFonts w:asciiTheme="majorHAnsi" w:hAnsiTheme="majorHAnsi"/>
        </w:rPr>
        <w:t xml:space="preserve">negatively related to </w:t>
      </w:r>
      <w:r w:rsidR="007B4CB4" w:rsidRPr="00532322">
        <w:rPr>
          <w:rFonts w:asciiTheme="majorHAnsi" w:hAnsiTheme="majorHAnsi"/>
        </w:rPr>
        <w:t>abundance-based variation</w:t>
      </w:r>
      <w:r w:rsidR="000E318F" w:rsidRPr="00532322">
        <w:rPr>
          <w:rFonts w:asciiTheme="majorHAnsi" w:hAnsiTheme="majorHAnsi"/>
        </w:rPr>
        <w:t>. The negative relationship with abundance-based composition could be because productive sites are dominated by a few highly competitive species that experience less variation in abundance (</w:t>
      </w:r>
      <w:proofErr w:type="spellStart"/>
      <w:r w:rsidR="000E318F" w:rsidRPr="00532322">
        <w:rPr>
          <w:rFonts w:asciiTheme="majorHAnsi" w:hAnsiTheme="majorHAnsi"/>
        </w:rPr>
        <w:t>Wedin</w:t>
      </w:r>
      <w:proofErr w:type="spellEnd"/>
      <w:r w:rsidR="000E318F" w:rsidRPr="00532322">
        <w:rPr>
          <w:rFonts w:asciiTheme="majorHAnsi" w:hAnsiTheme="majorHAnsi"/>
        </w:rPr>
        <w:t xml:space="preserve"> and Tilman 1990). </w:t>
      </w:r>
    </w:p>
    <w:p w14:paraId="1D173C5F" w14:textId="49F90108" w:rsidR="00AF5B8C" w:rsidRPr="00532322" w:rsidRDefault="00AF5B8C" w:rsidP="00532322">
      <w:pPr>
        <w:spacing w:after="120"/>
        <w:rPr>
          <w:rFonts w:asciiTheme="majorHAnsi" w:hAnsiTheme="majorHAnsi"/>
        </w:rPr>
      </w:pPr>
      <w:r w:rsidRPr="00532322">
        <w:rPr>
          <w:rFonts w:asciiTheme="majorHAnsi" w:hAnsiTheme="majorHAnsi"/>
        </w:rPr>
        <w:t>Productivity was calculated as a site</w:t>
      </w:r>
      <w:r w:rsidR="00E87FB6" w:rsidRPr="00532322">
        <w:rPr>
          <w:rFonts w:asciiTheme="majorHAnsi" w:hAnsiTheme="majorHAnsi"/>
        </w:rPr>
        <w:t>-level mean</w:t>
      </w:r>
      <w:r w:rsidRPr="00532322">
        <w:rPr>
          <w:rFonts w:asciiTheme="majorHAnsi" w:hAnsiTheme="majorHAnsi"/>
        </w:rPr>
        <w:t>, but sites also differed in local variation in productivity</w:t>
      </w:r>
      <w:r w:rsidR="00EA4904" w:rsidRPr="00532322">
        <w:rPr>
          <w:rFonts w:asciiTheme="majorHAnsi" w:hAnsiTheme="majorHAnsi"/>
        </w:rPr>
        <w:t xml:space="preserve">. Variation in productivity in unfertilized plots related to compositional variation within the site, though the patterns are somewhat complex: local variation was predictive of </w:t>
      </w:r>
      <w:r w:rsidRPr="00532322">
        <w:rPr>
          <w:rFonts w:asciiTheme="majorHAnsi" w:hAnsiTheme="majorHAnsi"/>
        </w:rPr>
        <w:t xml:space="preserve">abundance-based metrics </w:t>
      </w:r>
      <w:r w:rsidR="002823AD" w:rsidRPr="00532322">
        <w:rPr>
          <w:rFonts w:asciiTheme="majorHAnsi" w:hAnsiTheme="majorHAnsi"/>
        </w:rPr>
        <w:t xml:space="preserve">when tested individually </w:t>
      </w:r>
      <w:r w:rsidRPr="00532322">
        <w:rPr>
          <w:rFonts w:asciiTheme="majorHAnsi" w:hAnsiTheme="majorHAnsi"/>
        </w:rPr>
        <w:t xml:space="preserve">(though </w:t>
      </w:r>
      <w:r w:rsidR="00EA4904" w:rsidRPr="00532322">
        <w:rPr>
          <w:rFonts w:asciiTheme="majorHAnsi" w:hAnsiTheme="majorHAnsi"/>
        </w:rPr>
        <w:t>these effects were not retained after model selection)</w:t>
      </w:r>
      <w:r w:rsidR="002823AD" w:rsidRPr="00532322">
        <w:rPr>
          <w:rFonts w:asciiTheme="majorHAnsi" w:hAnsiTheme="majorHAnsi"/>
        </w:rPr>
        <w:t xml:space="preserve"> and of incidence-based dissimilarity only when added to a model that already included gamma diversity and annual temperature range</w:t>
      </w:r>
      <w:r w:rsidRPr="00532322">
        <w:rPr>
          <w:rFonts w:asciiTheme="majorHAnsi" w:hAnsiTheme="majorHAnsi"/>
        </w:rPr>
        <w:t>.</w:t>
      </w:r>
      <w:r w:rsidR="002823AD" w:rsidRPr="00532322">
        <w:rPr>
          <w:rFonts w:asciiTheme="majorHAnsi" w:hAnsiTheme="majorHAnsi"/>
        </w:rPr>
        <w:t xml:space="preserve"> Patterns also trended in opposite directions: sites with more local variation experienced more compositional variation but less of this variation was due to balanced variation in abundance. Local variation in productivity is a surrogate for differences in </w:t>
      </w:r>
      <w:r w:rsidRPr="00532322">
        <w:rPr>
          <w:rFonts w:asciiTheme="majorHAnsi" w:hAnsiTheme="majorHAnsi"/>
        </w:rPr>
        <w:t>soil chemistry, resource availability, disturbance history, initial species composition</w:t>
      </w:r>
      <w:r w:rsidR="002823AD" w:rsidRPr="00532322">
        <w:rPr>
          <w:rFonts w:asciiTheme="majorHAnsi" w:hAnsiTheme="majorHAnsi"/>
        </w:rPr>
        <w:t xml:space="preserve"> and many other edaphic characteristics of the plots</w:t>
      </w:r>
      <w:r w:rsidRPr="00532322">
        <w:rPr>
          <w:rFonts w:asciiTheme="majorHAnsi" w:hAnsiTheme="majorHAnsi"/>
        </w:rPr>
        <w:t xml:space="preserve">.  Future work should seek to distinguish these factors and explore other measures of intra-site variability.  For example, </w:t>
      </w:r>
      <w:proofErr w:type="spellStart"/>
      <w:r w:rsidRPr="00532322">
        <w:rPr>
          <w:rFonts w:asciiTheme="majorHAnsi" w:hAnsiTheme="majorHAnsi"/>
        </w:rPr>
        <w:t>Hodapp</w:t>
      </w:r>
      <w:proofErr w:type="spellEnd"/>
      <w:r w:rsidRPr="00532322">
        <w:rPr>
          <w:rFonts w:asciiTheme="majorHAnsi" w:hAnsiTheme="majorHAnsi"/>
        </w:rPr>
        <w:t xml:space="preserve"> et al. (2018) expressed edaphic variability using </w:t>
      </w:r>
      <w:r w:rsidR="002823AD" w:rsidRPr="00532322">
        <w:rPr>
          <w:rFonts w:asciiTheme="majorHAnsi" w:hAnsiTheme="majorHAnsi"/>
        </w:rPr>
        <w:t xml:space="preserve">plot-level </w:t>
      </w:r>
      <w:r w:rsidRPr="00532322">
        <w:rPr>
          <w:rFonts w:asciiTheme="majorHAnsi" w:hAnsiTheme="majorHAnsi"/>
        </w:rPr>
        <w:t>soil chemistry and light measurements</w:t>
      </w:r>
      <w:r w:rsidR="002823AD" w:rsidRPr="00532322">
        <w:rPr>
          <w:rFonts w:asciiTheme="majorHAnsi" w:hAnsiTheme="majorHAnsi"/>
        </w:rPr>
        <w:t>,</w:t>
      </w:r>
      <w:r w:rsidRPr="00532322">
        <w:rPr>
          <w:rFonts w:asciiTheme="majorHAnsi" w:hAnsiTheme="majorHAnsi"/>
        </w:rPr>
        <w:t xml:space="preserve"> but these variables were not evaluated in our study as they </w:t>
      </w:r>
      <w:r w:rsidR="002823AD" w:rsidRPr="00532322">
        <w:rPr>
          <w:rFonts w:asciiTheme="majorHAnsi" w:hAnsiTheme="majorHAnsi"/>
        </w:rPr>
        <w:t>are</w:t>
      </w:r>
      <w:r w:rsidRPr="00532322">
        <w:rPr>
          <w:rFonts w:asciiTheme="majorHAnsi" w:hAnsiTheme="majorHAnsi"/>
        </w:rPr>
        <w:t xml:space="preserve"> not available for all sites.</w:t>
      </w:r>
    </w:p>
    <w:p w14:paraId="65DD5482" w14:textId="322EE1F8" w:rsidR="007D3E68" w:rsidRPr="00532322" w:rsidRDefault="00401475" w:rsidP="00532322">
      <w:pPr>
        <w:spacing w:after="120"/>
        <w:rPr>
          <w:rFonts w:asciiTheme="majorHAnsi" w:hAnsiTheme="majorHAnsi"/>
        </w:rPr>
      </w:pPr>
      <w:commentRangeStart w:id="117"/>
      <w:commentRangeStart w:id="118"/>
      <w:r w:rsidRPr="00532322">
        <w:rPr>
          <w:rFonts w:asciiTheme="majorHAnsi" w:hAnsiTheme="majorHAnsi"/>
        </w:rPr>
        <w:t xml:space="preserve">Climate </w:t>
      </w:r>
      <w:commentRangeEnd w:id="117"/>
      <w:r w:rsidR="0063012B" w:rsidRPr="00532322">
        <w:rPr>
          <w:rStyle w:val="CommentReference"/>
          <w:rFonts w:asciiTheme="majorHAnsi" w:hAnsiTheme="majorHAnsi"/>
        </w:rPr>
        <w:commentReference w:id="117"/>
      </w:r>
      <w:commentRangeEnd w:id="118"/>
      <w:r w:rsidR="002823AD" w:rsidRPr="00532322">
        <w:rPr>
          <w:rStyle w:val="CommentReference"/>
          <w:rFonts w:asciiTheme="majorHAnsi" w:hAnsiTheme="majorHAnsi"/>
        </w:rPr>
        <w:commentReference w:id="118"/>
      </w:r>
      <w:r w:rsidRPr="00532322">
        <w:rPr>
          <w:rFonts w:asciiTheme="majorHAnsi" w:hAnsiTheme="majorHAnsi"/>
        </w:rPr>
        <w:t>can be represented in many ways, including annual mean values (</w:t>
      </w:r>
      <w:proofErr w:type="spellStart"/>
      <w:r w:rsidRPr="00532322">
        <w:rPr>
          <w:rFonts w:asciiTheme="majorHAnsi" w:hAnsiTheme="majorHAnsi"/>
        </w:rPr>
        <w:t>Hodapp</w:t>
      </w:r>
      <w:proofErr w:type="spellEnd"/>
      <w:r w:rsidRPr="00532322">
        <w:rPr>
          <w:rFonts w:asciiTheme="majorHAnsi" w:hAnsiTheme="majorHAnsi"/>
        </w:rPr>
        <w:t xml:space="preserve"> et al. 2018) or conditions during seasons of plant growth (Grace et al. 2016).  </w:t>
      </w:r>
      <w:r w:rsidR="0080112E" w:rsidRPr="00532322">
        <w:rPr>
          <w:rFonts w:asciiTheme="majorHAnsi" w:hAnsiTheme="majorHAnsi"/>
        </w:rPr>
        <w:t xml:space="preserve">We </w:t>
      </w:r>
      <w:r w:rsidRPr="00532322">
        <w:rPr>
          <w:rFonts w:asciiTheme="majorHAnsi" w:hAnsiTheme="majorHAnsi"/>
        </w:rPr>
        <w:t>chose to represent</w:t>
      </w:r>
      <w:r w:rsidR="0080112E" w:rsidRPr="00532322">
        <w:rPr>
          <w:rFonts w:asciiTheme="majorHAnsi" w:hAnsiTheme="majorHAnsi"/>
        </w:rPr>
        <w:t xml:space="preserve"> climate by four temperature-related variables and two precipitation-related variables</w:t>
      </w:r>
      <w:r w:rsidRPr="00532322">
        <w:rPr>
          <w:rFonts w:asciiTheme="majorHAnsi" w:hAnsiTheme="majorHAnsi"/>
        </w:rPr>
        <w:t xml:space="preserve"> that were relatively uncorrelated with one another </w:t>
      </w:r>
      <w:r w:rsidRPr="00532322">
        <w:rPr>
          <w:rFonts w:asciiTheme="majorHAnsi" w:hAnsiTheme="majorHAnsi"/>
          <w:highlight w:val="yellow"/>
        </w:rPr>
        <w:t>(true? cite?)</w:t>
      </w:r>
      <w:r w:rsidR="0080112E" w:rsidRPr="00532322">
        <w:rPr>
          <w:rFonts w:asciiTheme="majorHAnsi" w:hAnsiTheme="majorHAnsi"/>
          <w:highlight w:val="yellow"/>
        </w:rPr>
        <w:t xml:space="preserve">.  </w:t>
      </w:r>
      <w:r w:rsidRPr="00532322">
        <w:rPr>
          <w:rFonts w:asciiTheme="majorHAnsi" w:hAnsiTheme="majorHAnsi"/>
        </w:rPr>
        <w:t xml:space="preserve">These variables had different effects and varied </w:t>
      </w:r>
      <w:r w:rsidR="001B3267" w:rsidRPr="00532322">
        <w:rPr>
          <w:rFonts w:asciiTheme="majorHAnsi" w:hAnsiTheme="majorHAnsi"/>
        </w:rPr>
        <w:t xml:space="preserve">greatly </w:t>
      </w:r>
      <w:r w:rsidRPr="00532322">
        <w:rPr>
          <w:rFonts w:asciiTheme="majorHAnsi" w:hAnsiTheme="majorHAnsi"/>
        </w:rPr>
        <w:t xml:space="preserve">in predictive ability, suggesting the importance of considering multiple ways of expressing climate.  </w:t>
      </w:r>
      <w:r w:rsidR="001B3267" w:rsidRPr="00532322">
        <w:rPr>
          <w:rFonts w:asciiTheme="majorHAnsi" w:hAnsiTheme="majorHAnsi"/>
        </w:rPr>
        <w:t>M</w:t>
      </w:r>
      <w:r w:rsidR="007437DC" w:rsidRPr="00532322">
        <w:rPr>
          <w:rFonts w:asciiTheme="majorHAnsi" w:hAnsiTheme="majorHAnsi"/>
        </w:rPr>
        <w:t>ean annual temperature</w:t>
      </w:r>
      <w:r w:rsidR="001B3267" w:rsidRPr="00532322">
        <w:rPr>
          <w:rFonts w:asciiTheme="majorHAnsi" w:hAnsiTheme="majorHAnsi"/>
        </w:rPr>
        <w:t xml:space="preserve"> was </w:t>
      </w:r>
      <w:r w:rsidR="007437DC" w:rsidRPr="00532322">
        <w:rPr>
          <w:rFonts w:asciiTheme="majorHAnsi" w:hAnsiTheme="majorHAnsi"/>
        </w:rPr>
        <w:t xml:space="preserve">not predictive, </w:t>
      </w:r>
      <w:r w:rsidRPr="00532322">
        <w:rPr>
          <w:rFonts w:asciiTheme="majorHAnsi" w:hAnsiTheme="majorHAnsi"/>
        </w:rPr>
        <w:t xml:space="preserve">but sites with </w:t>
      </w:r>
      <w:r w:rsidR="00EA7E5C" w:rsidRPr="00532322">
        <w:rPr>
          <w:rFonts w:asciiTheme="majorHAnsi" w:hAnsiTheme="majorHAnsi"/>
        </w:rPr>
        <w:t>low</w:t>
      </w:r>
      <w:r w:rsidRPr="00532322">
        <w:rPr>
          <w:rFonts w:asciiTheme="majorHAnsi" w:hAnsiTheme="majorHAnsi"/>
        </w:rPr>
        <w:t xml:space="preserve"> seasonal variation (annual temperature range) experienced </w:t>
      </w:r>
      <w:r w:rsidR="00EA7E5C" w:rsidRPr="00532322">
        <w:rPr>
          <w:rFonts w:asciiTheme="majorHAnsi" w:hAnsiTheme="majorHAnsi"/>
        </w:rPr>
        <w:t>lower</w:t>
      </w:r>
      <w:r w:rsidRPr="00532322">
        <w:rPr>
          <w:rFonts w:asciiTheme="majorHAnsi" w:hAnsiTheme="majorHAnsi"/>
        </w:rPr>
        <w:t xml:space="preserve"> incidence-based variation</w:t>
      </w:r>
      <w:r w:rsidR="0080112E" w:rsidRPr="00532322">
        <w:rPr>
          <w:rFonts w:asciiTheme="majorHAnsi" w:hAnsiTheme="majorHAnsi"/>
        </w:rPr>
        <w:t xml:space="preserve">, suggesting </w:t>
      </w:r>
      <w:r w:rsidR="006A5B63" w:rsidRPr="00532322">
        <w:rPr>
          <w:rFonts w:asciiTheme="majorHAnsi" w:hAnsiTheme="majorHAnsi"/>
        </w:rPr>
        <w:t xml:space="preserve">that </w:t>
      </w:r>
      <w:r w:rsidR="00EA7E5C" w:rsidRPr="00532322">
        <w:rPr>
          <w:rFonts w:asciiTheme="majorHAnsi" w:hAnsiTheme="majorHAnsi"/>
        </w:rPr>
        <w:t xml:space="preserve">there is less variation in </w:t>
      </w:r>
      <w:commentRangeStart w:id="119"/>
      <w:commentRangeStart w:id="120"/>
      <w:r w:rsidR="00EA7E5C" w:rsidRPr="00532322">
        <w:rPr>
          <w:rFonts w:asciiTheme="majorHAnsi" w:hAnsiTheme="majorHAnsi"/>
        </w:rPr>
        <w:t xml:space="preserve">temperate </w:t>
      </w:r>
      <w:commentRangeEnd w:id="119"/>
      <w:r w:rsidR="0063012B" w:rsidRPr="00532322">
        <w:rPr>
          <w:rStyle w:val="CommentReference"/>
          <w:rFonts w:asciiTheme="majorHAnsi" w:hAnsiTheme="majorHAnsi"/>
        </w:rPr>
        <w:commentReference w:id="119"/>
      </w:r>
      <w:commentRangeEnd w:id="120"/>
      <w:r w:rsidR="002823AD" w:rsidRPr="00532322">
        <w:rPr>
          <w:rStyle w:val="CommentReference"/>
          <w:rFonts w:asciiTheme="majorHAnsi" w:hAnsiTheme="majorHAnsi"/>
        </w:rPr>
        <w:commentReference w:id="120"/>
      </w:r>
      <w:r w:rsidR="00EA7E5C" w:rsidRPr="00532322">
        <w:rPr>
          <w:rFonts w:asciiTheme="majorHAnsi" w:hAnsiTheme="majorHAnsi"/>
        </w:rPr>
        <w:t xml:space="preserve">regions </w:t>
      </w:r>
      <w:r w:rsidR="00EA7E5C" w:rsidRPr="00532322">
        <w:rPr>
          <w:rFonts w:asciiTheme="majorHAnsi" w:hAnsiTheme="majorHAnsi"/>
          <w:highlight w:val="yellow"/>
        </w:rPr>
        <w:t>(</w:t>
      </w:r>
      <w:commentRangeStart w:id="121"/>
      <w:r w:rsidR="00EA7E5C" w:rsidRPr="00532322">
        <w:rPr>
          <w:rFonts w:asciiTheme="majorHAnsi" w:hAnsiTheme="majorHAnsi"/>
          <w:highlight w:val="yellow"/>
        </w:rPr>
        <w:t>agree?)</w:t>
      </w:r>
      <w:r w:rsidR="007D3E68" w:rsidRPr="00532322">
        <w:rPr>
          <w:rFonts w:asciiTheme="majorHAnsi" w:hAnsiTheme="majorHAnsi"/>
          <w:highlight w:val="yellow"/>
        </w:rPr>
        <w:t xml:space="preserve">.  </w:t>
      </w:r>
      <w:r w:rsidR="001B3267" w:rsidRPr="00532322">
        <w:rPr>
          <w:rFonts w:asciiTheme="majorHAnsi" w:hAnsiTheme="majorHAnsi"/>
        </w:rPr>
        <w:t xml:space="preserve">Grasslands in these regions may, for example, be more strongly dominated by perennial species. </w:t>
      </w:r>
      <w:commentRangeEnd w:id="121"/>
      <w:r w:rsidR="00AA30EC" w:rsidRPr="00532322">
        <w:rPr>
          <w:rStyle w:val="CommentReference"/>
          <w:rFonts w:asciiTheme="majorHAnsi" w:hAnsiTheme="majorHAnsi"/>
        </w:rPr>
        <w:commentReference w:id="121"/>
      </w:r>
      <w:r w:rsidR="001B3267" w:rsidRPr="00532322">
        <w:rPr>
          <w:rFonts w:asciiTheme="majorHAnsi" w:hAnsiTheme="majorHAnsi"/>
        </w:rPr>
        <w:t xml:space="preserve"> </w:t>
      </w:r>
      <w:r w:rsidR="007437DC" w:rsidRPr="00532322">
        <w:rPr>
          <w:rFonts w:asciiTheme="majorHAnsi" w:hAnsiTheme="majorHAnsi"/>
        </w:rPr>
        <w:t>Conversely, mean annual precipitation</w:t>
      </w:r>
      <w:r w:rsidR="001B3267" w:rsidRPr="00532322">
        <w:rPr>
          <w:rFonts w:asciiTheme="majorHAnsi" w:hAnsiTheme="majorHAnsi"/>
        </w:rPr>
        <w:t xml:space="preserve"> </w:t>
      </w:r>
      <w:r w:rsidR="0058005E" w:rsidRPr="00532322">
        <w:rPr>
          <w:rFonts w:asciiTheme="majorHAnsi" w:hAnsiTheme="majorHAnsi"/>
        </w:rPr>
        <w:t xml:space="preserve">was predictive for abundance-based metrics: wetter sites experienced less abundance-based </w:t>
      </w:r>
      <w:r w:rsidR="007437DC" w:rsidRPr="00532322">
        <w:rPr>
          <w:rFonts w:asciiTheme="majorHAnsi" w:hAnsiTheme="majorHAnsi"/>
        </w:rPr>
        <w:t>(Bray-Curtis) dissimilarity</w:t>
      </w:r>
      <w:r w:rsidR="000E318F" w:rsidRPr="00532322">
        <w:rPr>
          <w:rFonts w:asciiTheme="majorHAnsi" w:hAnsiTheme="majorHAnsi"/>
        </w:rPr>
        <w:t xml:space="preserve">, </w:t>
      </w:r>
      <w:r w:rsidR="0058005E" w:rsidRPr="00532322">
        <w:rPr>
          <w:rFonts w:asciiTheme="majorHAnsi" w:hAnsiTheme="majorHAnsi"/>
        </w:rPr>
        <w:t xml:space="preserve">and </w:t>
      </w:r>
      <w:r w:rsidR="000E318F" w:rsidRPr="00532322">
        <w:rPr>
          <w:rFonts w:asciiTheme="majorHAnsi" w:hAnsiTheme="majorHAnsi"/>
        </w:rPr>
        <w:t xml:space="preserve">more of the compositional change was due to </w:t>
      </w:r>
      <w:r w:rsidR="007437DC" w:rsidRPr="00532322">
        <w:rPr>
          <w:rFonts w:asciiTheme="majorHAnsi" w:hAnsiTheme="majorHAnsi"/>
        </w:rPr>
        <w:t>b</w:t>
      </w:r>
      <w:r w:rsidR="000E318F" w:rsidRPr="00532322">
        <w:rPr>
          <w:rFonts w:asciiTheme="majorHAnsi" w:hAnsiTheme="majorHAnsi"/>
        </w:rPr>
        <w:t>alanced variation in abundance</w:t>
      </w:r>
      <w:r w:rsidR="00D6102F" w:rsidRPr="00532322">
        <w:rPr>
          <w:rFonts w:asciiTheme="majorHAnsi" w:hAnsiTheme="majorHAnsi"/>
        </w:rPr>
        <w:t xml:space="preserve"> </w:t>
      </w:r>
      <w:r w:rsidR="0058005E" w:rsidRPr="00532322">
        <w:rPr>
          <w:rFonts w:asciiTheme="majorHAnsi" w:hAnsiTheme="majorHAnsi"/>
        </w:rPr>
        <w:t xml:space="preserve">whereas </w:t>
      </w:r>
      <w:r w:rsidR="00D6102F" w:rsidRPr="00532322">
        <w:rPr>
          <w:rFonts w:asciiTheme="majorHAnsi" w:hAnsiTheme="majorHAnsi"/>
        </w:rPr>
        <w:t>drier sites experienced a higher amount of broad</w:t>
      </w:r>
      <w:r w:rsidR="002F4964" w:rsidRPr="00532322">
        <w:rPr>
          <w:rFonts w:asciiTheme="majorHAnsi" w:hAnsiTheme="majorHAnsi"/>
        </w:rPr>
        <w:t xml:space="preserve"> taxa abundance</w:t>
      </w:r>
      <w:r w:rsidR="00D6102F" w:rsidRPr="00532322">
        <w:rPr>
          <w:rFonts w:asciiTheme="majorHAnsi" w:hAnsiTheme="majorHAnsi"/>
        </w:rPr>
        <w:t xml:space="preserve"> gains and losses (abundance gradients)</w:t>
      </w:r>
      <w:r w:rsidR="000E318F" w:rsidRPr="00532322">
        <w:rPr>
          <w:rFonts w:asciiTheme="majorHAnsi" w:hAnsiTheme="majorHAnsi"/>
        </w:rPr>
        <w:t>.</w:t>
      </w:r>
    </w:p>
    <w:p w14:paraId="108C2BEF" w14:textId="4C31F915" w:rsidR="000E318F" w:rsidRPr="00532322" w:rsidRDefault="00591A1E" w:rsidP="00532322">
      <w:pPr>
        <w:spacing w:after="120"/>
        <w:rPr>
          <w:rFonts w:asciiTheme="majorHAnsi" w:hAnsiTheme="majorHAnsi"/>
        </w:rPr>
      </w:pPr>
      <w:r w:rsidRPr="00532322">
        <w:rPr>
          <w:rFonts w:asciiTheme="majorHAnsi" w:hAnsiTheme="majorHAnsi"/>
        </w:rPr>
        <w:t xml:space="preserve">Nitrogen deposition is positively correlated with aboveground net primary productivity (Stevens et al. 2015) yet we found that it had no effect on any measure of compositional variation, suggesting that while nitrogen affects plant </w:t>
      </w:r>
      <w:commentRangeStart w:id="122"/>
      <w:r w:rsidRPr="00532322">
        <w:rPr>
          <w:rFonts w:asciiTheme="majorHAnsi" w:hAnsiTheme="majorHAnsi"/>
        </w:rPr>
        <w:t>growth</w:t>
      </w:r>
      <w:r w:rsidR="00785E35" w:rsidRPr="00532322">
        <w:rPr>
          <w:rFonts w:asciiTheme="majorHAnsi" w:hAnsiTheme="majorHAnsi"/>
        </w:rPr>
        <w:t>,</w:t>
      </w:r>
      <w:r w:rsidRPr="00532322">
        <w:rPr>
          <w:rFonts w:asciiTheme="majorHAnsi" w:hAnsiTheme="majorHAnsi"/>
        </w:rPr>
        <w:t xml:space="preserve"> </w:t>
      </w:r>
      <w:commentRangeEnd w:id="122"/>
      <w:r w:rsidR="00785E35" w:rsidRPr="00532322">
        <w:rPr>
          <w:rStyle w:val="CommentReference"/>
          <w:rFonts w:asciiTheme="majorHAnsi" w:hAnsiTheme="majorHAnsi"/>
        </w:rPr>
        <w:commentReference w:id="122"/>
      </w:r>
      <w:r w:rsidRPr="00532322">
        <w:rPr>
          <w:rFonts w:asciiTheme="majorHAnsi" w:hAnsiTheme="majorHAnsi"/>
        </w:rPr>
        <w:t xml:space="preserve">it </w:t>
      </w:r>
      <w:r w:rsidR="002F4964" w:rsidRPr="00532322">
        <w:rPr>
          <w:rFonts w:asciiTheme="majorHAnsi" w:hAnsiTheme="majorHAnsi"/>
        </w:rPr>
        <w:t xml:space="preserve">may </w:t>
      </w:r>
      <w:r w:rsidRPr="00532322">
        <w:rPr>
          <w:rFonts w:asciiTheme="majorHAnsi" w:hAnsiTheme="majorHAnsi"/>
        </w:rPr>
        <w:t>not affect the recruitment or loss of species from the community.</w:t>
      </w:r>
      <w:r w:rsidR="000E318F" w:rsidRPr="00532322">
        <w:rPr>
          <w:rFonts w:asciiTheme="majorHAnsi" w:hAnsiTheme="majorHAnsi"/>
        </w:rPr>
        <w:t xml:space="preserve">  However, </w:t>
      </w:r>
      <w:r w:rsidR="0058005E" w:rsidRPr="00532322">
        <w:rPr>
          <w:rFonts w:asciiTheme="majorHAnsi" w:hAnsiTheme="majorHAnsi"/>
        </w:rPr>
        <w:t xml:space="preserve">global </w:t>
      </w:r>
      <w:r w:rsidR="000E318F" w:rsidRPr="00532322">
        <w:rPr>
          <w:rFonts w:asciiTheme="majorHAnsi" w:hAnsiTheme="majorHAnsi"/>
        </w:rPr>
        <w:t xml:space="preserve">estimates of nitrogen deposition are </w:t>
      </w:r>
      <w:r w:rsidR="0058005E" w:rsidRPr="00532322">
        <w:rPr>
          <w:rFonts w:asciiTheme="majorHAnsi" w:hAnsiTheme="majorHAnsi"/>
        </w:rPr>
        <w:t>not easily</w:t>
      </w:r>
      <w:r w:rsidR="000E318F" w:rsidRPr="00532322">
        <w:rPr>
          <w:rFonts w:asciiTheme="majorHAnsi" w:hAnsiTheme="majorHAnsi"/>
        </w:rPr>
        <w:t xml:space="preserve"> down-scale</w:t>
      </w:r>
      <w:r w:rsidR="0058005E" w:rsidRPr="00532322">
        <w:rPr>
          <w:rFonts w:asciiTheme="majorHAnsi" w:hAnsiTheme="majorHAnsi"/>
        </w:rPr>
        <w:t>d</w:t>
      </w:r>
      <w:r w:rsidR="000E318F" w:rsidRPr="00532322">
        <w:rPr>
          <w:rFonts w:asciiTheme="majorHAnsi" w:hAnsiTheme="majorHAnsi"/>
        </w:rPr>
        <w:t xml:space="preserve"> to accurately reflect site conditions.</w:t>
      </w:r>
    </w:p>
    <w:p w14:paraId="2032BBF0" w14:textId="77777777" w:rsidR="00DD2CF7" w:rsidRPr="00532322" w:rsidRDefault="00DD2CF7" w:rsidP="00532322">
      <w:pPr>
        <w:spacing w:after="120"/>
        <w:rPr>
          <w:rFonts w:asciiTheme="majorHAnsi" w:hAnsiTheme="majorHAnsi"/>
        </w:rPr>
      </w:pPr>
    </w:p>
    <w:p w14:paraId="0ED3B408" w14:textId="6F4DD9F0" w:rsidR="008C7E98" w:rsidRPr="006826A2" w:rsidRDefault="008C7E98" w:rsidP="00532322">
      <w:pPr>
        <w:pStyle w:val="Heading2"/>
        <w:spacing w:after="120"/>
        <w:rPr>
          <w:rFonts w:cs="Times New Roman"/>
        </w:rPr>
      </w:pPr>
      <w:r w:rsidRPr="00184C3A">
        <w:rPr>
          <w:rFonts w:cs="Times New Roman"/>
        </w:rPr>
        <w:lastRenderedPageBreak/>
        <w:t xml:space="preserve">Monitoring and </w:t>
      </w:r>
      <w:r w:rsidR="003065AA" w:rsidRPr="00184C3A">
        <w:rPr>
          <w:rFonts w:cs="Times New Roman"/>
        </w:rPr>
        <w:t>M</w:t>
      </w:r>
      <w:r w:rsidRPr="00E51178">
        <w:rPr>
          <w:rFonts w:cs="Times New Roman"/>
        </w:rPr>
        <w:t xml:space="preserve">anagement </w:t>
      </w:r>
      <w:r w:rsidR="003E5CCB" w:rsidRPr="00E51178">
        <w:rPr>
          <w:rFonts w:cs="Times New Roman"/>
        </w:rPr>
        <w:t>Im</w:t>
      </w:r>
      <w:r w:rsidRPr="006826A2">
        <w:rPr>
          <w:rFonts w:cs="Times New Roman"/>
        </w:rPr>
        <w:t>plications</w:t>
      </w:r>
    </w:p>
    <w:p w14:paraId="22E6CBF3" w14:textId="12890AB9" w:rsidR="00DF130D" w:rsidRPr="00532322" w:rsidRDefault="008C7E98" w:rsidP="00532322">
      <w:pPr>
        <w:spacing w:after="120"/>
        <w:rPr>
          <w:rFonts w:asciiTheme="majorHAnsi" w:hAnsiTheme="majorHAnsi"/>
        </w:rPr>
      </w:pPr>
      <w:r w:rsidRPr="00532322">
        <w:rPr>
          <w:rFonts w:asciiTheme="majorHAnsi" w:hAnsiTheme="majorHAnsi"/>
        </w:rPr>
        <w:t xml:space="preserve">The results of this study have implications for </w:t>
      </w:r>
      <w:r w:rsidR="00B77939" w:rsidRPr="00532322">
        <w:rPr>
          <w:rFonts w:asciiTheme="majorHAnsi" w:hAnsiTheme="majorHAnsi"/>
        </w:rPr>
        <w:t xml:space="preserve">monitoring programs and for our </w:t>
      </w:r>
      <w:r w:rsidRPr="00532322">
        <w:rPr>
          <w:rFonts w:asciiTheme="majorHAnsi" w:hAnsiTheme="majorHAnsi"/>
        </w:rPr>
        <w:t>ability to detect effects of management actions.</w:t>
      </w:r>
      <w:r w:rsidR="005674F2" w:rsidRPr="00532322">
        <w:rPr>
          <w:rFonts w:asciiTheme="majorHAnsi" w:hAnsiTheme="majorHAnsi"/>
        </w:rPr>
        <w:t xml:space="preserve"> </w:t>
      </w:r>
    </w:p>
    <w:p w14:paraId="39C25DF8" w14:textId="055B06D0" w:rsidR="00DF130D" w:rsidRPr="00532322" w:rsidRDefault="000B009A" w:rsidP="00532322">
      <w:pPr>
        <w:spacing w:after="120"/>
        <w:rPr>
          <w:rFonts w:asciiTheme="majorHAnsi" w:hAnsiTheme="majorHAnsi"/>
        </w:rPr>
      </w:pPr>
      <w:commentRangeStart w:id="123"/>
      <w:r w:rsidRPr="00532322">
        <w:rPr>
          <w:rFonts w:asciiTheme="majorHAnsi" w:hAnsiTheme="majorHAnsi"/>
          <w:i/>
        </w:rPr>
        <w:t>Monitoring</w:t>
      </w:r>
      <w:commentRangeStart w:id="124"/>
      <w:r w:rsidRPr="00532322">
        <w:rPr>
          <w:rFonts w:asciiTheme="majorHAnsi" w:hAnsiTheme="majorHAnsi"/>
        </w:rPr>
        <w:t>:</w:t>
      </w:r>
      <w:commentRangeEnd w:id="124"/>
      <w:r w:rsidR="002F4964" w:rsidRPr="00532322">
        <w:rPr>
          <w:rStyle w:val="CommentReference"/>
          <w:rFonts w:asciiTheme="majorHAnsi" w:hAnsiTheme="majorHAnsi"/>
        </w:rPr>
        <w:commentReference w:id="124"/>
      </w:r>
      <w:r w:rsidR="005674F2" w:rsidRPr="00532322">
        <w:rPr>
          <w:rFonts w:asciiTheme="majorHAnsi" w:hAnsiTheme="majorHAnsi"/>
        </w:rPr>
        <w:t xml:space="preserve"> </w:t>
      </w:r>
      <w:commentRangeEnd w:id="123"/>
      <w:r w:rsidR="006F3347" w:rsidRPr="00532322">
        <w:rPr>
          <w:rStyle w:val="CommentReference"/>
          <w:rFonts w:asciiTheme="majorHAnsi" w:hAnsiTheme="majorHAnsi"/>
        </w:rPr>
        <w:commentReference w:id="123"/>
      </w:r>
      <w:r w:rsidR="00DF130D" w:rsidRPr="00532322">
        <w:rPr>
          <w:rFonts w:asciiTheme="majorHAnsi" w:hAnsiTheme="majorHAnsi"/>
        </w:rPr>
        <w:t xml:space="preserve">There is a </w:t>
      </w:r>
      <w:r w:rsidR="00DF130D" w:rsidRPr="00532322">
        <w:rPr>
          <w:rFonts w:asciiTheme="majorHAnsi" w:hAnsiTheme="majorHAnsi"/>
          <w:lang w:bidi="en-US"/>
        </w:rPr>
        <w:t>growing global collective of ecosystem observatories (</w:t>
      </w:r>
      <w:commentRangeStart w:id="125"/>
      <w:r w:rsidR="00DF130D" w:rsidRPr="00532322">
        <w:rPr>
          <w:rFonts w:asciiTheme="majorHAnsi" w:hAnsiTheme="majorHAnsi"/>
          <w:lang w:bidi="en-US"/>
        </w:rPr>
        <w:t>NEON</w:t>
      </w:r>
      <w:commentRangeEnd w:id="125"/>
      <w:r w:rsidR="0063012B" w:rsidRPr="00532322">
        <w:rPr>
          <w:rStyle w:val="CommentReference"/>
          <w:rFonts w:asciiTheme="majorHAnsi" w:hAnsiTheme="majorHAnsi"/>
        </w:rPr>
        <w:commentReference w:id="125"/>
      </w:r>
      <w:r w:rsidR="00DF130D" w:rsidRPr="00532322">
        <w:rPr>
          <w:rFonts w:asciiTheme="majorHAnsi" w:hAnsiTheme="majorHAnsi"/>
          <w:lang w:bidi="en-US"/>
        </w:rPr>
        <w:t>, TERN, SAEON</w:t>
      </w:r>
      <w:r w:rsidR="007F3EB4" w:rsidRPr="00532322">
        <w:rPr>
          <w:rFonts w:asciiTheme="majorHAnsi" w:hAnsiTheme="majorHAnsi"/>
          <w:lang w:bidi="en-US"/>
        </w:rPr>
        <w:t>,</w:t>
      </w:r>
      <w:r w:rsidR="00DF130D" w:rsidRPr="00532322">
        <w:rPr>
          <w:rFonts w:asciiTheme="majorHAnsi" w:hAnsiTheme="majorHAnsi"/>
          <w:lang w:bidi="en-US"/>
        </w:rPr>
        <w:t xml:space="preserve"> etc</w:t>
      </w:r>
      <w:r w:rsidR="007F3EB4" w:rsidRPr="00532322">
        <w:rPr>
          <w:rFonts w:asciiTheme="majorHAnsi" w:hAnsiTheme="majorHAnsi"/>
          <w:lang w:bidi="en-US"/>
        </w:rPr>
        <w:t>.</w:t>
      </w:r>
      <w:r w:rsidR="00DF130D" w:rsidRPr="00532322">
        <w:rPr>
          <w:rFonts w:asciiTheme="majorHAnsi" w:hAnsiTheme="majorHAnsi"/>
          <w:lang w:bidi="en-US"/>
        </w:rPr>
        <w:t>), and these observatories require efficient programs to detect ecological change</w:t>
      </w:r>
      <w:r w:rsidR="00ED4BA2" w:rsidRPr="00532322">
        <w:rPr>
          <w:rFonts w:asciiTheme="majorHAnsi" w:hAnsiTheme="majorHAnsi"/>
          <w:lang w:bidi="en-US"/>
        </w:rPr>
        <w:t>s</w:t>
      </w:r>
      <w:r w:rsidR="00DF130D" w:rsidRPr="00532322">
        <w:rPr>
          <w:rFonts w:asciiTheme="majorHAnsi" w:hAnsiTheme="majorHAnsi"/>
          <w:lang w:bidi="en-US"/>
        </w:rPr>
        <w:t>, including for biodiversity</w:t>
      </w:r>
      <w:r w:rsidR="00ED4BA2" w:rsidRPr="00532322">
        <w:rPr>
          <w:rFonts w:asciiTheme="majorHAnsi" w:hAnsiTheme="majorHAnsi"/>
          <w:lang w:bidi="en-US"/>
        </w:rPr>
        <w:t>, across wide ecological gradients</w:t>
      </w:r>
      <w:r w:rsidR="00DF130D" w:rsidRPr="00532322">
        <w:rPr>
          <w:rFonts w:asciiTheme="majorHAnsi" w:hAnsiTheme="majorHAnsi"/>
          <w:lang w:bidi="en-US"/>
        </w:rPr>
        <w:t>.</w:t>
      </w:r>
      <w:r w:rsidR="005674F2" w:rsidRPr="00532322">
        <w:rPr>
          <w:rFonts w:asciiTheme="majorHAnsi" w:hAnsiTheme="majorHAnsi"/>
          <w:lang w:bidi="en-US"/>
        </w:rPr>
        <w:t xml:space="preserve"> </w:t>
      </w:r>
      <w:r w:rsidR="007F3EB4" w:rsidRPr="00532322">
        <w:rPr>
          <w:rFonts w:asciiTheme="majorHAnsi" w:hAnsiTheme="majorHAnsi"/>
          <w:lang w:bidi="en-US"/>
        </w:rPr>
        <w:t xml:space="preserve">Monitoring programs often are pressured to collect data more efficiently, often by simplifying the type of data that is collected. </w:t>
      </w:r>
      <w:commentRangeStart w:id="126"/>
      <w:r w:rsidR="00DF130D" w:rsidRPr="00532322">
        <w:rPr>
          <w:rFonts w:asciiTheme="majorHAnsi" w:hAnsiTheme="majorHAnsi"/>
          <w:lang w:bidi="en-US"/>
        </w:rPr>
        <w:t>We urge that ecological monito</w:t>
      </w:r>
      <w:r w:rsidR="00DF130D" w:rsidRPr="00532322">
        <w:rPr>
          <w:rFonts w:asciiTheme="majorHAnsi" w:hAnsiTheme="majorHAnsi"/>
        </w:rPr>
        <w:t xml:space="preserve">ring programs </w:t>
      </w:r>
      <w:r w:rsidR="00186608" w:rsidRPr="00532322">
        <w:rPr>
          <w:rFonts w:asciiTheme="majorHAnsi" w:hAnsiTheme="majorHAnsi"/>
        </w:rPr>
        <w:t>collect species-specific abundance data as this maintain</w:t>
      </w:r>
      <w:r w:rsidR="007F3EB4" w:rsidRPr="00532322">
        <w:rPr>
          <w:rFonts w:asciiTheme="majorHAnsi" w:hAnsiTheme="majorHAnsi"/>
        </w:rPr>
        <w:t>s</w:t>
      </w:r>
      <w:r w:rsidR="00186608" w:rsidRPr="00532322">
        <w:rPr>
          <w:rFonts w:asciiTheme="majorHAnsi" w:hAnsiTheme="majorHAnsi"/>
        </w:rPr>
        <w:t xml:space="preserve"> </w:t>
      </w:r>
      <w:r w:rsidR="007F3EB4" w:rsidRPr="00532322">
        <w:rPr>
          <w:rFonts w:asciiTheme="majorHAnsi" w:hAnsiTheme="majorHAnsi"/>
        </w:rPr>
        <w:t xml:space="preserve">the </w:t>
      </w:r>
      <w:r w:rsidR="00186608" w:rsidRPr="00532322">
        <w:rPr>
          <w:rFonts w:asciiTheme="majorHAnsi" w:hAnsiTheme="majorHAnsi"/>
        </w:rPr>
        <w:t>option</w:t>
      </w:r>
      <w:r w:rsidR="007F3EB4" w:rsidRPr="00532322">
        <w:rPr>
          <w:rFonts w:asciiTheme="majorHAnsi" w:hAnsiTheme="majorHAnsi"/>
        </w:rPr>
        <w:t xml:space="preserve"> to understand multiple facets of </w:t>
      </w:r>
      <w:r w:rsidR="00186608" w:rsidRPr="00532322">
        <w:rPr>
          <w:rFonts w:asciiTheme="majorHAnsi" w:hAnsiTheme="majorHAnsi"/>
        </w:rPr>
        <w:t>composition</w:t>
      </w:r>
      <w:commentRangeEnd w:id="126"/>
      <w:r w:rsidR="00CB395F" w:rsidRPr="00532322">
        <w:rPr>
          <w:rStyle w:val="CommentReference"/>
          <w:rFonts w:asciiTheme="majorHAnsi" w:hAnsiTheme="majorHAnsi"/>
        </w:rPr>
        <w:commentReference w:id="126"/>
      </w:r>
      <w:r w:rsidR="00186608" w:rsidRPr="00532322">
        <w:rPr>
          <w:rFonts w:asciiTheme="majorHAnsi" w:hAnsiTheme="majorHAnsi"/>
        </w:rPr>
        <w:t>.</w:t>
      </w:r>
      <w:r w:rsidR="005674F2" w:rsidRPr="00532322">
        <w:rPr>
          <w:rFonts w:asciiTheme="majorHAnsi" w:hAnsiTheme="majorHAnsi"/>
        </w:rPr>
        <w:t xml:space="preserve"> </w:t>
      </w:r>
      <w:r w:rsidR="00186608" w:rsidRPr="00532322">
        <w:rPr>
          <w:rFonts w:asciiTheme="majorHAnsi" w:hAnsiTheme="majorHAnsi"/>
        </w:rPr>
        <w:t xml:space="preserve">For example, abundance data can be converted to presence-absence data during analysis, but not </w:t>
      </w:r>
      <w:r w:rsidR="00186608" w:rsidRPr="00532322">
        <w:rPr>
          <w:rFonts w:asciiTheme="majorHAnsi" w:hAnsiTheme="majorHAnsi"/>
          <w:i/>
        </w:rPr>
        <w:t>vice versa</w:t>
      </w:r>
      <w:r w:rsidR="00186608" w:rsidRPr="00532322">
        <w:rPr>
          <w:rFonts w:asciiTheme="majorHAnsi" w:hAnsiTheme="majorHAnsi"/>
        </w:rPr>
        <w:t>.</w:t>
      </w:r>
      <w:r w:rsidR="005674F2" w:rsidRPr="00532322">
        <w:rPr>
          <w:rFonts w:asciiTheme="majorHAnsi" w:hAnsiTheme="majorHAnsi"/>
        </w:rPr>
        <w:t xml:space="preserve"> </w:t>
      </w:r>
      <w:r w:rsidR="00186608" w:rsidRPr="00532322">
        <w:rPr>
          <w:rFonts w:asciiTheme="majorHAnsi" w:hAnsiTheme="majorHAnsi"/>
        </w:rPr>
        <w:t xml:space="preserve">During analysis, we encourage researchers to </w:t>
      </w:r>
      <w:r w:rsidR="00DF130D" w:rsidRPr="00532322">
        <w:rPr>
          <w:rFonts w:asciiTheme="majorHAnsi" w:hAnsiTheme="majorHAnsi"/>
        </w:rPr>
        <w:t>intentionally include multiple metrics to assess different aspects of compositional variation.</w:t>
      </w:r>
    </w:p>
    <w:p w14:paraId="6FB3439C" w14:textId="18B17A02" w:rsidR="00B77939" w:rsidRPr="00532322" w:rsidRDefault="00B77939" w:rsidP="00532322">
      <w:pPr>
        <w:spacing w:after="120"/>
        <w:rPr>
          <w:rFonts w:asciiTheme="majorHAnsi" w:hAnsiTheme="majorHAnsi"/>
        </w:rPr>
      </w:pPr>
      <w:r w:rsidRPr="00532322">
        <w:rPr>
          <w:rFonts w:asciiTheme="majorHAnsi" w:hAnsiTheme="majorHAnsi"/>
        </w:rPr>
        <w:t>The considerable variation in composition among grasslands</w:t>
      </w:r>
      <w:r w:rsidR="009A3B8A" w:rsidRPr="00532322">
        <w:rPr>
          <w:rFonts w:asciiTheme="majorHAnsi" w:hAnsiTheme="majorHAnsi"/>
        </w:rPr>
        <w:t>—</w:t>
      </w:r>
      <w:r w:rsidRPr="00532322">
        <w:rPr>
          <w:rFonts w:asciiTheme="majorHAnsi" w:hAnsiTheme="majorHAnsi"/>
        </w:rPr>
        <w:t>both overall and in terms of how it was partitioned among sources</w:t>
      </w:r>
      <w:r w:rsidR="009A3B8A" w:rsidRPr="00532322">
        <w:rPr>
          <w:rFonts w:asciiTheme="majorHAnsi" w:hAnsiTheme="majorHAnsi"/>
        </w:rPr>
        <w:t>—</w:t>
      </w:r>
      <w:r w:rsidRPr="00532322">
        <w:rPr>
          <w:rFonts w:asciiTheme="majorHAnsi" w:hAnsiTheme="majorHAnsi"/>
        </w:rPr>
        <w:t xml:space="preserve">was striking given our methodological efforts to reduce it: </w:t>
      </w:r>
      <w:proofErr w:type="spellStart"/>
      <w:r w:rsidRPr="00532322">
        <w:rPr>
          <w:rFonts w:asciiTheme="majorHAnsi" w:hAnsiTheme="majorHAnsi"/>
        </w:rPr>
        <w:t>subsetting</w:t>
      </w:r>
      <w:proofErr w:type="spellEnd"/>
      <w:r w:rsidRPr="00532322">
        <w:rPr>
          <w:rFonts w:asciiTheme="majorHAnsi" w:hAnsiTheme="majorHAnsi"/>
        </w:rPr>
        <w:t xml:space="preserve"> the data so that all sites had an identical analytical structure, and reviewing taxonomic assignments within every site for ‘spurious’ compositional changes over time.</w:t>
      </w:r>
      <w:r w:rsidR="005674F2" w:rsidRPr="00532322">
        <w:rPr>
          <w:rFonts w:asciiTheme="majorHAnsi" w:hAnsiTheme="majorHAnsi"/>
        </w:rPr>
        <w:t xml:space="preserve"> </w:t>
      </w:r>
      <w:r w:rsidRPr="00532322">
        <w:rPr>
          <w:rFonts w:asciiTheme="majorHAnsi" w:hAnsiTheme="majorHAnsi"/>
        </w:rPr>
        <w:t>Our results suggest that studies in which spatial or temporal aspects of the design differ among sites should verify whether these differences affect the conclusions.</w:t>
      </w:r>
      <w:r w:rsidR="005674F2" w:rsidRPr="00532322">
        <w:rPr>
          <w:rFonts w:asciiTheme="majorHAnsi" w:hAnsiTheme="majorHAnsi"/>
        </w:rPr>
        <w:t xml:space="preserve"> </w:t>
      </w:r>
      <w:r w:rsidR="00186608" w:rsidRPr="00532322">
        <w:rPr>
          <w:rFonts w:asciiTheme="majorHAnsi" w:hAnsiTheme="majorHAnsi"/>
        </w:rPr>
        <w:t>A consistent sampling design is always an asset.</w:t>
      </w:r>
    </w:p>
    <w:p w14:paraId="023E862C" w14:textId="27A19D09" w:rsidR="00186608" w:rsidRPr="00532322" w:rsidRDefault="00A5643B" w:rsidP="00532322">
      <w:pPr>
        <w:spacing w:after="120"/>
        <w:rPr>
          <w:rFonts w:asciiTheme="majorHAnsi" w:hAnsiTheme="majorHAnsi"/>
        </w:rPr>
      </w:pPr>
      <w:r w:rsidRPr="00532322">
        <w:rPr>
          <w:rFonts w:asciiTheme="majorHAnsi" w:hAnsiTheme="majorHAnsi"/>
        </w:rPr>
        <w:t>The lower dissimilarity values in control plots over time highlights the value of repeat measurements of permanent plots.</w:t>
      </w:r>
      <w:r w:rsidR="005674F2" w:rsidRPr="00532322">
        <w:rPr>
          <w:rFonts w:asciiTheme="majorHAnsi" w:hAnsiTheme="majorHAnsi"/>
        </w:rPr>
        <w:t xml:space="preserve"> </w:t>
      </w:r>
      <w:r w:rsidRPr="00532322">
        <w:rPr>
          <w:rFonts w:asciiTheme="majorHAnsi" w:hAnsiTheme="majorHAnsi"/>
        </w:rPr>
        <w:t xml:space="preserve">However, our results also clearly demonstrate that </w:t>
      </w:r>
      <w:r w:rsidR="007F3EB4" w:rsidRPr="00532322">
        <w:rPr>
          <w:rFonts w:asciiTheme="majorHAnsi" w:hAnsiTheme="majorHAnsi"/>
        </w:rPr>
        <w:t xml:space="preserve">even </w:t>
      </w:r>
      <w:r w:rsidRPr="00532322">
        <w:rPr>
          <w:rFonts w:asciiTheme="majorHAnsi" w:hAnsiTheme="majorHAnsi"/>
        </w:rPr>
        <w:t>control plots change considerably and rapidly.</w:t>
      </w:r>
      <w:r w:rsidR="005674F2" w:rsidRPr="00532322">
        <w:rPr>
          <w:rFonts w:asciiTheme="majorHAnsi" w:hAnsiTheme="majorHAnsi"/>
        </w:rPr>
        <w:t xml:space="preserve"> </w:t>
      </w:r>
      <w:r w:rsidRPr="00532322">
        <w:rPr>
          <w:rFonts w:asciiTheme="majorHAnsi" w:hAnsiTheme="majorHAnsi"/>
        </w:rPr>
        <w:t>This highlights the value of BACI designs for monitoring programs (</w:t>
      </w:r>
      <w:r w:rsidRPr="00532322">
        <w:rPr>
          <w:rFonts w:asciiTheme="majorHAnsi" w:hAnsiTheme="majorHAnsi"/>
          <w:highlight w:val="yellow"/>
        </w:rPr>
        <w:t>ref</w:t>
      </w:r>
      <w:r w:rsidRPr="00532322">
        <w:rPr>
          <w:rFonts w:asciiTheme="majorHAnsi" w:hAnsiTheme="majorHAnsi"/>
        </w:rPr>
        <w:t>), so that planned comparisons can be made with both control and pretreatment conditions.</w:t>
      </w:r>
      <w:r w:rsidR="00D863A1" w:rsidRPr="00532322">
        <w:rPr>
          <w:rFonts w:asciiTheme="majorHAnsi" w:hAnsiTheme="majorHAnsi"/>
        </w:rPr>
        <w:t xml:space="preserve"> </w:t>
      </w:r>
      <w:r w:rsidR="00186608" w:rsidRPr="00532322">
        <w:rPr>
          <w:rFonts w:asciiTheme="majorHAnsi" w:hAnsiTheme="majorHAnsi"/>
        </w:rPr>
        <w:t>As these grasslands continue to be monitored, future investigations could assess whether the results of this study can predict future dynamics.</w:t>
      </w:r>
      <w:r w:rsidR="005674F2" w:rsidRPr="00532322">
        <w:rPr>
          <w:rFonts w:asciiTheme="majorHAnsi" w:hAnsiTheme="majorHAnsi"/>
        </w:rPr>
        <w:t xml:space="preserve"> </w:t>
      </w:r>
      <w:r w:rsidR="00186608" w:rsidRPr="00532322">
        <w:rPr>
          <w:rFonts w:asciiTheme="majorHAnsi" w:hAnsiTheme="majorHAnsi"/>
        </w:rPr>
        <w:t xml:space="preserve">For example, will sites </w:t>
      </w:r>
      <w:r w:rsidR="0058005E" w:rsidRPr="00532322">
        <w:rPr>
          <w:rFonts w:asciiTheme="majorHAnsi" w:hAnsiTheme="majorHAnsi"/>
        </w:rPr>
        <w:t>with</w:t>
      </w:r>
      <w:r w:rsidR="00186608" w:rsidRPr="00532322">
        <w:rPr>
          <w:rFonts w:asciiTheme="majorHAnsi" w:hAnsiTheme="majorHAnsi"/>
        </w:rPr>
        <w:t xml:space="preserve"> similar patterns of compositional partitioning </w:t>
      </w:r>
      <w:r w:rsidR="0058005E" w:rsidRPr="00532322">
        <w:rPr>
          <w:rFonts w:asciiTheme="majorHAnsi" w:hAnsiTheme="majorHAnsi"/>
        </w:rPr>
        <w:t xml:space="preserve">in this study </w:t>
      </w:r>
      <w:r w:rsidR="00186608" w:rsidRPr="00532322">
        <w:rPr>
          <w:rFonts w:asciiTheme="majorHAnsi" w:hAnsiTheme="majorHAnsi"/>
        </w:rPr>
        <w:t>continue to have similar patterns over time?</w:t>
      </w:r>
      <w:r w:rsidR="005674F2" w:rsidRPr="00532322">
        <w:rPr>
          <w:rFonts w:asciiTheme="majorHAnsi" w:hAnsiTheme="majorHAnsi"/>
        </w:rPr>
        <w:t xml:space="preserve"> </w:t>
      </w:r>
      <w:r w:rsidR="00186608" w:rsidRPr="00532322">
        <w:rPr>
          <w:rFonts w:asciiTheme="majorHAnsi" w:hAnsiTheme="majorHAnsi"/>
        </w:rPr>
        <w:t>Are sites with different patterns more likely to diverge in composition over time?</w:t>
      </w:r>
    </w:p>
    <w:p w14:paraId="79F51F98" w14:textId="0D7052B3" w:rsidR="00CD3183" w:rsidRPr="00532322" w:rsidRDefault="000B009A" w:rsidP="00532322">
      <w:pPr>
        <w:spacing w:after="120"/>
        <w:rPr>
          <w:rFonts w:asciiTheme="majorHAnsi" w:hAnsiTheme="majorHAnsi"/>
        </w:rPr>
      </w:pPr>
      <w:commentRangeStart w:id="127"/>
      <w:r w:rsidRPr="00532322">
        <w:rPr>
          <w:rFonts w:asciiTheme="majorHAnsi" w:hAnsiTheme="majorHAnsi"/>
          <w:i/>
        </w:rPr>
        <w:t>Management</w:t>
      </w:r>
      <w:r w:rsidRPr="00532322">
        <w:rPr>
          <w:rFonts w:asciiTheme="majorHAnsi" w:hAnsiTheme="majorHAnsi"/>
        </w:rPr>
        <w:t>:</w:t>
      </w:r>
      <w:r w:rsidR="005674F2" w:rsidRPr="00532322">
        <w:rPr>
          <w:rFonts w:asciiTheme="majorHAnsi" w:hAnsiTheme="majorHAnsi"/>
        </w:rPr>
        <w:t xml:space="preserve"> </w:t>
      </w:r>
      <w:r w:rsidR="00CD3183" w:rsidRPr="00532322">
        <w:rPr>
          <w:rFonts w:asciiTheme="majorHAnsi" w:hAnsiTheme="majorHAnsi"/>
        </w:rPr>
        <w:t xml:space="preserve">Although the goal of this analysis was not to test the effects of management activities (nutrient addition) on composition, nutrient-related factors were </w:t>
      </w:r>
      <w:commentRangeStart w:id="128"/>
      <w:r w:rsidR="008C7E98" w:rsidRPr="00532322">
        <w:rPr>
          <w:rFonts w:asciiTheme="majorHAnsi" w:hAnsiTheme="majorHAnsi"/>
        </w:rPr>
        <w:t xml:space="preserve">small </w:t>
      </w:r>
      <w:commentRangeEnd w:id="128"/>
      <w:r w:rsidR="00740E44" w:rsidRPr="00532322">
        <w:rPr>
          <w:rStyle w:val="CommentReference"/>
          <w:rFonts w:asciiTheme="majorHAnsi" w:hAnsiTheme="majorHAnsi"/>
        </w:rPr>
        <w:commentReference w:id="128"/>
      </w:r>
      <w:r w:rsidR="008C7E98" w:rsidRPr="00532322">
        <w:rPr>
          <w:rFonts w:asciiTheme="majorHAnsi" w:hAnsiTheme="majorHAnsi"/>
        </w:rPr>
        <w:t xml:space="preserve">relative to spatial and temporal variation within </w:t>
      </w:r>
      <w:commentRangeStart w:id="129"/>
      <w:commentRangeStart w:id="130"/>
      <w:r w:rsidR="008C7E98" w:rsidRPr="00532322">
        <w:rPr>
          <w:rFonts w:asciiTheme="majorHAnsi" w:hAnsiTheme="majorHAnsi"/>
        </w:rPr>
        <w:t>sites</w:t>
      </w:r>
      <w:commentRangeEnd w:id="129"/>
      <w:r w:rsidR="00010642" w:rsidRPr="00532322">
        <w:rPr>
          <w:rStyle w:val="CommentReference"/>
          <w:rFonts w:asciiTheme="majorHAnsi" w:hAnsiTheme="majorHAnsi"/>
        </w:rPr>
        <w:commentReference w:id="129"/>
      </w:r>
      <w:commentRangeEnd w:id="130"/>
      <w:r w:rsidR="0058005E" w:rsidRPr="00532322">
        <w:rPr>
          <w:rStyle w:val="CommentReference"/>
          <w:rFonts w:asciiTheme="majorHAnsi" w:hAnsiTheme="majorHAnsi"/>
        </w:rPr>
        <w:commentReference w:id="130"/>
      </w:r>
      <w:r w:rsidR="008C7E98" w:rsidRPr="00532322">
        <w:rPr>
          <w:rFonts w:asciiTheme="majorHAnsi" w:hAnsiTheme="majorHAnsi"/>
        </w:rPr>
        <w:t xml:space="preserve">. </w:t>
      </w:r>
      <w:r w:rsidR="00CD3183" w:rsidRPr="00532322">
        <w:rPr>
          <w:rFonts w:asciiTheme="majorHAnsi" w:hAnsiTheme="majorHAnsi"/>
        </w:rPr>
        <w:t xml:space="preserve">Furthermore, the relative importance of </w:t>
      </w:r>
      <w:r w:rsidR="009B7300" w:rsidRPr="00532322">
        <w:rPr>
          <w:rFonts w:asciiTheme="majorHAnsi" w:hAnsiTheme="majorHAnsi"/>
        </w:rPr>
        <w:t xml:space="preserve">large- and small-scale </w:t>
      </w:r>
      <w:r w:rsidR="00CD3183" w:rsidRPr="00532322">
        <w:rPr>
          <w:rFonts w:asciiTheme="majorHAnsi" w:hAnsiTheme="majorHAnsi"/>
        </w:rPr>
        <w:t xml:space="preserve">spatial and </w:t>
      </w:r>
      <w:r w:rsidR="009B7300" w:rsidRPr="00532322">
        <w:rPr>
          <w:rFonts w:asciiTheme="majorHAnsi" w:hAnsiTheme="majorHAnsi"/>
        </w:rPr>
        <w:t xml:space="preserve">of </w:t>
      </w:r>
      <w:r w:rsidR="00CD3183" w:rsidRPr="00532322">
        <w:rPr>
          <w:rFonts w:asciiTheme="majorHAnsi" w:hAnsiTheme="majorHAnsi"/>
        </w:rPr>
        <w:t>temporal sources of variation directly impact</w:t>
      </w:r>
      <w:r w:rsidR="0058005E" w:rsidRPr="00532322">
        <w:rPr>
          <w:rFonts w:asciiTheme="majorHAnsi" w:hAnsiTheme="majorHAnsi"/>
        </w:rPr>
        <w:t>s</w:t>
      </w:r>
      <w:r w:rsidR="00CD3183" w:rsidRPr="00532322">
        <w:rPr>
          <w:rFonts w:asciiTheme="majorHAnsi" w:hAnsiTheme="majorHAnsi"/>
        </w:rPr>
        <w:t xml:space="preserve"> the ability to detect management-related effects.</w:t>
      </w:r>
      <w:commentRangeEnd w:id="127"/>
      <w:r w:rsidR="00785E35" w:rsidRPr="00532322">
        <w:rPr>
          <w:rStyle w:val="CommentReference"/>
          <w:rFonts w:asciiTheme="majorHAnsi" w:hAnsiTheme="majorHAnsi"/>
        </w:rPr>
        <w:commentReference w:id="127"/>
      </w:r>
    </w:p>
    <w:p w14:paraId="6D388E39" w14:textId="77777777" w:rsidR="009B7300" w:rsidRPr="00532322" w:rsidRDefault="00FC604F" w:rsidP="00532322">
      <w:pPr>
        <w:spacing w:after="120"/>
        <w:rPr>
          <w:rFonts w:asciiTheme="majorHAnsi" w:hAnsiTheme="majorHAnsi"/>
        </w:rPr>
      </w:pPr>
      <w:r w:rsidRPr="00532322">
        <w:rPr>
          <w:rFonts w:asciiTheme="majorHAnsi" w:hAnsiTheme="majorHAnsi"/>
        </w:rPr>
        <w:t>Accounting for spatial variation requires a baseline knowledge of the system and community composition.</w:t>
      </w:r>
      <w:r w:rsidR="005674F2" w:rsidRPr="00532322">
        <w:rPr>
          <w:rFonts w:asciiTheme="majorHAnsi" w:hAnsiTheme="majorHAnsi"/>
        </w:rPr>
        <w:t xml:space="preserve"> </w:t>
      </w:r>
      <w:r w:rsidR="00CD3183" w:rsidRPr="00532322">
        <w:rPr>
          <w:rFonts w:asciiTheme="majorHAnsi" w:hAnsiTheme="majorHAnsi"/>
        </w:rPr>
        <w:t>This information</w:t>
      </w:r>
      <w:r w:rsidRPr="00532322">
        <w:rPr>
          <w:rFonts w:asciiTheme="majorHAnsi" w:hAnsiTheme="majorHAnsi"/>
        </w:rPr>
        <w:t xml:space="preserve"> is easier to obtain than information about temporal variation, and thus spatial variation can</w:t>
      </w:r>
      <w:r w:rsidR="00DF130D" w:rsidRPr="00532322">
        <w:rPr>
          <w:rFonts w:asciiTheme="majorHAnsi" w:hAnsiTheme="majorHAnsi"/>
        </w:rPr>
        <w:t xml:space="preserve"> be anticipated </w:t>
      </w:r>
      <w:r w:rsidR="00B13722" w:rsidRPr="00532322">
        <w:rPr>
          <w:rFonts w:asciiTheme="majorHAnsi" w:hAnsiTheme="majorHAnsi"/>
        </w:rPr>
        <w:t xml:space="preserve">to some extent </w:t>
      </w:r>
      <w:r w:rsidR="00DF130D" w:rsidRPr="00532322">
        <w:rPr>
          <w:rFonts w:asciiTheme="majorHAnsi" w:hAnsiTheme="majorHAnsi"/>
        </w:rPr>
        <w:t>during the design</w:t>
      </w:r>
      <w:r w:rsidR="00B13722" w:rsidRPr="00532322">
        <w:rPr>
          <w:rFonts w:asciiTheme="majorHAnsi" w:hAnsiTheme="majorHAnsi"/>
        </w:rPr>
        <w:t>, implementation, and analysis</w:t>
      </w:r>
      <w:r w:rsidR="00DF130D" w:rsidRPr="00532322">
        <w:rPr>
          <w:rFonts w:asciiTheme="majorHAnsi" w:hAnsiTheme="majorHAnsi"/>
        </w:rPr>
        <w:t xml:space="preserve"> of a project.</w:t>
      </w:r>
      <w:r w:rsidR="005674F2" w:rsidRPr="00532322">
        <w:rPr>
          <w:rFonts w:asciiTheme="majorHAnsi" w:hAnsiTheme="majorHAnsi"/>
        </w:rPr>
        <w:t xml:space="preserve"> </w:t>
      </w:r>
      <w:r w:rsidR="00B13722" w:rsidRPr="00532322">
        <w:rPr>
          <w:rFonts w:asciiTheme="majorHAnsi" w:hAnsiTheme="majorHAnsi"/>
        </w:rPr>
        <w:t>Large-scale sources of spatial variation can be incorporated into experimental designs through blocking</w:t>
      </w:r>
      <w:r w:rsidR="00BB78C2" w:rsidRPr="00532322">
        <w:rPr>
          <w:rFonts w:asciiTheme="majorHAnsi" w:hAnsiTheme="majorHAnsi"/>
        </w:rPr>
        <w:t xml:space="preserve">, as was done here.  However, these blocks accounted for a sizable proportion of the compositional variation at only a few sites and thus are not as helpful at most sites in this study.  </w:t>
      </w:r>
    </w:p>
    <w:p w14:paraId="1298DFB9" w14:textId="6062B67E" w:rsidR="00DF130D" w:rsidRPr="00532322" w:rsidRDefault="00BB78C2" w:rsidP="00532322">
      <w:pPr>
        <w:spacing w:after="120"/>
        <w:rPr>
          <w:rFonts w:asciiTheme="majorHAnsi" w:hAnsiTheme="majorHAnsi"/>
        </w:rPr>
      </w:pPr>
      <w:r w:rsidRPr="00532322">
        <w:rPr>
          <w:rFonts w:asciiTheme="majorHAnsi" w:hAnsiTheme="majorHAnsi"/>
        </w:rPr>
        <w:lastRenderedPageBreak/>
        <w:t>S</w:t>
      </w:r>
      <w:r w:rsidR="00B13722" w:rsidRPr="00532322">
        <w:rPr>
          <w:rFonts w:asciiTheme="majorHAnsi" w:hAnsiTheme="majorHAnsi"/>
        </w:rPr>
        <w:t xml:space="preserve">mall-scale sources </w:t>
      </w:r>
      <w:r w:rsidRPr="00532322">
        <w:rPr>
          <w:rFonts w:asciiTheme="majorHAnsi" w:hAnsiTheme="majorHAnsi"/>
        </w:rPr>
        <w:t xml:space="preserve">of variation </w:t>
      </w:r>
      <w:r w:rsidR="00B13722" w:rsidRPr="00532322">
        <w:rPr>
          <w:rFonts w:asciiTheme="majorHAnsi" w:hAnsiTheme="majorHAnsi"/>
        </w:rPr>
        <w:t xml:space="preserve">(e.g., within blocks) are </w:t>
      </w:r>
      <w:r w:rsidRPr="00532322">
        <w:rPr>
          <w:rFonts w:asciiTheme="majorHAnsi" w:hAnsiTheme="majorHAnsi"/>
        </w:rPr>
        <w:t>more difficult to account for</w:t>
      </w:r>
      <w:r w:rsidR="0064054D" w:rsidRPr="00532322">
        <w:rPr>
          <w:rFonts w:asciiTheme="majorHAnsi" w:hAnsiTheme="majorHAnsi"/>
        </w:rPr>
        <w:t xml:space="preserve"> during analysis</w:t>
      </w:r>
      <w:r w:rsidRPr="00532322">
        <w:rPr>
          <w:rFonts w:asciiTheme="majorHAnsi" w:hAnsiTheme="majorHAnsi"/>
        </w:rPr>
        <w:t xml:space="preserve">.  In a conventional ANOVA, the unexplained variation within blocks </w:t>
      </w:r>
      <w:r w:rsidR="00B13722" w:rsidRPr="00532322">
        <w:rPr>
          <w:rFonts w:asciiTheme="majorHAnsi" w:hAnsiTheme="majorHAnsi"/>
        </w:rPr>
        <w:t>forms the denominator for the treatment test statistic</w:t>
      </w:r>
      <w:r w:rsidRPr="00532322">
        <w:rPr>
          <w:rFonts w:asciiTheme="majorHAnsi" w:hAnsiTheme="majorHAnsi"/>
        </w:rPr>
        <w:t xml:space="preserve">.  All else being equal, a site with more small-scale variation will therefore have a smaller test statistic and it will be </w:t>
      </w:r>
      <w:r w:rsidR="00CD3183" w:rsidRPr="00532322">
        <w:rPr>
          <w:rFonts w:asciiTheme="majorHAnsi" w:hAnsiTheme="majorHAnsi"/>
        </w:rPr>
        <w:t>more difficult to detect treatment effects</w:t>
      </w:r>
      <w:r w:rsidRPr="00532322">
        <w:rPr>
          <w:rFonts w:asciiTheme="majorHAnsi" w:hAnsiTheme="majorHAnsi"/>
        </w:rPr>
        <w:t xml:space="preserve"> than in a site with low small-scale variation.</w:t>
      </w:r>
      <w:r w:rsidR="00CD3183" w:rsidRPr="00532322">
        <w:rPr>
          <w:rFonts w:asciiTheme="majorHAnsi" w:hAnsiTheme="majorHAnsi"/>
        </w:rPr>
        <w:t xml:space="preserve"> </w:t>
      </w:r>
      <w:r w:rsidR="00B13722" w:rsidRPr="00532322">
        <w:rPr>
          <w:rFonts w:asciiTheme="majorHAnsi" w:hAnsiTheme="majorHAnsi"/>
        </w:rPr>
        <w:t>Replication within blocks may help estimate treatment effects more accurately.</w:t>
      </w:r>
      <w:r w:rsidR="005674F2" w:rsidRPr="00532322">
        <w:rPr>
          <w:rFonts w:asciiTheme="majorHAnsi" w:hAnsiTheme="majorHAnsi"/>
        </w:rPr>
        <w:t xml:space="preserve"> </w:t>
      </w:r>
      <w:r w:rsidR="00B13722" w:rsidRPr="00532322">
        <w:rPr>
          <w:rFonts w:asciiTheme="majorHAnsi" w:hAnsiTheme="majorHAnsi"/>
        </w:rPr>
        <w:t xml:space="preserve">Sampling across different spatial scales may also help account for small-scale spatial variation, but requires higher sampling effort and intensity. </w:t>
      </w:r>
      <w:r w:rsidRPr="00532322">
        <w:rPr>
          <w:rFonts w:asciiTheme="majorHAnsi" w:hAnsiTheme="majorHAnsi"/>
        </w:rPr>
        <w:t xml:space="preserve">Re-measuring </w:t>
      </w:r>
      <w:r w:rsidR="00B13722" w:rsidRPr="00532322">
        <w:rPr>
          <w:rFonts w:asciiTheme="majorHAnsi" w:hAnsiTheme="majorHAnsi"/>
        </w:rPr>
        <w:t>permanent plots reduces the effect of spatial variation compared to establishing new temporary plots at each measurement date</w:t>
      </w:r>
      <w:r w:rsidRPr="00532322">
        <w:rPr>
          <w:rFonts w:asciiTheme="majorHAnsi" w:hAnsiTheme="majorHAnsi"/>
        </w:rPr>
        <w:t xml:space="preserve">, but </w:t>
      </w:r>
      <w:r w:rsidR="00B13722" w:rsidRPr="00532322">
        <w:rPr>
          <w:rFonts w:asciiTheme="majorHAnsi" w:hAnsiTheme="majorHAnsi"/>
        </w:rPr>
        <w:t xml:space="preserve">our results </w:t>
      </w:r>
      <w:r w:rsidRPr="00532322">
        <w:rPr>
          <w:rFonts w:asciiTheme="majorHAnsi" w:hAnsiTheme="majorHAnsi"/>
        </w:rPr>
        <w:t xml:space="preserve">clearly indicate that this is </w:t>
      </w:r>
      <w:r w:rsidR="00B13722" w:rsidRPr="00532322">
        <w:rPr>
          <w:rFonts w:asciiTheme="majorHAnsi" w:hAnsiTheme="majorHAnsi"/>
        </w:rPr>
        <w:t>not a complete solution: large compositional change</w:t>
      </w:r>
      <w:r w:rsidR="00CD3183" w:rsidRPr="00532322">
        <w:rPr>
          <w:rFonts w:asciiTheme="majorHAnsi" w:hAnsiTheme="majorHAnsi"/>
        </w:rPr>
        <w:t>s occurred</w:t>
      </w:r>
      <w:r w:rsidR="00B13722" w:rsidRPr="00532322">
        <w:rPr>
          <w:rFonts w:asciiTheme="majorHAnsi" w:hAnsiTheme="majorHAnsi"/>
        </w:rPr>
        <w:t xml:space="preserve"> </w:t>
      </w:r>
      <w:r w:rsidR="00CD3183" w:rsidRPr="00532322">
        <w:rPr>
          <w:rFonts w:asciiTheme="majorHAnsi" w:hAnsiTheme="majorHAnsi"/>
        </w:rPr>
        <w:t xml:space="preserve">even </w:t>
      </w:r>
      <w:r w:rsidR="00B13722" w:rsidRPr="00532322">
        <w:rPr>
          <w:rFonts w:asciiTheme="majorHAnsi" w:hAnsiTheme="majorHAnsi"/>
        </w:rPr>
        <w:t>in control plots over time</w:t>
      </w:r>
      <w:r w:rsidRPr="00532322">
        <w:rPr>
          <w:rFonts w:asciiTheme="majorHAnsi" w:hAnsiTheme="majorHAnsi"/>
        </w:rPr>
        <w:t>.</w:t>
      </w:r>
    </w:p>
    <w:p w14:paraId="466749D2" w14:textId="2B5F8845" w:rsidR="00CD3183" w:rsidRPr="00532322" w:rsidRDefault="00DF130D" w:rsidP="00532322">
      <w:pPr>
        <w:spacing w:after="120"/>
        <w:rPr>
          <w:rFonts w:asciiTheme="majorHAnsi" w:hAnsiTheme="majorHAnsi"/>
        </w:rPr>
      </w:pPr>
      <w:r w:rsidRPr="00532322">
        <w:rPr>
          <w:rFonts w:asciiTheme="majorHAnsi" w:hAnsiTheme="majorHAnsi"/>
        </w:rPr>
        <w:t xml:space="preserve">Temporal variation </w:t>
      </w:r>
      <w:r w:rsidR="00FC604F" w:rsidRPr="00532322">
        <w:rPr>
          <w:rFonts w:asciiTheme="majorHAnsi" w:hAnsiTheme="majorHAnsi"/>
        </w:rPr>
        <w:t xml:space="preserve">can be considerable but </w:t>
      </w:r>
      <w:r w:rsidRPr="00532322">
        <w:rPr>
          <w:rFonts w:asciiTheme="majorHAnsi" w:hAnsiTheme="majorHAnsi"/>
        </w:rPr>
        <w:t>is difficult to anticipate</w:t>
      </w:r>
      <w:r w:rsidR="00FC604F" w:rsidRPr="00532322">
        <w:rPr>
          <w:rFonts w:asciiTheme="majorHAnsi" w:hAnsiTheme="majorHAnsi"/>
        </w:rPr>
        <w:t xml:space="preserve"> –</w:t>
      </w:r>
      <w:r w:rsidR="002F4964" w:rsidRPr="00532322">
        <w:rPr>
          <w:rFonts w:asciiTheme="majorHAnsi" w:hAnsiTheme="majorHAnsi"/>
        </w:rPr>
        <w:t xml:space="preserve"> for example,</w:t>
      </w:r>
      <w:r w:rsidR="00FC604F" w:rsidRPr="00532322">
        <w:rPr>
          <w:rFonts w:asciiTheme="majorHAnsi" w:hAnsiTheme="majorHAnsi"/>
        </w:rPr>
        <w:t xml:space="preserve"> we </w:t>
      </w:r>
      <w:r w:rsidR="00BB78C2" w:rsidRPr="00532322">
        <w:rPr>
          <w:rFonts w:asciiTheme="majorHAnsi" w:hAnsiTheme="majorHAnsi"/>
        </w:rPr>
        <w:t xml:space="preserve">generally </w:t>
      </w:r>
      <w:r w:rsidR="00FC604F" w:rsidRPr="00532322">
        <w:rPr>
          <w:rFonts w:asciiTheme="majorHAnsi" w:hAnsiTheme="majorHAnsi"/>
        </w:rPr>
        <w:t xml:space="preserve">do not know </w:t>
      </w:r>
      <w:r w:rsidR="00BB78C2" w:rsidRPr="00532322">
        <w:rPr>
          <w:rFonts w:asciiTheme="majorHAnsi" w:hAnsiTheme="majorHAnsi"/>
        </w:rPr>
        <w:t xml:space="preserve">the </w:t>
      </w:r>
      <w:r w:rsidR="00010642" w:rsidRPr="00532322">
        <w:rPr>
          <w:rFonts w:asciiTheme="majorHAnsi" w:hAnsiTheme="majorHAnsi"/>
        </w:rPr>
        <w:t xml:space="preserve">seasonal </w:t>
      </w:r>
      <w:r w:rsidR="00BB78C2" w:rsidRPr="00532322">
        <w:rPr>
          <w:rFonts w:asciiTheme="majorHAnsi" w:hAnsiTheme="majorHAnsi"/>
        </w:rPr>
        <w:t xml:space="preserve">conditions that will occur during an </w:t>
      </w:r>
      <w:r w:rsidR="00FC604F" w:rsidRPr="00532322">
        <w:rPr>
          <w:rFonts w:asciiTheme="majorHAnsi" w:hAnsiTheme="majorHAnsi"/>
        </w:rPr>
        <w:t>experiment</w:t>
      </w:r>
      <w:r w:rsidR="00B13722" w:rsidRPr="00532322">
        <w:rPr>
          <w:rFonts w:asciiTheme="majorHAnsi" w:hAnsiTheme="majorHAnsi"/>
        </w:rPr>
        <w:t>.</w:t>
      </w:r>
      <w:r w:rsidR="005674F2" w:rsidRPr="00532322">
        <w:rPr>
          <w:rFonts w:asciiTheme="majorHAnsi" w:hAnsiTheme="majorHAnsi"/>
        </w:rPr>
        <w:t xml:space="preserve"> </w:t>
      </w:r>
      <w:r w:rsidR="00BB78C2" w:rsidRPr="00532322">
        <w:rPr>
          <w:rFonts w:asciiTheme="majorHAnsi" w:hAnsiTheme="majorHAnsi"/>
        </w:rPr>
        <w:t>T</w:t>
      </w:r>
      <w:r w:rsidR="00B13722" w:rsidRPr="00532322">
        <w:rPr>
          <w:rFonts w:asciiTheme="majorHAnsi" w:hAnsiTheme="majorHAnsi"/>
        </w:rPr>
        <w:t xml:space="preserve">reatment effects </w:t>
      </w:r>
      <w:r w:rsidR="00BB78C2" w:rsidRPr="00532322">
        <w:rPr>
          <w:rFonts w:asciiTheme="majorHAnsi" w:hAnsiTheme="majorHAnsi"/>
        </w:rPr>
        <w:t xml:space="preserve">will manifest as </w:t>
      </w:r>
      <w:r w:rsidR="00B13722" w:rsidRPr="00532322">
        <w:rPr>
          <w:rFonts w:asciiTheme="majorHAnsi" w:hAnsiTheme="majorHAnsi"/>
        </w:rPr>
        <w:t>changes in taxa turnover and abundance shifts above and beyond the year-to-year variability in plant community composition.</w:t>
      </w:r>
      <w:r w:rsidR="005674F2" w:rsidRPr="00532322">
        <w:rPr>
          <w:rFonts w:asciiTheme="majorHAnsi" w:hAnsiTheme="majorHAnsi"/>
        </w:rPr>
        <w:t xml:space="preserve"> </w:t>
      </w:r>
      <w:r w:rsidR="00B13722" w:rsidRPr="00532322">
        <w:rPr>
          <w:rFonts w:asciiTheme="majorHAnsi" w:hAnsiTheme="majorHAnsi"/>
        </w:rPr>
        <w:t xml:space="preserve">A site with high temporal variation due to species turnover may be more responsive </w:t>
      </w:r>
      <w:r w:rsidR="00F52114" w:rsidRPr="00532322">
        <w:rPr>
          <w:rFonts w:asciiTheme="majorHAnsi" w:hAnsiTheme="majorHAnsi"/>
        </w:rPr>
        <w:t xml:space="preserve">to treatments </w:t>
      </w:r>
      <w:r w:rsidR="00B13722" w:rsidRPr="00532322">
        <w:rPr>
          <w:rFonts w:asciiTheme="majorHAnsi" w:hAnsiTheme="majorHAnsi"/>
        </w:rPr>
        <w:t>if, for example, there are more opportunities for treatments to create the conditions for new species to establish.</w:t>
      </w:r>
      <w:r w:rsidR="005674F2" w:rsidRPr="00532322">
        <w:rPr>
          <w:rFonts w:asciiTheme="majorHAnsi" w:hAnsiTheme="majorHAnsi"/>
        </w:rPr>
        <w:t xml:space="preserve"> </w:t>
      </w:r>
      <w:r w:rsidR="00BB78C2" w:rsidRPr="00532322">
        <w:rPr>
          <w:rFonts w:asciiTheme="majorHAnsi" w:hAnsiTheme="majorHAnsi"/>
        </w:rPr>
        <w:t>This reinforces the v</w:t>
      </w:r>
      <w:r w:rsidR="000B009A" w:rsidRPr="00532322">
        <w:rPr>
          <w:rFonts w:asciiTheme="majorHAnsi" w:hAnsiTheme="majorHAnsi"/>
        </w:rPr>
        <w:t>alue of long-term studies</w:t>
      </w:r>
      <w:r w:rsidR="00BB78C2" w:rsidRPr="00532322">
        <w:rPr>
          <w:rFonts w:asciiTheme="majorHAnsi" w:hAnsiTheme="majorHAnsi"/>
        </w:rPr>
        <w:t xml:space="preserve"> to understand compositional change and its effects on ecosystem functions and services.</w:t>
      </w:r>
      <w:r w:rsidR="009B7300" w:rsidRPr="00532322">
        <w:rPr>
          <w:rFonts w:asciiTheme="majorHAnsi" w:hAnsiTheme="majorHAnsi"/>
        </w:rPr>
        <w:t xml:space="preserve">  For example, </w:t>
      </w:r>
      <w:r w:rsidR="00CD3183" w:rsidRPr="00532322">
        <w:rPr>
          <w:rFonts w:asciiTheme="majorHAnsi" w:hAnsiTheme="majorHAnsi"/>
        </w:rPr>
        <w:t xml:space="preserve">treatment effects may strengthen over time. </w:t>
      </w:r>
      <w:r w:rsidR="009B7300" w:rsidRPr="00532322">
        <w:rPr>
          <w:rFonts w:asciiTheme="majorHAnsi" w:hAnsiTheme="majorHAnsi"/>
        </w:rPr>
        <w:t>We focused on the first four years of our experiment</w:t>
      </w:r>
      <w:r w:rsidR="00CD3183" w:rsidRPr="00532322">
        <w:rPr>
          <w:rFonts w:asciiTheme="majorHAnsi" w:hAnsiTheme="majorHAnsi"/>
        </w:rPr>
        <w:t>,</w:t>
      </w:r>
      <w:r w:rsidR="009B7300" w:rsidRPr="00532322">
        <w:rPr>
          <w:rFonts w:asciiTheme="majorHAnsi" w:hAnsiTheme="majorHAnsi"/>
        </w:rPr>
        <w:t xml:space="preserve"> but a</w:t>
      </w:r>
      <w:r w:rsidR="00CD3183" w:rsidRPr="00532322">
        <w:rPr>
          <w:rFonts w:asciiTheme="majorHAnsi" w:hAnsiTheme="majorHAnsi"/>
        </w:rPr>
        <w:t xml:space="preserve"> logical extension will be to analyze sites over longer time frames and test if the effect of nutrient addition increases over time. </w:t>
      </w:r>
    </w:p>
    <w:p w14:paraId="2920435C" w14:textId="77777777" w:rsidR="0036307C" w:rsidRPr="00532322" w:rsidRDefault="0036307C" w:rsidP="00532322">
      <w:pPr>
        <w:spacing w:after="120"/>
        <w:rPr>
          <w:rFonts w:asciiTheme="majorHAnsi" w:hAnsiTheme="majorHAnsi"/>
        </w:rPr>
      </w:pPr>
    </w:p>
    <w:p w14:paraId="74B33CF8" w14:textId="00EAC506" w:rsidR="00C05D09" w:rsidRPr="00184C3A" w:rsidRDefault="00C05D09" w:rsidP="00532322">
      <w:pPr>
        <w:pStyle w:val="Heading2"/>
        <w:spacing w:after="120"/>
        <w:rPr>
          <w:rFonts w:cs="Times New Roman"/>
        </w:rPr>
      </w:pPr>
      <w:r w:rsidRPr="00184C3A">
        <w:rPr>
          <w:rFonts w:cs="Times New Roman"/>
        </w:rPr>
        <w:t>Conclusions</w:t>
      </w:r>
    </w:p>
    <w:p w14:paraId="55723659" w14:textId="6580A9AD" w:rsidR="008C7E98" w:rsidRPr="00532322" w:rsidRDefault="000A77A5" w:rsidP="00532322">
      <w:pPr>
        <w:spacing w:after="120"/>
        <w:rPr>
          <w:rFonts w:asciiTheme="majorHAnsi" w:hAnsiTheme="majorHAnsi"/>
        </w:rPr>
      </w:pPr>
      <w:r w:rsidRPr="00532322">
        <w:rPr>
          <w:rFonts w:asciiTheme="majorHAnsi" w:hAnsiTheme="majorHAnsi"/>
        </w:rPr>
        <w:t xml:space="preserve">By using </w:t>
      </w:r>
      <w:r w:rsidR="00DD66C9" w:rsidRPr="00532322">
        <w:rPr>
          <w:rFonts w:asciiTheme="majorHAnsi" w:hAnsiTheme="majorHAnsi"/>
        </w:rPr>
        <w:t>a consistent approach to quantify and partition compositional variation in grassland sites around the world</w:t>
      </w:r>
      <w:r w:rsidRPr="00532322">
        <w:rPr>
          <w:rFonts w:asciiTheme="majorHAnsi" w:hAnsiTheme="majorHAnsi"/>
        </w:rPr>
        <w:t xml:space="preserve">, we demonstrated the </w:t>
      </w:r>
      <w:r w:rsidR="00DD66C9" w:rsidRPr="00532322">
        <w:rPr>
          <w:rFonts w:asciiTheme="majorHAnsi" w:hAnsiTheme="majorHAnsi"/>
        </w:rPr>
        <w:t xml:space="preserve">dynamic nature of </w:t>
      </w:r>
      <w:r w:rsidRPr="00532322">
        <w:rPr>
          <w:rFonts w:asciiTheme="majorHAnsi" w:hAnsiTheme="majorHAnsi"/>
        </w:rPr>
        <w:t xml:space="preserve">these </w:t>
      </w:r>
      <w:r w:rsidR="00DD66C9" w:rsidRPr="00532322">
        <w:rPr>
          <w:rFonts w:asciiTheme="majorHAnsi" w:hAnsiTheme="majorHAnsi"/>
        </w:rPr>
        <w:t xml:space="preserve">communities, </w:t>
      </w:r>
      <w:r w:rsidRPr="00532322">
        <w:rPr>
          <w:rFonts w:asciiTheme="majorHAnsi" w:hAnsiTheme="majorHAnsi"/>
        </w:rPr>
        <w:t xml:space="preserve">both </w:t>
      </w:r>
      <w:r w:rsidR="00DD66C9" w:rsidRPr="00532322">
        <w:rPr>
          <w:rFonts w:asciiTheme="majorHAnsi" w:hAnsiTheme="majorHAnsi"/>
        </w:rPr>
        <w:t>spatially and temporally.</w:t>
      </w:r>
      <w:r w:rsidR="005674F2" w:rsidRPr="00532322">
        <w:rPr>
          <w:rFonts w:asciiTheme="majorHAnsi" w:hAnsiTheme="majorHAnsi"/>
        </w:rPr>
        <w:t xml:space="preserve"> </w:t>
      </w:r>
      <w:r w:rsidR="00DD66C9" w:rsidRPr="00532322">
        <w:rPr>
          <w:rFonts w:asciiTheme="majorHAnsi" w:hAnsiTheme="majorHAnsi"/>
        </w:rPr>
        <w:t xml:space="preserve">We found that background spatial and temporal variability in plant community composition exceed the </w:t>
      </w:r>
      <w:r w:rsidR="0058005E" w:rsidRPr="00532322">
        <w:rPr>
          <w:rFonts w:asciiTheme="majorHAnsi" w:hAnsiTheme="majorHAnsi"/>
        </w:rPr>
        <w:t xml:space="preserve">short-term </w:t>
      </w:r>
      <w:r w:rsidR="00DD66C9" w:rsidRPr="00532322">
        <w:rPr>
          <w:rFonts w:asciiTheme="majorHAnsi" w:hAnsiTheme="majorHAnsi"/>
        </w:rPr>
        <w:t>effects of nutrient addition. However, we also found strong differences among sites – for example, some are dominated by large- or small-scale spatial variation whereas others are dominated by temporal variation.</w:t>
      </w:r>
      <w:r w:rsidR="005674F2" w:rsidRPr="00532322">
        <w:rPr>
          <w:rFonts w:asciiTheme="majorHAnsi" w:hAnsiTheme="majorHAnsi"/>
        </w:rPr>
        <w:t xml:space="preserve"> </w:t>
      </w:r>
      <w:r w:rsidR="00DD66C9" w:rsidRPr="00532322">
        <w:rPr>
          <w:rFonts w:asciiTheme="majorHAnsi" w:hAnsiTheme="majorHAnsi"/>
        </w:rPr>
        <w:t>Compositional variation can be expressed using multiple metrics that provide insight into different facets of the community, and that reflect different ecological processes.</w:t>
      </w:r>
      <w:r w:rsidR="005674F2" w:rsidRPr="00532322">
        <w:rPr>
          <w:rFonts w:asciiTheme="majorHAnsi" w:hAnsiTheme="majorHAnsi"/>
        </w:rPr>
        <w:t xml:space="preserve"> </w:t>
      </w:r>
      <w:r w:rsidR="00186608" w:rsidRPr="00532322">
        <w:rPr>
          <w:rFonts w:asciiTheme="majorHAnsi" w:hAnsiTheme="majorHAnsi"/>
        </w:rPr>
        <w:t>Our results suggest a reasonable ability to predict site-level compositional metrics based on gamma diversity, productivity</w:t>
      </w:r>
      <w:r w:rsidRPr="00532322">
        <w:rPr>
          <w:rFonts w:asciiTheme="majorHAnsi" w:hAnsiTheme="majorHAnsi"/>
        </w:rPr>
        <w:t xml:space="preserve">, </w:t>
      </w:r>
      <w:r w:rsidR="0058005E" w:rsidRPr="00532322">
        <w:rPr>
          <w:rFonts w:asciiTheme="majorHAnsi" w:hAnsiTheme="majorHAnsi"/>
        </w:rPr>
        <w:t>local variation in productivity</w:t>
      </w:r>
      <w:r w:rsidR="00186608" w:rsidRPr="00532322">
        <w:rPr>
          <w:rFonts w:asciiTheme="majorHAnsi" w:hAnsiTheme="majorHAnsi"/>
        </w:rPr>
        <w:t>, and climate variables.</w:t>
      </w:r>
      <w:r w:rsidR="005674F2" w:rsidRPr="00532322">
        <w:rPr>
          <w:rFonts w:asciiTheme="majorHAnsi" w:hAnsiTheme="majorHAnsi"/>
        </w:rPr>
        <w:t xml:space="preserve"> </w:t>
      </w:r>
      <w:r w:rsidR="00DD66C9" w:rsidRPr="00532322">
        <w:rPr>
          <w:rFonts w:asciiTheme="majorHAnsi" w:hAnsiTheme="majorHAnsi"/>
        </w:rPr>
        <w:t xml:space="preserve">Monitoring programs and efforts to </w:t>
      </w:r>
      <w:r w:rsidR="0058005E" w:rsidRPr="00532322">
        <w:rPr>
          <w:rFonts w:asciiTheme="majorHAnsi" w:hAnsiTheme="majorHAnsi"/>
        </w:rPr>
        <w:t xml:space="preserve">distinguish </w:t>
      </w:r>
      <w:r w:rsidR="00DD66C9" w:rsidRPr="00532322">
        <w:rPr>
          <w:rFonts w:asciiTheme="majorHAnsi" w:hAnsiTheme="majorHAnsi"/>
        </w:rPr>
        <w:t xml:space="preserve">management-related effects from background levels of variation require </w:t>
      </w:r>
      <w:r w:rsidR="0058005E" w:rsidRPr="00532322">
        <w:rPr>
          <w:rFonts w:asciiTheme="majorHAnsi" w:hAnsiTheme="majorHAnsi"/>
        </w:rPr>
        <w:t xml:space="preserve">that </w:t>
      </w:r>
      <w:r w:rsidR="008C7E98" w:rsidRPr="00532322">
        <w:rPr>
          <w:rFonts w:asciiTheme="majorHAnsi" w:hAnsiTheme="majorHAnsi"/>
        </w:rPr>
        <w:t>researchers account for spatial</w:t>
      </w:r>
      <w:r w:rsidR="003C37AC" w:rsidRPr="00532322">
        <w:rPr>
          <w:rFonts w:asciiTheme="majorHAnsi" w:hAnsiTheme="majorHAnsi"/>
        </w:rPr>
        <w:t xml:space="preserve"> and temporal</w:t>
      </w:r>
      <w:r w:rsidR="008C7E98" w:rsidRPr="00532322">
        <w:rPr>
          <w:rFonts w:asciiTheme="majorHAnsi" w:hAnsiTheme="majorHAnsi"/>
        </w:rPr>
        <w:t xml:space="preserve"> variation when designing, establishing, monitoring, and analyzing communities over time.</w:t>
      </w:r>
    </w:p>
    <w:p w14:paraId="7D81C9C1" w14:textId="77777777" w:rsidR="000A77A5" w:rsidRPr="00532322" w:rsidRDefault="000A77A5" w:rsidP="00532322">
      <w:pPr>
        <w:spacing w:after="120"/>
        <w:rPr>
          <w:rFonts w:asciiTheme="majorHAnsi" w:hAnsiTheme="majorHAnsi"/>
        </w:rPr>
      </w:pPr>
    </w:p>
    <w:p w14:paraId="3E049FA9" w14:textId="77777777" w:rsidR="00620B84" w:rsidRPr="00E51178" w:rsidRDefault="00B365EC" w:rsidP="00532322">
      <w:pPr>
        <w:pStyle w:val="Heading1"/>
        <w:spacing w:after="120"/>
        <w:rPr>
          <w:rFonts w:cs="Times New Roman"/>
        </w:rPr>
      </w:pPr>
      <w:r w:rsidRPr="00184C3A">
        <w:rPr>
          <w:rFonts w:cs="Times New Roman"/>
        </w:rPr>
        <w:t>Acknowledgements</w:t>
      </w:r>
    </w:p>
    <w:p w14:paraId="526DF434" w14:textId="249E11F1" w:rsidR="00620B84" w:rsidRPr="00532322" w:rsidRDefault="00B365EC" w:rsidP="00532322">
      <w:pPr>
        <w:spacing w:after="120"/>
        <w:rPr>
          <w:rFonts w:asciiTheme="majorHAnsi" w:hAnsiTheme="majorHAnsi"/>
        </w:rPr>
      </w:pPr>
      <w:r w:rsidRPr="00532322">
        <w:rPr>
          <w:rFonts w:asciiTheme="majorHAnsi" w:hAnsiTheme="majorHAnsi"/>
        </w:rPr>
        <w:t>We thank…</w:t>
      </w:r>
    </w:p>
    <w:p w14:paraId="5F231BEC" w14:textId="77777777" w:rsidR="00942737" w:rsidRPr="00532322" w:rsidRDefault="00942737" w:rsidP="00532322">
      <w:pPr>
        <w:spacing w:after="120"/>
        <w:rPr>
          <w:rFonts w:asciiTheme="majorHAnsi" w:hAnsiTheme="majorHAnsi"/>
        </w:rPr>
      </w:pPr>
    </w:p>
    <w:p w14:paraId="5F3E589D" w14:textId="77777777" w:rsidR="00620B84" w:rsidRPr="00E51178" w:rsidRDefault="00B365EC" w:rsidP="00532322">
      <w:pPr>
        <w:pStyle w:val="Heading1"/>
        <w:spacing w:after="120"/>
        <w:rPr>
          <w:rFonts w:cs="Times New Roman"/>
        </w:rPr>
      </w:pPr>
      <w:r w:rsidRPr="00184C3A">
        <w:rPr>
          <w:rFonts w:cs="Times New Roman"/>
        </w:rPr>
        <w:lastRenderedPageBreak/>
        <w:t>References</w:t>
      </w:r>
    </w:p>
    <w:p w14:paraId="32EF5AB2" w14:textId="380DA8E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rPr>
        <w:fldChar w:fldCharType="begin" w:fldLock="1"/>
      </w:r>
      <w:r w:rsidRPr="00532322">
        <w:rPr>
          <w:rFonts w:asciiTheme="majorHAnsi" w:hAnsiTheme="majorHAnsi"/>
        </w:rPr>
        <w:instrText xml:space="preserve">ADDIN Mendeley Bibliography CSL_BIBLIOGRAPHY </w:instrText>
      </w:r>
      <w:r w:rsidRPr="00532322">
        <w:rPr>
          <w:rFonts w:asciiTheme="majorHAnsi" w:hAnsiTheme="majorHAnsi"/>
        </w:rPr>
        <w:fldChar w:fldCharType="separate"/>
      </w:r>
      <w:r w:rsidRPr="00532322">
        <w:rPr>
          <w:rFonts w:asciiTheme="majorHAnsi" w:hAnsiTheme="majorHAnsi"/>
          <w:noProof/>
        </w:rPr>
        <w:t>Avolio, M. L., S. E. Koerner, K. J. La Pierre, K. R. Wilcox, G. W. T. Wilson, M. D. Smith, and S. L. Collins. 2014. Changes in plant community composition, not diversity, during a decade of nitrogen and phosphorus additions drive above-ground productivity in a tallgrass prairie. Journal of Ecology 102:1649</w:t>
      </w:r>
      <w:r w:rsidR="00121168" w:rsidRPr="00532322">
        <w:rPr>
          <w:rFonts w:asciiTheme="majorHAnsi" w:hAnsiTheme="majorHAnsi"/>
          <w:noProof/>
        </w:rPr>
        <w:t>-</w:t>
      </w:r>
      <w:r w:rsidRPr="00532322">
        <w:rPr>
          <w:rFonts w:asciiTheme="majorHAnsi" w:hAnsiTheme="majorHAnsi"/>
          <w:noProof/>
        </w:rPr>
        <w:t>1660.</w:t>
      </w:r>
    </w:p>
    <w:p w14:paraId="75743602" w14:textId="6751A29D" w:rsidR="00121168" w:rsidRPr="00532322" w:rsidRDefault="00121168" w:rsidP="00532322">
      <w:pPr>
        <w:widowControl w:val="0"/>
        <w:autoSpaceDE w:val="0"/>
        <w:autoSpaceDN w:val="0"/>
        <w:adjustRightInd w:val="0"/>
        <w:spacing w:after="120"/>
        <w:ind w:left="720" w:hanging="720"/>
        <w:rPr>
          <w:rStyle w:val="Hyperlink"/>
          <w:rFonts w:asciiTheme="majorHAnsi" w:hAnsiTheme="majorHAnsi"/>
          <w:lang w:val="en-AU"/>
        </w:rPr>
      </w:pPr>
      <w:r w:rsidRPr="00532322">
        <w:rPr>
          <w:rFonts w:asciiTheme="majorHAnsi" w:hAnsiTheme="majorHAnsi"/>
          <w:lang w:val="en-AU"/>
        </w:rPr>
        <w:t xml:space="preserve">Avolio, M. L., K. J. La Pierre, G. R. Houseman, S. E. Koerner, E. Grman, F. Isbell, D. S. Johnson, and K. R. Wilcox. 2015. A framework for quantifying the magnitude and variability of community responses to global change drivers. Ecosphere 6:280. </w:t>
      </w:r>
      <w:hyperlink r:id="rId11" w:history="1">
        <w:r w:rsidRPr="00532322">
          <w:rPr>
            <w:rStyle w:val="Hyperlink"/>
            <w:rFonts w:asciiTheme="majorHAnsi" w:hAnsiTheme="majorHAnsi"/>
            <w:lang w:val="en-AU"/>
          </w:rPr>
          <w:t>http://dx.doi.org/10.1890/ES15-00317.1</w:t>
        </w:r>
      </w:hyperlink>
    </w:p>
    <w:p w14:paraId="23773CDA" w14:textId="0648E2B1"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Baldeck, C. A., M. S. Colgan, J. B. Féret, S. R. Levick, R. E. Martin, and G. P. Asner. 2014. Landscape-scale variation in plant community composition of an African savanna from airborne species mapping. Ecological Applications 24:84</w:t>
      </w:r>
      <w:r w:rsidR="00121168" w:rsidRPr="00532322">
        <w:rPr>
          <w:rFonts w:asciiTheme="majorHAnsi" w:hAnsiTheme="majorHAnsi"/>
          <w:noProof/>
        </w:rPr>
        <w:t>-</w:t>
      </w:r>
      <w:r w:rsidRPr="00532322">
        <w:rPr>
          <w:rFonts w:asciiTheme="majorHAnsi" w:hAnsiTheme="majorHAnsi"/>
          <w:noProof/>
        </w:rPr>
        <w:t>93.</w:t>
      </w:r>
    </w:p>
    <w:p w14:paraId="5DA8ED8F" w14:textId="17416AE5" w:rsidR="00D54C8D" w:rsidRPr="00532322" w:rsidRDefault="00D54C8D" w:rsidP="00532322">
      <w:pPr>
        <w:autoSpaceDE w:val="0"/>
        <w:autoSpaceDN w:val="0"/>
        <w:adjustRightInd w:val="0"/>
        <w:spacing w:after="120"/>
        <w:ind w:left="720" w:hanging="720"/>
        <w:rPr>
          <w:rFonts w:asciiTheme="majorHAnsi" w:hAnsiTheme="majorHAnsi"/>
        </w:rPr>
      </w:pPr>
      <w:r w:rsidRPr="00532322">
        <w:rPr>
          <w:rFonts w:asciiTheme="majorHAnsi" w:hAnsiTheme="majorHAnsi"/>
        </w:rPr>
        <w:t xml:space="preserve">Baselga, A., 2010. Partitioning the turnover and nestedness components of beta diversity. </w:t>
      </w:r>
      <w:r w:rsidRPr="00532322">
        <w:rPr>
          <w:rFonts w:asciiTheme="majorHAnsi" w:hAnsiTheme="majorHAnsi"/>
          <w:iCs/>
        </w:rPr>
        <w:t>Global Ecology and Biogeography</w:t>
      </w:r>
      <w:r w:rsidRPr="00532322">
        <w:rPr>
          <w:rFonts w:asciiTheme="majorHAnsi" w:hAnsiTheme="majorHAnsi"/>
        </w:rPr>
        <w:t xml:space="preserve"> </w:t>
      </w:r>
      <w:r w:rsidRPr="00532322">
        <w:rPr>
          <w:rFonts w:asciiTheme="majorHAnsi" w:hAnsiTheme="majorHAnsi"/>
          <w:iCs/>
        </w:rPr>
        <w:t>19</w:t>
      </w:r>
      <w:r w:rsidRPr="00532322">
        <w:rPr>
          <w:rFonts w:asciiTheme="majorHAnsi" w:hAnsiTheme="majorHAnsi"/>
        </w:rPr>
        <w:t>:134-143.</w:t>
      </w:r>
    </w:p>
    <w:p w14:paraId="2050FC3B" w14:textId="19939E3E" w:rsidR="00D54C8D" w:rsidRPr="00532322" w:rsidRDefault="00D54C8D" w:rsidP="00532322">
      <w:pPr>
        <w:autoSpaceDE w:val="0"/>
        <w:autoSpaceDN w:val="0"/>
        <w:adjustRightInd w:val="0"/>
        <w:spacing w:after="120"/>
        <w:ind w:left="720" w:hanging="720"/>
        <w:rPr>
          <w:rFonts w:asciiTheme="majorHAnsi" w:hAnsiTheme="majorHAnsi"/>
        </w:rPr>
      </w:pPr>
      <w:r w:rsidRPr="00532322">
        <w:rPr>
          <w:rFonts w:asciiTheme="majorHAnsi" w:hAnsiTheme="majorHAnsi"/>
        </w:rPr>
        <w:t xml:space="preserve">Baselga, A., 2013. Separating the two components of abundance-based dissimilarity: balanced changes in abundance vs. abundance gradients. </w:t>
      </w:r>
      <w:r w:rsidRPr="00532322">
        <w:rPr>
          <w:rFonts w:asciiTheme="majorHAnsi" w:hAnsiTheme="majorHAnsi"/>
          <w:iCs/>
        </w:rPr>
        <w:t>Methods in Ecology and Evolution 4</w:t>
      </w:r>
      <w:r w:rsidRPr="00532322">
        <w:rPr>
          <w:rFonts w:asciiTheme="majorHAnsi" w:hAnsiTheme="majorHAnsi"/>
        </w:rPr>
        <w:t>:552-557.</w:t>
      </w:r>
    </w:p>
    <w:p w14:paraId="30663709" w14:textId="3CFDD367"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Bertrand, R., J. Lenoir, C. Piedallu, G. R. Dillon, P. De Ruffray, C. Vidal, J. C. Pierrat, and J. C. Gégout. 2011. Changes in plant community composition lag behind climate warming in lowland forests. Nature 479:517</w:t>
      </w:r>
      <w:r w:rsidR="00121168" w:rsidRPr="00532322">
        <w:rPr>
          <w:rFonts w:asciiTheme="majorHAnsi" w:hAnsiTheme="majorHAnsi"/>
          <w:noProof/>
        </w:rPr>
        <w:t>-</w:t>
      </w:r>
      <w:r w:rsidRPr="00532322">
        <w:rPr>
          <w:rFonts w:asciiTheme="majorHAnsi" w:hAnsiTheme="majorHAnsi"/>
          <w:noProof/>
        </w:rPr>
        <w:t>520.</w:t>
      </w:r>
    </w:p>
    <w:p w14:paraId="5EFC4F74"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Cardinale, B. J., J. P. Wright, M. W. Cadotte, I. T. Carroll, A. Hector, D. S. Srivastava, M. Loreau, and J. J. Weis. 2007. Impacts of plant diversity on biomass production increase through time because of species complementarity. Proceedings of the National Academy of Sciences of the United States of America 104:18123-18128.</w:t>
      </w:r>
    </w:p>
    <w:p w14:paraId="5C5A24D1" w14:textId="1080F25B"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Clay, K., J. Holah, and J. A. Rudgers. 2005. Herbivores cause a rapid increase in hereditary symbiosis and alter plant community composition. Proceedings of the National Academy of Sciences of the United States of America 102:12465</w:t>
      </w:r>
      <w:r w:rsidR="00121168" w:rsidRPr="00532322">
        <w:rPr>
          <w:rFonts w:asciiTheme="majorHAnsi" w:hAnsiTheme="majorHAnsi"/>
          <w:noProof/>
        </w:rPr>
        <w:t>-</w:t>
      </w:r>
      <w:r w:rsidRPr="00532322">
        <w:rPr>
          <w:rFonts w:asciiTheme="majorHAnsi" w:hAnsiTheme="majorHAnsi"/>
          <w:noProof/>
        </w:rPr>
        <w:t>12470.</w:t>
      </w:r>
    </w:p>
    <w:p w14:paraId="094349E2" w14:textId="55E0148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Cleland, E. E., S. L. Collins, T. L. Dickson, E. C. Farrer, K. L. Gross, L. A. Gherardi, L. M. Hallett, R. J. Hobbs, J. S. Hsu, L. Turnbull, and K. N. Suding. 2013. Sensitivity of grassland plant community composition to spatial vs. temporal variation in precipitation. Ecology 94:1687</w:t>
      </w:r>
      <w:r w:rsidR="00121168" w:rsidRPr="00532322">
        <w:rPr>
          <w:rFonts w:asciiTheme="majorHAnsi" w:hAnsiTheme="majorHAnsi"/>
          <w:noProof/>
        </w:rPr>
        <w:t>-</w:t>
      </w:r>
      <w:r w:rsidRPr="00532322">
        <w:rPr>
          <w:rFonts w:asciiTheme="majorHAnsi" w:hAnsiTheme="majorHAnsi"/>
          <w:noProof/>
        </w:rPr>
        <w:t>1696.</w:t>
      </w:r>
    </w:p>
    <w:p w14:paraId="7422333F" w14:textId="77777777" w:rsidR="001272F9" w:rsidRPr="00532322" w:rsidRDefault="001272F9"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highlight w:val="yellow"/>
        </w:rPr>
        <w:t>Clements, F. 1916. Plant Succession: An Analysis of the Development of Vegetation.  Publication 242. Carnegie Institution, Washington, USA</w:t>
      </w:r>
      <w:r w:rsidRPr="00532322">
        <w:rPr>
          <w:rFonts w:asciiTheme="majorHAnsi" w:hAnsiTheme="majorHAnsi"/>
          <w:noProof/>
        </w:rPr>
        <w:t xml:space="preserve"> </w:t>
      </w:r>
    </w:p>
    <w:p w14:paraId="37CD4A2B" w14:textId="5F14FF0E"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Cottenie, K. 2005. Integrating environmental and spatial processes in ecological community dynamics. Ecology Letters 8:1175-1182.</w:t>
      </w:r>
    </w:p>
    <w:p w14:paraId="7576226A" w14:textId="59A315B5"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Dearborn, K. D., and R. K. Danby. 2017. Aspect and slope influence plant community composition more than elevation across forest–tundra ecotones in subarctic Canada. Journal of Vegetation Science 28:595</w:t>
      </w:r>
      <w:r w:rsidR="00121168" w:rsidRPr="00532322">
        <w:rPr>
          <w:rFonts w:asciiTheme="majorHAnsi" w:hAnsiTheme="majorHAnsi"/>
          <w:noProof/>
        </w:rPr>
        <w:t>-</w:t>
      </w:r>
      <w:r w:rsidRPr="00532322">
        <w:rPr>
          <w:rFonts w:asciiTheme="majorHAnsi" w:hAnsiTheme="majorHAnsi"/>
          <w:noProof/>
        </w:rPr>
        <w:t>604.</w:t>
      </w:r>
    </w:p>
    <w:p w14:paraId="50132901" w14:textId="5BA25D1F"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lastRenderedPageBreak/>
        <w:t xml:space="preserve">Díaz, S., J. Fargione, F. S. Chapin, and D. Tilman. 2006. Biodiversity </w:t>
      </w:r>
      <w:r w:rsidR="00121168" w:rsidRPr="00532322">
        <w:rPr>
          <w:rFonts w:asciiTheme="majorHAnsi" w:hAnsiTheme="majorHAnsi"/>
          <w:noProof/>
        </w:rPr>
        <w:t>l</w:t>
      </w:r>
      <w:r w:rsidRPr="00532322">
        <w:rPr>
          <w:rFonts w:asciiTheme="majorHAnsi" w:hAnsiTheme="majorHAnsi"/>
          <w:noProof/>
        </w:rPr>
        <w:t xml:space="preserve">oss </w:t>
      </w:r>
      <w:r w:rsidR="00121168" w:rsidRPr="00532322">
        <w:rPr>
          <w:rFonts w:asciiTheme="majorHAnsi" w:hAnsiTheme="majorHAnsi"/>
          <w:noProof/>
        </w:rPr>
        <w:t>t</w:t>
      </w:r>
      <w:r w:rsidRPr="00532322">
        <w:rPr>
          <w:rFonts w:asciiTheme="majorHAnsi" w:hAnsiTheme="majorHAnsi"/>
          <w:noProof/>
        </w:rPr>
        <w:t xml:space="preserve">hreatens </w:t>
      </w:r>
      <w:r w:rsidR="00121168" w:rsidRPr="00532322">
        <w:rPr>
          <w:rFonts w:asciiTheme="majorHAnsi" w:hAnsiTheme="majorHAnsi"/>
          <w:noProof/>
        </w:rPr>
        <w:t>h</w:t>
      </w:r>
      <w:r w:rsidRPr="00532322">
        <w:rPr>
          <w:rFonts w:asciiTheme="majorHAnsi" w:hAnsiTheme="majorHAnsi"/>
          <w:noProof/>
        </w:rPr>
        <w:t xml:space="preserve">uman </w:t>
      </w:r>
      <w:r w:rsidR="00121168" w:rsidRPr="00532322">
        <w:rPr>
          <w:rFonts w:asciiTheme="majorHAnsi" w:hAnsiTheme="majorHAnsi"/>
          <w:noProof/>
        </w:rPr>
        <w:t>w</w:t>
      </w:r>
      <w:r w:rsidRPr="00532322">
        <w:rPr>
          <w:rFonts w:asciiTheme="majorHAnsi" w:hAnsiTheme="majorHAnsi"/>
          <w:noProof/>
        </w:rPr>
        <w:t>ell-</w:t>
      </w:r>
      <w:r w:rsidR="00121168" w:rsidRPr="00532322">
        <w:rPr>
          <w:rFonts w:asciiTheme="majorHAnsi" w:hAnsiTheme="majorHAnsi"/>
          <w:noProof/>
        </w:rPr>
        <w:t>b</w:t>
      </w:r>
      <w:r w:rsidRPr="00532322">
        <w:rPr>
          <w:rFonts w:asciiTheme="majorHAnsi" w:hAnsiTheme="majorHAnsi"/>
          <w:noProof/>
        </w:rPr>
        <w:t>eing. PLoS Biology 4:e277.</w:t>
      </w:r>
    </w:p>
    <w:p w14:paraId="01CC04B1" w14:textId="6133F1D4"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Grab, H., M. G. Branstetter, N. Amon, K. R. Urban-Mead, M. G. Park, J. Gibbs, E. J. Blitzer, K. Poveda, G. Loeb, and B. N. Danforth. 2019. Agriculturally dominated landscapes reduce bee phylogenetic diversity and pollination services. Nature 363:282-284.</w:t>
      </w:r>
    </w:p>
    <w:p w14:paraId="0A18E5CE" w14:textId="7100EE9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Grace, J. B., T. M. Anderson, E. W. Seabloom, E. T. Borer, P. B. Adler, W. S. Harpole, Y. Hautier, H. Hillebrand, E. M. Lind, M. Pärtel, J. D. Bakker, Y. M. Buckley, M. J. Crawley, E. I. Damschen, K. F. Davies, P. A. Fay, J. Firn, D. S. Gruner, S. M. Prober, and M. D. Smith. 2016. </w:t>
      </w:r>
      <w:r w:rsidR="00121168" w:rsidRPr="00532322">
        <w:rPr>
          <w:rFonts w:asciiTheme="majorHAnsi" w:hAnsiTheme="majorHAnsi"/>
          <w:noProof/>
        </w:rPr>
        <w:t>P</w:t>
      </w:r>
      <w:r w:rsidRPr="00532322">
        <w:rPr>
          <w:rFonts w:asciiTheme="majorHAnsi" w:hAnsiTheme="majorHAnsi"/>
          <w:noProof/>
        </w:rPr>
        <w:t>roductivity and plant species richness. Nature</w:t>
      </w:r>
      <w:r w:rsidR="00121168" w:rsidRPr="00532322">
        <w:rPr>
          <w:rFonts w:asciiTheme="majorHAnsi" w:hAnsiTheme="majorHAnsi"/>
          <w:noProof/>
        </w:rPr>
        <w:t xml:space="preserve"> </w:t>
      </w:r>
      <w:r w:rsidR="00121168" w:rsidRPr="00532322">
        <w:rPr>
          <w:rFonts w:asciiTheme="majorHAnsi" w:hAnsiTheme="majorHAnsi"/>
          <w:noProof/>
          <w:highlight w:val="yellow"/>
        </w:rPr>
        <w:t>xxx</w:t>
      </w:r>
      <w:r w:rsidRPr="00532322">
        <w:rPr>
          <w:rFonts w:asciiTheme="majorHAnsi" w:hAnsiTheme="majorHAnsi"/>
          <w:noProof/>
        </w:rPr>
        <w:t>:1</w:t>
      </w:r>
      <w:r w:rsidR="00121168" w:rsidRPr="00532322">
        <w:rPr>
          <w:rFonts w:asciiTheme="majorHAnsi" w:hAnsiTheme="majorHAnsi"/>
          <w:noProof/>
        </w:rPr>
        <w:t>-</w:t>
      </w:r>
      <w:r w:rsidRPr="00532322">
        <w:rPr>
          <w:rFonts w:asciiTheme="majorHAnsi" w:hAnsiTheme="majorHAnsi"/>
          <w:noProof/>
        </w:rPr>
        <w:t>10.</w:t>
      </w:r>
    </w:p>
    <w:p w14:paraId="6462DA0E"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Grace, J. B., T. M. Anderson, E. W. Seabloom, E. T. Borer, P. B. Adler, W. S. Harpole, Y. Hautier, H. Hillebrand, E. M. Lind, M. Partel, J. D. Bakker, Y. M. Buckley, M. J. Crawley, E. I. Damschen, K. F. Davies, P. A. Fay, J. Firn, D. S. Gruner, A. Hector, J. M. H. Knops, A. S. MacDougall, B. A. Melbourne, J. W. Morgan, J. L. Orrock, S. M. Prober, and M. D. Smith. 2016. Integrative modelling reveals mechanisms linking productivity and plant species richness. Nature 529:390-393.</w:t>
      </w:r>
    </w:p>
    <w:p w14:paraId="7834CC86" w14:textId="3F54278C"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Hautier, Y., D. Tilman, F. Isbell, E. W. Seabloom, E. T. Borer, and P. B. Reich. 2015. Anthropogenic environmental changes affect ecosystem stability via biodiversity. Science 348:336</w:t>
      </w:r>
      <w:r w:rsidR="00121168" w:rsidRPr="00532322">
        <w:rPr>
          <w:rFonts w:asciiTheme="majorHAnsi" w:hAnsiTheme="majorHAnsi"/>
          <w:noProof/>
        </w:rPr>
        <w:t>-</w:t>
      </w:r>
      <w:r w:rsidRPr="00532322">
        <w:rPr>
          <w:rFonts w:asciiTheme="majorHAnsi" w:hAnsiTheme="majorHAnsi"/>
          <w:noProof/>
        </w:rPr>
        <w:t>340.</w:t>
      </w:r>
    </w:p>
    <w:p w14:paraId="6F0B0117" w14:textId="77777777" w:rsidR="00121168" w:rsidRPr="00532322" w:rsidRDefault="00121168" w:rsidP="00532322">
      <w:pPr>
        <w:widowControl w:val="0"/>
        <w:autoSpaceDE w:val="0"/>
        <w:autoSpaceDN w:val="0"/>
        <w:adjustRightInd w:val="0"/>
        <w:spacing w:after="120"/>
        <w:ind w:left="720" w:hanging="720"/>
        <w:rPr>
          <w:rFonts w:asciiTheme="majorHAnsi" w:hAnsiTheme="majorHAnsi"/>
          <w:lang w:bidi="en-US"/>
        </w:rPr>
      </w:pPr>
      <w:r w:rsidRPr="00532322">
        <w:rPr>
          <w:rFonts w:asciiTheme="majorHAnsi" w:hAnsiTheme="majorHAnsi"/>
          <w:lang w:bidi="en-US"/>
        </w:rPr>
        <w:t>Hillebrand, H., B. Blasius, E. T. Borer, J. M. Chase, J. A. Downing, B. K. Eriksson, C. T. Filstrup, W. S. Harpole, D. Hodapp, S. Larsen, A. M. Lewandowska, E. W. Seabloom, D. B. Van de Waal, and A. B. Ryabov. 2018. Biodiversity change is uncoupled from species richness trends: Consequences for conservation and monitoring. Journal of Applied Ecology 55:169-184.</w:t>
      </w:r>
    </w:p>
    <w:p w14:paraId="03DB6465" w14:textId="1435D2B5"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Hobbs, R. J., and H. A. Mooney. 1995. Spatial and temporal variability in California annual grassland: results from a long-term study. Journal of Vegetation Science 6:43-56.</w:t>
      </w:r>
    </w:p>
    <w:p w14:paraId="1C9735D4" w14:textId="12A71E42"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Hooper, D. U., and P. M. Vitousek. 1998. The </w:t>
      </w:r>
      <w:r w:rsidR="00121168" w:rsidRPr="00532322">
        <w:rPr>
          <w:rFonts w:asciiTheme="majorHAnsi" w:hAnsiTheme="majorHAnsi"/>
          <w:noProof/>
        </w:rPr>
        <w:t>e</w:t>
      </w:r>
      <w:r w:rsidRPr="00532322">
        <w:rPr>
          <w:rFonts w:asciiTheme="majorHAnsi" w:hAnsiTheme="majorHAnsi"/>
          <w:noProof/>
        </w:rPr>
        <w:t xml:space="preserve">ffects of </w:t>
      </w:r>
      <w:r w:rsidR="00121168" w:rsidRPr="00532322">
        <w:rPr>
          <w:rFonts w:asciiTheme="majorHAnsi" w:hAnsiTheme="majorHAnsi"/>
          <w:noProof/>
        </w:rPr>
        <w:t>p</w:t>
      </w:r>
      <w:r w:rsidRPr="00532322">
        <w:rPr>
          <w:rFonts w:asciiTheme="majorHAnsi" w:hAnsiTheme="majorHAnsi"/>
          <w:noProof/>
        </w:rPr>
        <w:t xml:space="preserve">lant </w:t>
      </w:r>
      <w:r w:rsidR="00121168" w:rsidRPr="00532322">
        <w:rPr>
          <w:rFonts w:asciiTheme="majorHAnsi" w:hAnsiTheme="majorHAnsi"/>
          <w:noProof/>
        </w:rPr>
        <w:t>c</w:t>
      </w:r>
      <w:r w:rsidRPr="00532322">
        <w:rPr>
          <w:rFonts w:asciiTheme="majorHAnsi" w:hAnsiTheme="majorHAnsi"/>
          <w:noProof/>
        </w:rPr>
        <w:t xml:space="preserve">omposition and </w:t>
      </w:r>
      <w:r w:rsidR="00121168" w:rsidRPr="00532322">
        <w:rPr>
          <w:rFonts w:asciiTheme="majorHAnsi" w:hAnsiTheme="majorHAnsi"/>
          <w:noProof/>
        </w:rPr>
        <w:t>d</w:t>
      </w:r>
      <w:r w:rsidRPr="00532322">
        <w:rPr>
          <w:rFonts w:asciiTheme="majorHAnsi" w:hAnsiTheme="majorHAnsi"/>
          <w:noProof/>
        </w:rPr>
        <w:t xml:space="preserve">iversity on </w:t>
      </w:r>
      <w:r w:rsidR="00121168" w:rsidRPr="00532322">
        <w:rPr>
          <w:rFonts w:asciiTheme="majorHAnsi" w:hAnsiTheme="majorHAnsi"/>
          <w:noProof/>
        </w:rPr>
        <w:t>e</w:t>
      </w:r>
      <w:r w:rsidRPr="00532322">
        <w:rPr>
          <w:rFonts w:asciiTheme="majorHAnsi" w:hAnsiTheme="majorHAnsi"/>
          <w:noProof/>
        </w:rPr>
        <w:t xml:space="preserve">cosystem </w:t>
      </w:r>
      <w:r w:rsidR="00121168" w:rsidRPr="00532322">
        <w:rPr>
          <w:rFonts w:asciiTheme="majorHAnsi" w:hAnsiTheme="majorHAnsi"/>
          <w:noProof/>
        </w:rPr>
        <w:t>p</w:t>
      </w:r>
      <w:r w:rsidRPr="00532322">
        <w:rPr>
          <w:rFonts w:asciiTheme="majorHAnsi" w:hAnsiTheme="majorHAnsi"/>
          <w:noProof/>
        </w:rPr>
        <w:t>rocesses. Science 277:1302</w:t>
      </w:r>
      <w:r w:rsidR="00121168" w:rsidRPr="00532322">
        <w:rPr>
          <w:rFonts w:asciiTheme="majorHAnsi" w:hAnsiTheme="majorHAnsi"/>
          <w:noProof/>
        </w:rPr>
        <w:t>-</w:t>
      </w:r>
      <w:r w:rsidRPr="00532322">
        <w:rPr>
          <w:rFonts w:asciiTheme="majorHAnsi" w:hAnsiTheme="majorHAnsi"/>
          <w:noProof/>
        </w:rPr>
        <w:t>1305.</w:t>
      </w:r>
    </w:p>
    <w:p w14:paraId="6FF8D74F" w14:textId="4D2AFC8B"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Inouye, R. S.</w:t>
      </w:r>
      <w:r w:rsidR="00121168" w:rsidRPr="00532322">
        <w:rPr>
          <w:rFonts w:asciiTheme="majorHAnsi" w:hAnsiTheme="majorHAnsi"/>
          <w:noProof/>
        </w:rPr>
        <w:t>,</w:t>
      </w:r>
      <w:r w:rsidRPr="00532322">
        <w:rPr>
          <w:rFonts w:asciiTheme="majorHAnsi" w:hAnsiTheme="majorHAnsi"/>
          <w:noProof/>
        </w:rPr>
        <w:t xml:space="preserve"> and D. Tilman, 1988. Convergence and divergence of old</w:t>
      </w:r>
      <w:r w:rsidRPr="00532322">
        <w:rPr>
          <w:rFonts w:asciiTheme="majorHAnsi" w:hAnsiTheme="majorHAnsi" w:cs="Cambria Math"/>
          <w:noProof/>
        </w:rPr>
        <w:t>‐</w:t>
      </w:r>
      <w:r w:rsidRPr="00532322">
        <w:rPr>
          <w:rFonts w:asciiTheme="majorHAnsi" w:hAnsiTheme="majorHAnsi"/>
          <w:noProof/>
        </w:rPr>
        <w:t>field plant communities along experimental nitrogen gradients.</w:t>
      </w:r>
      <w:r w:rsidR="00121168" w:rsidRPr="00532322">
        <w:rPr>
          <w:rFonts w:asciiTheme="majorHAnsi" w:hAnsiTheme="majorHAnsi"/>
          <w:noProof/>
        </w:rPr>
        <w:t xml:space="preserve"> </w:t>
      </w:r>
      <w:r w:rsidRPr="00532322">
        <w:rPr>
          <w:rFonts w:asciiTheme="majorHAnsi" w:hAnsiTheme="majorHAnsi"/>
          <w:iCs/>
          <w:noProof/>
        </w:rPr>
        <w:t>Ecology</w:t>
      </w:r>
      <w:r w:rsidR="00121168" w:rsidRPr="00532322">
        <w:rPr>
          <w:rFonts w:asciiTheme="majorHAnsi" w:hAnsiTheme="majorHAnsi"/>
          <w:noProof/>
        </w:rPr>
        <w:t xml:space="preserve"> </w:t>
      </w:r>
      <w:r w:rsidRPr="00532322">
        <w:rPr>
          <w:rFonts w:asciiTheme="majorHAnsi" w:hAnsiTheme="majorHAnsi"/>
          <w:iCs/>
          <w:noProof/>
        </w:rPr>
        <w:t>69</w:t>
      </w:r>
      <w:r w:rsidR="00121168" w:rsidRPr="00532322">
        <w:rPr>
          <w:rFonts w:asciiTheme="majorHAnsi" w:hAnsiTheme="majorHAnsi"/>
          <w:iCs/>
          <w:noProof/>
        </w:rPr>
        <w:t>:</w:t>
      </w:r>
      <w:r w:rsidRPr="00532322">
        <w:rPr>
          <w:rFonts w:asciiTheme="majorHAnsi" w:hAnsiTheme="majorHAnsi"/>
          <w:noProof/>
        </w:rPr>
        <w:t>995-1004.</w:t>
      </w:r>
    </w:p>
    <w:p w14:paraId="3868F4F9" w14:textId="57A04637"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Inouye, R. S.</w:t>
      </w:r>
      <w:r w:rsidR="00121168" w:rsidRPr="00532322">
        <w:rPr>
          <w:rFonts w:asciiTheme="majorHAnsi" w:hAnsiTheme="majorHAnsi"/>
          <w:noProof/>
        </w:rPr>
        <w:t>,</w:t>
      </w:r>
      <w:r w:rsidRPr="00532322">
        <w:rPr>
          <w:rFonts w:asciiTheme="majorHAnsi" w:hAnsiTheme="majorHAnsi"/>
          <w:noProof/>
        </w:rPr>
        <w:t xml:space="preserve"> and D. Tilman. 1995. Convergence and divergence of old</w:t>
      </w:r>
      <w:r w:rsidRPr="00532322">
        <w:rPr>
          <w:rFonts w:asciiTheme="majorHAnsi" w:hAnsiTheme="majorHAnsi" w:cs="Cambria Math"/>
          <w:noProof/>
        </w:rPr>
        <w:t>‐</w:t>
      </w:r>
      <w:r w:rsidRPr="00532322">
        <w:rPr>
          <w:rFonts w:asciiTheme="majorHAnsi" w:hAnsiTheme="majorHAnsi"/>
          <w:noProof/>
        </w:rPr>
        <w:t>field vegetation after 11 yr of nitrogen addition.</w:t>
      </w:r>
      <w:r w:rsidR="00121168" w:rsidRPr="00532322">
        <w:rPr>
          <w:rFonts w:asciiTheme="majorHAnsi" w:hAnsiTheme="majorHAnsi"/>
          <w:noProof/>
        </w:rPr>
        <w:t xml:space="preserve"> </w:t>
      </w:r>
      <w:r w:rsidRPr="00532322">
        <w:rPr>
          <w:rFonts w:asciiTheme="majorHAnsi" w:hAnsiTheme="majorHAnsi"/>
          <w:iCs/>
          <w:noProof/>
        </w:rPr>
        <w:t>Ecology</w:t>
      </w:r>
      <w:r w:rsidR="00121168" w:rsidRPr="00532322">
        <w:rPr>
          <w:rFonts w:asciiTheme="majorHAnsi" w:hAnsiTheme="majorHAnsi"/>
          <w:iCs/>
          <w:noProof/>
        </w:rPr>
        <w:t xml:space="preserve"> </w:t>
      </w:r>
      <w:r w:rsidRPr="00532322">
        <w:rPr>
          <w:rFonts w:asciiTheme="majorHAnsi" w:hAnsiTheme="majorHAnsi"/>
          <w:iCs/>
          <w:noProof/>
        </w:rPr>
        <w:t>76</w:t>
      </w:r>
      <w:r w:rsidR="00121168" w:rsidRPr="00532322">
        <w:rPr>
          <w:rFonts w:asciiTheme="majorHAnsi" w:hAnsiTheme="majorHAnsi"/>
          <w:iCs/>
          <w:noProof/>
        </w:rPr>
        <w:t>:</w:t>
      </w:r>
      <w:r w:rsidRPr="00532322">
        <w:rPr>
          <w:rFonts w:asciiTheme="majorHAnsi" w:hAnsiTheme="majorHAnsi"/>
          <w:noProof/>
        </w:rPr>
        <w:t>1872-1887.</w:t>
      </w:r>
    </w:p>
    <w:p w14:paraId="376EBE79" w14:textId="0787D6EC" w:rsidR="00121168" w:rsidRPr="00532322" w:rsidRDefault="00121168"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rPr>
        <w:t xml:space="preserve">Jones </w:t>
      </w:r>
      <w:r w:rsidRPr="00532322">
        <w:rPr>
          <w:rFonts w:asciiTheme="majorHAnsi" w:hAnsiTheme="majorHAnsi"/>
          <w:highlight w:val="yellow"/>
        </w:rPr>
        <w:t>et al</w:t>
      </w:r>
      <w:r w:rsidRPr="00532322">
        <w:rPr>
          <w:rFonts w:asciiTheme="majorHAnsi" w:hAnsiTheme="majorHAnsi"/>
        </w:rPr>
        <w:t xml:space="preserve">. 2017. Species re-ordering, not changes in richness, drives long-term dynamics in grassland communities. Ecology Letters 20:1556-1565. </w:t>
      </w:r>
    </w:p>
    <w:p w14:paraId="12245677" w14:textId="1715DCBD" w:rsidR="001272F9" w:rsidRPr="00532322" w:rsidRDefault="001272F9"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color w:val="222222"/>
          <w:highlight w:val="yellow"/>
        </w:rPr>
        <w:t xml:space="preserve">Maggi, E., Bertocci, I., Vaselli, S. and Benedetti-Cecchi, L. (2011) Connell and Slatyer's models of succession in the biodiversity era. </w:t>
      </w:r>
      <w:r w:rsidRPr="00532322">
        <w:rPr>
          <w:rFonts w:asciiTheme="majorHAnsi" w:hAnsiTheme="majorHAnsi"/>
          <w:i/>
          <w:iCs/>
          <w:color w:val="222222"/>
          <w:highlight w:val="yellow"/>
        </w:rPr>
        <w:t>Ecology</w:t>
      </w:r>
      <w:r w:rsidRPr="00532322">
        <w:rPr>
          <w:rFonts w:asciiTheme="majorHAnsi" w:hAnsiTheme="majorHAnsi"/>
          <w:color w:val="222222"/>
          <w:highlight w:val="yellow"/>
        </w:rPr>
        <w:t xml:space="preserve">, </w:t>
      </w:r>
      <w:r w:rsidRPr="00532322">
        <w:rPr>
          <w:rFonts w:asciiTheme="majorHAnsi" w:hAnsiTheme="majorHAnsi"/>
          <w:i/>
          <w:iCs/>
          <w:color w:val="222222"/>
          <w:highlight w:val="yellow"/>
        </w:rPr>
        <w:t>92</w:t>
      </w:r>
      <w:r w:rsidRPr="00532322">
        <w:rPr>
          <w:rFonts w:asciiTheme="majorHAnsi" w:hAnsiTheme="majorHAnsi"/>
          <w:color w:val="222222"/>
          <w:highlight w:val="yellow"/>
        </w:rPr>
        <w:t>(7), pp.1399-1406</w:t>
      </w:r>
    </w:p>
    <w:p w14:paraId="750F1E27" w14:textId="2B97D71F" w:rsidR="00121168" w:rsidRPr="00532322" w:rsidRDefault="00121168"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rPr>
        <w:t xml:space="preserve">Magurran </w:t>
      </w:r>
      <w:r w:rsidRPr="00532322">
        <w:rPr>
          <w:rFonts w:asciiTheme="majorHAnsi" w:hAnsiTheme="majorHAnsi"/>
          <w:highlight w:val="yellow"/>
        </w:rPr>
        <w:t>et al</w:t>
      </w:r>
      <w:r w:rsidRPr="00532322">
        <w:rPr>
          <w:rFonts w:asciiTheme="majorHAnsi" w:hAnsiTheme="majorHAnsi"/>
        </w:rPr>
        <w:t xml:space="preserve">. 2018. Divergent biodiversity change within ecosystems. </w:t>
      </w:r>
      <w:r w:rsidRPr="00532322">
        <w:rPr>
          <w:rFonts w:asciiTheme="majorHAnsi" w:hAnsiTheme="majorHAnsi"/>
          <w:highlight w:val="yellow"/>
          <w:lang w:val="en-AU"/>
        </w:rPr>
        <w:t>Proc Natl Acad Sci USA</w:t>
      </w:r>
      <w:r w:rsidRPr="00532322">
        <w:rPr>
          <w:rFonts w:asciiTheme="majorHAnsi" w:hAnsiTheme="majorHAnsi"/>
          <w:lang w:val="en-AU"/>
        </w:rPr>
        <w:t xml:space="preserve"> 115:1843-1847.</w:t>
      </w:r>
    </w:p>
    <w:p w14:paraId="478C3B3F" w14:textId="13A12D48" w:rsidR="007437DC" w:rsidRPr="00532322" w:rsidRDefault="007437DC" w:rsidP="00532322">
      <w:pPr>
        <w:widowControl w:val="0"/>
        <w:autoSpaceDE w:val="0"/>
        <w:autoSpaceDN w:val="0"/>
        <w:adjustRightInd w:val="0"/>
        <w:spacing w:after="120"/>
        <w:ind w:left="720" w:hanging="720"/>
        <w:rPr>
          <w:rFonts w:asciiTheme="majorHAnsi" w:hAnsiTheme="majorHAnsi"/>
          <w:color w:val="231F20"/>
          <w:lang w:val="en-AU"/>
        </w:rPr>
      </w:pPr>
      <w:r w:rsidRPr="00532322">
        <w:rPr>
          <w:rFonts w:asciiTheme="majorHAnsi" w:hAnsiTheme="majorHAnsi"/>
          <w:color w:val="231F20"/>
          <w:lang w:val="en-AU"/>
        </w:rPr>
        <w:t xml:space="preserve">Matulich </w:t>
      </w:r>
      <w:r w:rsidRPr="00532322">
        <w:rPr>
          <w:rFonts w:asciiTheme="majorHAnsi" w:hAnsiTheme="majorHAnsi"/>
          <w:color w:val="231F20"/>
          <w:highlight w:val="yellow"/>
          <w:lang w:val="en-AU"/>
        </w:rPr>
        <w:t>et al</w:t>
      </w:r>
      <w:r w:rsidRPr="00532322">
        <w:rPr>
          <w:rFonts w:asciiTheme="majorHAnsi" w:hAnsiTheme="majorHAnsi"/>
          <w:color w:val="231F20"/>
          <w:lang w:val="en-AU"/>
        </w:rPr>
        <w:t xml:space="preserve">. 2015. Temporal variation overshadows the response of leaf litter microbial </w:t>
      </w:r>
      <w:r w:rsidRPr="00532322">
        <w:rPr>
          <w:rFonts w:asciiTheme="majorHAnsi" w:hAnsiTheme="majorHAnsi"/>
          <w:color w:val="231F20"/>
          <w:lang w:val="en-AU"/>
        </w:rPr>
        <w:lastRenderedPageBreak/>
        <w:t>communities to simulated global change. The ISME Journal 9:2477-2489.</w:t>
      </w:r>
    </w:p>
    <w:p w14:paraId="2D8AD74A" w14:textId="69C9B202"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Milchunas, D. G., and W. K. Lauenroth. 1993. Quantitative effects of grazing on vegetation and soils over a global range of environments. Ecological Monographs 63:327</w:t>
      </w:r>
      <w:r w:rsidR="00121168" w:rsidRPr="00532322">
        <w:rPr>
          <w:rFonts w:asciiTheme="majorHAnsi" w:hAnsiTheme="majorHAnsi"/>
          <w:noProof/>
        </w:rPr>
        <w:t>-</w:t>
      </w:r>
      <w:r w:rsidRPr="00532322">
        <w:rPr>
          <w:rFonts w:asciiTheme="majorHAnsi" w:hAnsiTheme="majorHAnsi"/>
          <w:noProof/>
        </w:rPr>
        <w:t>366.</w:t>
      </w:r>
    </w:p>
    <w:p w14:paraId="4271FBC3" w14:textId="3BE5DD3E"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Naeem, S., and J. P. Wright. 2003. Disentangling biodiversity effects on ecosystem functioning: deriving solutions to a seemingly insurmountable problem. Ecology Letters 6:567</w:t>
      </w:r>
      <w:r w:rsidR="00121168" w:rsidRPr="00532322">
        <w:rPr>
          <w:rFonts w:asciiTheme="majorHAnsi" w:hAnsiTheme="majorHAnsi"/>
          <w:noProof/>
        </w:rPr>
        <w:t>-</w:t>
      </w:r>
      <w:r w:rsidRPr="00532322">
        <w:rPr>
          <w:rFonts w:asciiTheme="majorHAnsi" w:hAnsiTheme="majorHAnsi"/>
          <w:noProof/>
        </w:rPr>
        <w:t>579.</w:t>
      </w:r>
    </w:p>
    <w:p w14:paraId="02F9467F" w14:textId="172315F2" w:rsidR="007437DC" w:rsidRPr="00532322" w:rsidRDefault="007437DC"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Oksanen, J., G. Blanchet, M. Friendly, R. Kindt, P. Legendre, D. McGlinn, P. R. Minchin, R. B. O'Hara, G. L. Simpson, P. Solymos, M. H. H. Stevens, S. E., and W. H. 2018. vegan: community ecology package. v. 2.5-3.</w:t>
      </w:r>
    </w:p>
    <w:p w14:paraId="29D4456D" w14:textId="30121F80"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Owensby, C. E., J. M. Ham, A. K. Knapp, and L. M. Auen. 1999. Biomass production and species composition change in a tallgrass prairie ecosystem after long-term exposure to elevated atmospheric CO2. Global Change Biology 5:497</w:t>
      </w:r>
      <w:r w:rsidR="00121168" w:rsidRPr="00532322">
        <w:rPr>
          <w:rFonts w:asciiTheme="majorHAnsi" w:hAnsiTheme="majorHAnsi"/>
          <w:noProof/>
        </w:rPr>
        <w:t>-</w:t>
      </w:r>
      <w:r w:rsidRPr="00532322">
        <w:rPr>
          <w:rFonts w:asciiTheme="majorHAnsi" w:hAnsiTheme="majorHAnsi"/>
          <w:noProof/>
        </w:rPr>
        <w:t>506.</w:t>
      </w:r>
    </w:p>
    <w:p w14:paraId="4F783B6A" w14:textId="073B4EC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Pennington, V. E., K. A. Palmquist, J. B. Bradford, and W. K. Lauenroth. 2017. Climate and soil texture influence patterns of forb species richness and composition in big sagebrush plant communities across their spatial extent in the western U.S. Plant Ecology 218:957</w:t>
      </w:r>
      <w:r w:rsidR="00121168" w:rsidRPr="00532322">
        <w:rPr>
          <w:rFonts w:asciiTheme="majorHAnsi" w:hAnsiTheme="majorHAnsi"/>
          <w:noProof/>
        </w:rPr>
        <w:t>-</w:t>
      </w:r>
      <w:r w:rsidRPr="00532322">
        <w:rPr>
          <w:rFonts w:asciiTheme="majorHAnsi" w:hAnsiTheme="majorHAnsi"/>
          <w:noProof/>
        </w:rPr>
        <w:t>970.</w:t>
      </w:r>
    </w:p>
    <w:p w14:paraId="60DE2B3E" w14:textId="77777777"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Reich, P. B., D. Tilman, F. Isbell, K. Mueller, S. E. Hobbie, D. F. B. Flynn, and N. Eisenhauer. 2012. Impacts of biodiversity loss escalate through time as redundancy fades. Science 336:589-592.</w:t>
      </w:r>
    </w:p>
    <w:p w14:paraId="69348E95" w14:textId="462DC649" w:rsidR="00121168" w:rsidRPr="00532322" w:rsidRDefault="00121168"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Sax, D. F., and S. D. Gaines. 2003. Species diversity: from global decreases to local increases. Trends in Ecology &amp; Evolution 18:561-566.</w:t>
      </w:r>
    </w:p>
    <w:p w14:paraId="2B3F14E1" w14:textId="4CBD2BD5" w:rsidR="007437DC" w:rsidRPr="00532322" w:rsidRDefault="007437DC"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 xml:space="preserve">Smith </w:t>
      </w:r>
      <w:r w:rsidRPr="00532322">
        <w:rPr>
          <w:rFonts w:asciiTheme="majorHAnsi" w:hAnsiTheme="majorHAnsi"/>
          <w:highlight w:val="yellow"/>
          <w:lang w:val="en-AU"/>
        </w:rPr>
        <w:t>et al</w:t>
      </w:r>
      <w:r w:rsidRPr="00532322">
        <w:rPr>
          <w:rFonts w:asciiTheme="majorHAnsi" w:hAnsiTheme="majorHAnsi"/>
          <w:lang w:val="en-AU"/>
        </w:rPr>
        <w:t>. 2009. A framework for assessing ecosystem dynamics in response to chronic resource alterations induced by global change. Ecology 90:3279-3289.</w:t>
      </w:r>
    </w:p>
    <w:p w14:paraId="3BCA5BB2" w14:textId="6211F854" w:rsidR="008D4EF4" w:rsidRPr="00532322" w:rsidRDefault="008D4EF4"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rPr>
        <w:t>Soininen, J., J. Heino, and J. Wang. 2018. A meta</w:t>
      </w:r>
      <w:r w:rsidRPr="00532322">
        <w:rPr>
          <w:rFonts w:asciiTheme="majorHAnsi" w:hAnsiTheme="majorHAnsi" w:cs="Cambria Math"/>
        </w:rPr>
        <w:t>‐</w:t>
      </w:r>
      <w:r w:rsidRPr="00532322">
        <w:rPr>
          <w:rFonts w:asciiTheme="majorHAnsi" w:hAnsiTheme="majorHAnsi"/>
        </w:rPr>
        <w:t xml:space="preserve">analysis of nestedness and turnover components of beta diversity across organisms and ecosystems. </w:t>
      </w:r>
      <w:r w:rsidRPr="00532322">
        <w:rPr>
          <w:rFonts w:asciiTheme="majorHAnsi" w:hAnsiTheme="majorHAnsi"/>
          <w:iCs/>
        </w:rPr>
        <w:t>Global Ecology and Biogeography</w:t>
      </w:r>
      <w:r w:rsidRPr="00532322">
        <w:rPr>
          <w:rFonts w:asciiTheme="majorHAnsi" w:hAnsiTheme="majorHAnsi"/>
        </w:rPr>
        <w:t xml:space="preserve"> </w:t>
      </w:r>
      <w:r w:rsidRPr="00532322">
        <w:rPr>
          <w:rFonts w:asciiTheme="majorHAnsi" w:hAnsiTheme="majorHAnsi"/>
          <w:iCs/>
        </w:rPr>
        <w:t>27:</w:t>
      </w:r>
      <w:r w:rsidRPr="00532322">
        <w:rPr>
          <w:rFonts w:asciiTheme="majorHAnsi" w:hAnsiTheme="majorHAnsi"/>
        </w:rPr>
        <w:t>96-109.</w:t>
      </w:r>
    </w:p>
    <w:p w14:paraId="0892CB75" w14:textId="5D2C8F36"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Tilman, D. 1994. Competition and biodiversity in spatially structured habitats. Ecology 75:2-16.</w:t>
      </w:r>
    </w:p>
    <w:p w14:paraId="528C4306" w14:textId="024D24C5"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Tilman, D., F. Isbell, and J. M. Cowles. 2014. Biodiversity and ecosystem functioning. Annual Review of Ecology, Evolution, and Systematics 45:471</w:t>
      </w:r>
      <w:r w:rsidR="00121168" w:rsidRPr="00532322">
        <w:rPr>
          <w:rFonts w:asciiTheme="majorHAnsi" w:hAnsiTheme="majorHAnsi"/>
          <w:noProof/>
        </w:rPr>
        <w:t>-</w:t>
      </w:r>
      <w:r w:rsidRPr="00532322">
        <w:rPr>
          <w:rFonts w:asciiTheme="majorHAnsi" w:hAnsiTheme="majorHAnsi"/>
          <w:noProof/>
        </w:rPr>
        <w:t>493.</w:t>
      </w:r>
    </w:p>
    <w:p w14:paraId="69F41E22" w14:textId="5DA41DC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Tilman, D., P. B. Reich, and J. M. H. Knops. 2006. Biodiversity and ecosystem stability in a decade-long grassland experiment. Nature 441:629</w:t>
      </w:r>
      <w:r w:rsidR="00121168" w:rsidRPr="00532322">
        <w:rPr>
          <w:rFonts w:asciiTheme="majorHAnsi" w:hAnsiTheme="majorHAnsi"/>
          <w:noProof/>
        </w:rPr>
        <w:t>-</w:t>
      </w:r>
      <w:r w:rsidRPr="00532322">
        <w:rPr>
          <w:rFonts w:asciiTheme="majorHAnsi" w:hAnsiTheme="majorHAnsi"/>
          <w:noProof/>
        </w:rPr>
        <w:t>632.</w:t>
      </w:r>
    </w:p>
    <w:p w14:paraId="55350034" w14:textId="3FA6720F"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Vellend, M., 2016. </w:t>
      </w:r>
      <w:r w:rsidRPr="00532322">
        <w:rPr>
          <w:rFonts w:asciiTheme="majorHAnsi" w:hAnsiTheme="majorHAnsi"/>
          <w:iCs/>
          <w:noProof/>
        </w:rPr>
        <w:t>The theory of ecological communities (MPB-57)</w:t>
      </w:r>
      <w:r w:rsidRPr="00532322">
        <w:rPr>
          <w:rFonts w:asciiTheme="majorHAnsi" w:hAnsiTheme="majorHAnsi"/>
          <w:noProof/>
        </w:rPr>
        <w:t> (Vol. 75). Princeton University Press</w:t>
      </w:r>
      <w:r w:rsidR="00121168" w:rsidRPr="00532322">
        <w:rPr>
          <w:rFonts w:asciiTheme="majorHAnsi" w:hAnsiTheme="majorHAnsi"/>
          <w:noProof/>
        </w:rPr>
        <w:t>, Princeton, NJ</w:t>
      </w:r>
      <w:r w:rsidRPr="00532322">
        <w:rPr>
          <w:rFonts w:asciiTheme="majorHAnsi" w:hAnsiTheme="majorHAnsi"/>
          <w:noProof/>
        </w:rPr>
        <w:t>.</w:t>
      </w:r>
    </w:p>
    <w:p w14:paraId="4E76124F" w14:textId="32108AB8"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Venables, W. N., and B. D. Ripley. 2002. Modern applied statistics with S. Springer-Verlag</w:t>
      </w:r>
      <w:r w:rsidR="00121168" w:rsidRPr="00532322">
        <w:rPr>
          <w:rFonts w:asciiTheme="majorHAnsi" w:hAnsiTheme="majorHAnsi"/>
          <w:noProof/>
        </w:rPr>
        <w:t>,</w:t>
      </w:r>
      <w:r w:rsidRPr="00532322">
        <w:rPr>
          <w:rFonts w:asciiTheme="majorHAnsi" w:hAnsiTheme="majorHAnsi"/>
          <w:noProof/>
        </w:rPr>
        <w:t xml:space="preserve"> New York</w:t>
      </w:r>
      <w:r w:rsidR="00121168" w:rsidRPr="00532322">
        <w:rPr>
          <w:rFonts w:asciiTheme="majorHAnsi" w:hAnsiTheme="majorHAnsi"/>
          <w:noProof/>
        </w:rPr>
        <w:t>, NY</w:t>
      </w:r>
      <w:r w:rsidRPr="00532322">
        <w:rPr>
          <w:rFonts w:asciiTheme="majorHAnsi" w:hAnsiTheme="majorHAnsi"/>
          <w:noProof/>
        </w:rPr>
        <w:t>.</w:t>
      </w:r>
    </w:p>
    <w:p w14:paraId="6D559C69" w14:textId="22A93DEA"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 xml:space="preserve">Walker, M. D., C. H. Wahren, R. D. Hollister, G. H. R. Henry, L. E. Ahlquist, J. M. Alatalo, M. S. Bret-Harte, M. P. Calef, T. V Callaghan, A. B. Carroll, H. E. Epstein, I. S. Jónsdóttir, J. A. Klein, B. Magnússon, U. Molau, S. F. Oberbauer, S. P. Rewa, C. H. Robinson, G. R. Shaver, K. N. Suding, C. C. Thompson, A. Tolvanen, Ø. Totland, P. L. Turner, C. E. Tweedie, P. J. </w:t>
      </w:r>
      <w:r w:rsidRPr="00532322">
        <w:rPr>
          <w:rFonts w:asciiTheme="majorHAnsi" w:hAnsiTheme="majorHAnsi"/>
          <w:noProof/>
        </w:rPr>
        <w:lastRenderedPageBreak/>
        <w:t>Webber, and P. A. Wookey. 2006. Plant community responses to experimental warming across the tundra biome. Proceedings of the National Academy of Sciences of the United States of America 103:1342–6.</w:t>
      </w:r>
    </w:p>
    <w:p w14:paraId="085E59F7" w14:textId="1970C50C" w:rsidR="00D54C8D" w:rsidRPr="00532322" w:rsidRDefault="00D54C8D" w:rsidP="00532322">
      <w:pPr>
        <w:widowControl w:val="0"/>
        <w:autoSpaceDE w:val="0"/>
        <w:autoSpaceDN w:val="0"/>
        <w:adjustRightInd w:val="0"/>
        <w:spacing w:after="120"/>
        <w:ind w:left="720" w:hanging="720"/>
        <w:rPr>
          <w:rFonts w:asciiTheme="majorHAnsi" w:hAnsiTheme="majorHAnsi"/>
          <w:noProof/>
        </w:rPr>
      </w:pPr>
      <w:r w:rsidRPr="00532322">
        <w:rPr>
          <w:rFonts w:asciiTheme="majorHAnsi" w:hAnsiTheme="majorHAnsi"/>
          <w:noProof/>
        </w:rPr>
        <w:t>Wang, S., and M. Loreau. 2016. Biodiversity and ecosystem stability across scales in metacommunities. Ecology Letters 19:510</w:t>
      </w:r>
      <w:r w:rsidR="00121168" w:rsidRPr="00532322">
        <w:rPr>
          <w:rFonts w:asciiTheme="majorHAnsi" w:hAnsiTheme="majorHAnsi"/>
          <w:noProof/>
        </w:rPr>
        <w:t>-</w:t>
      </w:r>
      <w:r w:rsidRPr="00532322">
        <w:rPr>
          <w:rFonts w:asciiTheme="majorHAnsi" w:hAnsiTheme="majorHAnsi"/>
          <w:noProof/>
        </w:rPr>
        <w:t>518.</w:t>
      </w:r>
    </w:p>
    <w:p w14:paraId="26AE08E9" w14:textId="4C18B57C" w:rsidR="00D54C8D" w:rsidRPr="00532322" w:rsidRDefault="00D54C8D"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noProof/>
        </w:rPr>
        <w:t>Wedin, D. A., and D. Tilman. 1990. Species effects on nitrogen cycling: a test with perennial grasses. Oecologia 84:433</w:t>
      </w:r>
      <w:r w:rsidR="00121168" w:rsidRPr="00532322">
        <w:rPr>
          <w:rFonts w:asciiTheme="majorHAnsi" w:hAnsiTheme="majorHAnsi"/>
          <w:noProof/>
        </w:rPr>
        <w:t>-</w:t>
      </w:r>
      <w:r w:rsidRPr="00532322">
        <w:rPr>
          <w:rFonts w:asciiTheme="majorHAnsi" w:hAnsiTheme="majorHAnsi"/>
          <w:noProof/>
        </w:rPr>
        <w:t>441.</w:t>
      </w:r>
      <w:r w:rsidRPr="00532322">
        <w:rPr>
          <w:rFonts w:asciiTheme="majorHAnsi" w:hAnsiTheme="majorHAnsi"/>
        </w:rPr>
        <w:fldChar w:fldCharType="end"/>
      </w:r>
    </w:p>
    <w:p w14:paraId="14EBD48D" w14:textId="3645E9DC" w:rsidR="00AF5B8C" w:rsidRPr="00532322" w:rsidRDefault="00AF5B8C" w:rsidP="00532322">
      <w:pPr>
        <w:widowControl w:val="0"/>
        <w:autoSpaceDE w:val="0"/>
        <w:autoSpaceDN w:val="0"/>
        <w:adjustRightInd w:val="0"/>
        <w:spacing w:after="120"/>
        <w:ind w:left="720" w:hanging="720"/>
        <w:rPr>
          <w:rFonts w:asciiTheme="majorHAnsi" w:hAnsiTheme="majorHAnsi"/>
        </w:rPr>
      </w:pPr>
      <w:r w:rsidRPr="00532322">
        <w:rPr>
          <w:rFonts w:asciiTheme="majorHAnsi" w:hAnsiTheme="majorHAnsi"/>
          <w:highlight w:val="yellow"/>
        </w:rPr>
        <w:t>White et al. 2006.</w:t>
      </w:r>
    </w:p>
    <w:p w14:paraId="66558BE3" w14:textId="012B7A08" w:rsidR="007437DC" w:rsidRPr="00532322" w:rsidRDefault="007437DC" w:rsidP="00532322">
      <w:pPr>
        <w:widowControl w:val="0"/>
        <w:autoSpaceDE w:val="0"/>
        <w:autoSpaceDN w:val="0"/>
        <w:adjustRightInd w:val="0"/>
        <w:spacing w:after="120"/>
        <w:ind w:left="720" w:hanging="720"/>
        <w:rPr>
          <w:rFonts w:asciiTheme="majorHAnsi" w:hAnsiTheme="majorHAnsi"/>
          <w:lang w:val="en-AU"/>
        </w:rPr>
      </w:pPr>
      <w:r w:rsidRPr="00532322">
        <w:rPr>
          <w:rFonts w:asciiTheme="majorHAnsi" w:hAnsiTheme="majorHAnsi"/>
          <w:lang w:val="en-AU"/>
        </w:rPr>
        <w:t xml:space="preserve">Wilcox, K. R., </w:t>
      </w:r>
      <w:r w:rsidRPr="00532322">
        <w:rPr>
          <w:rFonts w:asciiTheme="majorHAnsi" w:hAnsiTheme="majorHAnsi"/>
          <w:highlight w:val="yellow"/>
          <w:lang w:val="en-AU"/>
        </w:rPr>
        <w:t>et al</w:t>
      </w:r>
      <w:r w:rsidRPr="00532322">
        <w:rPr>
          <w:rFonts w:asciiTheme="majorHAnsi" w:hAnsiTheme="majorHAnsi"/>
          <w:lang w:val="en-AU"/>
        </w:rPr>
        <w:t>. 2017. Asynchrony among local communities stabilizes ecosystem function of metacommunities. Ecology Letters 20:1534-1545.</w:t>
      </w:r>
    </w:p>
    <w:p w14:paraId="2C79E964" w14:textId="014AAFB4" w:rsidR="007437DC" w:rsidRPr="00532322" w:rsidRDefault="007437DC" w:rsidP="00532322">
      <w:pPr>
        <w:widowControl w:val="0"/>
        <w:autoSpaceDE w:val="0"/>
        <w:autoSpaceDN w:val="0"/>
        <w:adjustRightInd w:val="0"/>
        <w:spacing w:after="120"/>
        <w:ind w:left="720" w:hanging="720"/>
        <w:rPr>
          <w:rFonts w:asciiTheme="majorHAnsi" w:hAnsiTheme="majorHAnsi"/>
        </w:rPr>
      </w:pPr>
      <w:proofErr w:type="spellStart"/>
      <w:r w:rsidRPr="00532322">
        <w:rPr>
          <w:rFonts w:asciiTheme="majorHAnsi" w:hAnsiTheme="majorHAnsi"/>
          <w:lang w:val="en-AU"/>
        </w:rPr>
        <w:t>Yoccoz</w:t>
      </w:r>
      <w:proofErr w:type="spellEnd"/>
      <w:r w:rsidRPr="00532322">
        <w:rPr>
          <w:rFonts w:asciiTheme="majorHAnsi" w:hAnsiTheme="majorHAnsi"/>
          <w:lang w:val="en-AU"/>
        </w:rPr>
        <w:t xml:space="preserve"> </w:t>
      </w:r>
      <w:r w:rsidRPr="00532322">
        <w:rPr>
          <w:rFonts w:asciiTheme="majorHAnsi" w:hAnsiTheme="majorHAnsi"/>
          <w:highlight w:val="yellow"/>
          <w:lang w:val="en-AU"/>
        </w:rPr>
        <w:t>et al</w:t>
      </w:r>
      <w:r w:rsidRPr="00532322">
        <w:rPr>
          <w:rFonts w:asciiTheme="majorHAnsi" w:hAnsiTheme="majorHAnsi"/>
          <w:lang w:val="en-AU"/>
        </w:rPr>
        <w:t>. 2018. Biodiversity may wax or wan</w:t>
      </w:r>
      <w:r w:rsidR="00010642" w:rsidRPr="00532322">
        <w:rPr>
          <w:rFonts w:asciiTheme="majorHAnsi" w:hAnsiTheme="majorHAnsi"/>
          <w:lang w:val="en-AU"/>
        </w:rPr>
        <w:t>e</w:t>
      </w:r>
      <w:r w:rsidRPr="00532322">
        <w:rPr>
          <w:rFonts w:asciiTheme="majorHAnsi" w:hAnsiTheme="majorHAnsi"/>
          <w:lang w:val="en-AU"/>
        </w:rPr>
        <w:t xml:space="preserve"> </w:t>
      </w:r>
      <w:r w:rsidRPr="00532322">
        <w:rPr>
          <w:rFonts w:asciiTheme="majorHAnsi" w:hAnsiTheme="majorHAnsi"/>
          <w:highlight w:val="yellow"/>
          <w:lang w:val="en-AU"/>
        </w:rPr>
        <w:t>depends</w:t>
      </w:r>
      <w:r w:rsidR="00010642" w:rsidRPr="00532322">
        <w:rPr>
          <w:rFonts w:asciiTheme="majorHAnsi" w:hAnsiTheme="majorHAnsi"/>
          <w:highlight w:val="yellow"/>
          <w:lang w:val="en-AU"/>
        </w:rPr>
        <w:t>??</w:t>
      </w:r>
      <w:r w:rsidRPr="00532322">
        <w:rPr>
          <w:rFonts w:asciiTheme="majorHAnsi" w:hAnsiTheme="majorHAnsi"/>
          <w:lang w:val="en-AU"/>
        </w:rPr>
        <w:t xml:space="preserve"> on metrics or taxa. Proceedings of the National Academy of Sciences 115: 1681-1683.</w:t>
      </w:r>
    </w:p>
    <w:p w14:paraId="56426785" w14:textId="77777777" w:rsidR="00620B84" w:rsidRPr="00532322" w:rsidRDefault="00B365EC" w:rsidP="00532322">
      <w:pPr>
        <w:spacing w:after="120"/>
        <w:rPr>
          <w:rFonts w:asciiTheme="majorHAnsi" w:hAnsiTheme="majorHAnsi"/>
        </w:rPr>
      </w:pPr>
      <w:r w:rsidRPr="00532322">
        <w:rPr>
          <w:rFonts w:asciiTheme="majorHAnsi" w:hAnsiTheme="majorHAnsi"/>
        </w:rPr>
        <w:br w:type="page"/>
      </w:r>
    </w:p>
    <w:p w14:paraId="533CAD41" w14:textId="20F5017B" w:rsidR="005C7AAE" w:rsidRPr="00532322" w:rsidRDefault="00624098" w:rsidP="00532322">
      <w:pPr>
        <w:autoSpaceDE w:val="0"/>
        <w:autoSpaceDN w:val="0"/>
        <w:adjustRightInd w:val="0"/>
        <w:spacing w:after="120"/>
        <w:rPr>
          <w:rFonts w:asciiTheme="majorHAnsi" w:hAnsiTheme="majorHAnsi"/>
        </w:rPr>
      </w:pPr>
      <w:r w:rsidRPr="00532322">
        <w:rPr>
          <w:rFonts w:asciiTheme="majorHAnsi" w:hAnsiTheme="majorHAnsi"/>
        </w:rPr>
        <w:lastRenderedPageBreak/>
        <w:t>Table 1</w:t>
      </w:r>
      <w:r w:rsidR="005C7AAE" w:rsidRPr="00532322">
        <w:rPr>
          <w:rFonts w:asciiTheme="majorHAnsi" w:hAnsiTheme="majorHAnsi"/>
        </w:rPr>
        <w:t>.  Metrics of compositional variation used in this study.</w:t>
      </w:r>
      <w:r w:rsidR="005C7AAE" w:rsidRPr="00532322">
        <w:rPr>
          <w:rFonts w:asciiTheme="majorHAnsi" w:hAnsiTheme="majorHAnsi"/>
        </w:rPr>
        <w:br/>
      </w:r>
    </w:p>
    <w:tbl>
      <w:tblPr>
        <w:tblStyle w:val="TableGrid"/>
        <w:tblW w:w="1008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2880"/>
        <w:gridCol w:w="4680"/>
      </w:tblGrid>
      <w:tr w:rsidR="005C7AAE" w:rsidRPr="00532322" w14:paraId="5FA7E702" w14:textId="77777777" w:rsidTr="00BB7468">
        <w:tc>
          <w:tcPr>
            <w:tcW w:w="2520" w:type="dxa"/>
            <w:tcBorders>
              <w:top w:val="single" w:sz="4" w:space="0" w:color="auto"/>
              <w:bottom w:val="single" w:sz="4" w:space="0" w:color="auto"/>
            </w:tcBorders>
          </w:tcPr>
          <w:p w14:paraId="59CF79BE"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Metric</w:t>
            </w:r>
          </w:p>
        </w:tc>
        <w:tc>
          <w:tcPr>
            <w:tcW w:w="2880" w:type="dxa"/>
            <w:tcBorders>
              <w:top w:val="single" w:sz="4" w:space="0" w:color="auto"/>
              <w:bottom w:val="single" w:sz="4" w:space="0" w:color="auto"/>
            </w:tcBorders>
          </w:tcPr>
          <w:p w14:paraId="077E53C8" w14:textId="77777777" w:rsidR="005C7AAE" w:rsidRPr="00532322" w:rsidRDefault="005C7AAE" w:rsidP="00532322">
            <w:pPr>
              <w:spacing w:after="120"/>
              <w:contextualSpacing/>
              <w:jc w:val="both"/>
              <w:rPr>
                <w:rFonts w:asciiTheme="majorHAnsi" w:hAnsiTheme="majorHAnsi"/>
              </w:rPr>
            </w:pPr>
            <w:r w:rsidRPr="00532322">
              <w:rPr>
                <w:rFonts w:asciiTheme="majorHAnsi" w:hAnsiTheme="majorHAnsi"/>
              </w:rPr>
              <w:t>Formula</w:t>
            </w:r>
          </w:p>
        </w:tc>
        <w:tc>
          <w:tcPr>
            <w:tcW w:w="4680" w:type="dxa"/>
            <w:tcBorders>
              <w:top w:val="single" w:sz="4" w:space="0" w:color="auto"/>
              <w:bottom w:val="single" w:sz="4" w:space="0" w:color="auto"/>
            </w:tcBorders>
          </w:tcPr>
          <w:p w14:paraId="1460C666"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Notes</w:t>
            </w:r>
          </w:p>
        </w:tc>
      </w:tr>
      <w:tr w:rsidR="005C7AAE" w:rsidRPr="00532322" w14:paraId="653FF562" w14:textId="77777777" w:rsidTr="00BB7468">
        <w:tc>
          <w:tcPr>
            <w:tcW w:w="2520" w:type="dxa"/>
            <w:tcBorders>
              <w:top w:val="single" w:sz="4" w:space="0" w:color="auto"/>
              <w:bottom w:val="nil"/>
            </w:tcBorders>
          </w:tcPr>
          <w:p w14:paraId="47561B28" w14:textId="77777777" w:rsidR="005C7AAE" w:rsidRPr="00532322" w:rsidRDefault="005C7AAE" w:rsidP="00532322">
            <w:pPr>
              <w:spacing w:after="120"/>
              <w:contextualSpacing/>
              <w:rPr>
                <w:rFonts w:asciiTheme="majorHAnsi" w:hAnsiTheme="majorHAnsi"/>
              </w:rPr>
            </w:pPr>
            <w:r w:rsidRPr="00532322">
              <w:rPr>
                <w:rFonts w:asciiTheme="majorHAnsi" w:hAnsiTheme="majorHAnsi"/>
              </w:rPr>
              <w:t>Type of dissimilarity</w:t>
            </w:r>
          </w:p>
        </w:tc>
        <w:tc>
          <w:tcPr>
            <w:tcW w:w="2880" w:type="dxa"/>
            <w:tcBorders>
              <w:top w:val="single" w:sz="4" w:space="0" w:color="auto"/>
              <w:bottom w:val="nil"/>
            </w:tcBorders>
          </w:tcPr>
          <w:p w14:paraId="4D5CA8CB" w14:textId="77777777" w:rsidR="005C7AAE" w:rsidRPr="00532322" w:rsidRDefault="005C7AAE" w:rsidP="00532322">
            <w:pPr>
              <w:spacing w:after="120"/>
              <w:contextualSpacing/>
              <w:jc w:val="both"/>
              <w:rPr>
                <w:rFonts w:asciiTheme="majorHAnsi" w:hAnsiTheme="majorHAnsi"/>
              </w:rPr>
            </w:pPr>
          </w:p>
        </w:tc>
        <w:tc>
          <w:tcPr>
            <w:tcW w:w="4680" w:type="dxa"/>
            <w:tcBorders>
              <w:top w:val="single" w:sz="4" w:space="0" w:color="auto"/>
              <w:bottom w:val="nil"/>
            </w:tcBorders>
          </w:tcPr>
          <w:p w14:paraId="76C456B9" w14:textId="77777777" w:rsidR="005C7AAE" w:rsidRPr="00532322" w:rsidRDefault="005C7AAE" w:rsidP="003222C2">
            <w:pPr>
              <w:spacing w:after="120"/>
              <w:ind w:left="342" w:hanging="342"/>
              <w:contextualSpacing/>
              <w:rPr>
                <w:rFonts w:asciiTheme="majorHAnsi" w:hAnsiTheme="majorHAnsi"/>
              </w:rPr>
            </w:pPr>
            <w:r w:rsidRPr="00532322">
              <w:rPr>
                <w:rFonts w:asciiTheme="majorHAnsi" w:hAnsiTheme="majorHAnsi"/>
              </w:rPr>
              <w:t>Overall magnitude of dissimilarity between two plots.</w:t>
            </w:r>
          </w:p>
        </w:tc>
      </w:tr>
      <w:tr w:rsidR="005C7AAE" w:rsidRPr="00532322" w14:paraId="4CC1D375" w14:textId="77777777" w:rsidTr="00BB7468">
        <w:tc>
          <w:tcPr>
            <w:tcW w:w="2520" w:type="dxa"/>
            <w:tcBorders>
              <w:top w:val="nil"/>
              <w:bottom w:val="nil"/>
            </w:tcBorders>
          </w:tcPr>
          <w:p w14:paraId="61B5AC4E"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Abundance-based (Bray-Curtis)</w:t>
            </w:r>
          </w:p>
        </w:tc>
        <w:tc>
          <w:tcPr>
            <w:tcW w:w="2880" w:type="dxa"/>
            <w:tcBorders>
              <w:top w:val="nil"/>
              <w:bottom w:val="nil"/>
            </w:tcBorders>
          </w:tcPr>
          <w:p w14:paraId="11A02845" w14:textId="17984ADB" w:rsidR="005C7AAE" w:rsidRPr="00532322" w:rsidRDefault="00855538" w:rsidP="00532322">
            <w:pPr>
              <w:spacing w:after="120"/>
              <w:ind w:left="342" w:hanging="360"/>
              <w:contextualSpacing/>
              <w:jc w:val="both"/>
              <w:rPr>
                <w:rFonts w:asciiTheme="majorHAnsi" w:hAnsiTheme="majorHAnsi"/>
              </w:rPr>
            </w:pPr>
            <m:oMathPara>
              <m:oMath>
                <m:sSub>
                  <m:sSubPr>
                    <m:ctrlPr>
                      <w:rPr>
                        <w:rFonts w:ascii="Cambria Math" w:hAnsi="Cambria Math"/>
                        <w:i/>
                      </w:rPr>
                    </m:ctrlPr>
                  </m:sSubPr>
                  <m:e>
                    <m:r>
                      <w:rPr>
                        <w:rFonts w:ascii="Cambria Math" w:hAnsi="Cambria Math"/>
                      </w:rPr>
                      <m:t>d</m:t>
                    </m:r>
                  </m:e>
                  <m:sub>
                    <m:r>
                      <w:rPr>
                        <w:rFonts w:ascii="Cambria Math" w:hAnsi="Cambria Math"/>
                      </w:rPr>
                      <m:t>BC</m:t>
                    </m:r>
                  </m:sub>
                </m:sSub>
                <m:r>
                  <w:rPr>
                    <w:rFonts w:ascii="Cambria Math" w:hAnsi="Cambria Math"/>
                  </w:rPr>
                  <m:t>=</m:t>
                </m:r>
                <m:f>
                  <m:fPr>
                    <m:ctrlPr>
                      <w:rPr>
                        <w:rFonts w:ascii="Cambria Math" w:hAnsi="Cambria Math"/>
                        <w:i/>
                      </w:rPr>
                    </m:ctrlPr>
                  </m:fPr>
                  <m:num>
                    <m:r>
                      <w:rPr>
                        <w:rFonts w:ascii="Cambria Math" w:hAnsi="Cambria Math"/>
                      </w:rPr>
                      <m:t>B+C</m:t>
                    </m:r>
                  </m:num>
                  <m:den>
                    <m:r>
                      <w:rPr>
                        <w:rFonts w:ascii="Cambria Math" w:hAnsi="Cambria Math"/>
                      </w:rPr>
                      <m:t>2A+B+C</m:t>
                    </m:r>
                  </m:den>
                </m:f>
              </m:oMath>
            </m:oMathPara>
          </w:p>
        </w:tc>
        <w:tc>
          <w:tcPr>
            <w:tcW w:w="4680" w:type="dxa"/>
            <w:tcBorders>
              <w:top w:val="nil"/>
              <w:bottom w:val="nil"/>
            </w:tcBorders>
          </w:tcPr>
          <w:p w14:paraId="4835A32D"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Gives more weight to more abundance species.</w:t>
            </w:r>
          </w:p>
        </w:tc>
      </w:tr>
      <w:tr w:rsidR="005C7AAE" w:rsidRPr="00532322" w14:paraId="3CBAB8EB" w14:textId="77777777" w:rsidTr="00CA4210">
        <w:tc>
          <w:tcPr>
            <w:tcW w:w="2520" w:type="dxa"/>
            <w:tcBorders>
              <w:top w:val="nil"/>
              <w:bottom w:val="single" w:sz="4" w:space="0" w:color="auto"/>
            </w:tcBorders>
          </w:tcPr>
          <w:p w14:paraId="42DA0EBD"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Incidence-based (Sorensen)</w:t>
            </w:r>
          </w:p>
        </w:tc>
        <w:tc>
          <w:tcPr>
            <w:tcW w:w="2880" w:type="dxa"/>
            <w:tcBorders>
              <w:top w:val="nil"/>
              <w:bottom w:val="single" w:sz="4" w:space="0" w:color="auto"/>
            </w:tcBorders>
          </w:tcPr>
          <w:p w14:paraId="42743D54" w14:textId="7CC21E46" w:rsidR="005C7AAE" w:rsidRPr="00532322" w:rsidRDefault="00855538" w:rsidP="00532322">
            <w:pPr>
              <w:spacing w:after="120"/>
              <w:ind w:left="342" w:hanging="360"/>
              <w:contextualSpacing/>
              <w:jc w:val="both"/>
              <w:rPr>
                <w:rFonts w:asciiTheme="majorHAnsi" w:hAnsiTheme="majorHAnsi"/>
              </w:rPr>
            </w:pPr>
            <m:oMathPara>
              <m:oMath>
                <m:sSub>
                  <m:sSubPr>
                    <m:ctrlPr>
                      <w:rPr>
                        <w:rFonts w:ascii="Cambria Math" w:hAnsi="Cambria Math"/>
                        <w:i/>
                      </w:rPr>
                    </m:ctrlPr>
                  </m:sSubPr>
                  <m:e>
                    <m:r>
                      <w:rPr>
                        <w:rFonts w:ascii="Cambria Math" w:hAnsi="Cambria Math"/>
                      </w:rPr>
                      <m:t>β</m:t>
                    </m:r>
                  </m:e>
                  <m:sub>
                    <m:r>
                      <w:rPr>
                        <w:rFonts w:ascii="Cambria Math" w:hAnsi="Cambria Math"/>
                      </w:rPr>
                      <m:t>sor</m:t>
                    </m:r>
                  </m:sub>
                </m:sSub>
                <m:r>
                  <w:rPr>
                    <w:rFonts w:ascii="Cambria Math" w:hAnsi="Cambria Math"/>
                  </w:rPr>
                  <m:t>=</m:t>
                </m:r>
                <m:f>
                  <m:fPr>
                    <m:ctrlPr>
                      <w:rPr>
                        <w:rFonts w:ascii="Cambria Math" w:hAnsi="Cambria Math"/>
                        <w:i/>
                      </w:rPr>
                    </m:ctrlPr>
                  </m:fPr>
                  <m:num>
                    <m:r>
                      <w:rPr>
                        <w:rFonts w:ascii="Cambria Math" w:hAnsi="Cambria Math"/>
                      </w:rPr>
                      <m:t>b+c</m:t>
                    </m:r>
                  </m:num>
                  <m:den>
                    <m:r>
                      <w:rPr>
                        <w:rFonts w:ascii="Cambria Math" w:hAnsi="Cambria Math"/>
                      </w:rPr>
                      <m:t>2a+b+c</m:t>
                    </m:r>
                  </m:den>
                </m:f>
              </m:oMath>
            </m:oMathPara>
          </w:p>
        </w:tc>
        <w:tc>
          <w:tcPr>
            <w:tcW w:w="4680" w:type="dxa"/>
            <w:tcBorders>
              <w:top w:val="nil"/>
              <w:bottom w:val="single" w:sz="4" w:space="0" w:color="auto"/>
            </w:tcBorders>
          </w:tcPr>
          <w:p w14:paraId="0061A319"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Gives equal weight to all species.</w:t>
            </w:r>
          </w:p>
        </w:tc>
      </w:tr>
      <w:tr w:rsidR="005C7AAE" w:rsidRPr="00532322" w14:paraId="33ED272C" w14:textId="77777777" w:rsidTr="00CA4210">
        <w:tc>
          <w:tcPr>
            <w:tcW w:w="2520" w:type="dxa"/>
            <w:tcBorders>
              <w:top w:val="single" w:sz="4" w:space="0" w:color="auto"/>
              <w:bottom w:val="nil"/>
            </w:tcBorders>
          </w:tcPr>
          <w:p w14:paraId="6254EA1C" w14:textId="17689195" w:rsidR="005C7AAE" w:rsidRPr="00532322" w:rsidRDefault="005C7AAE" w:rsidP="00532322">
            <w:pPr>
              <w:spacing w:after="120"/>
              <w:contextualSpacing/>
              <w:rPr>
                <w:rFonts w:asciiTheme="majorHAnsi" w:hAnsiTheme="majorHAnsi"/>
              </w:rPr>
            </w:pPr>
            <w:r w:rsidRPr="00532322">
              <w:rPr>
                <w:rFonts w:asciiTheme="majorHAnsi" w:hAnsiTheme="majorHAnsi"/>
              </w:rPr>
              <w:t xml:space="preserve">Aspect of </w:t>
            </w:r>
            <w:r w:rsidR="00D71714" w:rsidRPr="00532322">
              <w:rPr>
                <w:rFonts w:asciiTheme="majorHAnsi" w:hAnsiTheme="majorHAnsi"/>
              </w:rPr>
              <w:t>variation</w:t>
            </w:r>
          </w:p>
        </w:tc>
        <w:tc>
          <w:tcPr>
            <w:tcW w:w="2880" w:type="dxa"/>
            <w:tcBorders>
              <w:top w:val="single" w:sz="4" w:space="0" w:color="auto"/>
              <w:bottom w:val="nil"/>
            </w:tcBorders>
          </w:tcPr>
          <w:p w14:paraId="6EA61B1F" w14:textId="77777777" w:rsidR="005C7AAE" w:rsidRPr="00532322" w:rsidRDefault="005C7AAE" w:rsidP="00532322">
            <w:pPr>
              <w:spacing w:after="120"/>
              <w:contextualSpacing/>
              <w:jc w:val="both"/>
              <w:rPr>
                <w:rFonts w:asciiTheme="majorHAnsi" w:hAnsiTheme="majorHAnsi"/>
              </w:rPr>
            </w:pPr>
          </w:p>
        </w:tc>
        <w:tc>
          <w:tcPr>
            <w:tcW w:w="4680" w:type="dxa"/>
            <w:tcBorders>
              <w:top w:val="single" w:sz="4" w:space="0" w:color="auto"/>
              <w:bottom w:val="nil"/>
            </w:tcBorders>
          </w:tcPr>
          <w:p w14:paraId="756B6420" w14:textId="3C97A12C" w:rsidR="005C7AAE" w:rsidRPr="00532322" w:rsidRDefault="00F4187A" w:rsidP="003222C2">
            <w:pPr>
              <w:spacing w:after="120"/>
              <w:ind w:left="342" w:hanging="342"/>
              <w:contextualSpacing/>
              <w:rPr>
                <w:rFonts w:asciiTheme="majorHAnsi" w:hAnsiTheme="majorHAnsi"/>
              </w:rPr>
            </w:pPr>
            <w:r w:rsidRPr="00532322">
              <w:rPr>
                <w:rFonts w:asciiTheme="majorHAnsi" w:hAnsiTheme="majorHAnsi"/>
              </w:rPr>
              <w:t xml:space="preserve">How much of the </w:t>
            </w:r>
            <w:r w:rsidR="00621F46" w:rsidRPr="00532322">
              <w:rPr>
                <w:rFonts w:asciiTheme="majorHAnsi" w:hAnsiTheme="majorHAnsi"/>
              </w:rPr>
              <w:t xml:space="preserve">compositional variation </w:t>
            </w:r>
            <w:r w:rsidRPr="00532322">
              <w:rPr>
                <w:rFonts w:asciiTheme="majorHAnsi" w:hAnsiTheme="majorHAnsi"/>
              </w:rPr>
              <w:t xml:space="preserve">between two plots is due to </w:t>
            </w:r>
            <w:r w:rsidR="00CA4210" w:rsidRPr="00532322">
              <w:rPr>
                <w:rFonts w:asciiTheme="majorHAnsi" w:hAnsiTheme="majorHAnsi"/>
              </w:rPr>
              <w:t>gains or losses</w:t>
            </w:r>
          </w:p>
        </w:tc>
      </w:tr>
      <w:tr w:rsidR="005C7AAE" w:rsidRPr="00532322" w14:paraId="3E185924" w14:textId="77777777" w:rsidTr="00BB7468">
        <w:tc>
          <w:tcPr>
            <w:tcW w:w="2520" w:type="dxa"/>
            <w:tcBorders>
              <w:top w:val="nil"/>
              <w:bottom w:val="nil"/>
            </w:tcBorders>
          </w:tcPr>
          <w:p w14:paraId="2C048D17"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Balanced Variation (%)</w:t>
            </w:r>
          </w:p>
        </w:tc>
        <w:tc>
          <w:tcPr>
            <w:tcW w:w="2880" w:type="dxa"/>
            <w:tcBorders>
              <w:top w:val="nil"/>
              <w:bottom w:val="nil"/>
            </w:tcBorders>
          </w:tcPr>
          <w:p w14:paraId="45A5777C" w14:textId="18047F06" w:rsidR="005C7AAE" w:rsidRPr="00532322" w:rsidRDefault="00855538" w:rsidP="00532322">
            <w:pPr>
              <w:spacing w:after="120"/>
              <w:ind w:left="342" w:hanging="360"/>
              <w:contextualSpacing/>
              <w:jc w:val="both"/>
              <w:rPr>
                <w:rFonts w:asciiTheme="majorHAnsi"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BC-bal</m:t>
                        </m:r>
                      </m:sub>
                    </m:sSub>
                  </m:num>
                  <m:den>
                    <m:sSub>
                      <m:sSubPr>
                        <m:ctrlPr>
                          <w:rPr>
                            <w:rFonts w:ascii="Cambria Math" w:hAnsi="Cambria Math"/>
                            <w:i/>
                          </w:rPr>
                        </m:ctrlPr>
                      </m:sSubPr>
                      <m:e>
                        <m:r>
                          <w:rPr>
                            <w:rFonts w:ascii="Cambria Math" w:hAnsi="Cambria Math"/>
                          </w:rPr>
                          <m:t>d</m:t>
                        </m:r>
                      </m:e>
                      <m:sub>
                        <m:r>
                          <w:rPr>
                            <w:rFonts w:ascii="Cambria Math" w:hAnsi="Cambria Math"/>
                          </w:rPr>
                          <m:t>BC</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B,C</m:t>
                            </m:r>
                          </m:e>
                        </m:d>
                      </m:num>
                      <m:den>
                        <m:r>
                          <w:rPr>
                            <w:rFonts w:ascii="Cambria Math" w:hAnsi="Cambria Math"/>
                          </w:rPr>
                          <m:t>A+min</m:t>
                        </m:r>
                        <m:d>
                          <m:dPr>
                            <m:ctrlPr>
                              <w:rPr>
                                <w:rFonts w:ascii="Cambria Math" w:hAnsi="Cambria Math"/>
                                <w:i/>
                              </w:rPr>
                            </m:ctrlPr>
                          </m:dPr>
                          <m:e>
                            <m:r>
                              <w:rPr>
                                <w:rFonts w:ascii="Cambria Math" w:hAnsi="Cambria Math"/>
                              </w:rPr>
                              <m:t>B,C</m:t>
                            </m:r>
                          </m:e>
                        </m:d>
                      </m:den>
                    </m:f>
                  </m:num>
                  <m:den>
                    <m:sSub>
                      <m:sSubPr>
                        <m:ctrlPr>
                          <w:rPr>
                            <w:rFonts w:ascii="Cambria Math" w:hAnsi="Cambria Math"/>
                            <w:i/>
                          </w:rPr>
                        </m:ctrlPr>
                      </m:sSubPr>
                      <m:e>
                        <m:r>
                          <w:rPr>
                            <w:rFonts w:ascii="Cambria Math" w:hAnsi="Cambria Math"/>
                          </w:rPr>
                          <m:t>d</m:t>
                        </m:r>
                      </m:e>
                      <m:sub>
                        <m:r>
                          <w:rPr>
                            <w:rFonts w:ascii="Cambria Math" w:hAnsi="Cambria Math"/>
                          </w:rPr>
                          <m:t>BC</m:t>
                        </m:r>
                      </m:sub>
                    </m:sSub>
                  </m:den>
                </m:f>
              </m:oMath>
            </m:oMathPara>
          </w:p>
        </w:tc>
        <w:tc>
          <w:tcPr>
            <w:tcW w:w="4680" w:type="dxa"/>
            <w:tcBorders>
              <w:top w:val="nil"/>
              <w:bottom w:val="nil"/>
            </w:tcBorders>
          </w:tcPr>
          <w:p w14:paraId="77E59880" w14:textId="7E9852D1" w:rsidR="005C7AAE" w:rsidRPr="00532322" w:rsidRDefault="00F4187A" w:rsidP="00532322">
            <w:pPr>
              <w:spacing w:after="120"/>
              <w:ind w:left="702" w:hanging="360"/>
              <w:contextualSpacing/>
              <w:rPr>
                <w:rFonts w:asciiTheme="majorHAnsi" w:hAnsiTheme="majorHAnsi"/>
              </w:rPr>
            </w:pPr>
            <w:r w:rsidRPr="00532322">
              <w:rPr>
                <w:rFonts w:asciiTheme="majorHAnsi" w:hAnsiTheme="majorHAnsi"/>
              </w:rPr>
              <w:t>B</w:t>
            </w:r>
            <w:r w:rsidR="00621F46" w:rsidRPr="00532322">
              <w:rPr>
                <w:rFonts w:asciiTheme="majorHAnsi" w:hAnsiTheme="majorHAnsi"/>
              </w:rPr>
              <w:t>alanced variation is the abundance-based analogue of Simpson’s index</w:t>
            </w:r>
            <w:r w:rsidRPr="00532322">
              <w:rPr>
                <w:rFonts w:asciiTheme="majorHAnsi" w:hAnsiTheme="majorHAnsi"/>
              </w:rPr>
              <w:t>, reflecting turnover of individuals rather than species</w:t>
            </w:r>
            <w:r w:rsidR="00621F46" w:rsidRPr="00532322">
              <w:rPr>
                <w:rFonts w:asciiTheme="majorHAnsi" w:hAnsiTheme="majorHAnsi"/>
              </w:rPr>
              <w:t>. Here, it is expressed as a p</w:t>
            </w:r>
            <w:r w:rsidR="005C7AAE" w:rsidRPr="00532322">
              <w:rPr>
                <w:rFonts w:asciiTheme="majorHAnsi" w:hAnsiTheme="majorHAnsi"/>
              </w:rPr>
              <w:t xml:space="preserve">ercentage of </w:t>
            </w:r>
            <w:r w:rsidR="00621F46" w:rsidRPr="00532322">
              <w:rPr>
                <w:rFonts w:asciiTheme="majorHAnsi" w:hAnsiTheme="majorHAnsi"/>
              </w:rPr>
              <w:t xml:space="preserve">the total </w:t>
            </w:r>
            <w:r w:rsidR="005C7AAE" w:rsidRPr="00532322">
              <w:rPr>
                <w:rFonts w:asciiTheme="majorHAnsi" w:hAnsiTheme="majorHAnsi"/>
              </w:rPr>
              <w:t>abundance-based dissimilarity</w:t>
            </w:r>
            <w:r w:rsidRPr="00532322">
              <w:rPr>
                <w:rFonts w:asciiTheme="majorHAnsi" w:hAnsiTheme="majorHAnsi"/>
              </w:rPr>
              <w:t>; the r</w:t>
            </w:r>
            <w:r w:rsidR="005C7AAE" w:rsidRPr="00532322">
              <w:rPr>
                <w:rFonts w:asciiTheme="majorHAnsi" w:hAnsiTheme="majorHAnsi"/>
              </w:rPr>
              <w:t>emainder is due to unidirectional abundance gradients</w:t>
            </w:r>
            <w:r w:rsidR="00621F46" w:rsidRPr="00532322">
              <w:rPr>
                <w:rFonts w:asciiTheme="majorHAnsi" w:hAnsiTheme="majorHAnsi"/>
              </w:rPr>
              <w:t xml:space="preserve"> (abundance-based analogue to </w:t>
            </w:r>
            <w:proofErr w:type="spellStart"/>
            <w:r w:rsidR="00621F46" w:rsidRPr="00532322">
              <w:rPr>
                <w:rFonts w:asciiTheme="majorHAnsi" w:hAnsiTheme="majorHAnsi"/>
              </w:rPr>
              <w:t>nestedness</w:t>
            </w:r>
            <w:proofErr w:type="spellEnd"/>
            <w:r w:rsidR="00621F46" w:rsidRPr="00532322">
              <w:rPr>
                <w:rFonts w:asciiTheme="majorHAnsi" w:hAnsiTheme="majorHAnsi"/>
              </w:rPr>
              <w:t>)</w:t>
            </w:r>
            <w:r w:rsidR="005C7AAE" w:rsidRPr="00532322">
              <w:rPr>
                <w:rFonts w:asciiTheme="majorHAnsi" w:hAnsiTheme="majorHAnsi"/>
              </w:rPr>
              <w:t xml:space="preserve">. See </w:t>
            </w:r>
            <w:proofErr w:type="spellStart"/>
            <w:r w:rsidR="005C7AAE" w:rsidRPr="00532322">
              <w:rPr>
                <w:rFonts w:asciiTheme="majorHAnsi" w:hAnsiTheme="majorHAnsi"/>
              </w:rPr>
              <w:t>Baselga</w:t>
            </w:r>
            <w:proofErr w:type="spellEnd"/>
            <w:r w:rsidR="005C7AAE" w:rsidRPr="00532322">
              <w:rPr>
                <w:rFonts w:asciiTheme="majorHAnsi" w:hAnsiTheme="majorHAnsi"/>
              </w:rPr>
              <w:t xml:space="preserve"> (2013) for details.</w:t>
            </w:r>
          </w:p>
        </w:tc>
      </w:tr>
      <w:tr w:rsidR="005C7AAE" w:rsidRPr="00532322" w14:paraId="0AF2EE46" w14:textId="77777777" w:rsidTr="00BB7468">
        <w:tc>
          <w:tcPr>
            <w:tcW w:w="2520" w:type="dxa"/>
            <w:tcBorders>
              <w:top w:val="nil"/>
              <w:bottom w:val="single" w:sz="4" w:space="0" w:color="auto"/>
            </w:tcBorders>
          </w:tcPr>
          <w:p w14:paraId="4720909F" w14:textId="77777777" w:rsidR="005C7AAE" w:rsidRPr="00532322" w:rsidRDefault="005C7AAE" w:rsidP="00532322">
            <w:pPr>
              <w:spacing w:after="120"/>
              <w:ind w:left="702" w:hanging="360"/>
              <w:contextualSpacing/>
              <w:rPr>
                <w:rFonts w:asciiTheme="majorHAnsi" w:hAnsiTheme="majorHAnsi"/>
              </w:rPr>
            </w:pPr>
            <w:r w:rsidRPr="00532322">
              <w:rPr>
                <w:rFonts w:asciiTheme="majorHAnsi" w:hAnsiTheme="majorHAnsi"/>
              </w:rPr>
              <w:t>Species Turnover (%)</w:t>
            </w:r>
          </w:p>
        </w:tc>
        <w:tc>
          <w:tcPr>
            <w:tcW w:w="2880" w:type="dxa"/>
            <w:tcBorders>
              <w:top w:val="nil"/>
              <w:bottom w:val="single" w:sz="4" w:space="0" w:color="auto"/>
            </w:tcBorders>
          </w:tcPr>
          <w:p w14:paraId="4758F5BC" w14:textId="1C9889DE" w:rsidR="005C7AAE" w:rsidRPr="00532322" w:rsidRDefault="00855538" w:rsidP="00532322">
            <w:pPr>
              <w:spacing w:after="120"/>
              <w:ind w:left="342" w:hanging="360"/>
              <w:contextualSpacing/>
              <w:jc w:val="both"/>
              <w:rPr>
                <w:rFonts w:asciiTheme="majorHAnsi" w:hAnsiTheme="majorHAns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sim</m:t>
                        </m:r>
                      </m:sub>
                    </m:sSub>
                  </m:num>
                  <m:den>
                    <m:sSub>
                      <m:sSubPr>
                        <m:ctrlPr>
                          <w:rPr>
                            <w:rFonts w:ascii="Cambria Math" w:hAnsi="Cambria Math"/>
                            <w:i/>
                          </w:rPr>
                        </m:ctrlPr>
                      </m:sSubPr>
                      <m:e>
                        <m:r>
                          <w:rPr>
                            <w:rFonts w:ascii="Cambria Math" w:hAnsi="Cambria Math"/>
                          </w:rPr>
                          <m:t>β</m:t>
                        </m:r>
                      </m:e>
                      <m:sub>
                        <m:r>
                          <w:rPr>
                            <w:rFonts w:ascii="Cambria Math" w:hAnsi="Cambria Math"/>
                          </w:rPr>
                          <m:t>sor</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b,c</m:t>
                            </m:r>
                          </m:e>
                        </m:d>
                      </m:num>
                      <m:den>
                        <m:r>
                          <w:rPr>
                            <w:rFonts w:ascii="Cambria Math" w:hAnsi="Cambria Math"/>
                          </w:rPr>
                          <m:t>a+</m:t>
                        </m:r>
                        <m:r>
                          <m:rPr>
                            <m:sty m:val="p"/>
                          </m:rPr>
                          <w:rPr>
                            <w:rFonts w:ascii="Cambria Math" w:hAnsi="Cambria Math"/>
                          </w:rPr>
                          <m:t>min⁡</m:t>
                        </m:r>
                        <m:d>
                          <m:dPr>
                            <m:ctrlPr>
                              <w:rPr>
                                <w:rFonts w:ascii="Cambria Math" w:hAnsi="Cambria Math"/>
                                <w:i/>
                              </w:rPr>
                            </m:ctrlPr>
                          </m:dPr>
                          <m:e>
                            <m:r>
                              <w:rPr>
                                <w:rFonts w:ascii="Cambria Math" w:hAnsi="Cambria Math"/>
                              </w:rPr>
                              <m:t>b,c</m:t>
                            </m:r>
                          </m:e>
                        </m:d>
                      </m:den>
                    </m:f>
                  </m:num>
                  <m:den>
                    <m:sSub>
                      <m:sSubPr>
                        <m:ctrlPr>
                          <w:rPr>
                            <w:rFonts w:ascii="Cambria Math" w:hAnsi="Cambria Math"/>
                            <w:i/>
                          </w:rPr>
                        </m:ctrlPr>
                      </m:sSubPr>
                      <m:e>
                        <m:r>
                          <w:rPr>
                            <w:rFonts w:ascii="Cambria Math" w:hAnsi="Cambria Math"/>
                          </w:rPr>
                          <m:t>β</m:t>
                        </m:r>
                      </m:e>
                      <m:sub>
                        <m:r>
                          <w:rPr>
                            <w:rFonts w:ascii="Cambria Math" w:hAnsi="Cambria Math"/>
                          </w:rPr>
                          <m:t>sor</m:t>
                        </m:r>
                      </m:sub>
                    </m:sSub>
                  </m:den>
                </m:f>
              </m:oMath>
            </m:oMathPara>
          </w:p>
        </w:tc>
        <w:tc>
          <w:tcPr>
            <w:tcW w:w="4680" w:type="dxa"/>
            <w:tcBorders>
              <w:top w:val="nil"/>
              <w:bottom w:val="single" w:sz="4" w:space="0" w:color="auto"/>
            </w:tcBorders>
          </w:tcPr>
          <w:p w14:paraId="3AD7FC32" w14:textId="7FDEE747" w:rsidR="005C7AAE" w:rsidRPr="00532322" w:rsidRDefault="00BB7468" w:rsidP="00532322">
            <w:pPr>
              <w:spacing w:after="120"/>
              <w:ind w:left="702" w:hanging="360"/>
              <w:contextualSpacing/>
              <w:rPr>
                <w:rFonts w:asciiTheme="majorHAnsi" w:hAnsiTheme="majorHAnsi"/>
              </w:rPr>
            </w:pPr>
            <w:r w:rsidRPr="00532322">
              <w:rPr>
                <w:rFonts w:asciiTheme="majorHAnsi" w:hAnsiTheme="majorHAnsi"/>
              </w:rPr>
              <w:t>Simpson’s index reflects species turnover. Here, it is expressed as a p</w:t>
            </w:r>
            <w:r w:rsidR="005C7AAE" w:rsidRPr="00532322">
              <w:rPr>
                <w:rFonts w:asciiTheme="majorHAnsi" w:hAnsiTheme="majorHAnsi"/>
              </w:rPr>
              <w:t xml:space="preserve">ercentage of </w:t>
            </w:r>
            <w:r w:rsidR="00621F46" w:rsidRPr="00532322">
              <w:rPr>
                <w:rFonts w:asciiTheme="majorHAnsi" w:hAnsiTheme="majorHAnsi"/>
              </w:rPr>
              <w:t xml:space="preserve">the total </w:t>
            </w:r>
            <w:r w:rsidR="005C7AAE" w:rsidRPr="00532322">
              <w:rPr>
                <w:rFonts w:asciiTheme="majorHAnsi" w:hAnsiTheme="majorHAnsi"/>
              </w:rPr>
              <w:t>incidence-based dissimilarity</w:t>
            </w:r>
            <w:r w:rsidRPr="00532322">
              <w:rPr>
                <w:rFonts w:asciiTheme="majorHAnsi" w:hAnsiTheme="majorHAnsi"/>
              </w:rPr>
              <w:t>; the r</w:t>
            </w:r>
            <w:r w:rsidR="005C7AAE" w:rsidRPr="00532322">
              <w:rPr>
                <w:rFonts w:asciiTheme="majorHAnsi" w:hAnsiTheme="majorHAnsi"/>
              </w:rPr>
              <w:t xml:space="preserve">emainder is due to </w:t>
            </w:r>
            <w:proofErr w:type="spellStart"/>
            <w:r w:rsidR="005C7AAE" w:rsidRPr="00532322">
              <w:rPr>
                <w:rFonts w:asciiTheme="majorHAnsi" w:hAnsiTheme="majorHAnsi"/>
              </w:rPr>
              <w:t>nestedness</w:t>
            </w:r>
            <w:proofErr w:type="spellEnd"/>
            <w:r w:rsidR="005C7AAE" w:rsidRPr="00532322">
              <w:rPr>
                <w:rFonts w:asciiTheme="majorHAnsi" w:hAnsiTheme="majorHAnsi"/>
              </w:rPr>
              <w:t xml:space="preserve">. See </w:t>
            </w:r>
            <w:proofErr w:type="spellStart"/>
            <w:r w:rsidR="005C7AAE" w:rsidRPr="00532322">
              <w:rPr>
                <w:rFonts w:asciiTheme="majorHAnsi" w:hAnsiTheme="majorHAnsi"/>
              </w:rPr>
              <w:t>Baselga</w:t>
            </w:r>
            <w:proofErr w:type="spellEnd"/>
            <w:r w:rsidR="005C7AAE" w:rsidRPr="00532322">
              <w:rPr>
                <w:rFonts w:asciiTheme="majorHAnsi" w:hAnsiTheme="majorHAnsi"/>
              </w:rPr>
              <w:t xml:space="preserve"> (2010) for details.</w:t>
            </w:r>
          </w:p>
        </w:tc>
      </w:tr>
    </w:tbl>
    <w:p w14:paraId="621FEA50" w14:textId="22DABADD" w:rsidR="00621F46" w:rsidRPr="00532322" w:rsidRDefault="00867500" w:rsidP="00532322">
      <w:pPr>
        <w:autoSpaceDE w:val="0"/>
        <w:autoSpaceDN w:val="0"/>
        <w:adjustRightInd w:val="0"/>
        <w:spacing w:after="120"/>
        <w:rPr>
          <w:rFonts w:asciiTheme="majorHAnsi" w:hAnsiTheme="majorHAnsi"/>
        </w:rPr>
      </w:pPr>
      <w:r w:rsidRPr="00532322">
        <w:rPr>
          <w:rFonts w:asciiTheme="majorHAnsi" w:hAnsiTheme="majorHAnsi"/>
        </w:rPr>
        <w:t>Terminology</w:t>
      </w:r>
      <w:r w:rsidR="00CA4210" w:rsidRPr="00532322">
        <w:rPr>
          <w:rFonts w:asciiTheme="majorHAnsi" w:hAnsiTheme="majorHAnsi"/>
        </w:rPr>
        <w:t xml:space="preserve"> follows </w:t>
      </w:r>
      <w:proofErr w:type="spellStart"/>
      <w:r w:rsidR="00CA4210" w:rsidRPr="00532322">
        <w:rPr>
          <w:rFonts w:asciiTheme="majorHAnsi" w:hAnsiTheme="majorHAnsi"/>
        </w:rPr>
        <w:t>Baselga</w:t>
      </w:r>
      <w:proofErr w:type="spellEnd"/>
      <w:r w:rsidR="00CA4210" w:rsidRPr="00532322">
        <w:rPr>
          <w:rFonts w:asciiTheme="majorHAnsi" w:hAnsiTheme="majorHAnsi"/>
        </w:rPr>
        <w:t xml:space="preserve"> (2010, 2013)</w:t>
      </w:r>
      <w:r w:rsidRPr="00532322">
        <w:rPr>
          <w:rFonts w:asciiTheme="majorHAnsi" w:hAnsiTheme="majorHAnsi"/>
        </w:rPr>
        <w:t xml:space="preserve">: </w:t>
      </w:r>
      <m:oMath>
        <m:r>
          <w:rPr>
            <w:rFonts w:ascii="Cambria Math" w:hAnsi="Cambria Math"/>
          </w:rPr>
          <m:t>A=</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m:oMath>
        <m:r>
          <w:rPr>
            <w:rFonts w:ascii="Cambria Math" w:hAnsi="Cambria Math"/>
          </w:rPr>
          <m:t>B=</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m:oMath>
        <m:r>
          <w:rPr>
            <w:rFonts w:ascii="Cambria Math" w:hAnsi="Cambria Math"/>
          </w:rPr>
          <m:t>C=</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e>
            </m:d>
          </m:e>
        </m:nary>
      </m:oMath>
      <w:r w:rsidR="00624098" w:rsidRPr="00532322">
        <w:rPr>
          <w:rFonts w:asciiTheme="majorHAnsi" w:hAnsiTheme="majorHAnsi"/>
        </w:rPr>
        <w:t xml:space="preserve">, </w:t>
      </w:r>
      <w:r w:rsidRPr="00532322">
        <w:rPr>
          <w:rFonts w:asciiTheme="majorHAnsi" w:hAnsiTheme="majorHAnsi"/>
          <w:i/>
        </w:rPr>
        <w:t>a</w:t>
      </w:r>
      <w:r w:rsidRPr="00532322">
        <w:rPr>
          <w:rFonts w:asciiTheme="majorHAnsi" w:hAnsiTheme="majorHAnsi"/>
        </w:rPr>
        <w:t xml:space="preserve"> is the number of species common to both sites, </w:t>
      </w:r>
      <w:r w:rsidRPr="00532322">
        <w:rPr>
          <w:rFonts w:asciiTheme="majorHAnsi" w:hAnsiTheme="majorHAnsi"/>
          <w:i/>
        </w:rPr>
        <w:t>b</w:t>
      </w:r>
      <w:r w:rsidRPr="00532322">
        <w:rPr>
          <w:rFonts w:asciiTheme="majorHAnsi" w:hAnsiTheme="majorHAnsi"/>
        </w:rPr>
        <w:t xml:space="preserve"> is the number of species that occur at the first site but not the second, and </w:t>
      </w:r>
      <w:r w:rsidRPr="00532322">
        <w:rPr>
          <w:rFonts w:asciiTheme="majorHAnsi" w:hAnsiTheme="majorHAnsi"/>
          <w:i/>
        </w:rPr>
        <w:t>c</w:t>
      </w:r>
      <w:r w:rsidRPr="00532322">
        <w:rPr>
          <w:rFonts w:asciiTheme="majorHAnsi" w:hAnsiTheme="majorHAnsi"/>
        </w:rPr>
        <w:t xml:space="preserve"> is the number of species that occur at the second site but not the first.</w:t>
      </w:r>
    </w:p>
    <w:p w14:paraId="0CB1A7F9" w14:textId="77777777" w:rsidR="00621F46" w:rsidRPr="00532322" w:rsidRDefault="00621F46" w:rsidP="00532322">
      <w:pPr>
        <w:autoSpaceDE w:val="0"/>
        <w:autoSpaceDN w:val="0"/>
        <w:adjustRightInd w:val="0"/>
        <w:spacing w:after="120"/>
        <w:rPr>
          <w:rFonts w:asciiTheme="majorHAnsi" w:hAnsiTheme="majorHAnsi"/>
        </w:rPr>
      </w:pPr>
    </w:p>
    <w:p w14:paraId="6F101C10" w14:textId="77777777" w:rsidR="005C7AAE" w:rsidRPr="00532322" w:rsidRDefault="005C7AAE" w:rsidP="00532322">
      <w:pPr>
        <w:spacing w:after="120"/>
        <w:rPr>
          <w:rFonts w:asciiTheme="majorHAnsi" w:hAnsiTheme="majorHAnsi"/>
        </w:rPr>
      </w:pPr>
      <w:r w:rsidRPr="00532322">
        <w:rPr>
          <w:rFonts w:asciiTheme="majorHAnsi" w:hAnsiTheme="majorHAnsi"/>
        </w:rPr>
        <w:br w:type="page"/>
      </w:r>
    </w:p>
    <w:p w14:paraId="4C8A2A50" w14:textId="03E3A23D" w:rsidR="00620B84" w:rsidRPr="00532322" w:rsidRDefault="00624098" w:rsidP="00532322">
      <w:pPr>
        <w:spacing w:after="120"/>
        <w:rPr>
          <w:rFonts w:asciiTheme="majorHAnsi" w:hAnsiTheme="majorHAnsi"/>
        </w:rPr>
      </w:pPr>
      <w:r w:rsidRPr="00532322">
        <w:rPr>
          <w:rFonts w:asciiTheme="majorHAnsi" w:hAnsiTheme="majorHAnsi"/>
        </w:rPr>
        <w:lastRenderedPageBreak/>
        <w:t>Table 2</w:t>
      </w:r>
      <w:r w:rsidR="00B365EC" w:rsidRPr="00532322">
        <w:rPr>
          <w:rFonts w:asciiTheme="majorHAnsi" w:hAnsiTheme="majorHAnsi"/>
        </w:rPr>
        <w:t>.</w:t>
      </w:r>
      <w:r w:rsidR="005674F2" w:rsidRPr="00532322">
        <w:rPr>
          <w:rFonts w:asciiTheme="majorHAnsi" w:hAnsiTheme="majorHAnsi"/>
        </w:rPr>
        <w:t xml:space="preserve"> </w:t>
      </w:r>
      <w:r w:rsidR="001922D8" w:rsidRPr="00532322">
        <w:rPr>
          <w:rFonts w:asciiTheme="majorHAnsi" w:hAnsiTheme="majorHAnsi"/>
        </w:rPr>
        <w:t xml:space="preserve">Sources used to partition compositional variation within sites, and the loadings associated </w:t>
      </w:r>
      <w:r w:rsidR="00B365EC" w:rsidRPr="00532322">
        <w:rPr>
          <w:rFonts w:asciiTheme="majorHAnsi" w:hAnsiTheme="majorHAnsi"/>
        </w:rPr>
        <w:t xml:space="preserve">with the first two principal components from a PCA </w:t>
      </w:r>
      <w:r w:rsidR="001922D8" w:rsidRPr="00532322">
        <w:rPr>
          <w:rFonts w:asciiTheme="majorHAnsi" w:hAnsiTheme="majorHAnsi"/>
        </w:rPr>
        <w:t>conducted on the relative importance of each source</w:t>
      </w:r>
      <w:r w:rsidR="00B365EC" w:rsidRPr="00532322">
        <w:rPr>
          <w:rFonts w:asciiTheme="majorHAnsi" w:hAnsiTheme="majorHAnsi"/>
        </w:rPr>
        <w:t xml:space="preserve"> </w:t>
      </w:r>
      <w:r w:rsidR="001922D8" w:rsidRPr="00532322">
        <w:rPr>
          <w:rFonts w:asciiTheme="majorHAnsi" w:hAnsiTheme="majorHAnsi"/>
        </w:rPr>
        <w:t xml:space="preserve">with respect to </w:t>
      </w:r>
      <w:r w:rsidR="003F6889" w:rsidRPr="00532322">
        <w:rPr>
          <w:rFonts w:asciiTheme="majorHAnsi" w:hAnsiTheme="majorHAnsi"/>
        </w:rPr>
        <w:t xml:space="preserve">abundance-based </w:t>
      </w:r>
      <w:r w:rsidR="00B365EC" w:rsidRPr="00532322">
        <w:rPr>
          <w:rFonts w:asciiTheme="majorHAnsi" w:hAnsiTheme="majorHAnsi"/>
        </w:rPr>
        <w:t xml:space="preserve">compositional variation </w:t>
      </w:r>
      <w:r w:rsidR="003F6889" w:rsidRPr="00532322">
        <w:rPr>
          <w:rFonts w:asciiTheme="majorHAnsi" w:hAnsiTheme="majorHAnsi"/>
        </w:rPr>
        <w:t xml:space="preserve">(Bray-Curtis dissimilarity) </w:t>
      </w:r>
      <w:r w:rsidR="00B365EC" w:rsidRPr="00532322">
        <w:rPr>
          <w:rFonts w:asciiTheme="majorHAnsi" w:hAnsiTheme="majorHAnsi"/>
        </w:rPr>
        <w:t>for 4</w:t>
      </w:r>
      <w:r w:rsidR="00AB09F8" w:rsidRPr="00532322">
        <w:rPr>
          <w:rFonts w:asciiTheme="majorHAnsi" w:hAnsiTheme="majorHAnsi"/>
        </w:rPr>
        <w:t>9</w:t>
      </w:r>
      <w:r w:rsidR="00B365EC" w:rsidRPr="00532322">
        <w:rPr>
          <w:rFonts w:asciiTheme="majorHAnsi" w:hAnsiTheme="majorHAnsi"/>
        </w:rPr>
        <w:t xml:space="preserve"> sites</w:t>
      </w:r>
      <w:r w:rsidR="00036368" w:rsidRPr="00532322">
        <w:rPr>
          <w:rFonts w:asciiTheme="majorHAnsi" w:hAnsiTheme="majorHAnsi"/>
        </w:rPr>
        <w:t>.</w:t>
      </w:r>
      <w:r w:rsidR="005674F2" w:rsidRPr="00532322">
        <w:rPr>
          <w:rFonts w:asciiTheme="majorHAnsi" w:hAnsiTheme="majorHAnsi"/>
        </w:rPr>
        <w:t xml:space="preserve"> </w:t>
      </w:r>
      <w:r w:rsidR="00036368" w:rsidRPr="00532322">
        <w:rPr>
          <w:rFonts w:asciiTheme="majorHAnsi" w:hAnsiTheme="majorHAnsi"/>
        </w:rPr>
        <w:t xml:space="preserve">Data from each site had the </w:t>
      </w:r>
      <w:r w:rsidR="00B365EC" w:rsidRPr="00532322">
        <w:rPr>
          <w:rFonts w:asciiTheme="majorHAnsi" w:hAnsiTheme="majorHAnsi"/>
        </w:rPr>
        <w:t>same experimental structure (3 blocks, 8 plots per block, 4 years).</w:t>
      </w:r>
      <w:r w:rsidR="005674F2" w:rsidRPr="00532322">
        <w:rPr>
          <w:rFonts w:asciiTheme="majorHAnsi" w:hAnsiTheme="majorHAnsi"/>
        </w:rPr>
        <w:t xml:space="preserve"> </w:t>
      </w:r>
      <w:r w:rsidR="00B365EC" w:rsidRPr="00532322">
        <w:rPr>
          <w:rFonts w:asciiTheme="majorHAnsi" w:hAnsiTheme="majorHAnsi"/>
        </w:rPr>
        <w:t>Loadings above 0.4 are in bold font, and pos</w:t>
      </w:r>
      <w:r w:rsidR="00664989" w:rsidRPr="00532322">
        <w:rPr>
          <w:rFonts w:asciiTheme="majorHAnsi" w:hAnsiTheme="majorHAnsi"/>
        </w:rPr>
        <w:t>itive loadings are in italics.</w:t>
      </w:r>
    </w:p>
    <w:p w14:paraId="6B862676" w14:textId="77777777" w:rsidR="00620B84" w:rsidRPr="00532322" w:rsidRDefault="00620B84" w:rsidP="00532322">
      <w:pPr>
        <w:spacing w:after="120"/>
        <w:rPr>
          <w:rFonts w:asciiTheme="majorHAnsi" w:hAnsiTheme="majorHAnsi"/>
        </w:rPr>
      </w:pPr>
    </w:p>
    <w:tbl>
      <w:tblPr>
        <w:tblStyle w:val="TableGrid"/>
        <w:tblW w:w="9540" w:type="dxa"/>
        <w:tblCellMar>
          <w:left w:w="118" w:type="dxa"/>
        </w:tblCellMar>
        <w:tblLook w:val="04A0" w:firstRow="1" w:lastRow="0" w:firstColumn="1" w:lastColumn="0" w:noHBand="0" w:noVBand="1"/>
      </w:tblPr>
      <w:tblGrid>
        <w:gridCol w:w="3150"/>
        <w:gridCol w:w="3960"/>
        <w:gridCol w:w="1350"/>
        <w:gridCol w:w="1080"/>
      </w:tblGrid>
      <w:tr w:rsidR="00104831" w:rsidRPr="00532322" w14:paraId="333243F8" w14:textId="77777777" w:rsidTr="00F54610">
        <w:tc>
          <w:tcPr>
            <w:tcW w:w="3150" w:type="dxa"/>
            <w:tcBorders>
              <w:left w:val="nil"/>
              <w:right w:val="nil"/>
            </w:tcBorders>
            <w:shd w:val="clear" w:color="auto" w:fill="auto"/>
          </w:tcPr>
          <w:p w14:paraId="147E702F"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Source</w:t>
            </w:r>
          </w:p>
        </w:tc>
        <w:tc>
          <w:tcPr>
            <w:tcW w:w="3960" w:type="dxa"/>
            <w:tcBorders>
              <w:left w:val="nil"/>
              <w:right w:val="nil"/>
            </w:tcBorders>
          </w:tcPr>
          <w:p w14:paraId="5DEF4F24" w14:textId="74331500"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Interpretation</w:t>
            </w:r>
          </w:p>
        </w:tc>
        <w:tc>
          <w:tcPr>
            <w:tcW w:w="1350" w:type="dxa"/>
            <w:tcBorders>
              <w:left w:val="nil"/>
              <w:right w:val="nil"/>
            </w:tcBorders>
            <w:shd w:val="clear" w:color="auto" w:fill="auto"/>
          </w:tcPr>
          <w:p w14:paraId="51A28387" w14:textId="3E3A4ED6" w:rsidR="00104831" w:rsidRPr="00532322" w:rsidRDefault="00104831" w:rsidP="00532322">
            <w:pPr>
              <w:spacing w:after="120"/>
              <w:contextualSpacing/>
              <w:jc w:val="center"/>
              <w:rPr>
                <w:rFonts w:asciiTheme="majorHAnsi" w:hAnsiTheme="majorHAnsi"/>
              </w:rPr>
            </w:pPr>
            <w:r w:rsidRPr="00532322">
              <w:rPr>
                <w:rFonts w:asciiTheme="majorHAnsi" w:hAnsiTheme="majorHAnsi"/>
              </w:rPr>
              <w:t>PC1 (Temporal)</w:t>
            </w:r>
          </w:p>
        </w:tc>
        <w:tc>
          <w:tcPr>
            <w:tcW w:w="1080" w:type="dxa"/>
            <w:tcBorders>
              <w:left w:val="nil"/>
              <w:right w:val="nil"/>
            </w:tcBorders>
            <w:shd w:val="clear" w:color="auto" w:fill="auto"/>
          </w:tcPr>
          <w:p w14:paraId="629CC4AE" w14:textId="7777777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PC2 (Spatial)</w:t>
            </w:r>
          </w:p>
        </w:tc>
      </w:tr>
      <w:tr w:rsidR="00104831" w:rsidRPr="00532322" w14:paraId="08758F44" w14:textId="77777777" w:rsidTr="00F54610">
        <w:tc>
          <w:tcPr>
            <w:tcW w:w="3150" w:type="dxa"/>
            <w:tcBorders>
              <w:top w:val="nil"/>
              <w:left w:val="nil"/>
              <w:bottom w:val="nil"/>
              <w:right w:val="nil"/>
            </w:tcBorders>
            <w:shd w:val="clear" w:color="auto" w:fill="auto"/>
          </w:tcPr>
          <w:p w14:paraId="2A664521"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Block</w:t>
            </w:r>
          </w:p>
        </w:tc>
        <w:tc>
          <w:tcPr>
            <w:tcW w:w="3960" w:type="dxa"/>
            <w:tcBorders>
              <w:top w:val="nil"/>
              <w:left w:val="nil"/>
              <w:bottom w:val="nil"/>
              <w:right w:val="nil"/>
            </w:tcBorders>
          </w:tcPr>
          <w:p w14:paraId="090DEA13" w14:textId="6F3DFE89"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Spatial variation among blocks</w:t>
            </w:r>
          </w:p>
        </w:tc>
        <w:tc>
          <w:tcPr>
            <w:tcW w:w="1350" w:type="dxa"/>
            <w:tcBorders>
              <w:top w:val="nil"/>
              <w:left w:val="nil"/>
              <w:bottom w:val="nil"/>
              <w:right w:val="nil"/>
            </w:tcBorders>
            <w:shd w:val="clear" w:color="auto" w:fill="auto"/>
          </w:tcPr>
          <w:p w14:paraId="3076DA22" w14:textId="6F171131"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0.3</w:t>
            </w:r>
            <w:r w:rsidR="00AB09F8" w:rsidRPr="00532322">
              <w:rPr>
                <w:rFonts w:asciiTheme="majorHAnsi" w:hAnsiTheme="majorHAnsi"/>
                <w:i/>
              </w:rPr>
              <w:t>7</w:t>
            </w:r>
          </w:p>
        </w:tc>
        <w:tc>
          <w:tcPr>
            <w:tcW w:w="1080" w:type="dxa"/>
            <w:tcBorders>
              <w:top w:val="nil"/>
              <w:left w:val="nil"/>
              <w:bottom w:val="nil"/>
              <w:right w:val="nil"/>
            </w:tcBorders>
            <w:shd w:val="clear" w:color="auto" w:fill="auto"/>
          </w:tcPr>
          <w:p w14:paraId="5A9B0758" w14:textId="659D6F85" w:rsidR="00104831" w:rsidRPr="00532322" w:rsidRDefault="00104831" w:rsidP="00532322">
            <w:pPr>
              <w:spacing w:after="120"/>
              <w:contextualSpacing/>
              <w:jc w:val="center"/>
              <w:rPr>
                <w:rFonts w:asciiTheme="majorHAnsi" w:hAnsiTheme="majorHAnsi"/>
                <w:b/>
                <w:i/>
              </w:rPr>
            </w:pPr>
            <w:r w:rsidRPr="00532322">
              <w:rPr>
                <w:rFonts w:asciiTheme="majorHAnsi" w:hAnsiTheme="majorHAnsi"/>
                <w:b/>
                <w:i/>
              </w:rPr>
              <w:t>0.7</w:t>
            </w:r>
            <w:r w:rsidR="00AB09F8" w:rsidRPr="00532322">
              <w:rPr>
                <w:rFonts w:asciiTheme="majorHAnsi" w:hAnsiTheme="majorHAnsi"/>
                <w:b/>
                <w:i/>
              </w:rPr>
              <w:t>6</w:t>
            </w:r>
          </w:p>
        </w:tc>
      </w:tr>
      <w:tr w:rsidR="00104831" w:rsidRPr="00532322" w14:paraId="5613D389" w14:textId="77777777" w:rsidTr="00F54610">
        <w:tc>
          <w:tcPr>
            <w:tcW w:w="3150" w:type="dxa"/>
            <w:tcBorders>
              <w:top w:val="nil"/>
              <w:left w:val="nil"/>
              <w:bottom w:val="nil"/>
              <w:right w:val="nil"/>
            </w:tcBorders>
            <w:shd w:val="clear" w:color="auto" w:fill="auto"/>
          </w:tcPr>
          <w:p w14:paraId="2105E472" w14:textId="7E8995FE" w:rsidR="00104831" w:rsidRPr="00532322" w:rsidRDefault="00104831" w:rsidP="00532322">
            <w:pPr>
              <w:spacing w:after="120"/>
              <w:contextualSpacing/>
              <w:rPr>
                <w:rFonts w:asciiTheme="majorHAnsi" w:hAnsiTheme="majorHAnsi"/>
              </w:rPr>
            </w:pPr>
            <w:r w:rsidRPr="00532322">
              <w:rPr>
                <w:rFonts w:asciiTheme="majorHAnsi" w:hAnsiTheme="majorHAnsi"/>
              </w:rPr>
              <w:t>Year</w:t>
            </w:r>
          </w:p>
        </w:tc>
        <w:tc>
          <w:tcPr>
            <w:tcW w:w="3960" w:type="dxa"/>
            <w:tcBorders>
              <w:top w:val="nil"/>
              <w:left w:val="nil"/>
              <w:bottom w:val="nil"/>
              <w:right w:val="nil"/>
            </w:tcBorders>
          </w:tcPr>
          <w:p w14:paraId="38E41222" w14:textId="7FC50C76"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Temporal </w:t>
            </w:r>
            <w:r w:rsidR="003F6889" w:rsidRPr="00532322">
              <w:rPr>
                <w:rFonts w:asciiTheme="majorHAnsi" w:hAnsiTheme="majorHAnsi"/>
              </w:rPr>
              <w:t>(year-to-year) variation</w:t>
            </w:r>
          </w:p>
        </w:tc>
        <w:tc>
          <w:tcPr>
            <w:tcW w:w="1350" w:type="dxa"/>
            <w:tcBorders>
              <w:top w:val="nil"/>
              <w:left w:val="nil"/>
              <w:bottom w:val="nil"/>
              <w:right w:val="nil"/>
            </w:tcBorders>
            <w:shd w:val="clear" w:color="auto" w:fill="auto"/>
          </w:tcPr>
          <w:p w14:paraId="7A199A7D" w14:textId="52103112" w:rsidR="00104831" w:rsidRPr="00532322" w:rsidRDefault="00104831" w:rsidP="00532322">
            <w:pPr>
              <w:spacing w:after="120"/>
              <w:contextualSpacing/>
              <w:jc w:val="center"/>
              <w:rPr>
                <w:rFonts w:asciiTheme="majorHAnsi" w:hAnsiTheme="majorHAnsi"/>
                <w:b/>
              </w:rPr>
            </w:pPr>
            <w:r w:rsidRPr="00532322">
              <w:rPr>
                <w:rFonts w:asciiTheme="majorHAnsi" w:hAnsiTheme="majorHAnsi"/>
                <w:b/>
              </w:rPr>
              <w:t>-0.</w:t>
            </w:r>
            <w:r w:rsidR="008D64A7" w:rsidRPr="00532322">
              <w:rPr>
                <w:rFonts w:asciiTheme="majorHAnsi" w:hAnsiTheme="majorHAnsi"/>
                <w:b/>
              </w:rPr>
              <w:t>69</w:t>
            </w:r>
          </w:p>
        </w:tc>
        <w:tc>
          <w:tcPr>
            <w:tcW w:w="1080" w:type="dxa"/>
            <w:tcBorders>
              <w:top w:val="nil"/>
              <w:left w:val="nil"/>
              <w:bottom w:val="nil"/>
              <w:right w:val="nil"/>
            </w:tcBorders>
            <w:shd w:val="clear" w:color="auto" w:fill="auto"/>
          </w:tcPr>
          <w:p w14:paraId="4348ACA3" w14:textId="2BC41678"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-0.1</w:t>
            </w:r>
            <w:r w:rsidR="00AB09F8" w:rsidRPr="00532322">
              <w:rPr>
                <w:rFonts w:asciiTheme="majorHAnsi" w:hAnsiTheme="majorHAnsi"/>
              </w:rPr>
              <w:t>3</w:t>
            </w:r>
          </w:p>
        </w:tc>
      </w:tr>
      <w:tr w:rsidR="00104831" w:rsidRPr="00532322" w14:paraId="44EA444E" w14:textId="77777777" w:rsidTr="00F54610">
        <w:tc>
          <w:tcPr>
            <w:tcW w:w="3150" w:type="dxa"/>
            <w:tcBorders>
              <w:top w:val="nil"/>
              <w:left w:val="nil"/>
              <w:bottom w:val="nil"/>
              <w:right w:val="nil"/>
            </w:tcBorders>
            <w:shd w:val="clear" w:color="auto" w:fill="auto"/>
          </w:tcPr>
          <w:p w14:paraId="51A7254E" w14:textId="7467FAC0" w:rsidR="00104831" w:rsidRPr="00532322" w:rsidRDefault="00104831" w:rsidP="00532322">
            <w:pPr>
              <w:spacing w:after="120"/>
              <w:contextualSpacing/>
              <w:rPr>
                <w:rFonts w:asciiTheme="majorHAnsi" w:hAnsiTheme="majorHAnsi"/>
              </w:rPr>
            </w:pPr>
            <w:r w:rsidRPr="00532322">
              <w:rPr>
                <w:rFonts w:asciiTheme="majorHAnsi" w:hAnsiTheme="majorHAnsi"/>
              </w:rPr>
              <w:t>Nutrient Addition</w:t>
            </w:r>
            <w:r w:rsidR="00D35381" w:rsidRPr="00532322">
              <w:rPr>
                <w:rFonts w:asciiTheme="majorHAnsi" w:hAnsiTheme="majorHAnsi"/>
              </w:rPr>
              <w:t xml:space="preserve"> (Nutrient)</w:t>
            </w:r>
          </w:p>
        </w:tc>
        <w:tc>
          <w:tcPr>
            <w:tcW w:w="3960" w:type="dxa"/>
            <w:tcBorders>
              <w:top w:val="nil"/>
              <w:left w:val="nil"/>
              <w:bottom w:val="nil"/>
              <w:right w:val="nil"/>
            </w:tcBorders>
          </w:tcPr>
          <w:p w14:paraId="118E5BC2" w14:textId="3015F26A" w:rsidR="00104831" w:rsidRPr="00532322" w:rsidRDefault="00BC434D" w:rsidP="00532322">
            <w:pPr>
              <w:spacing w:after="120"/>
              <w:ind w:left="332" w:hanging="332"/>
              <w:contextualSpacing/>
              <w:rPr>
                <w:rFonts w:asciiTheme="majorHAnsi" w:hAnsiTheme="majorHAnsi"/>
              </w:rPr>
            </w:pPr>
            <w:r w:rsidRPr="00532322">
              <w:rPr>
                <w:rFonts w:asciiTheme="majorHAnsi" w:hAnsiTheme="majorHAnsi"/>
              </w:rPr>
              <w:t>Overall t</w:t>
            </w:r>
            <w:r w:rsidR="00104831" w:rsidRPr="00532322">
              <w:rPr>
                <w:rFonts w:asciiTheme="majorHAnsi" w:hAnsiTheme="majorHAnsi"/>
              </w:rPr>
              <w:t>reatment effect</w:t>
            </w:r>
          </w:p>
        </w:tc>
        <w:tc>
          <w:tcPr>
            <w:tcW w:w="1350" w:type="dxa"/>
            <w:tcBorders>
              <w:top w:val="nil"/>
              <w:left w:val="nil"/>
              <w:bottom w:val="nil"/>
              <w:right w:val="nil"/>
            </w:tcBorders>
            <w:shd w:val="clear" w:color="auto" w:fill="auto"/>
          </w:tcPr>
          <w:p w14:paraId="144F08D1" w14:textId="1CAE6D77"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0.2</w:t>
            </w:r>
            <w:r w:rsidR="008D64A7" w:rsidRPr="00532322">
              <w:rPr>
                <w:rFonts w:asciiTheme="majorHAnsi" w:hAnsiTheme="majorHAnsi"/>
                <w:i/>
              </w:rPr>
              <w:t>2</w:t>
            </w:r>
          </w:p>
        </w:tc>
        <w:tc>
          <w:tcPr>
            <w:tcW w:w="1080" w:type="dxa"/>
            <w:tcBorders>
              <w:top w:val="nil"/>
              <w:left w:val="nil"/>
              <w:bottom w:val="nil"/>
              <w:right w:val="nil"/>
            </w:tcBorders>
            <w:shd w:val="clear" w:color="auto" w:fill="auto"/>
          </w:tcPr>
          <w:p w14:paraId="3711E77C" w14:textId="0F3FB342"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-0.2</w:t>
            </w:r>
            <w:r w:rsidR="00AB09F8" w:rsidRPr="00532322">
              <w:rPr>
                <w:rFonts w:asciiTheme="majorHAnsi" w:hAnsiTheme="majorHAnsi"/>
              </w:rPr>
              <w:t>7</w:t>
            </w:r>
          </w:p>
        </w:tc>
      </w:tr>
      <w:tr w:rsidR="00104831" w:rsidRPr="00532322" w14:paraId="2EBFBBC1" w14:textId="77777777" w:rsidTr="00F54610">
        <w:tc>
          <w:tcPr>
            <w:tcW w:w="3150" w:type="dxa"/>
            <w:tcBorders>
              <w:top w:val="nil"/>
              <w:left w:val="nil"/>
              <w:bottom w:val="nil"/>
              <w:right w:val="nil"/>
            </w:tcBorders>
            <w:shd w:val="clear" w:color="auto" w:fill="auto"/>
          </w:tcPr>
          <w:p w14:paraId="6A4B5061" w14:textId="32295C71"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Block </w:t>
            </w:r>
            <w:r w:rsidR="008F5067" w:rsidRPr="00532322">
              <w:rPr>
                <w:rFonts w:asciiTheme="majorHAnsi" w:hAnsiTheme="majorHAnsi"/>
              </w:rPr>
              <w:t>×</w:t>
            </w:r>
            <w:r w:rsidRPr="00532322">
              <w:rPr>
                <w:rFonts w:asciiTheme="majorHAnsi" w:hAnsiTheme="majorHAnsi"/>
              </w:rPr>
              <w:t xml:space="preserve"> Year</w:t>
            </w:r>
          </w:p>
        </w:tc>
        <w:tc>
          <w:tcPr>
            <w:tcW w:w="3960" w:type="dxa"/>
            <w:tcBorders>
              <w:top w:val="nil"/>
              <w:left w:val="nil"/>
              <w:bottom w:val="nil"/>
              <w:right w:val="nil"/>
            </w:tcBorders>
          </w:tcPr>
          <w:p w14:paraId="72543489" w14:textId="6C967BEF"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Temporal variation differs among blocks</w:t>
            </w:r>
          </w:p>
        </w:tc>
        <w:tc>
          <w:tcPr>
            <w:tcW w:w="1350" w:type="dxa"/>
            <w:tcBorders>
              <w:top w:val="nil"/>
              <w:left w:val="nil"/>
              <w:bottom w:val="nil"/>
              <w:right w:val="nil"/>
            </w:tcBorders>
            <w:shd w:val="clear" w:color="auto" w:fill="auto"/>
          </w:tcPr>
          <w:p w14:paraId="66579697" w14:textId="1E4BB25D"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8D64A7" w:rsidRPr="00532322">
              <w:rPr>
                <w:rFonts w:asciiTheme="majorHAnsi" w:hAnsiTheme="majorHAnsi"/>
              </w:rPr>
              <w:t>4</w:t>
            </w:r>
          </w:p>
        </w:tc>
        <w:tc>
          <w:tcPr>
            <w:tcW w:w="1080" w:type="dxa"/>
            <w:tcBorders>
              <w:top w:val="nil"/>
              <w:left w:val="nil"/>
              <w:bottom w:val="nil"/>
              <w:right w:val="nil"/>
            </w:tcBorders>
            <w:shd w:val="clear" w:color="auto" w:fill="auto"/>
          </w:tcPr>
          <w:p w14:paraId="49391AA3" w14:textId="582B10A5" w:rsidR="00104831" w:rsidRPr="00532322" w:rsidRDefault="00104831" w:rsidP="00532322">
            <w:pPr>
              <w:spacing w:after="120"/>
              <w:contextualSpacing/>
              <w:jc w:val="center"/>
              <w:rPr>
                <w:rFonts w:asciiTheme="majorHAnsi" w:hAnsiTheme="majorHAnsi"/>
                <w:i/>
              </w:rPr>
            </w:pPr>
            <w:r w:rsidRPr="00532322">
              <w:rPr>
                <w:rFonts w:asciiTheme="majorHAnsi" w:hAnsiTheme="majorHAnsi"/>
                <w:i/>
              </w:rPr>
              <w:t>0.1</w:t>
            </w:r>
            <w:r w:rsidR="008F7F01" w:rsidRPr="00532322">
              <w:rPr>
                <w:rFonts w:asciiTheme="majorHAnsi" w:hAnsiTheme="majorHAnsi"/>
                <w:i/>
              </w:rPr>
              <w:t>3</w:t>
            </w:r>
          </w:p>
        </w:tc>
      </w:tr>
      <w:tr w:rsidR="00104831" w:rsidRPr="00532322" w14:paraId="55AD4E69" w14:textId="77777777" w:rsidTr="00F54610">
        <w:tc>
          <w:tcPr>
            <w:tcW w:w="3150" w:type="dxa"/>
            <w:tcBorders>
              <w:top w:val="nil"/>
              <w:left w:val="nil"/>
              <w:bottom w:val="nil"/>
              <w:right w:val="nil"/>
            </w:tcBorders>
            <w:shd w:val="clear" w:color="auto" w:fill="auto"/>
          </w:tcPr>
          <w:p w14:paraId="0C929B1B" w14:textId="77CC327D" w:rsidR="00104831" w:rsidRPr="00532322" w:rsidRDefault="00104831" w:rsidP="00532322">
            <w:pPr>
              <w:spacing w:after="120"/>
              <w:contextualSpacing/>
              <w:rPr>
                <w:rFonts w:asciiTheme="majorHAnsi" w:hAnsiTheme="majorHAnsi"/>
              </w:rPr>
            </w:pPr>
            <w:r w:rsidRPr="00532322">
              <w:rPr>
                <w:rFonts w:asciiTheme="majorHAnsi" w:hAnsiTheme="majorHAnsi"/>
              </w:rPr>
              <w:t>Block</w:t>
            </w:r>
            <w:r w:rsidR="00D35381" w:rsidRPr="00532322">
              <w:rPr>
                <w:rFonts w:asciiTheme="majorHAnsi" w:hAnsiTheme="majorHAnsi"/>
              </w:rPr>
              <w:t xml:space="preserve"> </w:t>
            </w:r>
            <w:r w:rsidR="008F5067" w:rsidRPr="00532322">
              <w:rPr>
                <w:rFonts w:asciiTheme="majorHAnsi" w:hAnsiTheme="majorHAnsi"/>
              </w:rPr>
              <w:t>×</w:t>
            </w:r>
            <w:r w:rsidR="00D35381" w:rsidRPr="00532322">
              <w:rPr>
                <w:rFonts w:asciiTheme="majorHAnsi" w:hAnsiTheme="majorHAnsi"/>
              </w:rPr>
              <w:t xml:space="preserve"> Nutrient</w:t>
            </w:r>
          </w:p>
        </w:tc>
        <w:tc>
          <w:tcPr>
            <w:tcW w:w="3960" w:type="dxa"/>
            <w:tcBorders>
              <w:top w:val="nil"/>
              <w:left w:val="nil"/>
              <w:bottom w:val="nil"/>
              <w:right w:val="nil"/>
            </w:tcBorders>
          </w:tcPr>
          <w:p w14:paraId="29CB8E23" w14:textId="55B73B3E"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Spatial variation </w:t>
            </w:r>
            <w:r w:rsidR="00C219E7" w:rsidRPr="00532322">
              <w:rPr>
                <w:rFonts w:asciiTheme="majorHAnsi" w:hAnsiTheme="majorHAnsi"/>
              </w:rPr>
              <w:t xml:space="preserve">among </w:t>
            </w:r>
            <w:r w:rsidR="00C467E6" w:rsidRPr="00532322">
              <w:rPr>
                <w:rFonts w:asciiTheme="majorHAnsi" w:hAnsiTheme="majorHAnsi"/>
              </w:rPr>
              <w:t xml:space="preserve">nutrient treatments </w:t>
            </w:r>
            <w:r w:rsidRPr="00532322">
              <w:rPr>
                <w:rFonts w:asciiTheme="majorHAnsi" w:hAnsiTheme="majorHAnsi"/>
              </w:rPr>
              <w:t>within blocks</w:t>
            </w:r>
            <w:r w:rsidR="00C467E6" w:rsidRPr="00532322">
              <w:rPr>
                <w:rFonts w:asciiTheme="majorHAnsi" w:hAnsiTheme="majorHAnsi"/>
              </w:rPr>
              <w:t>. Since there is no replication of nutrient treatments within blocks, this reflects variation within blocks.</w:t>
            </w:r>
          </w:p>
        </w:tc>
        <w:tc>
          <w:tcPr>
            <w:tcW w:w="1350" w:type="dxa"/>
            <w:tcBorders>
              <w:top w:val="nil"/>
              <w:left w:val="nil"/>
              <w:bottom w:val="nil"/>
              <w:right w:val="nil"/>
            </w:tcBorders>
            <w:shd w:val="clear" w:color="auto" w:fill="auto"/>
          </w:tcPr>
          <w:p w14:paraId="6F5512ED" w14:textId="407227C1" w:rsidR="00104831" w:rsidRPr="00532322" w:rsidRDefault="00104831" w:rsidP="00532322">
            <w:pPr>
              <w:spacing w:after="120"/>
              <w:contextualSpacing/>
              <w:jc w:val="center"/>
              <w:rPr>
                <w:rFonts w:asciiTheme="majorHAnsi" w:hAnsiTheme="majorHAnsi"/>
                <w:b/>
                <w:i/>
              </w:rPr>
            </w:pPr>
            <w:r w:rsidRPr="00532322">
              <w:rPr>
                <w:rFonts w:asciiTheme="majorHAnsi" w:hAnsiTheme="majorHAnsi"/>
                <w:b/>
                <w:i/>
              </w:rPr>
              <w:t>0.5</w:t>
            </w:r>
            <w:r w:rsidR="001922D8" w:rsidRPr="00532322">
              <w:rPr>
                <w:rFonts w:asciiTheme="majorHAnsi" w:hAnsiTheme="majorHAnsi"/>
                <w:b/>
                <w:i/>
              </w:rPr>
              <w:t>2</w:t>
            </w:r>
          </w:p>
        </w:tc>
        <w:tc>
          <w:tcPr>
            <w:tcW w:w="1080" w:type="dxa"/>
            <w:tcBorders>
              <w:top w:val="nil"/>
              <w:left w:val="nil"/>
              <w:bottom w:val="nil"/>
              <w:right w:val="nil"/>
            </w:tcBorders>
            <w:shd w:val="clear" w:color="auto" w:fill="auto"/>
          </w:tcPr>
          <w:p w14:paraId="2DC4102D" w14:textId="02A425EA" w:rsidR="00104831" w:rsidRPr="00532322" w:rsidRDefault="00104831" w:rsidP="00532322">
            <w:pPr>
              <w:spacing w:after="120"/>
              <w:contextualSpacing/>
              <w:jc w:val="center"/>
              <w:rPr>
                <w:rFonts w:asciiTheme="majorHAnsi" w:hAnsiTheme="majorHAnsi"/>
                <w:b/>
              </w:rPr>
            </w:pPr>
            <w:r w:rsidRPr="00532322">
              <w:rPr>
                <w:rFonts w:asciiTheme="majorHAnsi" w:hAnsiTheme="majorHAnsi"/>
                <w:b/>
              </w:rPr>
              <w:t>-0.5</w:t>
            </w:r>
            <w:r w:rsidR="008F7F01" w:rsidRPr="00532322">
              <w:rPr>
                <w:rFonts w:asciiTheme="majorHAnsi" w:hAnsiTheme="majorHAnsi"/>
                <w:b/>
              </w:rPr>
              <w:t>6</w:t>
            </w:r>
          </w:p>
        </w:tc>
      </w:tr>
      <w:tr w:rsidR="00104831" w:rsidRPr="00532322" w14:paraId="0DB326D3" w14:textId="77777777" w:rsidTr="00F54610">
        <w:tc>
          <w:tcPr>
            <w:tcW w:w="3150" w:type="dxa"/>
            <w:tcBorders>
              <w:top w:val="nil"/>
              <w:left w:val="nil"/>
              <w:bottom w:val="nil"/>
              <w:right w:val="nil"/>
            </w:tcBorders>
            <w:shd w:val="clear" w:color="auto" w:fill="auto"/>
          </w:tcPr>
          <w:p w14:paraId="74A5F798" w14:textId="6FB9E4A3"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Year </w:t>
            </w:r>
            <w:r w:rsidR="008F5067" w:rsidRPr="00532322">
              <w:rPr>
                <w:rFonts w:asciiTheme="majorHAnsi" w:hAnsiTheme="majorHAnsi"/>
              </w:rPr>
              <w:t>×</w:t>
            </w:r>
            <w:r w:rsidRPr="00532322">
              <w:rPr>
                <w:rFonts w:asciiTheme="majorHAnsi" w:hAnsiTheme="majorHAnsi"/>
              </w:rPr>
              <w:t xml:space="preserve"> Nutrient</w:t>
            </w:r>
          </w:p>
        </w:tc>
        <w:tc>
          <w:tcPr>
            <w:tcW w:w="3960" w:type="dxa"/>
            <w:tcBorders>
              <w:top w:val="nil"/>
              <w:left w:val="nil"/>
              <w:bottom w:val="nil"/>
              <w:right w:val="nil"/>
            </w:tcBorders>
          </w:tcPr>
          <w:p w14:paraId="2A6BF514" w14:textId="24FBA09A"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Treatment effect </w:t>
            </w:r>
            <w:r w:rsidR="00355EA4" w:rsidRPr="00532322">
              <w:rPr>
                <w:rFonts w:asciiTheme="majorHAnsi" w:hAnsiTheme="majorHAnsi"/>
              </w:rPr>
              <w:t>changes</w:t>
            </w:r>
            <w:r w:rsidRPr="00532322">
              <w:rPr>
                <w:rFonts w:asciiTheme="majorHAnsi" w:hAnsiTheme="majorHAnsi"/>
              </w:rPr>
              <w:t xml:space="preserve"> over time</w:t>
            </w:r>
          </w:p>
        </w:tc>
        <w:tc>
          <w:tcPr>
            <w:tcW w:w="1350" w:type="dxa"/>
            <w:tcBorders>
              <w:top w:val="nil"/>
              <w:left w:val="nil"/>
              <w:bottom w:val="nil"/>
              <w:right w:val="nil"/>
            </w:tcBorders>
            <w:shd w:val="clear" w:color="auto" w:fill="auto"/>
          </w:tcPr>
          <w:p w14:paraId="1E18802D" w14:textId="65B44822"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-0.1</w:t>
            </w:r>
            <w:r w:rsidR="008D64A7" w:rsidRPr="00532322">
              <w:rPr>
                <w:rFonts w:asciiTheme="majorHAnsi" w:hAnsiTheme="majorHAnsi"/>
              </w:rPr>
              <w:t>5</w:t>
            </w:r>
          </w:p>
        </w:tc>
        <w:tc>
          <w:tcPr>
            <w:tcW w:w="1080" w:type="dxa"/>
            <w:tcBorders>
              <w:top w:val="nil"/>
              <w:left w:val="nil"/>
              <w:bottom w:val="nil"/>
              <w:right w:val="nil"/>
            </w:tcBorders>
            <w:shd w:val="clear" w:color="auto" w:fill="auto"/>
          </w:tcPr>
          <w:p w14:paraId="2CF9FEDD" w14:textId="5846CC90"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AB09F8" w:rsidRPr="00532322">
              <w:rPr>
                <w:rFonts w:asciiTheme="majorHAnsi" w:hAnsiTheme="majorHAnsi"/>
              </w:rPr>
              <w:t>4</w:t>
            </w:r>
          </w:p>
        </w:tc>
      </w:tr>
      <w:tr w:rsidR="00104831" w:rsidRPr="00532322" w14:paraId="34434324" w14:textId="77777777" w:rsidTr="00F54610">
        <w:tc>
          <w:tcPr>
            <w:tcW w:w="3150" w:type="dxa"/>
            <w:tcBorders>
              <w:top w:val="nil"/>
              <w:left w:val="nil"/>
              <w:right w:val="nil"/>
            </w:tcBorders>
            <w:shd w:val="clear" w:color="auto" w:fill="auto"/>
          </w:tcPr>
          <w:p w14:paraId="2CE52B85" w14:textId="14E41D62" w:rsidR="00104831" w:rsidRPr="00532322" w:rsidRDefault="00104831" w:rsidP="00532322">
            <w:pPr>
              <w:spacing w:after="120"/>
              <w:contextualSpacing/>
              <w:rPr>
                <w:rFonts w:asciiTheme="majorHAnsi" w:hAnsiTheme="majorHAnsi"/>
              </w:rPr>
            </w:pPr>
            <w:r w:rsidRPr="00532322">
              <w:rPr>
                <w:rFonts w:asciiTheme="majorHAnsi" w:hAnsiTheme="majorHAnsi"/>
              </w:rPr>
              <w:t xml:space="preserve">Block </w:t>
            </w:r>
            <w:r w:rsidR="008F5067" w:rsidRPr="00532322">
              <w:rPr>
                <w:rFonts w:asciiTheme="majorHAnsi" w:hAnsiTheme="majorHAnsi"/>
              </w:rPr>
              <w:t>×</w:t>
            </w:r>
            <w:r w:rsidRPr="00532322">
              <w:rPr>
                <w:rFonts w:asciiTheme="majorHAnsi" w:hAnsiTheme="majorHAnsi"/>
              </w:rPr>
              <w:t xml:space="preserve"> Year </w:t>
            </w:r>
            <w:r w:rsidR="008F5067" w:rsidRPr="00532322">
              <w:rPr>
                <w:rFonts w:asciiTheme="majorHAnsi" w:hAnsiTheme="majorHAnsi"/>
              </w:rPr>
              <w:t>×</w:t>
            </w:r>
            <w:r w:rsidRPr="00532322">
              <w:rPr>
                <w:rFonts w:asciiTheme="majorHAnsi" w:hAnsiTheme="majorHAnsi"/>
              </w:rPr>
              <w:t xml:space="preserve"> Nutrient</w:t>
            </w:r>
          </w:p>
        </w:tc>
        <w:tc>
          <w:tcPr>
            <w:tcW w:w="3960" w:type="dxa"/>
            <w:tcBorders>
              <w:top w:val="nil"/>
              <w:left w:val="nil"/>
              <w:right w:val="nil"/>
            </w:tcBorders>
          </w:tcPr>
          <w:p w14:paraId="16A786C1" w14:textId="161FBD3F" w:rsidR="00104831" w:rsidRPr="00532322" w:rsidRDefault="00104831" w:rsidP="00532322">
            <w:pPr>
              <w:spacing w:after="120"/>
              <w:ind w:left="332" w:hanging="332"/>
              <w:contextualSpacing/>
              <w:rPr>
                <w:rFonts w:asciiTheme="majorHAnsi" w:hAnsiTheme="majorHAnsi"/>
              </w:rPr>
            </w:pPr>
            <w:r w:rsidRPr="00532322">
              <w:rPr>
                <w:rFonts w:asciiTheme="majorHAnsi" w:hAnsiTheme="majorHAnsi"/>
              </w:rPr>
              <w:t xml:space="preserve">Treatment effect </w:t>
            </w:r>
            <w:r w:rsidR="00355EA4" w:rsidRPr="00532322">
              <w:rPr>
                <w:rFonts w:asciiTheme="majorHAnsi" w:hAnsiTheme="majorHAnsi"/>
              </w:rPr>
              <w:t>changes</w:t>
            </w:r>
            <w:r w:rsidRPr="00532322">
              <w:rPr>
                <w:rFonts w:asciiTheme="majorHAnsi" w:hAnsiTheme="majorHAnsi"/>
              </w:rPr>
              <w:t xml:space="preserve"> over time and among blocks</w:t>
            </w:r>
          </w:p>
        </w:tc>
        <w:tc>
          <w:tcPr>
            <w:tcW w:w="1350" w:type="dxa"/>
            <w:tcBorders>
              <w:top w:val="nil"/>
              <w:left w:val="nil"/>
              <w:right w:val="nil"/>
            </w:tcBorders>
            <w:shd w:val="clear" w:color="auto" w:fill="auto"/>
          </w:tcPr>
          <w:p w14:paraId="6EC35000" w14:textId="5E59867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w:t>
            </w:r>
            <w:r w:rsidR="008D64A7" w:rsidRPr="00532322">
              <w:rPr>
                <w:rFonts w:asciiTheme="majorHAnsi" w:hAnsiTheme="majorHAnsi"/>
              </w:rPr>
              <w:t>2</w:t>
            </w:r>
            <w:r w:rsidR="00AB09F8" w:rsidRPr="00532322">
              <w:rPr>
                <w:rFonts w:asciiTheme="majorHAnsi" w:hAnsiTheme="majorHAnsi"/>
              </w:rPr>
              <w:t>2</w:t>
            </w:r>
          </w:p>
        </w:tc>
        <w:tc>
          <w:tcPr>
            <w:tcW w:w="1080" w:type="dxa"/>
            <w:tcBorders>
              <w:top w:val="nil"/>
              <w:left w:val="nil"/>
              <w:right w:val="nil"/>
            </w:tcBorders>
            <w:shd w:val="clear" w:color="auto" w:fill="auto"/>
          </w:tcPr>
          <w:p w14:paraId="55E1032A" w14:textId="2913F0F7"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0.0</w:t>
            </w:r>
            <w:r w:rsidR="00AB09F8" w:rsidRPr="00532322">
              <w:rPr>
                <w:rFonts w:asciiTheme="majorHAnsi" w:hAnsiTheme="majorHAnsi"/>
              </w:rPr>
              <w:t>4</w:t>
            </w:r>
          </w:p>
        </w:tc>
      </w:tr>
      <w:tr w:rsidR="00104831" w:rsidRPr="00532322" w14:paraId="2F1582CC" w14:textId="77777777" w:rsidTr="00F54610">
        <w:tc>
          <w:tcPr>
            <w:tcW w:w="3150" w:type="dxa"/>
            <w:tcBorders>
              <w:top w:val="nil"/>
              <w:left w:val="nil"/>
              <w:bottom w:val="nil"/>
              <w:right w:val="nil"/>
            </w:tcBorders>
            <w:shd w:val="clear" w:color="auto" w:fill="auto"/>
          </w:tcPr>
          <w:p w14:paraId="1373909A"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Proportion of variance</w:t>
            </w:r>
          </w:p>
        </w:tc>
        <w:tc>
          <w:tcPr>
            <w:tcW w:w="3960" w:type="dxa"/>
            <w:tcBorders>
              <w:top w:val="nil"/>
              <w:left w:val="nil"/>
              <w:bottom w:val="nil"/>
              <w:right w:val="nil"/>
            </w:tcBorders>
          </w:tcPr>
          <w:p w14:paraId="192891E5" w14:textId="77777777" w:rsidR="00104831" w:rsidRPr="00532322" w:rsidRDefault="00104831" w:rsidP="00532322">
            <w:pPr>
              <w:spacing w:after="120"/>
              <w:ind w:left="332" w:hanging="332"/>
              <w:contextualSpacing/>
              <w:rPr>
                <w:rFonts w:asciiTheme="majorHAnsi" w:hAnsiTheme="majorHAnsi"/>
              </w:rPr>
            </w:pPr>
          </w:p>
        </w:tc>
        <w:tc>
          <w:tcPr>
            <w:tcW w:w="1350" w:type="dxa"/>
            <w:tcBorders>
              <w:top w:val="nil"/>
              <w:left w:val="nil"/>
              <w:bottom w:val="nil"/>
              <w:right w:val="nil"/>
            </w:tcBorders>
            <w:shd w:val="clear" w:color="auto" w:fill="auto"/>
          </w:tcPr>
          <w:p w14:paraId="537F1339" w14:textId="232222C5"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0.5</w:t>
            </w:r>
            <w:r w:rsidR="00AB09F8" w:rsidRPr="00532322">
              <w:rPr>
                <w:rFonts w:asciiTheme="majorHAnsi" w:hAnsiTheme="majorHAnsi"/>
              </w:rPr>
              <w:t>77</w:t>
            </w:r>
          </w:p>
        </w:tc>
        <w:tc>
          <w:tcPr>
            <w:tcW w:w="1080" w:type="dxa"/>
            <w:tcBorders>
              <w:top w:val="nil"/>
              <w:left w:val="nil"/>
              <w:bottom w:val="nil"/>
              <w:right w:val="nil"/>
            </w:tcBorders>
            <w:shd w:val="clear" w:color="auto" w:fill="auto"/>
          </w:tcPr>
          <w:p w14:paraId="4D116326" w14:textId="6709646A"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0.2</w:t>
            </w:r>
            <w:r w:rsidR="008D64A7" w:rsidRPr="00532322">
              <w:rPr>
                <w:rFonts w:asciiTheme="majorHAnsi" w:hAnsiTheme="majorHAnsi"/>
              </w:rPr>
              <w:t>4</w:t>
            </w:r>
            <w:r w:rsidR="00AB09F8" w:rsidRPr="00532322">
              <w:rPr>
                <w:rFonts w:asciiTheme="majorHAnsi" w:hAnsiTheme="majorHAnsi"/>
              </w:rPr>
              <w:t>2</w:t>
            </w:r>
          </w:p>
        </w:tc>
      </w:tr>
      <w:tr w:rsidR="00104831" w:rsidRPr="00532322" w14:paraId="64D60924" w14:textId="77777777" w:rsidTr="00F54610">
        <w:tc>
          <w:tcPr>
            <w:tcW w:w="3150" w:type="dxa"/>
            <w:tcBorders>
              <w:top w:val="nil"/>
              <w:left w:val="nil"/>
              <w:right w:val="nil"/>
            </w:tcBorders>
            <w:shd w:val="clear" w:color="auto" w:fill="auto"/>
          </w:tcPr>
          <w:p w14:paraId="6747855A" w14:textId="77777777" w:rsidR="00104831" w:rsidRPr="00532322" w:rsidRDefault="00104831" w:rsidP="00532322">
            <w:pPr>
              <w:spacing w:after="120"/>
              <w:contextualSpacing/>
              <w:rPr>
                <w:rFonts w:asciiTheme="majorHAnsi" w:hAnsiTheme="majorHAnsi"/>
              </w:rPr>
            </w:pPr>
            <w:r w:rsidRPr="00532322">
              <w:rPr>
                <w:rFonts w:asciiTheme="majorHAnsi" w:hAnsiTheme="majorHAnsi"/>
              </w:rPr>
              <w:t>Cumulative proportion</w:t>
            </w:r>
          </w:p>
        </w:tc>
        <w:tc>
          <w:tcPr>
            <w:tcW w:w="3960" w:type="dxa"/>
            <w:tcBorders>
              <w:top w:val="nil"/>
              <w:left w:val="nil"/>
              <w:right w:val="nil"/>
            </w:tcBorders>
          </w:tcPr>
          <w:p w14:paraId="5B840EA7" w14:textId="77777777" w:rsidR="00104831" w:rsidRPr="00532322" w:rsidRDefault="00104831" w:rsidP="00532322">
            <w:pPr>
              <w:spacing w:after="120"/>
              <w:ind w:left="332" w:hanging="332"/>
              <w:contextualSpacing/>
              <w:rPr>
                <w:rFonts w:asciiTheme="majorHAnsi" w:hAnsiTheme="majorHAnsi"/>
              </w:rPr>
            </w:pPr>
          </w:p>
        </w:tc>
        <w:tc>
          <w:tcPr>
            <w:tcW w:w="1350" w:type="dxa"/>
            <w:tcBorders>
              <w:top w:val="nil"/>
              <w:left w:val="nil"/>
              <w:right w:val="nil"/>
            </w:tcBorders>
            <w:shd w:val="clear" w:color="auto" w:fill="auto"/>
          </w:tcPr>
          <w:p w14:paraId="3DD3C535" w14:textId="5D02F979" w:rsidR="00104831" w:rsidRPr="00532322" w:rsidRDefault="00AB09F8" w:rsidP="00532322">
            <w:pPr>
              <w:spacing w:after="120"/>
              <w:contextualSpacing/>
              <w:jc w:val="center"/>
              <w:rPr>
                <w:rFonts w:asciiTheme="majorHAnsi" w:hAnsiTheme="majorHAnsi"/>
              </w:rPr>
            </w:pPr>
            <w:r w:rsidRPr="00532322">
              <w:rPr>
                <w:rFonts w:asciiTheme="majorHAnsi" w:hAnsiTheme="majorHAnsi"/>
              </w:rPr>
              <w:t>0.577</w:t>
            </w:r>
          </w:p>
        </w:tc>
        <w:tc>
          <w:tcPr>
            <w:tcW w:w="1080" w:type="dxa"/>
            <w:tcBorders>
              <w:top w:val="nil"/>
              <w:left w:val="nil"/>
              <w:right w:val="nil"/>
            </w:tcBorders>
            <w:shd w:val="clear" w:color="auto" w:fill="auto"/>
          </w:tcPr>
          <w:p w14:paraId="0041513C" w14:textId="697D049A" w:rsidR="00104831" w:rsidRPr="00532322" w:rsidRDefault="00104831" w:rsidP="00532322">
            <w:pPr>
              <w:spacing w:after="120"/>
              <w:contextualSpacing/>
              <w:jc w:val="center"/>
              <w:rPr>
                <w:rFonts w:asciiTheme="majorHAnsi" w:hAnsiTheme="majorHAnsi"/>
              </w:rPr>
            </w:pPr>
            <w:r w:rsidRPr="00532322">
              <w:rPr>
                <w:rFonts w:asciiTheme="majorHAnsi" w:hAnsiTheme="majorHAnsi"/>
              </w:rPr>
              <w:t>0.8</w:t>
            </w:r>
            <w:r w:rsidR="00AB09F8" w:rsidRPr="00532322">
              <w:rPr>
                <w:rFonts w:asciiTheme="majorHAnsi" w:hAnsiTheme="majorHAnsi"/>
              </w:rPr>
              <w:t>19</w:t>
            </w:r>
          </w:p>
        </w:tc>
      </w:tr>
    </w:tbl>
    <w:p w14:paraId="02299994" w14:textId="77777777" w:rsidR="00620B84" w:rsidRPr="00532322" w:rsidRDefault="00620B84" w:rsidP="00532322">
      <w:pPr>
        <w:spacing w:after="120"/>
        <w:rPr>
          <w:rFonts w:asciiTheme="majorHAnsi" w:hAnsiTheme="majorHAnsi"/>
        </w:rPr>
      </w:pPr>
    </w:p>
    <w:p w14:paraId="4010A60F" w14:textId="77777777" w:rsidR="001C30DC" w:rsidRPr="00532322" w:rsidRDefault="001C30DC" w:rsidP="00532322">
      <w:pPr>
        <w:spacing w:after="120"/>
        <w:rPr>
          <w:rFonts w:asciiTheme="majorHAnsi" w:hAnsiTheme="majorHAnsi"/>
        </w:rPr>
        <w:sectPr w:rsidR="001C30DC" w:rsidRPr="00532322">
          <w:footerReference w:type="default" r:id="rId12"/>
          <w:pgSz w:w="12240" w:h="15840"/>
          <w:pgMar w:top="1440" w:right="1440" w:bottom="1440" w:left="1440" w:header="0" w:footer="720" w:gutter="0"/>
          <w:cols w:space="720"/>
          <w:formProt w:val="0"/>
          <w:docGrid w:linePitch="360"/>
        </w:sectPr>
      </w:pPr>
    </w:p>
    <w:p w14:paraId="4C2E4F8D" w14:textId="2EA4D2CB" w:rsidR="003A0298" w:rsidRPr="00532322" w:rsidRDefault="00624098" w:rsidP="00532322">
      <w:pPr>
        <w:spacing w:after="120"/>
        <w:rPr>
          <w:rFonts w:asciiTheme="majorHAnsi" w:hAnsiTheme="majorHAnsi"/>
        </w:rPr>
      </w:pPr>
      <w:r w:rsidRPr="00532322">
        <w:rPr>
          <w:rFonts w:asciiTheme="majorHAnsi" w:hAnsiTheme="majorHAnsi"/>
        </w:rPr>
        <w:lastRenderedPageBreak/>
        <w:t>Table 3</w:t>
      </w:r>
      <w:r w:rsidR="003A0298" w:rsidRPr="00532322">
        <w:rPr>
          <w:rFonts w:asciiTheme="majorHAnsi" w:hAnsiTheme="majorHAnsi"/>
        </w:rPr>
        <w:t>.</w:t>
      </w:r>
      <w:r w:rsidR="005674F2" w:rsidRPr="00532322">
        <w:rPr>
          <w:rFonts w:asciiTheme="majorHAnsi" w:hAnsiTheme="majorHAnsi"/>
        </w:rPr>
        <w:t xml:space="preserve"> </w:t>
      </w:r>
      <w:r w:rsidR="003A0298" w:rsidRPr="00532322">
        <w:rPr>
          <w:rFonts w:asciiTheme="majorHAnsi" w:hAnsiTheme="majorHAnsi"/>
        </w:rPr>
        <w:t>Model results relating mean site-level values for various metrics of compositional variation to site-level explanatory variables.</w:t>
      </w:r>
      <w:r w:rsidR="005674F2" w:rsidRPr="00532322">
        <w:rPr>
          <w:rFonts w:asciiTheme="majorHAnsi" w:hAnsiTheme="majorHAnsi"/>
        </w:rPr>
        <w:t xml:space="preserve"> </w:t>
      </w:r>
      <w:r w:rsidR="003A0298" w:rsidRPr="00532322">
        <w:rPr>
          <w:rFonts w:asciiTheme="majorHAnsi" w:hAnsiTheme="majorHAnsi"/>
        </w:rPr>
        <w:t xml:space="preserve">Coefficients are </w:t>
      </w:r>
      <w:r w:rsidR="001C30DC" w:rsidRPr="00532322">
        <w:rPr>
          <w:rFonts w:asciiTheme="majorHAnsi" w:hAnsiTheme="majorHAnsi"/>
        </w:rPr>
        <w:t>reported</w:t>
      </w:r>
      <w:r w:rsidR="003A0298" w:rsidRPr="00532322">
        <w:rPr>
          <w:rFonts w:asciiTheme="majorHAnsi" w:hAnsiTheme="majorHAnsi"/>
        </w:rPr>
        <w:t xml:space="preserve"> for those site-level explanatory variables added through model selection (conducted separately for each metric).</w:t>
      </w:r>
      <w:r w:rsidR="005674F2" w:rsidRPr="00532322">
        <w:rPr>
          <w:rFonts w:asciiTheme="majorHAnsi" w:hAnsiTheme="majorHAnsi"/>
        </w:rPr>
        <w:t xml:space="preserve"> </w:t>
      </w:r>
      <w:r w:rsidR="003A0298" w:rsidRPr="00532322">
        <w:rPr>
          <w:rFonts w:asciiTheme="majorHAnsi" w:hAnsiTheme="majorHAnsi"/>
        </w:rPr>
        <w:t xml:space="preserve">The overall </w:t>
      </w:r>
      <w:r w:rsidR="00C467E6" w:rsidRPr="00532322">
        <w:rPr>
          <w:rFonts w:asciiTheme="majorHAnsi" w:hAnsiTheme="majorHAnsi"/>
        </w:rPr>
        <w:t xml:space="preserve">adjusted </w:t>
      </w:r>
      <w:r w:rsidR="003A0298" w:rsidRPr="00532322">
        <w:rPr>
          <w:rFonts w:asciiTheme="majorHAnsi" w:hAnsiTheme="majorHAnsi"/>
        </w:rPr>
        <w:t>R</w:t>
      </w:r>
      <w:r w:rsidR="003A0298" w:rsidRPr="00532322">
        <w:rPr>
          <w:rFonts w:asciiTheme="majorHAnsi" w:hAnsiTheme="majorHAnsi"/>
          <w:vertAlign w:val="superscript"/>
        </w:rPr>
        <w:t>2</w:t>
      </w:r>
      <w:r w:rsidR="003A0298" w:rsidRPr="00532322">
        <w:rPr>
          <w:rFonts w:asciiTheme="majorHAnsi" w:hAnsiTheme="majorHAnsi"/>
        </w:rPr>
        <w:t xml:space="preserve"> for each model is also reported.</w:t>
      </w:r>
      <w:r w:rsidR="00F54610" w:rsidRPr="00532322">
        <w:rPr>
          <w:rFonts w:asciiTheme="majorHAnsi" w:hAnsiTheme="majorHAnsi"/>
        </w:rPr>
        <w:t xml:space="preserve">  Simple linear models relating each variable to each metric of compositional variation are reported in Table S3.</w:t>
      </w:r>
    </w:p>
    <w:p w14:paraId="27AEA90B" w14:textId="77777777" w:rsidR="003A0298" w:rsidRPr="00532322" w:rsidRDefault="003A0298" w:rsidP="00532322">
      <w:pPr>
        <w:spacing w:after="120"/>
        <w:rPr>
          <w:rFonts w:asciiTheme="majorHAnsi" w:hAnsiTheme="majorHAnsi"/>
        </w:rPr>
      </w:pPr>
    </w:p>
    <w:tbl>
      <w:tblPr>
        <w:tblStyle w:val="TableGrid"/>
        <w:tblW w:w="127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170"/>
        <w:gridCol w:w="1350"/>
        <w:gridCol w:w="1170"/>
        <w:gridCol w:w="1890"/>
        <w:gridCol w:w="1530"/>
        <w:gridCol w:w="1080"/>
        <w:gridCol w:w="992"/>
      </w:tblGrid>
      <w:tr w:rsidR="005A13A7" w:rsidRPr="00532322" w14:paraId="02C0D023" w14:textId="77777777" w:rsidTr="005543ED">
        <w:tc>
          <w:tcPr>
            <w:tcW w:w="3600" w:type="dxa"/>
            <w:tcBorders>
              <w:top w:val="single" w:sz="4" w:space="0" w:color="auto"/>
              <w:bottom w:val="single" w:sz="4" w:space="0" w:color="auto"/>
            </w:tcBorders>
          </w:tcPr>
          <w:p w14:paraId="7297D625" w14:textId="77777777" w:rsidR="005A13A7" w:rsidRPr="00532322" w:rsidRDefault="005A13A7" w:rsidP="00532322">
            <w:pPr>
              <w:spacing w:after="120"/>
              <w:contextualSpacing/>
              <w:rPr>
                <w:rFonts w:asciiTheme="majorHAnsi" w:hAnsiTheme="majorHAnsi"/>
              </w:rPr>
            </w:pPr>
            <w:r w:rsidRPr="00532322">
              <w:rPr>
                <w:rFonts w:asciiTheme="majorHAnsi" w:hAnsiTheme="majorHAnsi"/>
              </w:rPr>
              <w:t>Metric</w:t>
            </w:r>
          </w:p>
        </w:tc>
        <w:tc>
          <w:tcPr>
            <w:tcW w:w="1170" w:type="dxa"/>
            <w:tcBorders>
              <w:top w:val="single" w:sz="4" w:space="0" w:color="auto"/>
              <w:bottom w:val="single" w:sz="4" w:space="0" w:color="auto"/>
            </w:tcBorders>
          </w:tcPr>
          <w:p w14:paraId="6ECA247A" w14:textId="77777777" w:rsidR="005A13A7" w:rsidRPr="00532322" w:rsidRDefault="005A13A7" w:rsidP="00532322">
            <w:pPr>
              <w:spacing w:after="120"/>
              <w:contextualSpacing/>
              <w:jc w:val="center"/>
              <w:rPr>
                <w:rFonts w:asciiTheme="majorHAnsi" w:hAnsiTheme="majorHAnsi"/>
              </w:rPr>
            </w:pPr>
            <w:r w:rsidRPr="00532322">
              <w:rPr>
                <w:rFonts w:asciiTheme="majorHAnsi" w:hAnsiTheme="majorHAnsi"/>
              </w:rPr>
              <w:t>Intercept</w:t>
            </w:r>
          </w:p>
        </w:tc>
        <w:tc>
          <w:tcPr>
            <w:tcW w:w="1350" w:type="dxa"/>
            <w:tcBorders>
              <w:top w:val="single" w:sz="4" w:space="0" w:color="auto"/>
              <w:bottom w:val="single" w:sz="4" w:space="0" w:color="auto"/>
            </w:tcBorders>
          </w:tcPr>
          <w:p w14:paraId="5BE63BC7" w14:textId="77777777" w:rsidR="005A13A7" w:rsidRPr="00532322" w:rsidRDefault="005A13A7" w:rsidP="00532322">
            <w:pPr>
              <w:spacing w:after="120"/>
              <w:contextualSpacing/>
              <w:jc w:val="center"/>
              <w:rPr>
                <w:rFonts w:asciiTheme="majorHAnsi" w:hAnsiTheme="majorHAnsi"/>
              </w:rPr>
            </w:pPr>
            <w:r w:rsidRPr="00532322">
              <w:rPr>
                <w:rFonts w:asciiTheme="majorHAnsi" w:hAnsiTheme="majorHAnsi"/>
              </w:rPr>
              <w:t>log(S)</w:t>
            </w:r>
          </w:p>
        </w:tc>
        <w:tc>
          <w:tcPr>
            <w:tcW w:w="1170" w:type="dxa"/>
            <w:tcBorders>
              <w:top w:val="single" w:sz="4" w:space="0" w:color="auto"/>
              <w:bottom w:val="single" w:sz="4" w:space="0" w:color="auto"/>
            </w:tcBorders>
          </w:tcPr>
          <w:p w14:paraId="7068BE53" w14:textId="6B15A9FE" w:rsidR="005A13A7" w:rsidRPr="00532322" w:rsidRDefault="005A13A7" w:rsidP="00532322">
            <w:pPr>
              <w:spacing w:after="120"/>
              <w:contextualSpacing/>
              <w:jc w:val="center"/>
              <w:rPr>
                <w:rFonts w:asciiTheme="majorHAnsi" w:hAnsiTheme="majorHAnsi"/>
              </w:rPr>
            </w:pPr>
            <w:r w:rsidRPr="00532322">
              <w:rPr>
                <w:rFonts w:asciiTheme="majorHAnsi" w:hAnsiTheme="majorHAnsi"/>
              </w:rPr>
              <w:t>Product</w:t>
            </w:r>
            <w:r w:rsidR="005543ED" w:rsidRPr="00532322">
              <w:rPr>
                <w:rFonts w:asciiTheme="majorHAnsi" w:hAnsiTheme="majorHAnsi"/>
              </w:rPr>
              <w:t>-</w:t>
            </w:r>
            <w:proofErr w:type="spellStart"/>
            <w:r w:rsidRPr="00532322">
              <w:rPr>
                <w:rFonts w:asciiTheme="majorHAnsi" w:hAnsiTheme="majorHAnsi"/>
              </w:rPr>
              <w:t>ivity</w:t>
            </w:r>
            <w:proofErr w:type="spellEnd"/>
          </w:p>
        </w:tc>
        <w:tc>
          <w:tcPr>
            <w:tcW w:w="1890" w:type="dxa"/>
            <w:tcBorders>
              <w:top w:val="single" w:sz="4" w:space="0" w:color="auto"/>
              <w:bottom w:val="single" w:sz="4" w:space="0" w:color="auto"/>
            </w:tcBorders>
          </w:tcPr>
          <w:p w14:paraId="7D5A5D8D" w14:textId="786B9CE6" w:rsidR="005A13A7" w:rsidRPr="00532322" w:rsidRDefault="000E7E37" w:rsidP="00532322">
            <w:pPr>
              <w:spacing w:after="120"/>
              <w:contextualSpacing/>
              <w:jc w:val="center"/>
              <w:rPr>
                <w:rFonts w:asciiTheme="majorHAnsi" w:hAnsiTheme="majorHAnsi"/>
              </w:rPr>
            </w:pPr>
            <w:r w:rsidRPr="00532322">
              <w:rPr>
                <w:rFonts w:asciiTheme="majorHAnsi" w:hAnsiTheme="majorHAnsi"/>
              </w:rPr>
              <w:t>Local Variation in Productivity</w:t>
            </w:r>
          </w:p>
        </w:tc>
        <w:tc>
          <w:tcPr>
            <w:tcW w:w="1530" w:type="dxa"/>
            <w:tcBorders>
              <w:top w:val="single" w:sz="4" w:space="0" w:color="auto"/>
              <w:bottom w:val="single" w:sz="4" w:space="0" w:color="auto"/>
            </w:tcBorders>
          </w:tcPr>
          <w:p w14:paraId="0EC3DD8A" w14:textId="7ACE62FE" w:rsidR="005A13A7" w:rsidRPr="00532322" w:rsidRDefault="005A13A7" w:rsidP="00532322">
            <w:pPr>
              <w:spacing w:after="120"/>
              <w:contextualSpacing/>
              <w:jc w:val="center"/>
              <w:rPr>
                <w:rFonts w:asciiTheme="majorHAnsi" w:hAnsiTheme="majorHAnsi"/>
              </w:rPr>
            </w:pPr>
            <w:r w:rsidRPr="00532322">
              <w:rPr>
                <w:rFonts w:asciiTheme="majorHAnsi" w:hAnsiTheme="majorHAnsi"/>
              </w:rPr>
              <w:t>Annual Temperature Range</w:t>
            </w:r>
          </w:p>
        </w:tc>
        <w:tc>
          <w:tcPr>
            <w:tcW w:w="1080" w:type="dxa"/>
            <w:tcBorders>
              <w:top w:val="single" w:sz="4" w:space="0" w:color="auto"/>
              <w:bottom w:val="single" w:sz="4" w:space="0" w:color="auto"/>
            </w:tcBorders>
          </w:tcPr>
          <w:p w14:paraId="27145A64" w14:textId="4BD3B800" w:rsidR="005A13A7" w:rsidRPr="00532322" w:rsidRDefault="005A13A7" w:rsidP="00532322">
            <w:pPr>
              <w:spacing w:after="120"/>
              <w:contextualSpacing/>
              <w:jc w:val="center"/>
              <w:rPr>
                <w:rFonts w:asciiTheme="majorHAnsi" w:hAnsiTheme="majorHAnsi"/>
              </w:rPr>
            </w:pPr>
            <w:r w:rsidRPr="00532322">
              <w:rPr>
                <w:rFonts w:asciiTheme="majorHAnsi" w:hAnsiTheme="majorHAnsi"/>
              </w:rPr>
              <w:t>M</w:t>
            </w:r>
            <w:r w:rsidR="005543ED" w:rsidRPr="00532322">
              <w:rPr>
                <w:rFonts w:asciiTheme="majorHAnsi" w:hAnsiTheme="majorHAnsi"/>
              </w:rPr>
              <w:t xml:space="preserve">ean Annual </w:t>
            </w:r>
            <w:proofErr w:type="spellStart"/>
            <w:r w:rsidR="005543ED" w:rsidRPr="00532322">
              <w:rPr>
                <w:rFonts w:asciiTheme="majorHAnsi" w:hAnsiTheme="majorHAnsi"/>
              </w:rPr>
              <w:t>Precip</w:t>
            </w:r>
            <w:proofErr w:type="spellEnd"/>
            <w:r w:rsidR="005543ED" w:rsidRPr="00532322">
              <w:rPr>
                <w:rFonts w:asciiTheme="majorHAnsi" w:hAnsiTheme="majorHAnsi"/>
              </w:rPr>
              <w:t>.</w:t>
            </w:r>
          </w:p>
        </w:tc>
        <w:tc>
          <w:tcPr>
            <w:tcW w:w="992" w:type="dxa"/>
            <w:tcBorders>
              <w:top w:val="single" w:sz="4" w:space="0" w:color="auto"/>
              <w:bottom w:val="single" w:sz="4" w:space="0" w:color="auto"/>
            </w:tcBorders>
          </w:tcPr>
          <w:p w14:paraId="0B16BF98" w14:textId="1817337B" w:rsidR="005A13A7" w:rsidRPr="00532322" w:rsidRDefault="005A13A7" w:rsidP="00532322">
            <w:pPr>
              <w:spacing w:after="120"/>
              <w:contextualSpacing/>
              <w:jc w:val="center"/>
              <w:rPr>
                <w:rFonts w:asciiTheme="majorHAnsi" w:hAnsiTheme="majorHAnsi"/>
              </w:rPr>
            </w:pPr>
            <w:r w:rsidRPr="00532322">
              <w:rPr>
                <w:rFonts w:asciiTheme="majorHAnsi" w:hAnsiTheme="majorHAnsi"/>
              </w:rPr>
              <w:t>Model</w:t>
            </w:r>
            <w:r w:rsidR="00C467E6" w:rsidRPr="00532322">
              <w:rPr>
                <w:rFonts w:asciiTheme="majorHAnsi" w:hAnsiTheme="majorHAnsi"/>
              </w:rPr>
              <w:t xml:space="preserve"> </w:t>
            </w:r>
            <w:r w:rsidRPr="00532322">
              <w:rPr>
                <w:rFonts w:asciiTheme="majorHAnsi" w:hAnsiTheme="majorHAnsi"/>
              </w:rPr>
              <w:t>R</w:t>
            </w:r>
            <w:r w:rsidRPr="00532322">
              <w:rPr>
                <w:rFonts w:asciiTheme="majorHAnsi" w:hAnsiTheme="majorHAnsi"/>
                <w:vertAlign w:val="superscript"/>
              </w:rPr>
              <w:t>2</w:t>
            </w:r>
            <w:r w:rsidR="00C467E6" w:rsidRPr="00532322">
              <w:rPr>
                <w:rFonts w:asciiTheme="majorHAnsi" w:hAnsiTheme="majorHAnsi"/>
              </w:rPr>
              <w:t xml:space="preserve"> (adj.)</w:t>
            </w:r>
          </w:p>
        </w:tc>
      </w:tr>
      <w:tr w:rsidR="005A13A7" w:rsidRPr="00532322" w14:paraId="010CCE08" w14:textId="77777777" w:rsidTr="005543ED">
        <w:tc>
          <w:tcPr>
            <w:tcW w:w="3600" w:type="dxa"/>
            <w:tcBorders>
              <w:top w:val="single" w:sz="4" w:space="0" w:color="auto"/>
              <w:bottom w:val="nil"/>
            </w:tcBorders>
          </w:tcPr>
          <w:p w14:paraId="325BF48D" w14:textId="1B047ABB" w:rsidR="005A13A7" w:rsidRPr="00532322" w:rsidRDefault="003A19A4" w:rsidP="00532322">
            <w:pPr>
              <w:spacing w:after="120"/>
              <w:contextualSpacing/>
              <w:rPr>
                <w:rFonts w:asciiTheme="majorHAnsi" w:hAnsiTheme="majorHAnsi"/>
              </w:rPr>
            </w:pPr>
            <w:r w:rsidRPr="00532322">
              <w:rPr>
                <w:rFonts w:asciiTheme="majorHAnsi" w:hAnsiTheme="majorHAnsi"/>
              </w:rPr>
              <w:t>Type of dissimilarity</w:t>
            </w:r>
          </w:p>
        </w:tc>
        <w:tc>
          <w:tcPr>
            <w:tcW w:w="1170" w:type="dxa"/>
            <w:tcBorders>
              <w:top w:val="single" w:sz="4" w:space="0" w:color="auto"/>
              <w:bottom w:val="nil"/>
            </w:tcBorders>
          </w:tcPr>
          <w:p w14:paraId="0CC1A1B0" w14:textId="77777777" w:rsidR="005A13A7" w:rsidRPr="00532322" w:rsidRDefault="005A13A7" w:rsidP="00532322">
            <w:pPr>
              <w:spacing w:after="120"/>
              <w:contextualSpacing/>
              <w:jc w:val="center"/>
              <w:rPr>
                <w:rFonts w:asciiTheme="majorHAnsi" w:hAnsiTheme="majorHAnsi"/>
              </w:rPr>
            </w:pPr>
          </w:p>
        </w:tc>
        <w:tc>
          <w:tcPr>
            <w:tcW w:w="1350" w:type="dxa"/>
            <w:tcBorders>
              <w:top w:val="single" w:sz="4" w:space="0" w:color="auto"/>
              <w:bottom w:val="nil"/>
            </w:tcBorders>
          </w:tcPr>
          <w:p w14:paraId="7B6495F4" w14:textId="77777777" w:rsidR="005A13A7" w:rsidRPr="00532322" w:rsidRDefault="005A13A7" w:rsidP="00532322">
            <w:pPr>
              <w:spacing w:after="120"/>
              <w:contextualSpacing/>
              <w:jc w:val="center"/>
              <w:rPr>
                <w:rFonts w:asciiTheme="majorHAnsi" w:hAnsiTheme="majorHAnsi"/>
              </w:rPr>
            </w:pPr>
          </w:p>
        </w:tc>
        <w:tc>
          <w:tcPr>
            <w:tcW w:w="1170" w:type="dxa"/>
            <w:tcBorders>
              <w:top w:val="single" w:sz="4" w:space="0" w:color="auto"/>
              <w:bottom w:val="nil"/>
            </w:tcBorders>
          </w:tcPr>
          <w:p w14:paraId="5CD9BA9C" w14:textId="77777777" w:rsidR="005A13A7" w:rsidRPr="00532322" w:rsidRDefault="005A13A7" w:rsidP="00532322">
            <w:pPr>
              <w:spacing w:after="120"/>
              <w:contextualSpacing/>
              <w:jc w:val="center"/>
              <w:rPr>
                <w:rFonts w:asciiTheme="majorHAnsi" w:hAnsiTheme="majorHAnsi"/>
              </w:rPr>
            </w:pPr>
          </w:p>
        </w:tc>
        <w:tc>
          <w:tcPr>
            <w:tcW w:w="1890" w:type="dxa"/>
            <w:tcBorders>
              <w:top w:val="single" w:sz="4" w:space="0" w:color="auto"/>
              <w:bottom w:val="nil"/>
            </w:tcBorders>
          </w:tcPr>
          <w:p w14:paraId="27D8CE03" w14:textId="77777777" w:rsidR="005A13A7" w:rsidRPr="00532322" w:rsidRDefault="005A13A7" w:rsidP="00532322">
            <w:pPr>
              <w:spacing w:after="120"/>
              <w:contextualSpacing/>
              <w:jc w:val="center"/>
              <w:rPr>
                <w:rFonts w:asciiTheme="majorHAnsi" w:hAnsiTheme="majorHAnsi"/>
              </w:rPr>
            </w:pPr>
          </w:p>
        </w:tc>
        <w:tc>
          <w:tcPr>
            <w:tcW w:w="1530" w:type="dxa"/>
            <w:tcBorders>
              <w:top w:val="single" w:sz="4" w:space="0" w:color="auto"/>
              <w:bottom w:val="nil"/>
            </w:tcBorders>
          </w:tcPr>
          <w:p w14:paraId="43640CAD" w14:textId="77777777" w:rsidR="005A13A7" w:rsidRPr="00532322" w:rsidRDefault="005A13A7" w:rsidP="00532322">
            <w:pPr>
              <w:spacing w:after="120"/>
              <w:contextualSpacing/>
              <w:jc w:val="center"/>
              <w:rPr>
                <w:rFonts w:asciiTheme="majorHAnsi" w:hAnsiTheme="majorHAnsi"/>
              </w:rPr>
            </w:pPr>
          </w:p>
        </w:tc>
        <w:tc>
          <w:tcPr>
            <w:tcW w:w="1080" w:type="dxa"/>
            <w:tcBorders>
              <w:top w:val="single" w:sz="4" w:space="0" w:color="auto"/>
              <w:bottom w:val="nil"/>
            </w:tcBorders>
          </w:tcPr>
          <w:p w14:paraId="70471C8A" w14:textId="77777777" w:rsidR="005A13A7" w:rsidRPr="00532322" w:rsidRDefault="005A13A7" w:rsidP="00532322">
            <w:pPr>
              <w:spacing w:after="120"/>
              <w:contextualSpacing/>
              <w:jc w:val="center"/>
              <w:rPr>
                <w:rFonts w:asciiTheme="majorHAnsi" w:hAnsiTheme="majorHAnsi"/>
              </w:rPr>
            </w:pPr>
          </w:p>
        </w:tc>
        <w:tc>
          <w:tcPr>
            <w:tcW w:w="992" w:type="dxa"/>
            <w:tcBorders>
              <w:top w:val="single" w:sz="4" w:space="0" w:color="auto"/>
              <w:bottom w:val="nil"/>
            </w:tcBorders>
          </w:tcPr>
          <w:p w14:paraId="731ED636" w14:textId="77777777" w:rsidR="005A13A7" w:rsidRPr="00532322" w:rsidRDefault="005A13A7" w:rsidP="00532322">
            <w:pPr>
              <w:spacing w:after="120"/>
              <w:contextualSpacing/>
              <w:jc w:val="center"/>
              <w:rPr>
                <w:rFonts w:asciiTheme="majorHAnsi" w:hAnsiTheme="majorHAnsi"/>
              </w:rPr>
            </w:pPr>
          </w:p>
        </w:tc>
      </w:tr>
      <w:tr w:rsidR="005A13A7" w:rsidRPr="00532322" w14:paraId="7EE393B1" w14:textId="77777777" w:rsidTr="005543ED">
        <w:tc>
          <w:tcPr>
            <w:tcW w:w="3600" w:type="dxa"/>
            <w:tcBorders>
              <w:top w:val="nil"/>
              <w:bottom w:val="nil"/>
            </w:tcBorders>
          </w:tcPr>
          <w:p w14:paraId="39FD7EBF" w14:textId="63D0CAF1" w:rsidR="005A13A7" w:rsidRPr="00532322" w:rsidRDefault="003A19A4" w:rsidP="00532322">
            <w:pPr>
              <w:spacing w:after="120"/>
              <w:ind w:left="702" w:hanging="360"/>
              <w:contextualSpacing/>
              <w:rPr>
                <w:rFonts w:asciiTheme="majorHAnsi" w:hAnsiTheme="majorHAnsi"/>
              </w:rPr>
            </w:pPr>
            <w:r w:rsidRPr="00532322">
              <w:rPr>
                <w:rFonts w:asciiTheme="majorHAnsi" w:hAnsiTheme="majorHAnsi"/>
              </w:rPr>
              <w:t>Abundance-based (</w:t>
            </w:r>
            <w:r w:rsidR="005A13A7" w:rsidRPr="00532322">
              <w:rPr>
                <w:rFonts w:asciiTheme="majorHAnsi" w:hAnsiTheme="majorHAnsi"/>
              </w:rPr>
              <w:t>Bray-Curtis</w:t>
            </w:r>
            <w:r w:rsidRPr="00532322">
              <w:rPr>
                <w:rFonts w:asciiTheme="majorHAnsi" w:hAnsiTheme="majorHAnsi"/>
              </w:rPr>
              <w:t>)</w:t>
            </w:r>
          </w:p>
        </w:tc>
        <w:tc>
          <w:tcPr>
            <w:tcW w:w="1170" w:type="dxa"/>
            <w:tcBorders>
              <w:top w:val="nil"/>
              <w:bottom w:val="nil"/>
            </w:tcBorders>
          </w:tcPr>
          <w:p w14:paraId="4DE60261" w14:textId="4AFB35E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0.605</w:t>
            </w:r>
          </w:p>
        </w:tc>
        <w:tc>
          <w:tcPr>
            <w:tcW w:w="1350" w:type="dxa"/>
            <w:tcBorders>
              <w:top w:val="nil"/>
              <w:bottom w:val="nil"/>
            </w:tcBorders>
          </w:tcPr>
          <w:p w14:paraId="0BF61D88" w14:textId="224ECA30" w:rsidR="005A13A7" w:rsidRPr="00532322" w:rsidRDefault="005A13A7" w:rsidP="00532322">
            <w:pPr>
              <w:spacing w:after="120"/>
              <w:contextualSpacing/>
              <w:jc w:val="center"/>
              <w:rPr>
                <w:rFonts w:asciiTheme="majorHAnsi" w:hAnsiTheme="majorHAnsi"/>
              </w:rPr>
            </w:pPr>
          </w:p>
        </w:tc>
        <w:tc>
          <w:tcPr>
            <w:tcW w:w="1170" w:type="dxa"/>
            <w:tcBorders>
              <w:top w:val="nil"/>
              <w:bottom w:val="nil"/>
            </w:tcBorders>
          </w:tcPr>
          <w:p w14:paraId="1E3D041D" w14:textId="43AF57EC"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-0.0001</w:t>
            </w:r>
          </w:p>
        </w:tc>
        <w:tc>
          <w:tcPr>
            <w:tcW w:w="1890" w:type="dxa"/>
            <w:tcBorders>
              <w:top w:val="nil"/>
              <w:bottom w:val="nil"/>
            </w:tcBorders>
          </w:tcPr>
          <w:p w14:paraId="25D38BDA" w14:textId="38CCD353" w:rsidR="005A13A7" w:rsidRPr="00532322" w:rsidRDefault="005A13A7" w:rsidP="00532322">
            <w:pPr>
              <w:spacing w:after="120"/>
              <w:contextualSpacing/>
              <w:jc w:val="center"/>
              <w:rPr>
                <w:rFonts w:asciiTheme="majorHAnsi" w:hAnsiTheme="majorHAnsi"/>
              </w:rPr>
            </w:pPr>
          </w:p>
        </w:tc>
        <w:tc>
          <w:tcPr>
            <w:tcW w:w="1530" w:type="dxa"/>
            <w:tcBorders>
              <w:top w:val="nil"/>
              <w:bottom w:val="nil"/>
            </w:tcBorders>
          </w:tcPr>
          <w:p w14:paraId="3FA8F054" w14:textId="293FD636" w:rsidR="005A13A7" w:rsidRPr="00532322" w:rsidRDefault="005A13A7" w:rsidP="00532322">
            <w:pPr>
              <w:spacing w:after="120"/>
              <w:contextualSpacing/>
              <w:jc w:val="center"/>
              <w:rPr>
                <w:rFonts w:asciiTheme="majorHAnsi" w:hAnsiTheme="majorHAnsi"/>
              </w:rPr>
            </w:pPr>
          </w:p>
        </w:tc>
        <w:tc>
          <w:tcPr>
            <w:tcW w:w="1080" w:type="dxa"/>
            <w:tcBorders>
              <w:top w:val="nil"/>
              <w:bottom w:val="nil"/>
            </w:tcBorders>
          </w:tcPr>
          <w:p w14:paraId="6C6184D7"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nil"/>
            </w:tcBorders>
          </w:tcPr>
          <w:p w14:paraId="4F18A0F4" w14:textId="0AD4528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0.113</w:t>
            </w:r>
          </w:p>
        </w:tc>
      </w:tr>
      <w:tr w:rsidR="005A13A7" w:rsidRPr="00532322" w14:paraId="464B4C75" w14:textId="77777777" w:rsidTr="005543ED">
        <w:tc>
          <w:tcPr>
            <w:tcW w:w="3600" w:type="dxa"/>
            <w:tcBorders>
              <w:top w:val="nil"/>
              <w:bottom w:val="nil"/>
            </w:tcBorders>
          </w:tcPr>
          <w:p w14:paraId="023358FE" w14:textId="7CE1E901" w:rsidR="005A13A7" w:rsidRPr="00532322" w:rsidRDefault="003A19A4" w:rsidP="00532322">
            <w:pPr>
              <w:spacing w:after="120"/>
              <w:ind w:left="702" w:hanging="360"/>
              <w:contextualSpacing/>
              <w:rPr>
                <w:rFonts w:asciiTheme="majorHAnsi" w:hAnsiTheme="majorHAnsi"/>
              </w:rPr>
            </w:pPr>
            <w:r w:rsidRPr="00532322">
              <w:rPr>
                <w:rFonts w:asciiTheme="majorHAnsi" w:hAnsiTheme="majorHAnsi"/>
              </w:rPr>
              <w:t>Incidence-based (</w:t>
            </w:r>
            <w:r w:rsidR="005A13A7" w:rsidRPr="00532322">
              <w:rPr>
                <w:rFonts w:asciiTheme="majorHAnsi" w:hAnsiTheme="majorHAnsi"/>
              </w:rPr>
              <w:t>Sorensen</w:t>
            </w:r>
            <w:r w:rsidRPr="00532322">
              <w:rPr>
                <w:rFonts w:asciiTheme="majorHAnsi" w:hAnsiTheme="majorHAnsi"/>
              </w:rPr>
              <w:t>)</w:t>
            </w:r>
          </w:p>
        </w:tc>
        <w:tc>
          <w:tcPr>
            <w:tcW w:w="1170" w:type="dxa"/>
            <w:tcBorders>
              <w:top w:val="nil"/>
              <w:bottom w:val="nil"/>
            </w:tcBorders>
          </w:tcPr>
          <w:p w14:paraId="4F19AED4" w14:textId="2897E759"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-0.276</w:t>
            </w:r>
          </w:p>
        </w:tc>
        <w:tc>
          <w:tcPr>
            <w:tcW w:w="1350" w:type="dxa"/>
            <w:tcBorders>
              <w:top w:val="nil"/>
              <w:bottom w:val="nil"/>
            </w:tcBorders>
          </w:tcPr>
          <w:p w14:paraId="2754EABA" w14:textId="29A9BF77"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0.123</w:t>
            </w:r>
          </w:p>
        </w:tc>
        <w:tc>
          <w:tcPr>
            <w:tcW w:w="1170" w:type="dxa"/>
            <w:tcBorders>
              <w:top w:val="nil"/>
              <w:bottom w:val="nil"/>
            </w:tcBorders>
          </w:tcPr>
          <w:p w14:paraId="2C82011D" w14:textId="7162D181" w:rsidR="005A13A7" w:rsidRPr="00532322" w:rsidRDefault="005A13A7" w:rsidP="00532322">
            <w:pPr>
              <w:spacing w:after="120"/>
              <w:contextualSpacing/>
              <w:jc w:val="center"/>
              <w:rPr>
                <w:rFonts w:asciiTheme="majorHAnsi" w:hAnsiTheme="majorHAnsi"/>
              </w:rPr>
            </w:pPr>
          </w:p>
        </w:tc>
        <w:tc>
          <w:tcPr>
            <w:tcW w:w="1890" w:type="dxa"/>
            <w:tcBorders>
              <w:top w:val="nil"/>
              <w:bottom w:val="nil"/>
            </w:tcBorders>
          </w:tcPr>
          <w:p w14:paraId="12717933" w14:textId="5255CAA8"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0.0011</w:t>
            </w:r>
          </w:p>
        </w:tc>
        <w:tc>
          <w:tcPr>
            <w:tcW w:w="1530" w:type="dxa"/>
            <w:tcBorders>
              <w:top w:val="nil"/>
              <w:bottom w:val="nil"/>
            </w:tcBorders>
          </w:tcPr>
          <w:p w14:paraId="26434DD4" w14:textId="43252B1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0.0049</w:t>
            </w:r>
          </w:p>
        </w:tc>
        <w:tc>
          <w:tcPr>
            <w:tcW w:w="1080" w:type="dxa"/>
            <w:tcBorders>
              <w:top w:val="nil"/>
              <w:bottom w:val="nil"/>
            </w:tcBorders>
          </w:tcPr>
          <w:p w14:paraId="42A71236"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nil"/>
            </w:tcBorders>
          </w:tcPr>
          <w:p w14:paraId="7F0D8F9C" w14:textId="6C271885"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0.504</w:t>
            </w:r>
          </w:p>
        </w:tc>
      </w:tr>
      <w:tr w:rsidR="003A19A4" w:rsidRPr="00532322" w14:paraId="3C932BE5" w14:textId="77777777" w:rsidTr="005543ED">
        <w:tc>
          <w:tcPr>
            <w:tcW w:w="3600" w:type="dxa"/>
            <w:tcBorders>
              <w:top w:val="nil"/>
              <w:bottom w:val="nil"/>
            </w:tcBorders>
          </w:tcPr>
          <w:p w14:paraId="44EB4364" w14:textId="57B9A8F4" w:rsidR="003A19A4" w:rsidRPr="00532322" w:rsidRDefault="003A19A4" w:rsidP="00532322">
            <w:pPr>
              <w:spacing w:after="120"/>
              <w:contextualSpacing/>
              <w:rPr>
                <w:rFonts w:asciiTheme="majorHAnsi" w:hAnsiTheme="majorHAnsi"/>
              </w:rPr>
            </w:pPr>
            <w:r w:rsidRPr="00532322">
              <w:rPr>
                <w:rFonts w:asciiTheme="majorHAnsi" w:hAnsiTheme="majorHAnsi"/>
              </w:rPr>
              <w:t xml:space="preserve">Aspect of </w:t>
            </w:r>
            <w:r w:rsidR="00D71714" w:rsidRPr="00532322">
              <w:rPr>
                <w:rFonts w:asciiTheme="majorHAnsi" w:hAnsiTheme="majorHAnsi"/>
              </w:rPr>
              <w:t>variation</w:t>
            </w:r>
          </w:p>
        </w:tc>
        <w:tc>
          <w:tcPr>
            <w:tcW w:w="1170" w:type="dxa"/>
            <w:tcBorders>
              <w:top w:val="nil"/>
              <w:bottom w:val="nil"/>
            </w:tcBorders>
          </w:tcPr>
          <w:p w14:paraId="10851E7C" w14:textId="77777777" w:rsidR="003A19A4" w:rsidRPr="00532322" w:rsidRDefault="003A19A4" w:rsidP="00532322">
            <w:pPr>
              <w:spacing w:after="120"/>
              <w:contextualSpacing/>
              <w:jc w:val="center"/>
              <w:rPr>
                <w:rFonts w:asciiTheme="majorHAnsi" w:hAnsiTheme="majorHAnsi"/>
                <w:highlight w:val="yellow"/>
              </w:rPr>
            </w:pPr>
          </w:p>
        </w:tc>
        <w:tc>
          <w:tcPr>
            <w:tcW w:w="1350" w:type="dxa"/>
            <w:tcBorders>
              <w:top w:val="nil"/>
              <w:bottom w:val="nil"/>
            </w:tcBorders>
          </w:tcPr>
          <w:p w14:paraId="5DEF35A4" w14:textId="77777777" w:rsidR="003A19A4" w:rsidRPr="00532322" w:rsidRDefault="003A19A4" w:rsidP="00532322">
            <w:pPr>
              <w:spacing w:after="120"/>
              <w:contextualSpacing/>
              <w:jc w:val="center"/>
              <w:rPr>
                <w:rFonts w:asciiTheme="majorHAnsi" w:hAnsiTheme="majorHAnsi"/>
                <w:highlight w:val="yellow"/>
              </w:rPr>
            </w:pPr>
          </w:p>
        </w:tc>
        <w:tc>
          <w:tcPr>
            <w:tcW w:w="1170" w:type="dxa"/>
            <w:tcBorders>
              <w:top w:val="nil"/>
              <w:bottom w:val="nil"/>
            </w:tcBorders>
          </w:tcPr>
          <w:p w14:paraId="3CE9B011" w14:textId="77777777" w:rsidR="003A19A4" w:rsidRPr="00532322" w:rsidRDefault="003A19A4" w:rsidP="00532322">
            <w:pPr>
              <w:spacing w:after="120"/>
              <w:contextualSpacing/>
              <w:jc w:val="center"/>
              <w:rPr>
                <w:rFonts w:asciiTheme="majorHAnsi" w:hAnsiTheme="majorHAnsi"/>
                <w:highlight w:val="yellow"/>
              </w:rPr>
            </w:pPr>
          </w:p>
        </w:tc>
        <w:tc>
          <w:tcPr>
            <w:tcW w:w="1890" w:type="dxa"/>
            <w:tcBorders>
              <w:top w:val="nil"/>
              <w:bottom w:val="nil"/>
            </w:tcBorders>
          </w:tcPr>
          <w:p w14:paraId="6C144DB2" w14:textId="77777777" w:rsidR="003A19A4" w:rsidRPr="00532322" w:rsidRDefault="003A19A4" w:rsidP="00532322">
            <w:pPr>
              <w:spacing w:after="120"/>
              <w:contextualSpacing/>
              <w:jc w:val="center"/>
              <w:rPr>
                <w:rFonts w:asciiTheme="majorHAnsi" w:hAnsiTheme="majorHAnsi"/>
                <w:highlight w:val="yellow"/>
              </w:rPr>
            </w:pPr>
          </w:p>
        </w:tc>
        <w:tc>
          <w:tcPr>
            <w:tcW w:w="1530" w:type="dxa"/>
            <w:tcBorders>
              <w:top w:val="nil"/>
              <w:bottom w:val="nil"/>
            </w:tcBorders>
          </w:tcPr>
          <w:p w14:paraId="61F5977A" w14:textId="77777777" w:rsidR="003A19A4" w:rsidRPr="00532322" w:rsidRDefault="003A19A4" w:rsidP="00532322">
            <w:pPr>
              <w:spacing w:after="120"/>
              <w:contextualSpacing/>
              <w:jc w:val="center"/>
              <w:rPr>
                <w:rFonts w:asciiTheme="majorHAnsi" w:hAnsiTheme="majorHAnsi"/>
                <w:highlight w:val="yellow"/>
              </w:rPr>
            </w:pPr>
          </w:p>
        </w:tc>
        <w:tc>
          <w:tcPr>
            <w:tcW w:w="1080" w:type="dxa"/>
            <w:tcBorders>
              <w:top w:val="nil"/>
              <w:bottom w:val="nil"/>
            </w:tcBorders>
          </w:tcPr>
          <w:p w14:paraId="25C1203A" w14:textId="77777777" w:rsidR="003A19A4" w:rsidRPr="00532322" w:rsidRDefault="003A19A4" w:rsidP="00532322">
            <w:pPr>
              <w:spacing w:after="120"/>
              <w:contextualSpacing/>
              <w:jc w:val="center"/>
              <w:rPr>
                <w:rFonts w:asciiTheme="majorHAnsi" w:hAnsiTheme="majorHAnsi"/>
                <w:highlight w:val="yellow"/>
              </w:rPr>
            </w:pPr>
          </w:p>
        </w:tc>
        <w:tc>
          <w:tcPr>
            <w:tcW w:w="992" w:type="dxa"/>
            <w:tcBorders>
              <w:top w:val="nil"/>
              <w:bottom w:val="nil"/>
            </w:tcBorders>
          </w:tcPr>
          <w:p w14:paraId="7CFE230A" w14:textId="77777777" w:rsidR="003A19A4" w:rsidRPr="00532322" w:rsidRDefault="003A19A4" w:rsidP="00532322">
            <w:pPr>
              <w:spacing w:after="120"/>
              <w:contextualSpacing/>
              <w:jc w:val="center"/>
              <w:rPr>
                <w:rFonts w:asciiTheme="majorHAnsi" w:hAnsiTheme="majorHAnsi"/>
                <w:highlight w:val="yellow"/>
              </w:rPr>
            </w:pPr>
          </w:p>
        </w:tc>
      </w:tr>
      <w:tr w:rsidR="005A13A7" w:rsidRPr="00532322" w14:paraId="46E697A0" w14:textId="77777777" w:rsidTr="005543ED">
        <w:tc>
          <w:tcPr>
            <w:tcW w:w="3600" w:type="dxa"/>
            <w:tcBorders>
              <w:top w:val="nil"/>
              <w:bottom w:val="nil"/>
            </w:tcBorders>
          </w:tcPr>
          <w:p w14:paraId="0A8FBCB7" w14:textId="5732ACC2" w:rsidR="005A13A7" w:rsidRPr="00532322" w:rsidRDefault="005A13A7" w:rsidP="00532322">
            <w:pPr>
              <w:spacing w:after="120"/>
              <w:ind w:left="702" w:hanging="360"/>
              <w:contextualSpacing/>
              <w:rPr>
                <w:rFonts w:asciiTheme="majorHAnsi" w:hAnsiTheme="majorHAnsi"/>
              </w:rPr>
            </w:pPr>
            <w:r w:rsidRPr="00532322">
              <w:rPr>
                <w:rFonts w:asciiTheme="majorHAnsi" w:hAnsiTheme="majorHAnsi"/>
              </w:rPr>
              <w:t>Balanced Variation (%)</w:t>
            </w:r>
          </w:p>
        </w:tc>
        <w:tc>
          <w:tcPr>
            <w:tcW w:w="1170" w:type="dxa"/>
            <w:tcBorders>
              <w:top w:val="nil"/>
              <w:bottom w:val="nil"/>
            </w:tcBorders>
          </w:tcPr>
          <w:p w14:paraId="192811A3" w14:textId="3E857F13"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0.338</w:t>
            </w:r>
          </w:p>
        </w:tc>
        <w:tc>
          <w:tcPr>
            <w:tcW w:w="1350" w:type="dxa"/>
            <w:tcBorders>
              <w:top w:val="nil"/>
              <w:bottom w:val="nil"/>
            </w:tcBorders>
          </w:tcPr>
          <w:p w14:paraId="313957A8" w14:textId="2256DAA4"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0.111</w:t>
            </w:r>
          </w:p>
        </w:tc>
        <w:tc>
          <w:tcPr>
            <w:tcW w:w="1170" w:type="dxa"/>
            <w:tcBorders>
              <w:top w:val="nil"/>
              <w:bottom w:val="nil"/>
            </w:tcBorders>
          </w:tcPr>
          <w:p w14:paraId="76949705" w14:textId="77777777" w:rsidR="005A13A7" w:rsidRPr="00532322" w:rsidRDefault="005A13A7" w:rsidP="00532322">
            <w:pPr>
              <w:spacing w:after="120"/>
              <w:contextualSpacing/>
              <w:jc w:val="center"/>
              <w:rPr>
                <w:rFonts w:asciiTheme="majorHAnsi" w:hAnsiTheme="majorHAnsi"/>
              </w:rPr>
            </w:pPr>
          </w:p>
        </w:tc>
        <w:tc>
          <w:tcPr>
            <w:tcW w:w="1890" w:type="dxa"/>
            <w:tcBorders>
              <w:top w:val="nil"/>
              <w:bottom w:val="nil"/>
            </w:tcBorders>
          </w:tcPr>
          <w:p w14:paraId="3D727FB5" w14:textId="77777777" w:rsidR="005A13A7" w:rsidRPr="00532322" w:rsidRDefault="005A13A7" w:rsidP="00532322">
            <w:pPr>
              <w:spacing w:after="120"/>
              <w:contextualSpacing/>
              <w:jc w:val="center"/>
              <w:rPr>
                <w:rFonts w:asciiTheme="majorHAnsi" w:hAnsiTheme="majorHAnsi"/>
              </w:rPr>
            </w:pPr>
          </w:p>
        </w:tc>
        <w:tc>
          <w:tcPr>
            <w:tcW w:w="1530" w:type="dxa"/>
            <w:tcBorders>
              <w:top w:val="nil"/>
              <w:bottom w:val="nil"/>
            </w:tcBorders>
          </w:tcPr>
          <w:p w14:paraId="6C9A1FBD" w14:textId="4ABAB076" w:rsidR="005A13A7" w:rsidRPr="00532322" w:rsidRDefault="005A13A7" w:rsidP="00532322">
            <w:pPr>
              <w:spacing w:after="120"/>
              <w:contextualSpacing/>
              <w:jc w:val="center"/>
              <w:rPr>
                <w:rFonts w:asciiTheme="majorHAnsi" w:hAnsiTheme="majorHAnsi"/>
              </w:rPr>
            </w:pPr>
          </w:p>
        </w:tc>
        <w:tc>
          <w:tcPr>
            <w:tcW w:w="1080" w:type="dxa"/>
            <w:tcBorders>
              <w:top w:val="nil"/>
              <w:bottom w:val="nil"/>
            </w:tcBorders>
          </w:tcPr>
          <w:p w14:paraId="26002B52" w14:textId="3DA56478" w:rsidR="005A13A7" w:rsidRPr="00532322" w:rsidRDefault="005A13A7" w:rsidP="00532322">
            <w:pPr>
              <w:spacing w:after="120"/>
              <w:contextualSpacing/>
              <w:jc w:val="center"/>
              <w:rPr>
                <w:rFonts w:asciiTheme="majorHAnsi" w:hAnsiTheme="majorHAnsi"/>
              </w:rPr>
            </w:pPr>
            <w:r w:rsidRPr="00532322">
              <w:rPr>
                <w:rFonts w:asciiTheme="majorHAnsi" w:hAnsiTheme="majorHAnsi"/>
              </w:rPr>
              <w:t>0.0000</w:t>
            </w:r>
            <w:r w:rsidR="002A317C" w:rsidRPr="00532322">
              <w:rPr>
                <w:rFonts w:asciiTheme="majorHAnsi" w:hAnsiTheme="majorHAnsi"/>
              </w:rPr>
              <w:t>9</w:t>
            </w:r>
          </w:p>
        </w:tc>
        <w:tc>
          <w:tcPr>
            <w:tcW w:w="992" w:type="dxa"/>
            <w:tcBorders>
              <w:top w:val="nil"/>
              <w:bottom w:val="nil"/>
            </w:tcBorders>
          </w:tcPr>
          <w:p w14:paraId="6FC07F75" w14:textId="2571B1E1"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0.370</w:t>
            </w:r>
          </w:p>
        </w:tc>
      </w:tr>
      <w:tr w:rsidR="005A13A7" w:rsidRPr="00532322" w14:paraId="7DE3D8EF" w14:textId="77777777" w:rsidTr="005543ED">
        <w:tc>
          <w:tcPr>
            <w:tcW w:w="3600" w:type="dxa"/>
            <w:tcBorders>
              <w:top w:val="nil"/>
              <w:bottom w:val="single" w:sz="4" w:space="0" w:color="auto"/>
            </w:tcBorders>
          </w:tcPr>
          <w:p w14:paraId="491CDB77" w14:textId="502EEC8C" w:rsidR="005A13A7" w:rsidRPr="00532322" w:rsidRDefault="005A13A7" w:rsidP="00532322">
            <w:pPr>
              <w:spacing w:after="120"/>
              <w:ind w:left="702" w:hanging="360"/>
              <w:contextualSpacing/>
              <w:rPr>
                <w:rFonts w:asciiTheme="majorHAnsi" w:hAnsiTheme="majorHAnsi"/>
              </w:rPr>
            </w:pPr>
            <w:r w:rsidRPr="00532322">
              <w:rPr>
                <w:rFonts w:asciiTheme="majorHAnsi" w:hAnsiTheme="majorHAnsi"/>
              </w:rPr>
              <w:t>Species Turnover (%)</w:t>
            </w:r>
          </w:p>
        </w:tc>
        <w:tc>
          <w:tcPr>
            <w:tcW w:w="1170" w:type="dxa"/>
            <w:tcBorders>
              <w:top w:val="nil"/>
              <w:bottom w:val="single" w:sz="4" w:space="0" w:color="auto"/>
            </w:tcBorders>
          </w:tcPr>
          <w:p w14:paraId="1B94C096" w14:textId="5762F5BF"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-0.154</w:t>
            </w:r>
          </w:p>
        </w:tc>
        <w:tc>
          <w:tcPr>
            <w:tcW w:w="1350" w:type="dxa"/>
            <w:tcBorders>
              <w:top w:val="nil"/>
              <w:bottom w:val="single" w:sz="4" w:space="0" w:color="auto"/>
            </w:tcBorders>
          </w:tcPr>
          <w:p w14:paraId="34AD03FF" w14:textId="20285D63"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0.219</w:t>
            </w:r>
          </w:p>
        </w:tc>
        <w:tc>
          <w:tcPr>
            <w:tcW w:w="1170" w:type="dxa"/>
            <w:tcBorders>
              <w:top w:val="nil"/>
              <w:bottom w:val="single" w:sz="4" w:space="0" w:color="auto"/>
            </w:tcBorders>
          </w:tcPr>
          <w:p w14:paraId="4CFB9486" w14:textId="524DBA65"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-0.0001</w:t>
            </w:r>
          </w:p>
        </w:tc>
        <w:tc>
          <w:tcPr>
            <w:tcW w:w="1890" w:type="dxa"/>
            <w:tcBorders>
              <w:top w:val="nil"/>
              <w:bottom w:val="single" w:sz="4" w:space="0" w:color="auto"/>
            </w:tcBorders>
          </w:tcPr>
          <w:p w14:paraId="6A7DA3FB" w14:textId="77777777" w:rsidR="005A13A7" w:rsidRPr="00532322" w:rsidRDefault="005A13A7" w:rsidP="00532322">
            <w:pPr>
              <w:spacing w:after="120"/>
              <w:contextualSpacing/>
              <w:jc w:val="center"/>
              <w:rPr>
                <w:rFonts w:asciiTheme="majorHAnsi" w:hAnsiTheme="majorHAnsi"/>
              </w:rPr>
            </w:pPr>
          </w:p>
        </w:tc>
        <w:tc>
          <w:tcPr>
            <w:tcW w:w="1530" w:type="dxa"/>
            <w:tcBorders>
              <w:top w:val="nil"/>
              <w:bottom w:val="single" w:sz="4" w:space="0" w:color="auto"/>
            </w:tcBorders>
          </w:tcPr>
          <w:p w14:paraId="7108C313" w14:textId="410DDD9A" w:rsidR="005A13A7" w:rsidRPr="00532322" w:rsidRDefault="002A317C" w:rsidP="00532322">
            <w:pPr>
              <w:spacing w:after="120"/>
              <w:contextualSpacing/>
              <w:jc w:val="center"/>
              <w:rPr>
                <w:rFonts w:asciiTheme="majorHAnsi" w:hAnsiTheme="majorHAnsi"/>
              </w:rPr>
            </w:pPr>
            <w:r w:rsidRPr="00532322">
              <w:rPr>
                <w:rFonts w:asciiTheme="majorHAnsi" w:hAnsiTheme="majorHAnsi"/>
              </w:rPr>
              <w:t>0.0027</w:t>
            </w:r>
          </w:p>
        </w:tc>
        <w:tc>
          <w:tcPr>
            <w:tcW w:w="1080" w:type="dxa"/>
            <w:tcBorders>
              <w:top w:val="nil"/>
              <w:bottom w:val="single" w:sz="4" w:space="0" w:color="auto"/>
            </w:tcBorders>
          </w:tcPr>
          <w:p w14:paraId="3599575B" w14:textId="77777777" w:rsidR="005A13A7" w:rsidRPr="00532322" w:rsidRDefault="005A13A7" w:rsidP="00532322">
            <w:pPr>
              <w:spacing w:after="120"/>
              <w:contextualSpacing/>
              <w:jc w:val="center"/>
              <w:rPr>
                <w:rFonts w:asciiTheme="majorHAnsi" w:hAnsiTheme="majorHAnsi"/>
              </w:rPr>
            </w:pPr>
          </w:p>
        </w:tc>
        <w:tc>
          <w:tcPr>
            <w:tcW w:w="992" w:type="dxa"/>
            <w:tcBorders>
              <w:top w:val="nil"/>
              <w:bottom w:val="single" w:sz="4" w:space="0" w:color="auto"/>
            </w:tcBorders>
          </w:tcPr>
          <w:p w14:paraId="7830A982" w14:textId="7E8E78E8" w:rsidR="005A13A7" w:rsidRPr="00532322" w:rsidRDefault="00351903" w:rsidP="00532322">
            <w:pPr>
              <w:spacing w:after="120"/>
              <w:contextualSpacing/>
              <w:jc w:val="center"/>
              <w:rPr>
                <w:rFonts w:asciiTheme="majorHAnsi" w:hAnsiTheme="majorHAnsi"/>
              </w:rPr>
            </w:pPr>
            <w:r w:rsidRPr="00532322">
              <w:rPr>
                <w:rFonts w:asciiTheme="majorHAnsi" w:hAnsiTheme="majorHAnsi"/>
              </w:rPr>
              <w:t>0.70</w:t>
            </w:r>
            <w:r w:rsidR="002A317C" w:rsidRPr="00532322">
              <w:rPr>
                <w:rFonts w:asciiTheme="majorHAnsi" w:hAnsiTheme="majorHAnsi"/>
              </w:rPr>
              <w:t>5</w:t>
            </w:r>
          </w:p>
        </w:tc>
      </w:tr>
    </w:tbl>
    <w:p w14:paraId="7E8634ED" w14:textId="77777777" w:rsidR="003A0298" w:rsidRPr="00532322" w:rsidRDefault="003A0298" w:rsidP="00532322">
      <w:pPr>
        <w:spacing w:after="120"/>
        <w:rPr>
          <w:rFonts w:asciiTheme="majorHAnsi" w:hAnsiTheme="majorHAnsi"/>
        </w:rPr>
      </w:pPr>
    </w:p>
    <w:p w14:paraId="79978F03" w14:textId="77777777" w:rsidR="001C30DC" w:rsidRPr="00532322" w:rsidRDefault="001C30DC" w:rsidP="00532322">
      <w:pPr>
        <w:spacing w:after="120"/>
        <w:rPr>
          <w:rFonts w:asciiTheme="majorHAnsi" w:hAnsiTheme="majorHAnsi"/>
        </w:rPr>
        <w:sectPr w:rsidR="001C30DC" w:rsidRPr="00532322" w:rsidSect="001C30DC">
          <w:pgSz w:w="15840" w:h="12240" w:orient="landscape"/>
          <w:pgMar w:top="1440" w:right="1440" w:bottom="1440" w:left="1440" w:header="0" w:footer="720" w:gutter="0"/>
          <w:cols w:space="720"/>
          <w:formProt w:val="0"/>
          <w:docGrid w:linePitch="360"/>
        </w:sectPr>
      </w:pPr>
    </w:p>
    <w:p w14:paraId="38D97C7A" w14:textId="7A5FD706" w:rsidR="0092525C" w:rsidRPr="00532322" w:rsidRDefault="005D70A8" w:rsidP="00532322">
      <w:pPr>
        <w:spacing w:after="120"/>
        <w:ind w:left="720"/>
        <w:rPr>
          <w:rFonts w:asciiTheme="majorHAnsi" w:hAnsiTheme="majorHAnsi"/>
        </w:rPr>
      </w:pPr>
      <w:r w:rsidRPr="00532322">
        <w:rPr>
          <w:rFonts w:asciiTheme="majorHAnsi" w:hAnsiTheme="majorHAnsi"/>
        </w:rPr>
        <w:lastRenderedPageBreak/>
        <w:t>A)</w:t>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r>
      <w:r w:rsidR="005348D4" w:rsidRPr="00532322">
        <w:rPr>
          <w:rFonts w:asciiTheme="majorHAnsi" w:hAnsiTheme="majorHAnsi"/>
        </w:rPr>
        <w:tab/>
        <w:t>B)</w:t>
      </w:r>
    </w:p>
    <w:p w14:paraId="1540C7D8" w14:textId="49C8F312" w:rsidR="00686A68" w:rsidRPr="00532322" w:rsidRDefault="00686A68" w:rsidP="00532322">
      <w:pPr>
        <w:spacing w:after="120"/>
        <w:ind w:left="720" w:hanging="720"/>
        <w:rPr>
          <w:rFonts w:asciiTheme="majorHAnsi" w:hAnsiTheme="majorHAnsi"/>
        </w:rPr>
      </w:pPr>
      <w:r w:rsidRPr="00532322">
        <w:rPr>
          <w:rFonts w:asciiTheme="majorHAnsi" w:hAnsiTheme="majorHAnsi"/>
          <w:noProof/>
        </w:rPr>
        <w:drawing>
          <wp:inline distT="0" distB="0" distL="0" distR="0" wp14:anchorId="38BDD444" wp14:editId="449D5A28">
            <wp:extent cx="2743206" cy="16916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y.subs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r w:rsidRPr="00532322">
        <w:rPr>
          <w:rFonts w:asciiTheme="majorHAnsi" w:hAnsiTheme="majorHAnsi"/>
          <w:noProof/>
        </w:rPr>
        <w:drawing>
          <wp:inline distT="0" distB="0" distL="0" distR="0" wp14:anchorId="7F27CF47" wp14:editId="68C547B1">
            <wp:extent cx="2743206" cy="16916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sub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p>
    <w:p w14:paraId="19699BE2" w14:textId="6AD9D860" w:rsidR="005136A5" w:rsidRPr="00532322" w:rsidRDefault="005136A5" w:rsidP="00532322">
      <w:pPr>
        <w:spacing w:after="120"/>
        <w:ind w:left="720"/>
        <w:rPr>
          <w:rFonts w:asciiTheme="majorHAnsi" w:hAnsiTheme="majorHAnsi"/>
        </w:rPr>
      </w:pPr>
      <w:r w:rsidRPr="00532322">
        <w:rPr>
          <w:rFonts w:asciiTheme="majorHAnsi" w:hAnsiTheme="majorHAnsi"/>
        </w:rPr>
        <w:t>C)</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D)</w:t>
      </w:r>
    </w:p>
    <w:p w14:paraId="038DF6FC" w14:textId="77777777" w:rsidR="005136A5" w:rsidRPr="00532322" w:rsidRDefault="005136A5" w:rsidP="00532322">
      <w:pPr>
        <w:spacing w:after="120"/>
        <w:ind w:left="720" w:hanging="720"/>
        <w:rPr>
          <w:rFonts w:asciiTheme="majorHAnsi" w:hAnsiTheme="majorHAnsi"/>
        </w:rPr>
      </w:pPr>
      <w:r w:rsidRPr="00532322">
        <w:rPr>
          <w:rFonts w:asciiTheme="majorHAnsi" w:hAnsiTheme="majorHAnsi"/>
          <w:noProof/>
        </w:rPr>
        <w:drawing>
          <wp:inline distT="0" distB="0" distL="0" distR="0" wp14:anchorId="2383EB1F" wp14:editId="16DFBEDC">
            <wp:extent cx="2743206" cy="169164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_bal.subs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r w:rsidRPr="00532322">
        <w:rPr>
          <w:rFonts w:asciiTheme="majorHAnsi" w:hAnsiTheme="majorHAnsi"/>
          <w:noProof/>
        </w:rPr>
        <w:drawing>
          <wp:inline distT="0" distB="0" distL="0" distR="0" wp14:anchorId="20A9B30C" wp14:editId="2946A4E2">
            <wp:extent cx="2743206" cy="16916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_sim.subs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1691643"/>
                    </a:xfrm>
                    <a:prstGeom prst="rect">
                      <a:avLst/>
                    </a:prstGeom>
                  </pic:spPr>
                </pic:pic>
              </a:graphicData>
            </a:graphic>
          </wp:inline>
        </w:drawing>
      </w:r>
    </w:p>
    <w:p w14:paraId="7848D8C4" w14:textId="77777777" w:rsidR="005136A5" w:rsidRPr="00532322" w:rsidRDefault="005136A5" w:rsidP="00532322">
      <w:pPr>
        <w:spacing w:after="120"/>
        <w:rPr>
          <w:rFonts w:asciiTheme="majorHAnsi" w:hAnsiTheme="majorHAnsi"/>
        </w:rPr>
      </w:pPr>
    </w:p>
    <w:p w14:paraId="51288422" w14:textId="1734E018" w:rsidR="00A54450" w:rsidRPr="00532322" w:rsidRDefault="005E1BD8" w:rsidP="00532322">
      <w:pPr>
        <w:spacing w:after="120"/>
        <w:rPr>
          <w:rFonts w:asciiTheme="majorHAnsi" w:hAnsiTheme="majorHAnsi"/>
        </w:rPr>
      </w:pPr>
      <w:r w:rsidRPr="00532322">
        <w:rPr>
          <w:rFonts w:asciiTheme="majorHAnsi" w:hAnsiTheme="majorHAnsi"/>
        </w:rPr>
        <w:t>Figure 1.</w:t>
      </w:r>
      <w:r w:rsidR="005674F2" w:rsidRPr="00532322">
        <w:rPr>
          <w:rFonts w:asciiTheme="majorHAnsi" w:hAnsiTheme="majorHAnsi"/>
        </w:rPr>
        <w:t xml:space="preserve"> </w:t>
      </w:r>
      <w:r w:rsidR="005136A5" w:rsidRPr="00532322">
        <w:rPr>
          <w:rFonts w:asciiTheme="majorHAnsi" w:hAnsiTheme="majorHAnsi"/>
        </w:rPr>
        <w:t xml:space="preserve">Four metrics of compositional variation, summarized for each site based on all plot-year combinations (All), pretreatment plots only (Spatial) and control plots over time (Temporal).  The metrics are </w:t>
      </w:r>
      <w:r w:rsidRPr="00532322">
        <w:rPr>
          <w:rFonts w:asciiTheme="majorHAnsi" w:hAnsiTheme="majorHAnsi"/>
        </w:rPr>
        <w:t xml:space="preserve">(A) </w:t>
      </w:r>
      <w:r w:rsidR="00E12FB9" w:rsidRPr="00532322">
        <w:rPr>
          <w:rFonts w:asciiTheme="majorHAnsi" w:hAnsiTheme="majorHAnsi"/>
        </w:rPr>
        <w:t xml:space="preserve">abundance-based </w:t>
      </w:r>
      <w:r w:rsidR="00912079" w:rsidRPr="00532322">
        <w:rPr>
          <w:rFonts w:asciiTheme="majorHAnsi" w:hAnsiTheme="majorHAnsi"/>
        </w:rPr>
        <w:t xml:space="preserve">(Bray-Curtis) </w:t>
      </w:r>
      <w:r w:rsidRPr="00532322">
        <w:rPr>
          <w:rFonts w:asciiTheme="majorHAnsi" w:hAnsiTheme="majorHAnsi"/>
        </w:rPr>
        <w:t>dissimilarity</w:t>
      </w:r>
      <w:r w:rsidR="005136A5" w:rsidRPr="00532322">
        <w:rPr>
          <w:rFonts w:asciiTheme="majorHAnsi" w:hAnsiTheme="majorHAnsi"/>
        </w:rPr>
        <w:t>,</w:t>
      </w:r>
      <w:r w:rsidR="00A54450" w:rsidRPr="00532322">
        <w:rPr>
          <w:rFonts w:asciiTheme="majorHAnsi" w:hAnsiTheme="majorHAnsi"/>
        </w:rPr>
        <w:t xml:space="preserve"> (B) incidence-based (Sorensen) dissimilarity</w:t>
      </w:r>
      <w:r w:rsidR="005136A5" w:rsidRPr="00532322">
        <w:rPr>
          <w:rFonts w:asciiTheme="majorHAnsi" w:hAnsiTheme="majorHAnsi"/>
        </w:rPr>
        <w:t xml:space="preserve">, (C) the percentage of Bray-Curtis dissimilarity that is due to balanced variation in abundance among species, and (D) the percentage of Sorensen dissimilarity that is due to species turnover. </w:t>
      </w:r>
      <w:r w:rsidR="00A54450" w:rsidRPr="00532322">
        <w:rPr>
          <w:rFonts w:asciiTheme="majorHAnsi" w:hAnsiTheme="majorHAnsi"/>
        </w:rPr>
        <w:t xml:space="preserve"> </w:t>
      </w:r>
      <w:r w:rsidRPr="00532322">
        <w:rPr>
          <w:rFonts w:asciiTheme="majorHAnsi" w:hAnsiTheme="majorHAnsi"/>
        </w:rPr>
        <w:t xml:space="preserve">Within each </w:t>
      </w:r>
      <w:r w:rsidR="00355EA4" w:rsidRPr="00532322">
        <w:rPr>
          <w:rFonts w:asciiTheme="majorHAnsi" w:hAnsiTheme="majorHAnsi"/>
        </w:rPr>
        <w:t>subset</w:t>
      </w:r>
      <w:r w:rsidR="005136A5" w:rsidRPr="00532322">
        <w:rPr>
          <w:rFonts w:asciiTheme="majorHAnsi" w:hAnsiTheme="majorHAnsi"/>
        </w:rPr>
        <w:t xml:space="preserve">, </w:t>
      </w:r>
      <w:r w:rsidRPr="00532322">
        <w:rPr>
          <w:rFonts w:asciiTheme="majorHAnsi" w:hAnsiTheme="majorHAnsi"/>
        </w:rPr>
        <w:t>each site is shown as a point.</w:t>
      </w:r>
      <w:r w:rsidR="005674F2" w:rsidRPr="00532322">
        <w:rPr>
          <w:rFonts w:asciiTheme="majorHAnsi" w:hAnsiTheme="majorHAnsi"/>
        </w:rPr>
        <w:t xml:space="preserve"> </w:t>
      </w:r>
      <w:r w:rsidR="001608CD" w:rsidRPr="00532322">
        <w:rPr>
          <w:rFonts w:asciiTheme="majorHAnsi" w:hAnsiTheme="majorHAnsi"/>
        </w:rPr>
        <w:t>H</w:t>
      </w:r>
      <w:r w:rsidRPr="00532322">
        <w:rPr>
          <w:rFonts w:asciiTheme="majorHAnsi" w:hAnsiTheme="majorHAnsi"/>
        </w:rPr>
        <w:t>orizontal lines denot</w:t>
      </w:r>
      <w:r w:rsidR="001608CD" w:rsidRPr="00532322">
        <w:rPr>
          <w:rFonts w:asciiTheme="majorHAnsi" w:hAnsiTheme="majorHAnsi"/>
        </w:rPr>
        <w:t>e</w:t>
      </w:r>
      <w:r w:rsidRPr="00532322">
        <w:rPr>
          <w:rFonts w:asciiTheme="majorHAnsi" w:hAnsiTheme="majorHAnsi"/>
        </w:rPr>
        <w:t xml:space="preserve"> median</w:t>
      </w:r>
      <w:r w:rsidR="00912079" w:rsidRPr="00532322">
        <w:rPr>
          <w:rFonts w:asciiTheme="majorHAnsi" w:hAnsiTheme="majorHAnsi"/>
        </w:rPr>
        <w:t xml:space="preserve"> value</w:t>
      </w:r>
      <w:r w:rsidRPr="00532322">
        <w:rPr>
          <w:rFonts w:asciiTheme="majorHAnsi" w:hAnsiTheme="majorHAnsi"/>
        </w:rPr>
        <w:t>s</w:t>
      </w:r>
      <w:r w:rsidR="001608CD" w:rsidRPr="00532322">
        <w:rPr>
          <w:rFonts w:asciiTheme="majorHAnsi" w:hAnsiTheme="majorHAnsi"/>
        </w:rPr>
        <w:t xml:space="preserve"> within the violin plots</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 xml:space="preserve">Different lowercase letters indicate statistically significant differences </w:t>
      </w:r>
      <w:r w:rsidR="00355EA4" w:rsidRPr="00532322">
        <w:rPr>
          <w:rFonts w:asciiTheme="majorHAnsi" w:hAnsiTheme="majorHAnsi"/>
        </w:rPr>
        <w:t xml:space="preserve">among subsets </w:t>
      </w:r>
      <w:r w:rsidRPr="00532322">
        <w:rPr>
          <w:rFonts w:asciiTheme="majorHAnsi" w:hAnsiTheme="majorHAnsi"/>
        </w:rPr>
        <w:t>(α = 0.05).</w:t>
      </w:r>
      <w:r w:rsidR="00A54450" w:rsidRPr="00532322">
        <w:rPr>
          <w:rFonts w:asciiTheme="majorHAnsi" w:hAnsiTheme="majorHAnsi"/>
        </w:rPr>
        <w:t xml:space="preserve"> Note that vertical axis differs among graphs.</w:t>
      </w:r>
      <w:r w:rsidR="005136A5" w:rsidRPr="00532322">
        <w:rPr>
          <w:rFonts w:asciiTheme="majorHAnsi" w:hAnsiTheme="majorHAnsi"/>
        </w:rPr>
        <w:t xml:space="preserve"> </w:t>
      </w:r>
    </w:p>
    <w:p w14:paraId="36E474AB" w14:textId="77777777" w:rsidR="005136A5" w:rsidRPr="00532322" w:rsidRDefault="005136A5" w:rsidP="00532322">
      <w:pPr>
        <w:spacing w:after="120"/>
        <w:rPr>
          <w:rFonts w:asciiTheme="majorHAnsi" w:hAnsiTheme="majorHAnsi"/>
        </w:rPr>
      </w:pPr>
    </w:p>
    <w:p w14:paraId="755C909F" w14:textId="7584872C" w:rsidR="005136A5" w:rsidRPr="00532322" w:rsidRDefault="005136A5" w:rsidP="00532322">
      <w:pPr>
        <w:spacing w:after="120"/>
        <w:rPr>
          <w:rFonts w:asciiTheme="majorHAnsi" w:hAnsiTheme="majorHAnsi"/>
        </w:rPr>
      </w:pPr>
      <w:r w:rsidRPr="00532322">
        <w:rPr>
          <w:rFonts w:asciiTheme="majorHAnsi" w:hAnsiTheme="majorHAnsi"/>
          <w:highlight w:val="yellow"/>
        </w:rPr>
        <w:t>To do: make vertical axis range the same within each row?</w:t>
      </w:r>
      <w:r w:rsidRPr="00532322">
        <w:rPr>
          <w:rFonts w:asciiTheme="majorHAnsi" w:hAnsiTheme="majorHAnsi"/>
        </w:rPr>
        <w:t xml:space="preserve"> </w:t>
      </w:r>
    </w:p>
    <w:p w14:paraId="6248217C" w14:textId="1A61DFAD" w:rsidR="00620B84" w:rsidRPr="00532322" w:rsidRDefault="00B365EC" w:rsidP="00532322">
      <w:pPr>
        <w:spacing w:after="120"/>
        <w:rPr>
          <w:rFonts w:asciiTheme="majorHAnsi" w:hAnsiTheme="majorHAnsi"/>
        </w:rPr>
      </w:pPr>
      <w:r w:rsidRPr="00532322">
        <w:rPr>
          <w:rFonts w:asciiTheme="majorHAnsi" w:hAnsiTheme="majorHAnsi"/>
        </w:rPr>
        <w:br w:type="page"/>
      </w:r>
    </w:p>
    <w:p w14:paraId="1C48D3DA" w14:textId="576E9C53" w:rsidR="001B6FA9" w:rsidRPr="00532322" w:rsidRDefault="00CD3B40" w:rsidP="00532322">
      <w:pPr>
        <w:spacing w:after="120"/>
        <w:rPr>
          <w:rFonts w:asciiTheme="majorHAnsi" w:hAnsiTheme="majorHAnsi"/>
        </w:rPr>
      </w:pPr>
      <w:r w:rsidRPr="00532322">
        <w:rPr>
          <w:rFonts w:asciiTheme="majorHAnsi" w:hAnsiTheme="majorHAnsi"/>
          <w:noProof/>
        </w:rPr>
        <w:lastRenderedPageBreak/>
        <w:drawing>
          <wp:inline distT="0" distB="0" distL="0" distR="0" wp14:anchorId="7FD8AE8D" wp14:editId="6A79A2FC">
            <wp:extent cx="5943600" cy="356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kker_PartialCor_Sequential_order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A7DDDF2" w14:textId="77777777" w:rsidR="009F5470" w:rsidRPr="00532322" w:rsidRDefault="009F5470" w:rsidP="00532322">
      <w:pPr>
        <w:spacing w:after="120"/>
        <w:rPr>
          <w:rFonts w:asciiTheme="majorHAnsi" w:hAnsiTheme="majorHAnsi"/>
        </w:rPr>
      </w:pPr>
    </w:p>
    <w:p w14:paraId="49405FD5" w14:textId="405D687A" w:rsidR="009F5470" w:rsidRPr="00532322" w:rsidRDefault="001B6FA9" w:rsidP="00532322">
      <w:pPr>
        <w:spacing w:after="120"/>
        <w:rPr>
          <w:rFonts w:asciiTheme="majorHAnsi" w:hAnsiTheme="majorHAnsi"/>
        </w:rPr>
      </w:pPr>
      <w:r w:rsidRPr="00532322">
        <w:rPr>
          <w:rFonts w:asciiTheme="majorHAnsi" w:hAnsiTheme="majorHAnsi"/>
        </w:rPr>
        <w:t>Figure 2</w:t>
      </w:r>
      <w:r w:rsidR="009F5470" w:rsidRPr="00532322">
        <w:rPr>
          <w:rFonts w:asciiTheme="majorHAnsi" w:hAnsiTheme="majorHAnsi"/>
        </w:rPr>
        <w:t>.</w:t>
      </w:r>
      <w:r w:rsidR="009F5470" w:rsidRPr="00532322">
        <w:rPr>
          <w:rFonts w:asciiTheme="majorHAnsi" w:hAnsiTheme="majorHAnsi"/>
          <w:color w:val="FFFFFF"/>
          <w:sz w:val="18"/>
          <w:szCs w:val="18"/>
        </w:rPr>
        <w:t xml:space="preserve"> </w:t>
      </w:r>
      <w:r w:rsidR="009F5470" w:rsidRPr="00532322">
        <w:rPr>
          <w:rFonts w:asciiTheme="majorHAnsi" w:hAnsiTheme="majorHAnsi"/>
        </w:rPr>
        <w:t>Partial correlation plots relating potential site-level explanatory variables to each compositional metric. From left to right, panels show the relationship between scaled model residuals and explanatory variables when added sequentially in stepwise model selection, beginning with a null model consisting only of an intercept. Panels with solid lines show explanatory variables that were included in model selection (Table 3); explanatory variables not included labelled "N.S", not significant. </w:t>
      </w:r>
    </w:p>
    <w:p w14:paraId="4B6828D6" w14:textId="43356DEF" w:rsidR="009F5470" w:rsidRPr="00532322" w:rsidRDefault="009F5470" w:rsidP="00532322">
      <w:pPr>
        <w:spacing w:after="120"/>
        <w:rPr>
          <w:rFonts w:asciiTheme="majorHAnsi" w:hAnsiTheme="majorHAnsi"/>
        </w:rPr>
      </w:pPr>
      <w:r w:rsidRPr="00532322">
        <w:rPr>
          <w:rFonts w:asciiTheme="majorHAnsi" w:hAnsiTheme="majorHAnsi"/>
          <w:color w:val="FFFFFF"/>
          <w:sz w:val="18"/>
          <w:szCs w:val="18"/>
        </w:rPr>
        <w:t> </w:t>
      </w:r>
    </w:p>
    <w:p w14:paraId="68972759" w14:textId="59AFE2E4" w:rsidR="001B6FA9" w:rsidRPr="00532322" w:rsidRDefault="001B6FA9" w:rsidP="00532322">
      <w:pPr>
        <w:spacing w:after="120"/>
        <w:rPr>
          <w:rFonts w:asciiTheme="majorHAnsi" w:hAnsiTheme="majorHAnsi"/>
        </w:rPr>
      </w:pPr>
      <w:r w:rsidRPr="00532322">
        <w:rPr>
          <w:rFonts w:asciiTheme="majorHAnsi" w:hAnsiTheme="majorHAnsi"/>
        </w:rPr>
        <w:br w:type="page"/>
      </w:r>
    </w:p>
    <w:p w14:paraId="0D3D8707" w14:textId="7897E14C" w:rsidR="001828A1" w:rsidRPr="00532322" w:rsidRDefault="00B87FDD" w:rsidP="00532322">
      <w:pPr>
        <w:spacing w:after="120"/>
        <w:ind w:firstLine="720"/>
        <w:rPr>
          <w:rFonts w:asciiTheme="majorHAnsi" w:hAnsiTheme="majorHAnsi"/>
        </w:rPr>
      </w:pPr>
      <w:r w:rsidRPr="00532322">
        <w:rPr>
          <w:rFonts w:asciiTheme="majorHAnsi" w:hAnsiTheme="majorHAnsi"/>
        </w:rPr>
        <w:lastRenderedPageBreak/>
        <w:t>A)</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B)</w:t>
      </w:r>
    </w:p>
    <w:p w14:paraId="2C2739D0" w14:textId="77777777" w:rsidR="00B87FDD" w:rsidRPr="00532322" w:rsidRDefault="00B87FDD" w:rsidP="00532322">
      <w:pPr>
        <w:spacing w:after="120"/>
        <w:rPr>
          <w:rFonts w:asciiTheme="majorHAnsi" w:hAnsiTheme="majorHAnsi"/>
        </w:rPr>
      </w:pPr>
      <w:r w:rsidRPr="00532322">
        <w:rPr>
          <w:rFonts w:asciiTheme="majorHAnsi" w:hAnsiTheme="majorHAnsi"/>
          <w:noProof/>
        </w:rPr>
        <w:drawing>
          <wp:inline distT="0" distB="0" distL="0" distR="0" wp14:anchorId="32B420D1" wp14:editId="344028E4">
            <wp:extent cx="2743206" cy="2743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ray.PC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756FC3C5" wp14:editId="7CE9B08E">
            <wp:extent cx="2743206" cy="27432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r.PC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5AB212F" w14:textId="1CA86740" w:rsidR="00B87FDD" w:rsidRPr="00532322" w:rsidRDefault="00B87FDD" w:rsidP="00532322">
      <w:pPr>
        <w:spacing w:after="120"/>
        <w:ind w:firstLine="720"/>
        <w:rPr>
          <w:rFonts w:asciiTheme="majorHAnsi" w:hAnsiTheme="majorHAnsi"/>
        </w:rPr>
      </w:pPr>
      <w:r w:rsidRPr="00532322">
        <w:rPr>
          <w:rFonts w:asciiTheme="majorHAnsi" w:hAnsiTheme="majorHAnsi"/>
        </w:rPr>
        <w:t>C)</w:t>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r>
      <w:r w:rsidRPr="00532322">
        <w:rPr>
          <w:rFonts w:asciiTheme="majorHAnsi" w:hAnsiTheme="majorHAnsi"/>
        </w:rPr>
        <w:tab/>
        <w:t>D)</w:t>
      </w:r>
    </w:p>
    <w:p w14:paraId="5FCF1EB2" w14:textId="77777777" w:rsidR="00B87FDD" w:rsidRPr="00532322" w:rsidRDefault="00B87FDD" w:rsidP="00532322">
      <w:pPr>
        <w:spacing w:after="120"/>
        <w:rPr>
          <w:rFonts w:asciiTheme="majorHAnsi" w:hAnsiTheme="majorHAnsi"/>
        </w:rPr>
      </w:pPr>
      <w:r w:rsidRPr="00532322">
        <w:rPr>
          <w:rFonts w:asciiTheme="majorHAnsi" w:hAnsiTheme="majorHAnsi"/>
          <w:noProof/>
        </w:rPr>
        <w:drawing>
          <wp:inline distT="0" distB="0" distL="0" distR="0" wp14:anchorId="7BA037B8" wp14:editId="5F88C52D">
            <wp:extent cx="2743206" cy="27432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p_bal.PC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3D325DFE" wp14:editId="264FD5F0">
            <wp:extent cx="2743206" cy="27432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p_sim.PC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038DB44E" w14:textId="77777777" w:rsidR="00B87FDD" w:rsidRPr="00532322" w:rsidRDefault="00B87FDD" w:rsidP="00532322">
      <w:pPr>
        <w:spacing w:after="120"/>
        <w:rPr>
          <w:rFonts w:asciiTheme="majorHAnsi" w:hAnsiTheme="majorHAnsi"/>
        </w:rPr>
      </w:pPr>
    </w:p>
    <w:p w14:paraId="2E0144E2" w14:textId="09D8EE38" w:rsidR="00B87FDD" w:rsidRPr="00532322" w:rsidRDefault="00B87FDD" w:rsidP="00532322">
      <w:pPr>
        <w:spacing w:after="120"/>
        <w:rPr>
          <w:rFonts w:asciiTheme="majorHAnsi" w:hAnsiTheme="majorHAnsi"/>
        </w:rPr>
      </w:pPr>
      <w:r w:rsidRPr="00532322">
        <w:rPr>
          <w:rFonts w:asciiTheme="majorHAnsi" w:hAnsiTheme="majorHAnsi"/>
        </w:rPr>
        <w:t>Figure 3. First two principal components of the sources of variation in (A) abundance-based (Bray Curtis) compositional variation, (B) incidence-based (Sorensen) compositional variation, (C) percentage of abundance-based variation due to balanced variation, and (D) percentage of incidence-based variation due to species turnover. The variation within each compositional metric was partitioned separately for each site and expressed as a proportion of the total variation at the site. Each symbol is a site. Vectors indicate the direction in which each source of compositional variation (B: block; N: Nutrient; Y: Year) increases.</w:t>
      </w:r>
      <w:r w:rsidR="005136A5" w:rsidRPr="00532322">
        <w:rPr>
          <w:rFonts w:asciiTheme="majorHAnsi" w:hAnsiTheme="majorHAnsi"/>
        </w:rPr>
        <w:t xml:space="preserve"> Loadings for abundance-based compositional variation are reported in Table 2.</w:t>
      </w:r>
    </w:p>
    <w:p w14:paraId="11794548" w14:textId="2A9A816E" w:rsidR="00412E61" w:rsidRPr="00532322" w:rsidRDefault="00412E61" w:rsidP="00532322">
      <w:pPr>
        <w:spacing w:after="120"/>
        <w:rPr>
          <w:rFonts w:asciiTheme="majorHAnsi" w:hAnsiTheme="majorHAnsi"/>
        </w:rPr>
      </w:pPr>
      <w:r w:rsidRPr="00532322">
        <w:rPr>
          <w:rFonts w:asciiTheme="majorHAnsi" w:hAnsiTheme="majorHAnsi"/>
        </w:rPr>
        <w:br w:type="page"/>
      </w:r>
    </w:p>
    <w:p w14:paraId="1843A84D" w14:textId="77777777" w:rsidR="00412E61" w:rsidRPr="00532322" w:rsidRDefault="00412E61" w:rsidP="00532322">
      <w:pPr>
        <w:spacing w:after="120"/>
        <w:rPr>
          <w:rFonts w:asciiTheme="majorHAnsi" w:hAnsiTheme="majorHAnsi"/>
        </w:rPr>
      </w:pPr>
    </w:p>
    <w:p w14:paraId="769C5195" w14:textId="5F8A4BFE" w:rsidR="00412E61" w:rsidRPr="00532322" w:rsidRDefault="00CD3B40" w:rsidP="00532322">
      <w:pPr>
        <w:spacing w:after="120"/>
        <w:rPr>
          <w:rFonts w:asciiTheme="majorHAnsi" w:hAnsiTheme="majorHAnsi"/>
        </w:rPr>
      </w:pPr>
      <w:r w:rsidRPr="00532322">
        <w:rPr>
          <w:rFonts w:asciiTheme="majorHAnsi" w:hAnsiTheme="majorHAnsi"/>
          <w:noProof/>
        </w:rPr>
        <w:drawing>
          <wp:inline distT="0" distB="0" distL="0" distR="0" wp14:anchorId="57922C42" wp14:editId="55219D0D">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ce.partiti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5F2C97F" w14:textId="1D642E3A" w:rsidR="00412E61" w:rsidRPr="00532322" w:rsidRDefault="00412E61" w:rsidP="00532322">
      <w:pPr>
        <w:spacing w:after="120"/>
        <w:rPr>
          <w:rFonts w:asciiTheme="majorHAnsi" w:hAnsiTheme="majorHAnsi"/>
        </w:rPr>
      </w:pPr>
      <w:commentRangeStart w:id="131"/>
      <w:r w:rsidRPr="00532322">
        <w:rPr>
          <w:rFonts w:asciiTheme="majorHAnsi" w:hAnsiTheme="majorHAnsi"/>
        </w:rPr>
        <w:t xml:space="preserve">Figure </w:t>
      </w:r>
      <w:r w:rsidR="00CD3B40" w:rsidRPr="00532322">
        <w:rPr>
          <w:rFonts w:asciiTheme="majorHAnsi" w:hAnsiTheme="majorHAnsi"/>
        </w:rPr>
        <w:t>4</w:t>
      </w:r>
      <w:r w:rsidRPr="00532322">
        <w:rPr>
          <w:rFonts w:asciiTheme="majorHAnsi" w:hAnsiTheme="majorHAnsi"/>
        </w:rPr>
        <w:t>.</w:t>
      </w:r>
      <w:commentRangeEnd w:id="131"/>
      <w:r w:rsidR="003222C2">
        <w:rPr>
          <w:rStyle w:val="CommentReference"/>
        </w:rPr>
        <w:commentReference w:id="131"/>
      </w:r>
      <w:r w:rsidRPr="00532322">
        <w:rPr>
          <w:rFonts w:asciiTheme="majorHAnsi" w:hAnsiTheme="majorHAnsi"/>
        </w:rPr>
        <w:t xml:space="preserve"> Partitioning of compositional variation among sources, where compositional variation is expressed as Bray-Curtis or Sorensen dissimilarity or as the percentage of compositional variation due to balanced variation in abundance or to species turnover. Data are percentages of the total variation in a given site, and are averaged across all sites.</w:t>
      </w:r>
    </w:p>
    <w:p w14:paraId="4A83187F" w14:textId="76860EFF" w:rsidR="00412E61" w:rsidRPr="00532322" w:rsidRDefault="00412E61" w:rsidP="00532322">
      <w:pPr>
        <w:spacing w:after="120"/>
        <w:rPr>
          <w:rFonts w:asciiTheme="majorHAnsi" w:hAnsiTheme="majorHAnsi"/>
        </w:rPr>
      </w:pPr>
    </w:p>
    <w:p w14:paraId="0FFA4413" w14:textId="0F125510" w:rsidR="00140C78" w:rsidRPr="00532322" w:rsidRDefault="00140C78" w:rsidP="00532322">
      <w:pPr>
        <w:spacing w:after="120"/>
        <w:rPr>
          <w:rFonts w:asciiTheme="majorHAnsi" w:hAnsiTheme="majorHAnsi"/>
        </w:rPr>
      </w:pPr>
    </w:p>
    <w:p w14:paraId="4D55F737" w14:textId="77777777" w:rsidR="00140C78" w:rsidRPr="00532322" w:rsidRDefault="00140C78" w:rsidP="00532322">
      <w:pPr>
        <w:spacing w:after="120"/>
        <w:rPr>
          <w:rFonts w:asciiTheme="majorHAnsi" w:hAnsiTheme="majorHAnsi"/>
        </w:rPr>
      </w:pPr>
    </w:p>
    <w:p w14:paraId="046420D2" w14:textId="0592D9B0" w:rsidR="00B87FDD" w:rsidRPr="00532322" w:rsidRDefault="00B87FDD" w:rsidP="00532322">
      <w:pPr>
        <w:spacing w:after="120"/>
        <w:rPr>
          <w:rFonts w:asciiTheme="majorHAnsi" w:hAnsiTheme="majorHAnsi"/>
        </w:rPr>
      </w:pPr>
    </w:p>
    <w:p w14:paraId="0DB8D227" w14:textId="27D96995" w:rsidR="001828A1" w:rsidRPr="00532322" w:rsidRDefault="001828A1" w:rsidP="00532322">
      <w:pPr>
        <w:spacing w:after="120"/>
        <w:rPr>
          <w:rFonts w:asciiTheme="majorHAnsi" w:hAnsiTheme="majorHAnsi"/>
        </w:rPr>
      </w:pPr>
      <w:r w:rsidRPr="00532322">
        <w:rPr>
          <w:rFonts w:asciiTheme="majorHAnsi" w:hAnsiTheme="majorHAnsi"/>
        </w:rPr>
        <w:br w:type="page"/>
      </w:r>
    </w:p>
    <w:p w14:paraId="52E7D470" w14:textId="77777777" w:rsidR="00620B84" w:rsidRPr="006826A2" w:rsidRDefault="00B365EC" w:rsidP="00532322">
      <w:pPr>
        <w:pStyle w:val="Heading1"/>
        <w:spacing w:after="120"/>
        <w:rPr>
          <w:rFonts w:cs="Times New Roman"/>
        </w:rPr>
      </w:pPr>
      <w:r w:rsidRPr="00184C3A">
        <w:rPr>
          <w:rFonts w:cs="Times New Roman"/>
        </w:rPr>
        <w:lastRenderedPageBreak/>
        <w:t>Supplementary Information</w:t>
      </w:r>
    </w:p>
    <w:p w14:paraId="573EFF31" w14:textId="77777777" w:rsidR="00736469" w:rsidRPr="00532322" w:rsidRDefault="00736469" w:rsidP="00532322">
      <w:pPr>
        <w:spacing w:after="120"/>
        <w:rPr>
          <w:rFonts w:asciiTheme="majorHAnsi" w:hAnsiTheme="majorHAnsi"/>
        </w:rPr>
      </w:pPr>
    </w:p>
    <w:p w14:paraId="21EF1EAE" w14:textId="3321D572" w:rsidR="00000BDD" w:rsidRPr="00532322" w:rsidRDefault="00000BDD" w:rsidP="00532322">
      <w:pPr>
        <w:spacing w:after="120"/>
        <w:rPr>
          <w:rFonts w:asciiTheme="majorHAnsi" w:hAnsiTheme="majorHAnsi"/>
        </w:rPr>
      </w:pPr>
      <w:r w:rsidRPr="00532322">
        <w:rPr>
          <w:rFonts w:asciiTheme="majorHAnsi" w:hAnsiTheme="majorHAnsi"/>
        </w:rPr>
        <w:t>Table S1. Sites included</w:t>
      </w:r>
      <w:r w:rsidR="006C475E" w:rsidRPr="00532322">
        <w:rPr>
          <w:rFonts w:asciiTheme="majorHAnsi" w:hAnsiTheme="majorHAnsi"/>
        </w:rPr>
        <w:t xml:space="preserve"> in this analysis</w:t>
      </w:r>
      <w:r w:rsidRPr="00532322">
        <w:rPr>
          <w:rFonts w:asciiTheme="majorHAnsi" w:hAnsiTheme="majorHAnsi"/>
        </w:rPr>
        <w:t>.</w:t>
      </w:r>
    </w:p>
    <w:p w14:paraId="1E122B96" w14:textId="220ABA32" w:rsidR="00000BDD" w:rsidRPr="00532322" w:rsidRDefault="00000BDD" w:rsidP="00532322">
      <w:pPr>
        <w:spacing w:after="120"/>
        <w:rPr>
          <w:rFonts w:asciiTheme="majorHAnsi" w:hAnsiTheme="majorHAnsi"/>
        </w:rPr>
      </w:pPr>
      <w:r w:rsidRPr="00532322">
        <w:rPr>
          <w:rFonts w:asciiTheme="majorHAnsi" w:hAnsiTheme="majorHAnsi"/>
        </w:rPr>
        <w:t>Table S2. Taxonomic adjustments, by site.</w:t>
      </w:r>
    </w:p>
    <w:p w14:paraId="34063A4D" w14:textId="77777777" w:rsidR="006C475E" w:rsidRPr="00532322" w:rsidRDefault="00000BDD" w:rsidP="00532322">
      <w:pPr>
        <w:spacing w:after="120"/>
        <w:rPr>
          <w:rFonts w:asciiTheme="majorHAnsi" w:hAnsiTheme="majorHAnsi"/>
        </w:rPr>
      </w:pPr>
      <w:r w:rsidRPr="00532322">
        <w:rPr>
          <w:rFonts w:asciiTheme="majorHAnsi" w:hAnsiTheme="majorHAnsi"/>
        </w:rPr>
        <w:t>Table S</w:t>
      </w:r>
      <w:r w:rsidR="00055081" w:rsidRPr="00532322">
        <w:rPr>
          <w:rFonts w:asciiTheme="majorHAnsi" w:hAnsiTheme="majorHAnsi"/>
        </w:rPr>
        <w:t>3</w:t>
      </w:r>
      <w:r w:rsidRPr="00532322">
        <w:rPr>
          <w:rFonts w:asciiTheme="majorHAnsi" w:hAnsiTheme="majorHAnsi"/>
        </w:rPr>
        <w:t>.</w:t>
      </w:r>
      <w:r w:rsidR="005674F2" w:rsidRPr="00532322">
        <w:rPr>
          <w:rFonts w:asciiTheme="majorHAnsi" w:hAnsiTheme="majorHAnsi"/>
        </w:rPr>
        <w:t xml:space="preserve"> </w:t>
      </w:r>
      <w:r w:rsidR="006C475E" w:rsidRPr="00532322">
        <w:rPr>
          <w:rFonts w:asciiTheme="majorHAnsi" w:hAnsiTheme="majorHAnsi"/>
        </w:rPr>
        <w:t>Results of simple linear models relating potential site-level explanatory variables to each compositional metric.</w:t>
      </w:r>
    </w:p>
    <w:p w14:paraId="2004A480" w14:textId="77777777" w:rsidR="00F62D34" w:rsidRPr="00532322" w:rsidRDefault="00F62D34" w:rsidP="00532322">
      <w:pPr>
        <w:spacing w:after="120"/>
        <w:rPr>
          <w:rFonts w:asciiTheme="majorHAnsi" w:hAnsiTheme="majorHAnsi"/>
        </w:rPr>
      </w:pPr>
    </w:p>
    <w:p w14:paraId="6D279598" w14:textId="29B86DA6" w:rsidR="00F62D34" w:rsidRPr="00532322" w:rsidRDefault="00F62D34" w:rsidP="00532322">
      <w:pPr>
        <w:spacing w:after="120"/>
        <w:rPr>
          <w:rFonts w:asciiTheme="majorHAnsi" w:hAnsiTheme="majorHAnsi"/>
        </w:rPr>
      </w:pPr>
      <w:r w:rsidRPr="00532322">
        <w:rPr>
          <w:rFonts w:asciiTheme="majorHAnsi" w:hAnsiTheme="majorHAnsi"/>
        </w:rPr>
        <w:t xml:space="preserve">Figure S1. </w:t>
      </w:r>
      <w:r w:rsidR="006C475E" w:rsidRPr="00532322">
        <w:rPr>
          <w:rFonts w:asciiTheme="majorHAnsi" w:hAnsiTheme="majorHAnsi"/>
        </w:rPr>
        <w:t>Study site locations around the globe</w:t>
      </w:r>
      <w:r w:rsidRPr="00532322">
        <w:rPr>
          <w:rFonts w:asciiTheme="majorHAnsi" w:hAnsiTheme="majorHAnsi"/>
        </w:rPr>
        <w:t>.</w:t>
      </w:r>
    </w:p>
    <w:p w14:paraId="23533FE4" w14:textId="7A5D8938" w:rsidR="009F5470" w:rsidRPr="00532322" w:rsidRDefault="009F5470" w:rsidP="00532322">
      <w:pPr>
        <w:spacing w:after="120"/>
        <w:rPr>
          <w:rFonts w:asciiTheme="majorHAnsi" w:hAnsiTheme="majorHAnsi"/>
        </w:rPr>
      </w:pPr>
      <w:r w:rsidRPr="00532322">
        <w:rPr>
          <w:rFonts w:asciiTheme="majorHAnsi" w:hAnsiTheme="majorHAnsi"/>
        </w:rPr>
        <w:t>Figure S2. Simple linear models relating potential site-level explanatory variable to each compositional metric</w:t>
      </w:r>
    </w:p>
    <w:p w14:paraId="22A2D2EB" w14:textId="6B16B45C" w:rsidR="00F62D34" w:rsidRPr="00532322" w:rsidRDefault="00686A68" w:rsidP="00532322">
      <w:pPr>
        <w:spacing w:after="120"/>
        <w:rPr>
          <w:rFonts w:asciiTheme="majorHAnsi" w:hAnsiTheme="majorHAnsi"/>
        </w:rPr>
      </w:pPr>
      <w:r w:rsidRPr="00532322">
        <w:rPr>
          <w:rFonts w:asciiTheme="majorHAnsi" w:hAnsiTheme="majorHAnsi"/>
        </w:rPr>
        <w:t>Figure S</w:t>
      </w:r>
      <w:r w:rsidR="009F5470" w:rsidRPr="00532322">
        <w:rPr>
          <w:rFonts w:asciiTheme="majorHAnsi" w:hAnsiTheme="majorHAnsi"/>
        </w:rPr>
        <w:t>3</w:t>
      </w:r>
      <w:r w:rsidR="00F62D34" w:rsidRPr="00532322">
        <w:rPr>
          <w:rFonts w:asciiTheme="majorHAnsi" w:hAnsiTheme="majorHAnsi"/>
        </w:rPr>
        <w:t xml:space="preserve">. Partitioning of </w:t>
      </w:r>
      <w:r w:rsidR="00BC15C7" w:rsidRPr="00532322">
        <w:rPr>
          <w:rFonts w:asciiTheme="majorHAnsi" w:hAnsiTheme="majorHAnsi"/>
        </w:rPr>
        <w:t xml:space="preserve">abundance-based </w:t>
      </w:r>
      <w:r w:rsidR="006C475E" w:rsidRPr="00532322">
        <w:rPr>
          <w:rFonts w:asciiTheme="majorHAnsi" w:hAnsiTheme="majorHAnsi"/>
        </w:rPr>
        <w:t xml:space="preserve">(Bray-Curtis) </w:t>
      </w:r>
      <w:r w:rsidR="00F62D34" w:rsidRPr="00532322">
        <w:rPr>
          <w:rFonts w:asciiTheme="majorHAnsi" w:hAnsiTheme="majorHAnsi"/>
        </w:rPr>
        <w:t>compositional variation, by site.</w:t>
      </w:r>
    </w:p>
    <w:p w14:paraId="66D3E7D3" w14:textId="77777777" w:rsidR="00F62D34" w:rsidRPr="00532322" w:rsidRDefault="00F62D34" w:rsidP="00532322">
      <w:pPr>
        <w:spacing w:after="120"/>
        <w:rPr>
          <w:rFonts w:asciiTheme="majorHAnsi" w:hAnsiTheme="majorHAnsi"/>
        </w:rPr>
      </w:pPr>
    </w:p>
    <w:p w14:paraId="6971610D" w14:textId="02BE39C4" w:rsidR="00461EDA" w:rsidRPr="00532322" w:rsidRDefault="00461EDA" w:rsidP="00532322">
      <w:pPr>
        <w:spacing w:after="120"/>
        <w:rPr>
          <w:rFonts w:asciiTheme="majorHAnsi" w:hAnsiTheme="majorHAnsi"/>
        </w:rPr>
      </w:pPr>
      <w:r w:rsidRPr="00532322">
        <w:rPr>
          <w:rFonts w:asciiTheme="majorHAnsi" w:hAnsiTheme="majorHAnsi"/>
        </w:rPr>
        <w:t xml:space="preserve">Appendix S1. </w:t>
      </w:r>
      <w:r w:rsidR="006C475E" w:rsidRPr="00532322">
        <w:rPr>
          <w:rFonts w:asciiTheme="majorHAnsi" w:hAnsiTheme="majorHAnsi"/>
        </w:rPr>
        <w:t>Illustration of how a dissimilarity matrix can be partitioned to express variation associated with different sources.</w:t>
      </w:r>
    </w:p>
    <w:p w14:paraId="25361F28" w14:textId="3CB79239" w:rsidR="00055081" w:rsidRPr="00532322" w:rsidRDefault="00055081" w:rsidP="00532322">
      <w:pPr>
        <w:spacing w:after="120"/>
        <w:rPr>
          <w:rFonts w:asciiTheme="majorHAnsi" w:hAnsiTheme="majorHAnsi"/>
        </w:rPr>
      </w:pPr>
      <w:r w:rsidRPr="00532322">
        <w:rPr>
          <w:rFonts w:asciiTheme="majorHAnsi" w:hAnsiTheme="majorHAnsi"/>
        </w:rPr>
        <w:t>Appendix S</w:t>
      </w:r>
      <w:r w:rsidR="00461EDA" w:rsidRPr="00532322">
        <w:rPr>
          <w:rFonts w:asciiTheme="majorHAnsi" w:hAnsiTheme="majorHAnsi"/>
        </w:rPr>
        <w:t>2</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PCA of four metrics of compositional variation among sites</w:t>
      </w:r>
      <w:r w:rsidR="00BC15C7" w:rsidRPr="00532322">
        <w:rPr>
          <w:rFonts w:asciiTheme="majorHAnsi" w:hAnsiTheme="majorHAnsi"/>
        </w:rPr>
        <w:t>.</w:t>
      </w:r>
    </w:p>
    <w:p w14:paraId="6CC7E383" w14:textId="77777777" w:rsidR="00000BDD" w:rsidRPr="00532322" w:rsidRDefault="00000BDD" w:rsidP="00532322">
      <w:pPr>
        <w:spacing w:after="120"/>
        <w:rPr>
          <w:rFonts w:asciiTheme="majorHAnsi" w:hAnsiTheme="majorHAnsi"/>
        </w:rPr>
      </w:pPr>
    </w:p>
    <w:p w14:paraId="56E19593" w14:textId="77777777" w:rsidR="00000BDD" w:rsidRPr="00532322" w:rsidRDefault="00000BDD" w:rsidP="00532322">
      <w:pPr>
        <w:spacing w:after="120"/>
        <w:rPr>
          <w:rFonts w:asciiTheme="majorHAnsi" w:hAnsiTheme="majorHAnsi"/>
        </w:rPr>
        <w:sectPr w:rsidR="00000BDD" w:rsidRPr="00532322">
          <w:pgSz w:w="12240" w:h="15840"/>
          <w:pgMar w:top="1440" w:right="1440" w:bottom="1440" w:left="1440" w:header="0" w:footer="720" w:gutter="0"/>
          <w:cols w:space="720"/>
          <w:formProt w:val="0"/>
          <w:docGrid w:linePitch="360"/>
        </w:sectPr>
      </w:pPr>
    </w:p>
    <w:p w14:paraId="47A54D44" w14:textId="1B9F6E68" w:rsidR="00620B84" w:rsidRPr="00532322" w:rsidRDefault="00497728" w:rsidP="00532322">
      <w:pPr>
        <w:spacing w:after="120"/>
        <w:rPr>
          <w:rFonts w:asciiTheme="majorHAnsi" w:hAnsiTheme="majorHAnsi"/>
        </w:rPr>
      </w:pPr>
      <w:r w:rsidRPr="00532322">
        <w:rPr>
          <w:rFonts w:asciiTheme="majorHAnsi" w:hAnsiTheme="majorHAnsi"/>
        </w:rPr>
        <w:lastRenderedPageBreak/>
        <w:t>Table S1.</w:t>
      </w:r>
      <w:r w:rsidR="005674F2" w:rsidRPr="00532322">
        <w:rPr>
          <w:rFonts w:asciiTheme="majorHAnsi" w:hAnsiTheme="majorHAnsi"/>
        </w:rPr>
        <w:t xml:space="preserve"> </w:t>
      </w:r>
      <w:r w:rsidRPr="00532322">
        <w:rPr>
          <w:rFonts w:asciiTheme="majorHAnsi" w:hAnsiTheme="majorHAnsi"/>
        </w:rPr>
        <w:t>Sites included in this analysis, including potential site-level explanatory variables and details of which blocks or plots were omitted to maintain an identical experimental structure in all sites</w:t>
      </w:r>
      <w:r w:rsidR="00143FB1" w:rsidRPr="00532322">
        <w:rPr>
          <w:rFonts w:asciiTheme="majorHAnsi" w:hAnsiTheme="majorHAnsi"/>
        </w:rPr>
        <w:t xml:space="preserve"> (asterisks indicate omissions based on recommendations from site leads).  </w:t>
      </w:r>
      <w:r w:rsidR="00B118D4" w:rsidRPr="00532322">
        <w:rPr>
          <w:rFonts w:asciiTheme="majorHAnsi" w:hAnsiTheme="majorHAnsi"/>
        </w:rPr>
        <w:t xml:space="preserve">Fenced plots are not </w:t>
      </w:r>
      <w:r w:rsidR="00F54610" w:rsidRPr="00532322">
        <w:rPr>
          <w:rFonts w:asciiTheme="majorHAnsi" w:hAnsiTheme="majorHAnsi"/>
        </w:rPr>
        <w:t>referenced here</w:t>
      </w:r>
      <w:r w:rsidR="00B118D4" w:rsidRPr="00532322">
        <w:rPr>
          <w:rFonts w:asciiTheme="majorHAnsi" w:hAnsiTheme="majorHAnsi"/>
        </w:rPr>
        <w:t>, but were omitted from all sites where fences were installed.</w:t>
      </w:r>
      <w:r w:rsidR="00F54610" w:rsidRPr="00532322">
        <w:rPr>
          <w:rFonts w:asciiTheme="majorHAnsi" w:hAnsiTheme="majorHAnsi"/>
        </w:rPr>
        <w:t xml:space="preserve">  Potential explanatory variables are defined in Table S3.</w:t>
      </w:r>
    </w:p>
    <w:p w14:paraId="6CE2B2D7" w14:textId="77777777" w:rsidR="0030758F" w:rsidRPr="00532322" w:rsidRDefault="0030758F" w:rsidP="00532322">
      <w:pPr>
        <w:spacing w:after="120"/>
        <w:rPr>
          <w:rFonts w:asciiTheme="majorHAnsi" w:hAnsiTheme="majorHAnsi"/>
        </w:rPr>
      </w:pPr>
    </w:p>
    <w:tbl>
      <w:tblPr>
        <w:tblStyle w:val="TableGrid"/>
        <w:tblW w:w="1353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900"/>
        <w:gridCol w:w="720"/>
        <w:gridCol w:w="1198"/>
        <w:gridCol w:w="602"/>
        <w:gridCol w:w="666"/>
        <w:gridCol w:w="720"/>
        <w:gridCol w:w="630"/>
        <w:gridCol w:w="1039"/>
        <w:gridCol w:w="851"/>
        <w:gridCol w:w="1080"/>
        <w:gridCol w:w="694"/>
        <w:gridCol w:w="967"/>
        <w:gridCol w:w="2205"/>
      </w:tblGrid>
      <w:tr w:rsidR="00497728" w:rsidRPr="00532322" w14:paraId="66A2A949" w14:textId="77777777" w:rsidTr="00824327">
        <w:trPr>
          <w:tblHeader/>
        </w:trPr>
        <w:tc>
          <w:tcPr>
            <w:tcW w:w="1260" w:type="dxa"/>
            <w:tcBorders>
              <w:top w:val="single" w:sz="4" w:space="0" w:color="auto"/>
              <w:bottom w:val="nil"/>
            </w:tcBorders>
          </w:tcPr>
          <w:p w14:paraId="0668FC1D" w14:textId="543B85A1" w:rsidR="00497728" w:rsidRPr="00532322" w:rsidRDefault="00F42DB6" w:rsidP="00532322">
            <w:pPr>
              <w:spacing w:after="120"/>
              <w:contextualSpacing/>
              <w:rPr>
                <w:rFonts w:asciiTheme="majorHAnsi" w:hAnsiTheme="majorHAnsi"/>
                <w:b/>
                <w:sz w:val="20"/>
              </w:rPr>
            </w:pPr>
            <w:r w:rsidRPr="00532322">
              <w:rPr>
                <w:rFonts w:asciiTheme="majorHAnsi" w:hAnsiTheme="majorHAnsi"/>
                <w:b/>
                <w:sz w:val="20"/>
              </w:rPr>
              <w:t>S</w:t>
            </w:r>
            <w:r w:rsidR="00497728" w:rsidRPr="00532322">
              <w:rPr>
                <w:rFonts w:asciiTheme="majorHAnsi" w:hAnsiTheme="majorHAnsi"/>
                <w:b/>
                <w:sz w:val="20"/>
              </w:rPr>
              <w:t>ite</w:t>
            </w:r>
            <w:r w:rsidRPr="00532322">
              <w:rPr>
                <w:rFonts w:asciiTheme="majorHAnsi" w:hAnsiTheme="majorHAnsi"/>
                <w:b/>
                <w:sz w:val="20"/>
              </w:rPr>
              <w:t xml:space="preserve"> code</w:t>
            </w:r>
          </w:p>
        </w:tc>
        <w:tc>
          <w:tcPr>
            <w:tcW w:w="900" w:type="dxa"/>
            <w:tcBorders>
              <w:top w:val="single" w:sz="4" w:space="0" w:color="auto"/>
              <w:bottom w:val="nil"/>
            </w:tcBorders>
          </w:tcPr>
          <w:p w14:paraId="049C9ACA" w14:textId="2B640A4A" w:rsidR="00497728" w:rsidRPr="00532322" w:rsidRDefault="00F42DB6" w:rsidP="00532322">
            <w:pPr>
              <w:spacing w:after="120"/>
              <w:contextualSpacing/>
              <w:rPr>
                <w:rFonts w:asciiTheme="majorHAnsi" w:hAnsiTheme="majorHAnsi"/>
                <w:b/>
                <w:sz w:val="20"/>
              </w:rPr>
            </w:pPr>
            <w:r w:rsidRPr="00532322">
              <w:rPr>
                <w:rFonts w:asciiTheme="majorHAnsi" w:hAnsiTheme="majorHAnsi"/>
                <w:b/>
                <w:sz w:val="20"/>
              </w:rPr>
              <w:t>C</w:t>
            </w:r>
            <w:r w:rsidR="00497728" w:rsidRPr="00532322">
              <w:rPr>
                <w:rFonts w:asciiTheme="majorHAnsi" w:hAnsiTheme="majorHAnsi"/>
                <w:b/>
                <w:sz w:val="20"/>
              </w:rPr>
              <w:t>ountry</w:t>
            </w:r>
          </w:p>
        </w:tc>
        <w:tc>
          <w:tcPr>
            <w:tcW w:w="720" w:type="dxa"/>
            <w:tcBorders>
              <w:top w:val="single" w:sz="4" w:space="0" w:color="auto"/>
              <w:bottom w:val="nil"/>
            </w:tcBorders>
          </w:tcPr>
          <w:p w14:paraId="06EAD7FB" w14:textId="1C914A1E" w:rsidR="00497728" w:rsidRPr="00532322" w:rsidRDefault="00F42DB6" w:rsidP="00532322">
            <w:pPr>
              <w:spacing w:after="120"/>
              <w:contextualSpacing/>
              <w:jc w:val="center"/>
              <w:rPr>
                <w:rFonts w:asciiTheme="majorHAnsi" w:hAnsiTheme="majorHAnsi"/>
                <w:b/>
                <w:sz w:val="20"/>
              </w:rPr>
            </w:pPr>
            <w:r w:rsidRPr="00532322">
              <w:rPr>
                <w:rFonts w:asciiTheme="majorHAnsi" w:hAnsiTheme="majorHAnsi"/>
                <w:b/>
                <w:sz w:val="20"/>
              </w:rPr>
              <w:t>E</w:t>
            </w:r>
            <w:r w:rsidR="00497728" w:rsidRPr="00532322">
              <w:rPr>
                <w:rFonts w:asciiTheme="majorHAnsi" w:hAnsiTheme="majorHAnsi"/>
                <w:b/>
                <w:sz w:val="20"/>
              </w:rPr>
              <w:t>lev</w:t>
            </w:r>
            <w:r w:rsidR="00D95FDF" w:rsidRPr="00532322">
              <w:rPr>
                <w:rFonts w:asciiTheme="majorHAnsi" w:hAnsiTheme="majorHAnsi"/>
                <w:b/>
                <w:sz w:val="20"/>
              </w:rPr>
              <w:t>.</w:t>
            </w:r>
          </w:p>
        </w:tc>
        <w:tc>
          <w:tcPr>
            <w:tcW w:w="1198" w:type="dxa"/>
            <w:tcBorders>
              <w:top w:val="single" w:sz="4" w:space="0" w:color="auto"/>
              <w:bottom w:val="nil"/>
            </w:tcBorders>
          </w:tcPr>
          <w:p w14:paraId="7A6C6C2E" w14:textId="1875336C" w:rsidR="00497728" w:rsidRPr="00532322" w:rsidRDefault="00F42DB6" w:rsidP="00532322">
            <w:pPr>
              <w:spacing w:after="120"/>
              <w:contextualSpacing/>
              <w:jc w:val="center"/>
              <w:rPr>
                <w:rFonts w:asciiTheme="majorHAnsi" w:hAnsiTheme="majorHAnsi"/>
                <w:b/>
                <w:sz w:val="20"/>
              </w:rPr>
            </w:pPr>
            <w:r w:rsidRPr="00532322">
              <w:rPr>
                <w:rFonts w:asciiTheme="majorHAnsi" w:hAnsiTheme="majorHAnsi"/>
                <w:b/>
                <w:sz w:val="20"/>
              </w:rPr>
              <w:t>M</w:t>
            </w:r>
            <w:r w:rsidR="00497728" w:rsidRPr="00532322">
              <w:rPr>
                <w:rFonts w:asciiTheme="majorHAnsi" w:hAnsiTheme="majorHAnsi"/>
                <w:b/>
                <w:sz w:val="20"/>
              </w:rPr>
              <w:t>anage</w:t>
            </w:r>
            <w:r w:rsidR="00B118D4" w:rsidRPr="00532322">
              <w:rPr>
                <w:rFonts w:asciiTheme="majorHAnsi" w:hAnsiTheme="majorHAnsi"/>
                <w:b/>
                <w:sz w:val="20"/>
              </w:rPr>
              <w:t>.</w:t>
            </w:r>
          </w:p>
        </w:tc>
        <w:tc>
          <w:tcPr>
            <w:tcW w:w="602" w:type="dxa"/>
            <w:tcBorders>
              <w:top w:val="single" w:sz="4" w:space="0" w:color="auto"/>
              <w:bottom w:val="nil"/>
            </w:tcBorders>
          </w:tcPr>
          <w:p w14:paraId="2C7F232A" w14:textId="77777777"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S</w:t>
            </w:r>
          </w:p>
        </w:tc>
        <w:tc>
          <w:tcPr>
            <w:tcW w:w="666" w:type="dxa"/>
            <w:tcBorders>
              <w:top w:val="single" w:sz="4" w:space="0" w:color="auto"/>
              <w:bottom w:val="nil"/>
            </w:tcBorders>
          </w:tcPr>
          <w:p w14:paraId="2474BEE0" w14:textId="7213C7D5"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Prod.</w:t>
            </w:r>
            <w:r w:rsidR="00F42DB6" w:rsidRPr="00532322">
              <w:rPr>
                <w:rFonts w:asciiTheme="majorHAnsi" w:hAnsiTheme="majorHAnsi"/>
                <w:b/>
                <w:sz w:val="20"/>
              </w:rPr>
              <w:t xml:space="preserve"> </w:t>
            </w:r>
          </w:p>
        </w:tc>
        <w:tc>
          <w:tcPr>
            <w:tcW w:w="720" w:type="dxa"/>
            <w:tcBorders>
              <w:top w:val="single" w:sz="4" w:space="0" w:color="auto"/>
              <w:bottom w:val="nil"/>
            </w:tcBorders>
          </w:tcPr>
          <w:p w14:paraId="2DCB6F31" w14:textId="7F1ABF85"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Local Var.</w:t>
            </w:r>
          </w:p>
        </w:tc>
        <w:tc>
          <w:tcPr>
            <w:tcW w:w="630" w:type="dxa"/>
            <w:tcBorders>
              <w:top w:val="single" w:sz="4" w:space="0" w:color="auto"/>
              <w:bottom w:val="nil"/>
            </w:tcBorders>
          </w:tcPr>
          <w:p w14:paraId="70758024" w14:textId="3A4DF679"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MAT</w:t>
            </w:r>
            <w:r w:rsidR="00F42DB6" w:rsidRPr="00532322">
              <w:rPr>
                <w:rFonts w:asciiTheme="majorHAnsi" w:hAnsiTheme="majorHAnsi"/>
                <w:b/>
                <w:sz w:val="20"/>
              </w:rPr>
              <w:t xml:space="preserve"> </w:t>
            </w:r>
          </w:p>
        </w:tc>
        <w:tc>
          <w:tcPr>
            <w:tcW w:w="1039" w:type="dxa"/>
            <w:tcBorders>
              <w:top w:val="single" w:sz="4" w:space="0" w:color="auto"/>
              <w:bottom w:val="nil"/>
            </w:tcBorders>
          </w:tcPr>
          <w:p w14:paraId="66C1E102" w14:textId="2DCBAB4D"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TEMP_</w:t>
            </w:r>
            <w:r w:rsidR="00D912D6" w:rsidRPr="00532322">
              <w:rPr>
                <w:rFonts w:asciiTheme="majorHAnsi" w:hAnsiTheme="majorHAnsi"/>
                <w:b/>
                <w:sz w:val="20"/>
              </w:rPr>
              <w:br/>
            </w:r>
            <w:r w:rsidRPr="00532322">
              <w:rPr>
                <w:rFonts w:asciiTheme="majorHAnsi" w:hAnsiTheme="majorHAnsi"/>
                <w:b/>
                <w:sz w:val="20"/>
              </w:rPr>
              <w:t>VAR</w:t>
            </w:r>
          </w:p>
        </w:tc>
        <w:tc>
          <w:tcPr>
            <w:tcW w:w="851" w:type="dxa"/>
            <w:tcBorders>
              <w:top w:val="single" w:sz="4" w:space="0" w:color="auto"/>
              <w:bottom w:val="nil"/>
            </w:tcBorders>
          </w:tcPr>
          <w:p w14:paraId="36E1F45A" w14:textId="629F73AF" w:rsidR="00497728" w:rsidRPr="00532322" w:rsidRDefault="00143FB1" w:rsidP="00532322">
            <w:pPr>
              <w:spacing w:after="120"/>
              <w:contextualSpacing/>
              <w:jc w:val="center"/>
              <w:rPr>
                <w:rFonts w:asciiTheme="majorHAnsi" w:hAnsiTheme="majorHAnsi"/>
                <w:b/>
                <w:sz w:val="20"/>
              </w:rPr>
            </w:pPr>
            <w:r w:rsidRPr="00532322">
              <w:rPr>
                <w:rFonts w:asciiTheme="majorHAnsi" w:hAnsiTheme="majorHAnsi"/>
                <w:b/>
                <w:sz w:val="20"/>
              </w:rPr>
              <w:t>ATR</w:t>
            </w:r>
          </w:p>
        </w:tc>
        <w:tc>
          <w:tcPr>
            <w:tcW w:w="1080" w:type="dxa"/>
            <w:tcBorders>
              <w:top w:val="single" w:sz="4" w:space="0" w:color="auto"/>
              <w:bottom w:val="nil"/>
            </w:tcBorders>
          </w:tcPr>
          <w:p w14:paraId="1567E662" w14:textId="3941F9E4"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TEMP_</w:t>
            </w:r>
            <w:r w:rsidR="00D912D6" w:rsidRPr="00532322">
              <w:rPr>
                <w:rFonts w:asciiTheme="majorHAnsi" w:hAnsiTheme="majorHAnsi"/>
                <w:b/>
                <w:sz w:val="20"/>
              </w:rPr>
              <w:br/>
            </w:r>
            <w:r w:rsidRPr="00532322">
              <w:rPr>
                <w:rFonts w:asciiTheme="majorHAnsi" w:hAnsiTheme="majorHAnsi"/>
                <w:b/>
                <w:sz w:val="20"/>
              </w:rPr>
              <w:t>WET_Q</w:t>
            </w:r>
          </w:p>
        </w:tc>
        <w:tc>
          <w:tcPr>
            <w:tcW w:w="694" w:type="dxa"/>
            <w:tcBorders>
              <w:top w:val="single" w:sz="4" w:space="0" w:color="auto"/>
              <w:bottom w:val="nil"/>
            </w:tcBorders>
          </w:tcPr>
          <w:p w14:paraId="4DFDEE3B" w14:textId="1C1455FC"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MAP</w:t>
            </w:r>
          </w:p>
        </w:tc>
        <w:tc>
          <w:tcPr>
            <w:tcW w:w="967" w:type="dxa"/>
            <w:tcBorders>
              <w:top w:val="single" w:sz="4" w:space="0" w:color="auto"/>
              <w:bottom w:val="nil"/>
            </w:tcBorders>
          </w:tcPr>
          <w:p w14:paraId="21A922DB" w14:textId="1A25F7F0" w:rsidR="00497728" w:rsidRPr="00532322" w:rsidRDefault="00497728" w:rsidP="00532322">
            <w:pPr>
              <w:spacing w:after="120"/>
              <w:contextualSpacing/>
              <w:jc w:val="center"/>
              <w:rPr>
                <w:rFonts w:asciiTheme="majorHAnsi" w:hAnsiTheme="majorHAnsi"/>
                <w:b/>
                <w:sz w:val="20"/>
              </w:rPr>
            </w:pPr>
            <w:r w:rsidRPr="00532322">
              <w:rPr>
                <w:rFonts w:asciiTheme="majorHAnsi" w:hAnsiTheme="majorHAnsi"/>
                <w:b/>
                <w:sz w:val="20"/>
              </w:rPr>
              <w:t>MAP_</w:t>
            </w:r>
            <w:r w:rsidR="00143FB1" w:rsidRPr="00532322">
              <w:rPr>
                <w:rFonts w:asciiTheme="majorHAnsi" w:hAnsiTheme="majorHAnsi"/>
                <w:b/>
                <w:sz w:val="20"/>
              </w:rPr>
              <w:br/>
            </w:r>
            <w:r w:rsidRPr="00532322">
              <w:rPr>
                <w:rFonts w:asciiTheme="majorHAnsi" w:hAnsiTheme="majorHAnsi"/>
                <w:b/>
                <w:sz w:val="20"/>
              </w:rPr>
              <w:t>VAR</w:t>
            </w:r>
          </w:p>
        </w:tc>
        <w:tc>
          <w:tcPr>
            <w:tcW w:w="2205" w:type="dxa"/>
            <w:tcBorders>
              <w:top w:val="single" w:sz="4" w:space="0" w:color="auto"/>
              <w:bottom w:val="nil"/>
            </w:tcBorders>
          </w:tcPr>
          <w:p w14:paraId="70AAE1BB" w14:textId="77777777" w:rsidR="00497728" w:rsidRPr="00532322" w:rsidRDefault="00497728" w:rsidP="00532322">
            <w:pPr>
              <w:spacing w:after="120"/>
              <w:contextualSpacing/>
              <w:rPr>
                <w:rFonts w:asciiTheme="majorHAnsi" w:hAnsiTheme="majorHAnsi"/>
                <w:b/>
                <w:sz w:val="20"/>
              </w:rPr>
            </w:pPr>
            <w:r w:rsidRPr="00532322">
              <w:rPr>
                <w:rFonts w:asciiTheme="majorHAnsi" w:hAnsiTheme="majorHAnsi"/>
                <w:b/>
                <w:sz w:val="20"/>
              </w:rPr>
              <w:t>Omitted</w:t>
            </w:r>
          </w:p>
        </w:tc>
      </w:tr>
      <w:tr w:rsidR="00605F4A" w:rsidRPr="00532322" w14:paraId="7E89B300" w14:textId="77777777" w:rsidTr="00824327">
        <w:tc>
          <w:tcPr>
            <w:tcW w:w="1260" w:type="dxa"/>
            <w:tcBorders>
              <w:top w:val="single" w:sz="4" w:space="0" w:color="auto"/>
              <w:bottom w:val="single" w:sz="4" w:space="0" w:color="BFBFBF" w:themeColor="background1" w:themeShade="BF"/>
            </w:tcBorders>
          </w:tcPr>
          <w:p w14:paraId="09453428" w14:textId="4A77814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arch.us</w:t>
            </w:r>
          </w:p>
        </w:tc>
        <w:tc>
          <w:tcPr>
            <w:tcW w:w="900" w:type="dxa"/>
            <w:tcBorders>
              <w:top w:val="single" w:sz="4" w:space="0" w:color="auto"/>
              <w:bottom w:val="single" w:sz="4" w:space="0" w:color="BFBFBF" w:themeColor="background1" w:themeShade="BF"/>
            </w:tcBorders>
          </w:tcPr>
          <w:p w14:paraId="3EEEA5D1" w14:textId="079C65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auto"/>
              <w:bottom w:val="single" w:sz="4" w:space="0" w:color="BFBFBF" w:themeColor="background1" w:themeShade="BF"/>
            </w:tcBorders>
          </w:tcPr>
          <w:p w14:paraId="645C211C" w14:textId="776B66A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1198" w:type="dxa"/>
            <w:tcBorders>
              <w:top w:val="single" w:sz="4" w:space="0" w:color="auto"/>
              <w:bottom w:val="single" w:sz="4" w:space="0" w:color="BFBFBF" w:themeColor="background1" w:themeShade="BF"/>
            </w:tcBorders>
          </w:tcPr>
          <w:p w14:paraId="3D6F1560" w14:textId="3A76D46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auto"/>
              <w:bottom w:val="single" w:sz="4" w:space="0" w:color="BFBFBF" w:themeColor="background1" w:themeShade="BF"/>
            </w:tcBorders>
          </w:tcPr>
          <w:p w14:paraId="6993D46C" w14:textId="1E0556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w:t>
            </w:r>
          </w:p>
        </w:tc>
        <w:tc>
          <w:tcPr>
            <w:tcW w:w="666" w:type="dxa"/>
            <w:tcBorders>
              <w:top w:val="single" w:sz="4" w:space="0" w:color="auto"/>
              <w:bottom w:val="single" w:sz="4" w:space="0" w:color="BFBFBF" w:themeColor="background1" w:themeShade="BF"/>
            </w:tcBorders>
          </w:tcPr>
          <w:p w14:paraId="67491730" w14:textId="075932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419</w:t>
            </w:r>
          </w:p>
        </w:tc>
        <w:tc>
          <w:tcPr>
            <w:tcW w:w="720" w:type="dxa"/>
            <w:tcBorders>
              <w:top w:val="single" w:sz="4" w:space="0" w:color="auto"/>
              <w:bottom w:val="single" w:sz="4" w:space="0" w:color="BFBFBF" w:themeColor="background1" w:themeShade="BF"/>
            </w:tcBorders>
          </w:tcPr>
          <w:p w14:paraId="7A0B721D" w14:textId="087A09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auto"/>
              <w:bottom w:val="single" w:sz="4" w:space="0" w:color="BFBFBF" w:themeColor="background1" w:themeShade="BF"/>
            </w:tcBorders>
          </w:tcPr>
          <w:p w14:paraId="2425AF09" w14:textId="18E442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22.7</w:t>
            </w:r>
          </w:p>
        </w:tc>
        <w:tc>
          <w:tcPr>
            <w:tcW w:w="1039" w:type="dxa"/>
            <w:tcBorders>
              <w:top w:val="single" w:sz="4" w:space="0" w:color="auto"/>
              <w:bottom w:val="single" w:sz="4" w:space="0" w:color="BFBFBF" w:themeColor="background1" w:themeShade="BF"/>
            </w:tcBorders>
          </w:tcPr>
          <w:p w14:paraId="54B8A058" w14:textId="476C8FF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413</w:t>
            </w:r>
          </w:p>
        </w:tc>
        <w:tc>
          <w:tcPr>
            <w:tcW w:w="851" w:type="dxa"/>
            <w:tcBorders>
              <w:top w:val="single" w:sz="4" w:space="0" w:color="auto"/>
              <w:bottom w:val="single" w:sz="4" w:space="0" w:color="BFBFBF" w:themeColor="background1" w:themeShade="BF"/>
            </w:tcBorders>
          </w:tcPr>
          <w:p w14:paraId="49EC3306" w14:textId="347167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auto"/>
              <w:bottom w:val="single" w:sz="4" w:space="0" w:color="BFBFBF" w:themeColor="background1" w:themeShade="BF"/>
            </w:tcBorders>
          </w:tcPr>
          <w:p w14:paraId="056E4BF8" w14:textId="7CDB13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27.3</w:t>
            </w:r>
          </w:p>
        </w:tc>
        <w:tc>
          <w:tcPr>
            <w:tcW w:w="694" w:type="dxa"/>
            <w:tcBorders>
              <w:top w:val="single" w:sz="4" w:space="0" w:color="auto"/>
              <w:bottom w:val="single" w:sz="4" w:space="0" w:color="BFBFBF" w:themeColor="background1" w:themeShade="BF"/>
            </w:tcBorders>
          </w:tcPr>
          <w:p w14:paraId="736513F3" w14:textId="04E390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1205</w:t>
            </w:r>
          </w:p>
        </w:tc>
        <w:tc>
          <w:tcPr>
            <w:tcW w:w="967" w:type="dxa"/>
            <w:tcBorders>
              <w:top w:val="single" w:sz="4" w:space="0" w:color="auto"/>
              <w:bottom w:val="single" w:sz="4" w:space="0" w:color="BFBFBF" w:themeColor="background1" w:themeShade="BF"/>
            </w:tcBorders>
          </w:tcPr>
          <w:p w14:paraId="07BB4D96" w14:textId="79FD573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2205" w:type="dxa"/>
            <w:tcBorders>
              <w:top w:val="single" w:sz="4" w:space="0" w:color="auto"/>
              <w:bottom w:val="single" w:sz="4" w:space="0" w:color="BFBFBF" w:themeColor="background1" w:themeShade="BF"/>
            </w:tcBorders>
          </w:tcPr>
          <w:p w14:paraId="379C3428" w14:textId="6F24AF4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420066C" w14:textId="77777777" w:rsidTr="00824327">
        <w:tc>
          <w:tcPr>
            <w:tcW w:w="1260" w:type="dxa"/>
            <w:tcBorders>
              <w:top w:val="single" w:sz="4" w:space="0" w:color="BFBFBF" w:themeColor="background1" w:themeShade="BF"/>
              <w:bottom w:val="single" w:sz="4" w:space="0" w:color="BFBFBF" w:themeColor="background1" w:themeShade="BF"/>
            </w:tcBorders>
          </w:tcPr>
          <w:p w14:paraId="3E78F443" w14:textId="6079F51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bogong.au</w:t>
            </w:r>
          </w:p>
        </w:tc>
        <w:tc>
          <w:tcPr>
            <w:tcW w:w="900" w:type="dxa"/>
            <w:tcBorders>
              <w:top w:val="single" w:sz="4" w:space="0" w:color="BFBFBF" w:themeColor="background1" w:themeShade="BF"/>
              <w:bottom w:val="single" w:sz="4" w:space="0" w:color="BFBFBF" w:themeColor="background1" w:themeShade="BF"/>
            </w:tcBorders>
          </w:tcPr>
          <w:p w14:paraId="413F7752" w14:textId="0AF411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3AD15B7B" w14:textId="393235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1760</w:t>
            </w:r>
          </w:p>
        </w:tc>
        <w:tc>
          <w:tcPr>
            <w:tcW w:w="1198" w:type="dxa"/>
            <w:tcBorders>
              <w:top w:val="single" w:sz="4" w:space="0" w:color="BFBFBF" w:themeColor="background1" w:themeShade="BF"/>
              <w:bottom w:val="single" w:sz="4" w:space="0" w:color="BFBFBF" w:themeColor="background1" w:themeShade="BF"/>
            </w:tcBorders>
          </w:tcPr>
          <w:p w14:paraId="0CAF5D98" w14:textId="2D417B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EA656E0" w14:textId="00A77F5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66" w:type="dxa"/>
            <w:tcBorders>
              <w:top w:val="single" w:sz="4" w:space="0" w:color="BFBFBF" w:themeColor="background1" w:themeShade="BF"/>
              <w:bottom w:val="single" w:sz="4" w:space="0" w:color="BFBFBF" w:themeColor="background1" w:themeShade="BF"/>
            </w:tcBorders>
          </w:tcPr>
          <w:p w14:paraId="0E5FB43B" w14:textId="39070E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522</w:t>
            </w:r>
          </w:p>
        </w:tc>
        <w:tc>
          <w:tcPr>
            <w:tcW w:w="720" w:type="dxa"/>
            <w:tcBorders>
              <w:top w:val="single" w:sz="4" w:space="0" w:color="BFBFBF" w:themeColor="background1" w:themeShade="BF"/>
              <w:bottom w:val="single" w:sz="4" w:space="0" w:color="BFBFBF" w:themeColor="background1" w:themeShade="BF"/>
            </w:tcBorders>
          </w:tcPr>
          <w:p w14:paraId="089201A5" w14:textId="5335B1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6455D1FC" w14:textId="27F47C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w:t>
            </w:r>
          </w:p>
        </w:tc>
        <w:tc>
          <w:tcPr>
            <w:tcW w:w="1039" w:type="dxa"/>
            <w:tcBorders>
              <w:top w:val="single" w:sz="4" w:space="0" w:color="BFBFBF" w:themeColor="background1" w:themeShade="BF"/>
              <w:bottom w:val="single" w:sz="4" w:space="0" w:color="BFBFBF" w:themeColor="background1" w:themeShade="BF"/>
            </w:tcBorders>
          </w:tcPr>
          <w:p w14:paraId="4B658F7B" w14:textId="6E50D8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490</w:t>
            </w:r>
          </w:p>
        </w:tc>
        <w:tc>
          <w:tcPr>
            <w:tcW w:w="851" w:type="dxa"/>
            <w:tcBorders>
              <w:top w:val="single" w:sz="4" w:space="0" w:color="BFBFBF" w:themeColor="background1" w:themeShade="BF"/>
              <w:bottom w:val="single" w:sz="4" w:space="0" w:color="BFBFBF" w:themeColor="background1" w:themeShade="BF"/>
            </w:tcBorders>
          </w:tcPr>
          <w:p w14:paraId="123E40D8" w14:textId="691B11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794A6C2B" w14:textId="13BF4E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0.1</w:t>
            </w:r>
          </w:p>
        </w:tc>
        <w:tc>
          <w:tcPr>
            <w:tcW w:w="694" w:type="dxa"/>
            <w:tcBorders>
              <w:top w:val="single" w:sz="4" w:space="0" w:color="BFBFBF" w:themeColor="background1" w:themeShade="BF"/>
              <w:bottom w:val="single" w:sz="4" w:space="0" w:color="BFBFBF" w:themeColor="background1" w:themeShade="BF"/>
            </w:tcBorders>
          </w:tcPr>
          <w:p w14:paraId="37249553" w14:textId="7F721C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1678</w:t>
            </w:r>
          </w:p>
        </w:tc>
        <w:tc>
          <w:tcPr>
            <w:tcW w:w="967" w:type="dxa"/>
            <w:tcBorders>
              <w:top w:val="single" w:sz="4" w:space="0" w:color="BFBFBF" w:themeColor="background1" w:themeShade="BF"/>
              <w:bottom w:val="single" w:sz="4" w:space="0" w:color="BFBFBF" w:themeColor="background1" w:themeShade="BF"/>
            </w:tcBorders>
          </w:tcPr>
          <w:p w14:paraId="1181539E" w14:textId="14D8F41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29718C4C" w14:textId="1B7A3F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0A56A4F" w14:textId="77777777" w:rsidTr="00824327">
        <w:tc>
          <w:tcPr>
            <w:tcW w:w="1260" w:type="dxa"/>
            <w:tcBorders>
              <w:top w:val="single" w:sz="4" w:space="0" w:color="BFBFBF" w:themeColor="background1" w:themeShade="BF"/>
              <w:bottom w:val="single" w:sz="4" w:space="0" w:color="BFBFBF" w:themeColor="background1" w:themeShade="BF"/>
            </w:tcBorders>
          </w:tcPr>
          <w:p w14:paraId="03A50A5A" w14:textId="69F6DDD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burrawan.au</w:t>
            </w:r>
          </w:p>
        </w:tc>
        <w:tc>
          <w:tcPr>
            <w:tcW w:w="900" w:type="dxa"/>
            <w:tcBorders>
              <w:top w:val="single" w:sz="4" w:space="0" w:color="BFBFBF" w:themeColor="background1" w:themeShade="BF"/>
              <w:bottom w:val="single" w:sz="4" w:space="0" w:color="BFBFBF" w:themeColor="background1" w:themeShade="BF"/>
            </w:tcBorders>
          </w:tcPr>
          <w:p w14:paraId="6D8AE234" w14:textId="16CFF8B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0414D7FC" w14:textId="7795B8D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425</w:t>
            </w:r>
          </w:p>
        </w:tc>
        <w:tc>
          <w:tcPr>
            <w:tcW w:w="1198" w:type="dxa"/>
            <w:tcBorders>
              <w:top w:val="single" w:sz="4" w:space="0" w:color="BFBFBF" w:themeColor="background1" w:themeShade="BF"/>
              <w:bottom w:val="single" w:sz="4" w:space="0" w:color="BFBFBF" w:themeColor="background1" w:themeShade="BF"/>
            </w:tcBorders>
          </w:tcPr>
          <w:p w14:paraId="2EAE9206" w14:textId="5B3797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7A24C1D9" w14:textId="668AC2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66" w:type="dxa"/>
            <w:tcBorders>
              <w:top w:val="single" w:sz="4" w:space="0" w:color="BFBFBF" w:themeColor="background1" w:themeShade="BF"/>
              <w:bottom w:val="single" w:sz="4" w:space="0" w:color="BFBFBF" w:themeColor="background1" w:themeShade="BF"/>
            </w:tcBorders>
          </w:tcPr>
          <w:p w14:paraId="6F2DA195" w14:textId="18CA3D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277</w:t>
            </w:r>
          </w:p>
        </w:tc>
        <w:tc>
          <w:tcPr>
            <w:tcW w:w="720" w:type="dxa"/>
            <w:tcBorders>
              <w:top w:val="single" w:sz="4" w:space="0" w:color="BFBFBF" w:themeColor="background1" w:themeShade="BF"/>
              <w:bottom w:val="single" w:sz="4" w:space="0" w:color="BFBFBF" w:themeColor="background1" w:themeShade="BF"/>
            </w:tcBorders>
          </w:tcPr>
          <w:p w14:paraId="449CC5CB" w14:textId="2E530F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630" w:type="dxa"/>
            <w:tcBorders>
              <w:top w:val="single" w:sz="4" w:space="0" w:color="BFBFBF" w:themeColor="background1" w:themeShade="BF"/>
              <w:bottom w:val="single" w:sz="4" w:space="0" w:color="BFBFBF" w:themeColor="background1" w:themeShade="BF"/>
            </w:tcBorders>
          </w:tcPr>
          <w:p w14:paraId="4D5CCF8B" w14:textId="0430B3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18.2</w:t>
            </w:r>
          </w:p>
        </w:tc>
        <w:tc>
          <w:tcPr>
            <w:tcW w:w="1039" w:type="dxa"/>
            <w:tcBorders>
              <w:top w:val="single" w:sz="4" w:space="0" w:color="BFBFBF" w:themeColor="background1" w:themeShade="BF"/>
              <w:bottom w:val="single" w:sz="4" w:space="0" w:color="BFBFBF" w:themeColor="background1" w:themeShade="BF"/>
            </w:tcBorders>
          </w:tcPr>
          <w:p w14:paraId="7C92D651" w14:textId="49899E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497</w:t>
            </w:r>
          </w:p>
        </w:tc>
        <w:tc>
          <w:tcPr>
            <w:tcW w:w="851" w:type="dxa"/>
            <w:tcBorders>
              <w:top w:val="single" w:sz="4" w:space="0" w:color="BFBFBF" w:themeColor="background1" w:themeShade="BF"/>
              <w:bottom w:val="single" w:sz="4" w:space="0" w:color="BFBFBF" w:themeColor="background1" w:themeShade="BF"/>
            </w:tcBorders>
          </w:tcPr>
          <w:p w14:paraId="2834E4ED" w14:textId="3A49F79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103F298C" w14:textId="4DFA382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23.9</w:t>
            </w:r>
          </w:p>
        </w:tc>
        <w:tc>
          <w:tcPr>
            <w:tcW w:w="694" w:type="dxa"/>
            <w:tcBorders>
              <w:top w:val="single" w:sz="4" w:space="0" w:color="BFBFBF" w:themeColor="background1" w:themeShade="BF"/>
              <w:bottom w:val="single" w:sz="4" w:space="0" w:color="BFBFBF" w:themeColor="background1" w:themeShade="BF"/>
            </w:tcBorders>
          </w:tcPr>
          <w:p w14:paraId="6229A458" w14:textId="7DA891F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643</w:t>
            </w:r>
          </w:p>
        </w:tc>
        <w:tc>
          <w:tcPr>
            <w:tcW w:w="967" w:type="dxa"/>
            <w:tcBorders>
              <w:top w:val="single" w:sz="4" w:space="0" w:color="BFBFBF" w:themeColor="background1" w:themeShade="BF"/>
              <w:bottom w:val="single" w:sz="4" w:space="0" w:color="BFBFBF" w:themeColor="background1" w:themeShade="BF"/>
            </w:tcBorders>
          </w:tcPr>
          <w:p w14:paraId="72929E8E" w14:textId="1EA58A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7DD99E93" w14:textId="1E194CD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BF52115" w14:textId="77777777" w:rsidTr="00824327">
        <w:tc>
          <w:tcPr>
            <w:tcW w:w="1260" w:type="dxa"/>
            <w:tcBorders>
              <w:top w:val="single" w:sz="4" w:space="0" w:color="BFBFBF" w:themeColor="background1" w:themeShade="BF"/>
              <w:bottom w:val="single" w:sz="4" w:space="0" w:color="BFBFBF" w:themeColor="background1" w:themeShade="BF"/>
            </w:tcBorders>
          </w:tcPr>
          <w:p w14:paraId="22D0C963" w14:textId="38F0514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burren.ie</w:t>
            </w:r>
          </w:p>
        </w:tc>
        <w:tc>
          <w:tcPr>
            <w:tcW w:w="900" w:type="dxa"/>
            <w:tcBorders>
              <w:top w:val="single" w:sz="4" w:space="0" w:color="BFBFBF" w:themeColor="background1" w:themeShade="BF"/>
              <w:bottom w:val="single" w:sz="4" w:space="0" w:color="BFBFBF" w:themeColor="background1" w:themeShade="BF"/>
            </w:tcBorders>
          </w:tcPr>
          <w:p w14:paraId="3ECA98DB" w14:textId="72A045C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IE</w:t>
            </w:r>
          </w:p>
        </w:tc>
        <w:tc>
          <w:tcPr>
            <w:tcW w:w="720" w:type="dxa"/>
            <w:tcBorders>
              <w:top w:val="single" w:sz="4" w:space="0" w:color="BFBFBF" w:themeColor="background1" w:themeShade="BF"/>
              <w:bottom w:val="single" w:sz="4" w:space="0" w:color="BFBFBF" w:themeColor="background1" w:themeShade="BF"/>
            </w:tcBorders>
          </w:tcPr>
          <w:p w14:paraId="7D56E4BE" w14:textId="490DD6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1198" w:type="dxa"/>
            <w:tcBorders>
              <w:top w:val="single" w:sz="4" w:space="0" w:color="BFBFBF" w:themeColor="background1" w:themeShade="BF"/>
              <w:bottom w:val="single" w:sz="4" w:space="0" w:color="BFBFBF" w:themeColor="background1" w:themeShade="BF"/>
            </w:tcBorders>
          </w:tcPr>
          <w:p w14:paraId="09924F67" w14:textId="7A1D64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CFCD7FE" w14:textId="583206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w:t>
            </w:r>
          </w:p>
        </w:tc>
        <w:tc>
          <w:tcPr>
            <w:tcW w:w="666" w:type="dxa"/>
            <w:tcBorders>
              <w:top w:val="single" w:sz="4" w:space="0" w:color="BFBFBF" w:themeColor="background1" w:themeShade="BF"/>
              <w:bottom w:val="single" w:sz="4" w:space="0" w:color="BFBFBF" w:themeColor="background1" w:themeShade="BF"/>
            </w:tcBorders>
          </w:tcPr>
          <w:p w14:paraId="1AF7003F" w14:textId="63171A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475</w:t>
            </w:r>
          </w:p>
        </w:tc>
        <w:tc>
          <w:tcPr>
            <w:tcW w:w="720" w:type="dxa"/>
            <w:tcBorders>
              <w:top w:val="single" w:sz="4" w:space="0" w:color="BFBFBF" w:themeColor="background1" w:themeShade="BF"/>
              <w:bottom w:val="single" w:sz="4" w:space="0" w:color="BFBFBF" w:themeColor="background1" w:themeShade="BF"/>
            </w:tcBorders>
          </w:tcPr>
          <w:p w14:paraId="10D1239E" w14:textId="27A8A91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BFBFBF" w:themeColor="background1" w:themeShade="BF"/>
            </w:tcBorders>
          </w:tcPr>
          <w:p w14:paraId="425016C0" w14:textId="08F286B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9.8</w:t>
            </w:r>
          </w:p>
        </w:tc>
        <w:tc>
          <w:tcPr>
            <w:tcW w:w="1039" w:type="dxa"/>
            <w:tcBorders>
              <w:top w:val="single" w:sz="4" w:space="0" w:color="BFBFBF" w:themeColor="background1" w:themeShade="BF"/>
              <w:bottom w:val="single" w:sz="4" w:space="0" w:color="BFBFBF" w:themeColor="background1" w:themeShade="BF"/>
            </w:tcBorders>
          </w:tcPr>
          <w:p w14:paraId="15859FFD" w14:textId="7E97B5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376</w:t>
            </w:r>
          </w:p>
        </w:tc>
        <w:tc>
          <w:tcPr>
            <w:tcW w:w="851" w:type="dxa"/>
            <w:tcBorders>
              <w:top w:val="single" w:sz="4" w:space="0" w:color="BFBFBF" w:themeColor="background1" w:themeShade="BF"/>
              <w:bottom w:val="single" w:sz="4" w:space="0" w:color="BFBFBF" w:themeColor="background1" w:themeShade="BF"/>
            </w:tcBorders>
          </w:tcPr>
          <w:p w14:paraId="42577764" w14:textId="1D9DBF7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1080" w:type="dxa"/>
            <w:tcBorders>
              <w:top w:val="single" w:sz="4" w:space="0" w:color="BFBFBF" w:themeColor="background1" w:themeShade="BF"/>
              <w:bottom w:val="single" w:sz="4" w:space="0" w:color="BFBFBF" w:themeColor="background1" w:themeShade="BF"/>
            </w:tcBorders>
          </w:tcPr>
          <w:p w14:paraId="308BFFEF" w14:textId="5F6B8B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7.7</w:t>
            </w:r>
          </w:p>
        </w:tc>
        <w:tc>
          <w:tcPr>
            <w:tcW w:w="694" w:type="dxa"/>
            <w:tcBorders>
              <w:top w:val="single" w:sz="4" w:space="0" w:color="BFBFBF" w:themeColor="background1" w:themeShade="BF"/>
              <w:bottom w:val="single" w:sz="4" w:space="0" w:color="BFBFBF" w:themeColor="background1" w:themeShade="BF"/>
            </w:tcBorders>
          </w:tcPr>
          <w:p w14:paraId="05E64E0B" w14:textId="3A8F66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1320</w:t>
            </w:r>
          </w:p>
        </w:tc>
        <w:tc>
          <w:tcPr>
            <w:tcW w:w="967" w:type="dxa"/>
            <w:tcBorders>
              <w:top w:val="single" w:sz="4" w:space="0" w:color="BFBFBF" w:themeColor="background1" w:themeShade="BF"/>
              <w:bottom w:val="single" w:sz="4" w:space="0" w:color="BFBFBF" w:themeColor="background1" w:themeShade="BF"/>
            </w:tcBorders>
          </w:tcPr>
          <w:p w14:paraId="6F4CA3C8" w14:textId="62016D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2205" w:type="dxa"/>
            <w:tcBorders>
              <w:top w:val="single" w:sz="4" w:space="0" w:color="BFBFBF" w:themeColor="background1" w:themeShade="BF"/>
              <w:bottom w:val="single" w:sz="4" w:space="0" w:color="BFBFBF" w:themeColor="background1" w:themeShade="BF"/>
            </w:tcBorders>
          </w:tcPr>
          <w:p w14:paraId="6A341ACD" w14:textId="4A2D18D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36D7A91" w14:textId="77777777" w:rsidTr="00824327">
        <w:tc>
          <w:tcPr>
            <w:tcW w:w="1260" w:type="dxa"/>
            <w:tcBorders>
              <w:top w:val="single" w:sz="4" w:space="0" w:color="BFBFBF" w:themeColor="background1" w:themeShade="BF"/>
              <w:bottom w:val="single" w:sz="4" w:space="0" w:color="BFBFBF" w:themeColor="background1" w:themeShade="BF"/>
            </w:tcBorders>
          </w:tcPr>
          <w:p w14:paraId="04EC2AC0" w14:textId="754DCF3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cbgb.us</w:t>
            </w:r>
          </w:p>
        </w:tc>
        <w:tc>
          <w:tcPr>
            <w:tcW w:w="900" w:type="dxa"/>
            <w:tcBorders>
              <w:top w:val="single" w:sz="4" w:space="0" w:color="BFBFBF" w:themeColor="background1" w:themeShade="BF"/>
              <w:bottom w:val="single" w:sz="4" w:space="0" w:color="BFBFBF" w:themeColor="background1" w:themeShade="BF"/>
            </w:tcBorders>
          </w:tcPr>
          <w:p w14:paraId="7330B740" w14:textId="6BA090D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EF31899" w14:textId="475AB7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275</w:t>
            </w:r>
          </w:p>
        </w:tc>
        <w:tc>
          <w:tcPr>
            <w:tcW w:w="1198" w:type="dxa"/>
            <w:tcBorders>
              <w:top w:val="single" w:sz="4" w:space="0" w:color="BFBFBF" w:themeColor="background1" w:themeShade="BF"/>
              <w:bottom w:val="single" w:sz="4" w:space="0" w:color="BFBFBF" w:themeColor="background1" w:themeShade="BF"/>
            </w:tcBorders>
          </w:tcPr>
          <w:p w14:paraId="3F037348" w14:textId="6AB0D7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26A78DC" w14:textId="6573BAE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w:t>
            </w:r>
          </w:p>
        </w:tc>
        <w:tc>
          <w:tcPr>
            <w:tcW w:w="666" w:type="dxa"/>
            <w:tcBorders>
              <w:top w:val="single" w:sz="4" w:space="0" w:color="BFBFBF" w:themeColor="background1" w:themeShade="BF"/>
              <w:bottom w:val="single" w:sz="4" w:space="0" w:color="BFBFBF" w:themeColor="background1" w:themeShade="BF"/>
            </w:tcBorders>
          </w:tcPr>
          <w:p w14:paraId="49AB5262" w14:textId="434CB0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843</w:t>
            </w:r>
          </w:p>
        </w:tc>
        <w:tc>
          <w:tcPr>
            <w:tcW w:w="720" w:type="dxa"/>
            <w:tcBorders>
              <w:top w:val="single" w:sz="4" w:space="0" w:color="BFBFBF" w:themeColor="background1" w:themeShade="BF"/>
              <w:bottom w:val="single" w:sz="4" w:space="0" w:color="BFBFBF" w:themeColor="background1" w:themeShade="BF"/>
            </w:tcBorders>
          </w:tcPr>
          <w:p w14:paraId="4C8457DD" w14:textId="6E6D97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0C2B9719" w14:textId="6593209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w:t>
            </w:r>
          </w:p>
        </w:tc>
        <w:tc>
          <w:tcPr>
            <w:tcW w:w="1039" w:type="dxa"/>
            <w:tcBorders>
              <w:top w:val="single" w:sz="4" w:space="0" w:color="BFBFBF" w:themeColor="background1" w:themeShade="BF"/>
              <w:bottom w:val="single" w:sz="4" w:space="0" w:color="BFBFBF" w:themeColor="background1" w:themeShade="BF"/>
            </w:tcBorders>
          </w:tcPr>
          <w:p w14:paraId="7F505D70" w14:textId="0FA07A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1122</w:t>
            </w:r>
          </w:p>
        </w:tc>
        <w:tc>
          <w:tcPr>
            <w:tcW w:w="851" w:type="dxa"/>
            <w:tcBorders>
              <w:top w:val="single" w:sz="4" w:space="0" w:color="BFBFBF" w:themeColor="background1" w:themeShade="BF"/>
              <w:bottom w:val="single" w:sz="4" w:space="0" w:color="BFBFBF" w:themeColor="background1" w:themeShade="BF"/>
            </w:tcBorders>
          </w:tcPr>
          <w:p w14:paraId="491D9D34" w14:textId="27D012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1080" w:type="dxa"/>
            <w:tcBorders>
              <w:top w:val="single" w:sz="4" w:space="0" w:color="BFBFBF" w:themeColor="background1" w:themeShade="BF"/>
              <w:bottom w:val="single" w:sz="4" w:space="0" w:color="BFBFBF" w:themeColor="background1" w:themeShade="BF"/>
            </w:tcBorders>
          </w:tcPr>
          <w:p w14:paraId="1024B620" w14:textId="0EA1F6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20.4</w:t>
            </w:r>
          </w:p>
        </w:tc>
        <w:tc>
          <w:tcPr>
            <w:tcW w:w="694" w:type="dxa"/>
            <w:tcBorders>
              <w:top w:val="single" w:sz="4" w:space="0" w:color="BFBFBF" w:themeColor="background1" w:themeShade="BF"/>
              <w:bottom w:val="single" w:sz="4" w:space="0" w:color="BFBFBF" w:themeColor="background1" w:themeShade="BF"/>
            </w:tcBorders>
          </w:tcPr>
          <w:p w14:paraId="6B6BA21E" w14:textId="1E9A75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871</w:t>
            </w:r>
          </w:p>
        </w:tc>
        <w:tc>
          <w:tcPr>
            <w:tcW w:w="967" w:type="dxa"/>
            <w:tcBorders>
              <w:top w:val="single" w:sz="4" w:space="0" w:color="BFBFBF" w:themeColor="background1" w:themeShade="BF"/>
              <w:bottom w:val="single" w:sz="4" w:space="0" w:color="BFBFBF" w:themeColor="background1" w:themeShade="BF"/>
            </w:tcBorders>
          </w:tcPr>
          <w:p w14:paraId="1B375774" w14:textId="671905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2205" w:type="dxa"/>
            <w:tcBorders>
              <w:top w:val="single" w:sz="4" w:space="0" w:color="BFBFBF" w:themeColor="background1" w:themeShade="BF"/>
              <w:bottom w:val="single" w:sz="4" w:space="0" w:color="BFBFBF" w:themeColor="background1" w:themeShade="BF"/>
            </w:tcBorders>
          </w:tcPr>
          <w:p w14:paraId="3522CF0A" w14:textId="4E5B59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 6</w:t>
            </w:r>
            <w:r w:rsidR="00143FB1" w:rsidRPr="00532322">
              <w:rPr>
                <w:rFonts w:asciiTheme="majorHAnsi" w:hAnsiTheme="majorHAnsi"/>
                <w:sz w:val="20"/>
                <w:szCs w:val="20"/>
              </w:rPr>
              <w:t xml:space="preserve"> *</w:t>
            </w:r>
          </w:p>
        </w:tc>
      </w:tr>
      <w:tr w:rsidR="00605F4A" w:rsidRPr="00532322" w14:paraId="72CE6FE2" w14:textId="77777777" w:rsidTr="00824327">
        <w:tc>
          <w:tcPr>
            <w:tcW w:w="1260" w:type="dxa"/>
            <w:tcBorders>
              <w:top w:val="single" w:sz="4" w:space="0" w:color="BFBFBF" w:themeColor="background1" w:themeShade="BF"/>
              <w:bottom w:val="single" w:sz="4" w:space="0" w:color="BFBFBF" w:themeColor="background1" w:themeShade="BF"/>
            </w:tcBorders>
          </w:tcPr>
          <w:p w14:paraId="6A03CE89" w14:textId="7384E3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cdcr.us</w:t>
            </w:r>
          </w:p>
        </w:tc>
        <w:tc>
          <w:tcPr>
            <w:tcW w:w="900" w:type="dxa"/>
            <w:tcBorders>
              <w:top w:val="single" w:sz="4" w:space="0" w:color="BFBFBF" w:themeColor="background1" w:themeShade="BF"/>
              <w:bottom w:val="single" w:sz="4" w:space="0" w:color="BFBFBF" w:themeColor="background1" w:themeShade="BF"/>
            </w:tcBorders>
          </w:tcPr>
          <w:p w14:paraId="2F175103" w14:textId="73E43C5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C8BA181" w14:textId="1D4F26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270</w:t>
            </w:r>
          </w:p>
        </w:tc>
        <w:tc>
          <w:tcPr>
            <w:tcW w:w="1198" w:type="dxa"/>
            <w:tcBorders>
              <w:top w:val="single" w:sz="4" w:space="0" w:color="BFBFBF" w:themeColor="background1" w:themeShade="BF"/>
              <w:bottom w:val="single" w:sz="4" w:space="0" w:color="BFBFBF" w:themeColor="background1" w:themeShade="BF"/>
            </w:tcBorders>
          </w:tcPr>
          <w:p w14:paraId="03BF9B4C" w14:textId="3CDDE27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68B56662" w14:textId="41BA2A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66" w:type="dxa"/>
            <w:tcBorders>
              <w:top w:val="single" w:sz="4" w:space="0" w:color="BFBFBF" w:themeColor="background1" w:themeShade="BF"/>
              <w:bottom w:val="single" w:sz="4" w:space="0" w:color="BFBFBF" w:themeColor="background1" w:themeShade="BF"/>
            </w:tcBorders>
          </w:tcPr>
          <w:p w14:paraId="1225AB26" w14:textId="088C47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269</w:t>
            </w:r>
          </w:p>
        </w:tc>
        <w:tc>
          <w:tcPr>
            <w:tcW w:w="720" w:type="dxa"/>
            <w:tcBorders>
              <w:top w:val="single" w:sz="4" w:space="0" w:color="BFBFBF" w:themeColor="background1" w:themeShade="BF"/>
              <w:bottom w:val="single" w:sz="4" w:space="0" w:color="BFBFBF" w:themeColor="background1" w:themeShade="BF"/>
            </w:tcBorders>
          </w:tcPr>
          <w:p w14:paraId="4A2399B6" w14:textId="5979D72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w:t>
            </w:r>
          </w:p>
        </w:tc>
        <w:tc>
          <w:tcPr>
            <w:tcW w:w="630" w:type="dxa"/>
            <w:tcBorders>
              <w:top w:val="single" w:sz="4" w:space="0" w:color="BFBFBF" w:themeColor="background1" w:themeShade="BF"/>
              <w:bottom w:val="single" w:sz="4" w:space="0" w:color="BFBFBF" w:themeColor="background1" w:themeShade="BF"/>
            </w:tcBorders>
          </w:tcPr>
          <w:p w14:paraId="52CCAAD7" w14:textId="4471D22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1039" w:type="dxa"/>
            <w:tcBorders>
              <w:top w:val="single" w:sz="4" w:space="0" w:color="BFBFBF" w:themeColor="background1" w:themeShade="BF"/>
              <w:bottom w:val="single" w:sz="4" w:space="0" w:color="BFBFBF" w:themeColor="background1" w:themeShade="BF"/>
            </w:tcBorders>
          </w:tcPr>
          <w:p w14:paraId="10C2DE23" w14:textId="1FC767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1216</w:t>
            </w:r>
          </w:p>
        </w:tc>
        <w:tc>
          <w:tcPr>
            <w:tcW w:w="851" w:type="dxa"/>
            <w:tcBorders>
              <w:top w:val="single" w:sz="4" w:space="0" w:color="BFBFBF" w:themeColor="background1" w:themeShade="BF"/>
              <w:bottom w:val="single" w:sz="4" w:space="0" w:color="BFBFBF" w:themeColor="background1" w:themeShade="BF"/>
            </w:tcBorders>
          </w:tcPr>
          <w:p w14:paraId="1ED0AB00" w14:textId="3584D2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w:t>
            </w:r>
          </w:p>
        </w:tc>
        <w:tc>
          <w:tcPr>
            <w:tcW w:w="1080" w:type="dxa"/>
            <w:tcBorders>
              <w:top w:val="single" w:sz="4" w:space="0" w:color="BFBFBF" w:themeColor="background1" w:themeShade="BF"/>
              <w:bottom w:val="single" w:sz="4" w:space="0" w:color="BFBFBF" w:themeColor="background1" w:themeShade="BF"/>
            </w:tcBorders>
          </w:tcPr>
          <w:p w14:paraId="463CE103" w14:textId="180437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20.5</w:t>
            </w:r>
          </w:p>
        </w:tc>
        <w:tc>
          <w:tcPr>
            <w:tcW w:w="694" w:type="dxa"/>
            <w:tcBorders>
              <w:top w:val="single" w:sz="4" w:space="0" w:color="BFBFBF" w:themeColor="background1" w:themeShade="BF"/>
              <w:bottom w:val="single" w:sz="4" w:space="0" w:color="BFBFBF" w:themeColor="background1" w:themeShade="BF"/>
            </w:tcBorders>
          </w:tcPr>
          <w:p w14:paraId="28910AE8" w14:textId="57C7402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740</w:t>
            </w:r>
          </w:p>
        </w:tc>
        <w:tc>
          <w:tcPr>
            <w:tcW w:w="967" w:type="dxa"/>
            <w:tcBorders>
              <w:top w:val="single" w:sz="4" w:space="0" w:color="BFBFBF" w:themeColor="background1" w:themeShade="BF"/>
              <w:bottom w:val="single" w:sz="4" w:space="0" w:color="BFBFBF" w:themeColor="background1" w:themeShade="BF"/>
            </w:tcBorders>
          </w:tcPr>
          <w:p w14:paraId="5F5C1F73" w14:textId="07BC8C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2205" w:type="dxa"/>
            <w:tcBorders>
              <w:top w:val="single" w:sz="4" w:space="0" w:color="BFBFBF" w:themeColor="background1" w:themeShade="BF"/>
              <w:bottom w:val="single" w:sz="4" w:space="0" w:color="BFBFBF" w:themeColor="background1" w:themeShade="BF"/>
            </w:tcBorders>
          </w:tcPr>
          <w:p w14:paraId="6C2F6F51" w14:textId="7ADA484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58DE13A2" w14:textId="77777777" w:rsidTr="00824327">
        <w:tc>
          <w:tcPr>
            <w:tcW w:w="1260" w:type="dxa"/>
            <w:tcBorders>
              <w:top w:val="single" w:sz="4" w:space="0" w:color="BFBFBF" w:themeColor="background1" w:themeShade="BF"/>
              <w:bottom w:val="single" w:sz="4" w:space="0" w:color="BFBFBF" w:themeColor="background1" w:themeShade="BF"/>
            </w:tcBorders>
          </w:tcPr>
          <w:p w14:paraId="74A71BDF" w14:textId="5DB05F1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cdpt.us</w:t>
            </w:r>
          </w:p>
        </w:tc>
        <w:tc>
          <w:tcPr>
            <w:tcW w:w="900" w:type="dxa"/>
            <w:tcBorders>
              <w:top w:val="single" w:sz="4" w:space="0" w:color="BFBFBF" w:themeColor="background1" w:themeShade="BF"/>
              <w:bottom w:val="single" w:sz="4" w:space="0" w:color="BFBFBF" w:themeColor="background1" w:themeShade="BF"/>
            </w:tcBorders>
          </w:tcPr>
          <w:p w14:paraId="49E53412" w14:textId="25C585A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790B6C54" w14:textId="3ADF4F6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965</w:t>
            </w:r>
          </w:p>
        </w:tc>
        <w:tc>
          <w:tcPr>
            <w:tcW w:w="1198" w:type="dxa"/>
            <w:tcBorders>
              <w:top w:val="single" w:sz="4" w:space="0" w:color="BFBFBF" w:themeColor="background1" w:themeShade="BF"/>
              <w:bottom w:val="single" w:sz="4" w:space="0" w:color="BFBFBF" w:themeColor="background1" w:themeShade="BF"/>
            </w:tcBorders>
          </w:tcPr>
          <w:p w14:paraId="4647D1E5" w14:textId="4211845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4C4C0FF0" w14:textId="4480C3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66" w:type="dxa"/>
            <w:tcBorders>
              <w:top w:val="single" w:sz="4" w:space="0" w:color="BFBFBF" w:themeColor="background1" w:themeShade="BF"/>
              <w:bottom w:val="single" w:sz="4" w:space="0" w:color="BFBFBF" w:themeColor="background1" w:themeShade="BF"/>
            </w:tcBorders>
          </w:tcPr>
          <w:p w14:paraId="1D0C4A8C" w14:textId="67AC23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720" w:type="dxa"/>
            <w:tcBorders>
              <w:top w:val="single" w:sz="4" w:space="0" w:color="BFBFBF" w:themeColor="background1" w:themeShade="BF"/>
              <w:bottom w:val="single" w:sz="4" w:space="0" w:color="BFBFBF" w:themeColor="background1" w:themeShade="BF"/>
            </w:tcBorders>
          </w:tcPr>
          <w:p w14:paraId="7B94A6F6" w14:textId="16BAFC4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630" w:type="dxa"/>
            <w:tcBorders>
              <w:top w:val="single" w:sz="4" w:space="0" w:color="BFBFBF" w:themeColor="background1" w:themeShade="BF"/>
              <w:bottom w:val="single" w:sz="4" w:space="0" w:color="BFBFBF" w:themeColor="background1" w:themeShade="BF"/>
            </w:tcBorders>
          </w:tcPr>
          <w:p w14:paraId="10D61DDC" w14:textId="2F6352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1039" w:type="dxa"/>
            <w:tcBorders>
              <w:top w:val="single" w:sz="4" w:space="0" w:color="BFBFBF" w:themeColor="background1" w:themeShade="BF"/>
              <w:bottom w:val="single" w:sz="4" w:space="0" w:color="BFBFBF" w:themeColor="background1" w:themeShade="BF"/>
            </w:tcBorders>
          </w:tcPr>
          <w:p w14:paraId="01444962" w14:textId="72BF4CB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1007</w:t>
            </w:r>
          </w:p>
        </w:tc>
        <w:tc>
          <w:tcPr>
            <w:tcW w:w="851" w:type="dxa"/>
            <w:tcBorders>
              <w:top w:val="single" w:sz="4" w:space="0" w:color="BFBFBF" w:themeColor="background1" w:themeShade="BF"/>
              <w:bottom w:val="single" w:sz="4" w:space="0" w:color="BFBFBF" w:themeColor="background1" w:themeShade="BF"/>
            </w:tcBorders>
          </w:tcPr>
          <w:p w14:paraId="33BFDA84" w14:textId="1973704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1080" w:type="dxa"/>
            <w:tcBorders>
              <w:top w:val="single" w:sz="4" w:space="0" w:color="BFBFBF" w:themeColor="background1" w:themeShade="BF"/>
              <w:bottom w:val="single" w:sz="4" w:space="0" w:color="BFBFBF" w:themeColor="background1" w:themeShade="BF"/>
            </w:tcBorders>
          </w:tcPr>
          <w:p w14:paraId="622ED058" w14:textId="3D702B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19.6</w:t>
            </w:r>
          </w:p>
        </w:tc>
        <w:tc>
          <w:tcPr>
            <w:tcW w:w="694" w:type="dxa"/>
            <w:tcBorders>
              <w:top w:val="single" w:sz="4" w:space="0" w:color="BFBFBF" w:themeColor="background1" w:themeShade="BF"/>
              <w:bottom w:val="single" w:sz="4" w:space="0" w:color="BFBFBF" w:themeColor="background1" w:themeShade="BF"/>
            </w:tcBorders>
          </w:tcPr>
          <w:p w14:paraId="38FBB5DF" w14:textId="466C60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456</w:t>
            </w:r>
          </w:p>
        </w:tc>
        <w:tc>
          <w:tcPr>
            <w:tcW w:w="967" w:type="dxa"/>
            <w:tcBorders>
              <w:top w:val="single" w:sz="4" w:space="0" w:color="BFBFBF" w:themeColor="background1" w:themeShade="BF"/>
              <w:bottom w:val="single" w:sz="4" w:space="0" w:color="BFBFBF" w:themeColor="background1" w:themeShade="BF"/>
            </w:tcBorders>
          </w:tcPr>
          <w:p w14:paraId="2B7CEB67" w14:textId="670537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2205" w:type="dxa"/>
            <w:tcBorders>
              <w:top w:val="single" w:sz="4" w:space="0" w:color="BFBFBF" w:themeColor="background1" w:themeShade="BF"/>
              <w:bottom w:val="single" w:sz="4" w:space="0" w:color="BFBFBF" w:themeColor="background1" w:themeShade="BF"/>
            </w:tcBorders>
          </w:tcPr>
          <w:p w14:paraId="725F9B84" w14:textId="218A6B2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1, 5, 6</w:t>
            </w:r>
            <w:r w:rsidR="00143FB1" w:rsidRPr="00532322">
              <w:rPr>
                <w:rFonts w:asciiTheme="majorHAnsi" w:hAnsiTheme="majorHAnsi"/>
                <w:sz w:val="20"/>
                <w:szCs w:val="20"/>
              </w:rPr>
              <w:t xml:space="preserve"> *</w:t>
            </w:r>
          </w:p>
        </w:tc>
      </w:tr>
      <w:tr w:rsidR="00605F4A" w:rsidRPr="00532322" w14:paraId="4AB33A16" w14:textId="77777777" w:rsidTr="00824327">
        <w:tc>
          <w:tcPr>
            <w:tcW w:w="1260" w:type="dxa"/>
            <w:tcBorders>
              <w:top w:val="single" w:sz="4" w:space="0" w:color="BFBFBF" w:themeColor="background1" w:themeShade="BF"/>
              <w:bottom w:val="single" w:sz="4" w:space="0" w:color="BFBFBF" w:themeColor="background1" w:themeShade="BF"/>
            </w:tcBorders>
          </w:tcPr>
          <w:p w14:paraId="5AA41148" w14:textId="278245C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cereep.fr</w:t>
            </w:r>
          </w:p>
        </w:tc>
        <w:tc>
          <w:tcPr>
            <w:tcW w:w="900" w:type="dxa"/>
            <w:tcBorders>
              <w:top w:val="single" w:sz="4" w:space="0" w:color="BFBFBF" w:themeColor="background1" w:themeShade="BF"/>
              <w:bottom w:val="single" w:sz="4" w:space="0" w:color="BFBFBF" w:themeColor="background1" w:themeShade="BF"/>
            </w:tcBorders>
          </w:tcPr>
          <w:p w14:paraId="6337D26B" w14:textId="5449203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FR</w:t>
            </w:r>
          </w:p>
        </w:tc>
        <w:tc>
          <w:tcPr>
            <w:tcW w:w="720" w:type="dxa"/>
            <w:tcBorders>
              <w:top w:val="single" w:sz="4" w:space="0" w:color="BFBFBF" w:themeColor="background1" w:themeShade="BF"/>
              <w:bottom w:val="single" w:sz="4" w:space="0" w:color="BFBFBF" w:themeColor="background1" w:themeShade="BF"/>
            </w:tcBorders>
          </w:tcPr>
          <w:p w14:paraId="6F9035D9" w14:textId="069B4A3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w:t>
            </w:r>
          </w:p>
        </w:tc>
        <w:tc>
          <w:tcPr>
            <w:tcW w:w="1198" w:type="dxa"/>
            <w:tcBorders>
              <w:top w:val="single" w:sz="4" w:space="0" w:color="BFBFBF" w:themeColor="background1" w:themeShade="BF"/>
              <w:bottom w:val="single" w:sz="4" w:space="0" w:color="BFBFBF" w:themeColor="background1" w:themeShade="BF"/>
            </w:tcBorders>
          </w:tcPr>
          <w:p w14:paraId="0A6EC404" w14:textId="07B309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6627C6F" w14:textId="18F9637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w:t>
            </w:r>
            <w:r w:rsidR="00B85FA0" w:rsidRPr="00532322">
              <w:rPr>
                <w:rFonts w:asciiTheme="majorHAnsi" w:hAnsiTheme="majorHAnsi"/>
                <w:sz w:val="20"/>
                <w:szCs w:val="20"/>
              </w:rPr>
              <w:t>8</w:t>
            </w:r>
          </w:p>
        </w:tc>
        <w:tc>
          <w:tcPr>
            <w:tcW w:w="666" w:type="dxa"/>
            <w:tcBorders>
              <w:top w:val="single" w:sz="4" w:space="0" w:color="BFBFBF" w:themeColor="background1" w:themeShade="BF"/>
              <w:bottom w:val="single" w:sz="4" w:space="0" w:color="BFBFBF" w:themeColor="background1" w:themeShade="BF"/>
            </w:tcBorders>
          </w:tcPr>
          <w:p w14:paraId="1B4C83E5" w14:textId="2D5756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535</w:t>
            </w:r>
          </w:p>
        </w:tc>
        <w:tc>
          <w:tcPr>
            <w:tcW w:w="720" w:type="dxa"/>
            <w:tcBorders>
              <w:top w:val="single" w:sz="4" w:space="0" w:color="BFBFBF" w:themeColor="background1" w:themeShade="BF"/>
              <w:bottom w:val="single" w:sz="4" w:space="0" w:color="BFBFBF" w:themeColor="background1" w:themeShade="BF"/>
            </w:tcBorders>
          </w:tcPr>
          <w:p w14:paraId="616CAC4D" w14:textId="10FC400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30" w:type="dxa"/>
            <w:tcBorders>
              <w:top w:val="single" w:sz="4" w:space="0" w:color="BFBFBF" w:themeColor="background1" w:themeShade="BF"/>
              <w:bottom w:val="single" w:sz="4" w:space="0" w:color="BFBFBF" w:themeColor="background1" w:themeShade="BF"/>
            </w:tcBorders>
          </w:tcPr>
          <w:p w14:paraId="211AE416" w14:textId="75C4E33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10.8</w:t>
            </w:r>
          </w:p>
        </w:tc>
        <w:tc>
          <w:tcPr>
            <w:tcW w:w="1039" w:type="dxa"/>
            <w:tcBorders>
              <w:top w:val="single" w:sz="4" w:space="0" w:color="BFBFBF" w:themeColor="background1" w:themeShade="BF"/>
              <w:bottom w:val="single" w:sz="4" w:space="0" w:color="BFBFBF" w:themeColor="background1" w:themeShade="BF"/>
            </w:tcBorders>
          </w:tcPr>
          <w:p w14:paraId="1FACD8DD" w14:textId="349A8A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585</w:t>
            </w:r>
          </w:p>
        </w:tc>
        <w:tc>
          <w:tcPr>
            <w:tcW w:w="851" w:type="dxa"/>
            <w:tcBorders>
              <w:top w:val="single" w:sz="4" w:space="0" w:color="BFBFBF" w:themeColor="background1" w:themeShade="BF"/>
              <w:bottom w:val="single" w:sz="4" w:space="0" w:color="BFBFBF" w:themeColor="background1" w:themeShade="BF"/>
            </w:tcBorders>
          </w:tcPr>
          <w:p w14:paraId="45086AF4" w14:textId="7C23F3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BFBFBF" w:themeColor="background1" w:themeShade="BF"/>
              <w:bottom w:val="single" w:sz="4" w:space="0" w:color="BFBFBF" w:themeColor="background1" w:themeShade="BF"/>
            </w:tcBorders>
          </w:tcPr>
          <w:p w14:paraId="6EFBF638" w14:textId="0F1F404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16.5</w:t>
            </w:r>
          </w:p>
        </w:tc>
        <w:tc>
          <w:tcPr>
            <w:tcW w:w="694" w:type="dxa"/>
            <w:tcBorders>
              <w:top w:val="single" w:sz="4" w:space="0" w:color="BFBFBF" w:themeColor="background1" w:themeShade="BF"/>
              <w:bottom w:val="single" w:sz="4" w:space="0" w:color="BFBFBF" w:themeColor="background1" w:themeShade="BF"/>
            </w:tcBorders>
          </w:tcPr>
          <w:p w14:paraId="5321AB8B" w14:textId="2DA0D0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632</w:t>
            </w:r>
          </w:p>
        </w:tc>
        <w:tc>
          <w:tcPr>
            <w:tcW w:w="967" w:type="dxa"/>
            <w:tcBorders>
              <w:top w:val="single" w:sz="4" w:space="0" w:color="BFBFBF" w:themeColor="background1" w:themeShade="BF"/>
              <w:bottom w:val="single" w:sz="4" w:space="0" w:color="BFBFBF" w:themeColor="background1" w:themeShade="BF"/>
            </w:tcBorders>
          </w:tcPr>
          <w:p w14:paraId="4DBECE3C" w14:textId="3F56537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w:t>
            </w:r>
          </w:p>
        </w:tc>
        <w:tc>
          <w:tcPr>
            <w:tcW w:w="2205" w:type="dxa"/>
            <w:tcBorders>
              <w:top w:val="single" w:sz="4" w:space="0" w:color="BFBFBF" w:themeColor="background1" w:themeShade="BF"/>
              <w:bottom w:val="single" w:sz="4" w:space="0" w:color="BFBFBF" w:themeColor="background1" w:themeShade="BF"/>
            </w:tcBorders>
          </w:tcPr>
          <w:p w14:paraId="2BFAAC5D" w14:textId="6F1EFBE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4D2E97C" w14:textId="77777777" w:rsidTr="00824327">
        <w:tc>
          <w:tcPr>
            <w:tcW w:w="1260" w:type="dxa"/>
            <w:tcBorders>
              <w:top w:val="single" w:sz="4" w:space="0" w:color="BFBFBF" w:themeColor="background1" w:themeShade="BF"/>
              <w:bottom w:val="single" w:sz="4" w:space="0" w:color="BFBFBF" w:themeColor="background1" w:themeShade="BF"/>
            </w:tcBorders>
          </w:tcPr>
          <w:p w14:paraId="58C830B6" w14:textId="7C102A4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chilcas.ar</w:t>
            </w:r>
          </w:p>
        </w:tc>
        <w:tc>
          <w:tcPr>
            <w:tcW w:w="900" w:type="dxa"/>
            <w:tcBorders>
              <w:top w:val="single" w:sz="4" w:space="0" w:color="BFBFBF" w:themeColor="background1" w:themeShade="BF"/>
              <w:bottom w:val="single" w:sz="4" w:space="0" w:color="BFBFBF" w:themeColor="background1" w:themeShade="BF"/>
            </w:tcBorders>
          </w:tcPr>
          <w:p w14:paraId="1301A457" w14:textId="28FAD0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410A5880" w14:textId="3943B3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198" w:type="dxa"/>
            <w:tcBorders>
              <w:top w:val="single" w:sz="4" w:space="0" w:color="BFBFBF" w:themeColor="background1" w:themeShade="BF"/>
              <w:bottom w:val="single" w:sz="4" w:space="0" w:color="BFBFBF" w:themeColor="background1" w:themeShade="BF"/>
            </w:tcBorders>
          </w:tcPr>
          <w:p w14:paraId="44F1F77F" w14:textId="3ECCC4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1B0AA8A" w14:textId="75F38E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w:t>
            </w:r>
          </w:p>
        </w:tc>
        <w:tc>
          <w:tcPr>
            <w:tcW w:w="666" w:type="dxa"/>
            <w:tcBorders>
              <w:top w:val="single" w:sz="4" w:space="0" w:color="BFBFBF" w:themeColor="background1" w:themeShade="BF"/>
              <w:bottom w:val="single" w:sz="4" w:space="0" w:color="BFBFBF" w:themeColor="background1" w:themeShade="BF"/>
            </w:tcBorders>
          </w:tcPr>
          <w:p w14:paraId="418B3D16" w14:textId="06B471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1243</w:t>
            </w:r>
          </w:p>
        </w:tc>
        <w:tc>
          <w:tcPr>
            <w:tcW w:w="720" w:type="dxa"/>
            <w:tcBorders>
              <w:top w:val="single" w:sz="4" w:space="0" w:color="BFBFBF" w:themeColor="background1" w:themeShade="BF"/>
              <w:bottom w:val="single" w:sz="4" w:space="0" w:color="BFBFBF" w:themeColor="background1" w:themeShade="BF"/>
            </w:tcBorders>
          </w:tcPr>
          <w:p w14:paraId="15B33D60" w14:textId="1C0E2D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18465130" w14:textId="1A9E38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15.1</w:t>
            </w:r>
          </w:p>
        </w:tc>
        <w:tc>
          <w:tcPr>
            <w:tcW w:w="1039" w:type="dxa"/>
            <w:tcBorders>
              <w:top w:val="single" w:sz="4" w:space="0" w:color="BFBFBF" w:themeColor="background1" w:themeShade="BF"/>
              <w:bottom w:val="single" w:sz="4" w:space="0" w:color="BFBFBF" w:themeColor="background1" w:themeShade="BF"/>
            </w:tcBorders>
          </w:tcPr>
          <w:p w14:paraId="5CA55296" w14:textId="5DB27E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498</w:t>
            </w:r>
          </w:p>
        </w:tc>
        <w:tc>
          <w:tcPr>
            <w:tcW w:w="851" w:type="dxa"/>
            <w:tcBorders>
              <w:top w:val="single" w:sz="4" w:space="0" w:color="BFBFBF" w:themeColor="background1" w:themeShade="BF"/>
              <w:bottom w:val="single" w:sz="4" w:space="0" w:color="BFBFBF" w:themeColor="background1" w:themeShade="BF"/>
            </w:tcBorders>
          </w:tcPr>
          <w:p w14:paraId="4D5E2E84" w14:textId="5EC714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312B589E" w14:textId="2CA95EB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20.8</w:t>
            </w:r>
          </w:p>
        </w:tc>
        <w:tc>
          <w:tcPr>
            <w:tcW w:w="694" w:type="dxa"/>
            <w:tcBorders>
              <w:top w:val="single" w:sz="4" w:space="0" w:color="BFBFBF" w:themeColor="background1" w:themeShade="BF"/>
              <w:bottom w:val="single" w:sz="4" w:space="0" w:color="BFBFBF" w:themeColor="background1" w:themeShade="BF"/>
            </w:tcBorders>
          </w:tcPr>
          <w:p w14:paraId="66F376FE" w14:textId="1F1ABF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955</w:t>
            </w:r>
          </w:p>
        </w:tc>
        <w:tc>
          <w:tcPr>
            <w:tcW w:w="967" w:type="dxa"/>
            <w:tcBorders>
              <w:top w:val="single" w:sz="4" w:space="0" w:color="BFBFBF" w:themeColor="background1" w:themeShade="BF"/>
              <w:bottom w:val="single" w:sz="4" w:space="0" w:color="BFBFBF" w:themeColor="background1" w:themeShade="BF"/>
            </w:tcBorders>
          </w:tcPr>
          <w:p w14:paraId="2528E70F" w14:textId="08D5FE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2D34FCCC" w14:textId="7278EF0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7DCC7ED" w14:textId="77777777" w:rsidTr="00824327">
        <w:tc>
          <w:tcPr>
            <w:tcW w:w="1260" w:type="dxa"/>
            <w:tcBorders>
              <w:top w:val="single" w:sz="4" w:space="0" w:color="BFBFBF" w:themeColor="background1" w:themeShade="BF"/>
              <w:bottom w:val="single" w:sz="4" w:space="0" w:color="BFBFBF" w:themeColor="background1" w:themeShade="BF"/>
            </w:tcBorders>
          </w:tcPr>
          <w:p w14:paraId="0A542FEA" w14:textId="13524F3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comp.pt</w:t>
            </w:r>
          </w:p>
        </w:tc>
        <w:tc>
          <w:tcPr>
            <w:tcW w:w="900" w:type="dxa"/>
            <w:tcBorders>
              <w:top w:val="single" w:sz="4" w:space="0" w:color="BFBFBF" w:themeColor="background1" w:themeShade="BF"/>
              <w:bottom w:val="single" w:sz="4" w:space="0" w:color="BFBFBF" w:themeColor="background1" w:themeShade="BF"/>
            </w:tcBorders>
          </w:tcPr>
          <w:p w14:paraId="5ABECCC4" w14:textId="05A2C31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PT</w:t>
            </w:r>
          </w:p>
        </w:tc>
        <w:tc>
          <w:tcPr>
            <w:tcW w:w="720" w:type="dxa"/>
            <w:tcBorders>
              <w:top w:val="single" w:sz="4" w:space="0" w:color="BFBFBF" w:themeColor="background1" w:themeShade="BF"/>
              <w:bottom w:val="single" w:sz="4" w:space="0" w:color="BFBFBF" w:themeColor="background1" w:themeShade="BF"/>
            </w:tcBorders>
          </w:tcPr>
          <w:p w14:paraId="64C27436" w14:textId="1836CC9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12F122DF" w14:textId="72B2D3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7D38407" w14:textId="0A88A45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666" w:type="dxa"/>
            <w:tcBorders>
              <w:top w:val="single" w:sz="4" w:space="0" w:color="BFBFBF" w:themeColor="background1" w:themeShade="BF"/>
              <w:bottom w:val="single" w:sz="4" w:space="0" w:color="BFBFBF" w:themeColor="background1" w:themeShade="BF"/>
            </w:tcBorders>
          </w:tcPr>
          <w:p w14:paraId="187CD12B" w14:textId="6BD505FF"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203</w:t>
            </w:r>
          </w:p>
        </w:tc>
        <w:tc>
          <w:tcPr>
            <w:tcW w:w="720" w:type="dxa"/>
            <w:tcBorders>
              <w:top w:val="single" w:sz="4" w:space="0" w:color="BFBFBF" w:themeColor="background1" w:themeShade="BF"/>
              <w:bottom w:val="single" w:sz="4" w:space="0" w:color="BFBFBF" w:themeColor="background1" w:themeShade="BF"/>
            </w:tcBorders>
          </w:tcPr>
          <w:p w14:paraId="0771232F" w14:textId="71F2D8F2"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BFBFBF" w:themeColor="background1" w:themeShade="BF"/>
            </w:tcBorders>
          </w:tcPr>
          <w:p w14:paraId="1A5F7D45" w14:textId="12AE8E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16.6</w:t>
            </w:r>
          </w:p>
        </w:tc>
        <w:tc>
          <w:tcPr>
            <w:tcW w:w="1039" w:type="dxa"/>
            <w:tcBorders>
              <w:top w:val="single" w:sz="4" w:space="0" w:color="BFBFBF" w:themeColor="background1" w:themeShade="BF"/>
              <w:bottom w:val="single" w:sz="4" w:space="0" w:color="BFBFBF" w:themeColor="background1" w:themeShade="BF"/>
            </w:tcBorders>
          </w:tcPr>
          <w:p w14:paraId="5C558693" w14:textId="1A1CC2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516</w:t>
            </w:r>
          </w:p>
        </w:tc>
        <w:tc>
          <w:tcPr>
            <w:tcW w:w="851" w:type="dxa"/>
            <w:tcBorders>
              <w:top w:val="single" w:sz="4" w:space="0" w:color="BFBFBF" w:themeColor="background1" w:themeShade="BF"/>
              <w:bottom w:val="single" w:sz="4" w:space="0" w:color="BFBFBF" w:themeColor="background1" w:themeShade="BF"/>
            </w:tcBorders>
          </w:tcPr>
          <w:p w14:paraId="58188C51" w14:textId="027E4E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40CBF43D" w14:textId="34A1DD7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11.7</w:t>
            </w:r>
          </w:p>
        </w:tc>
        <w:tc>
          <w:tcPr>
            <w:tcW w:w="694" w:type="dxa"/>
            <w:tcBorders>
              <w:top w:val="single" w:sz="4" w:space="0" w:color="BFBFBF" w:themeColor="background1" w:themeShade="BF"/>
              <w:bottom w:val="single" w:sz="4" w:space="0" w:color="BFBFBF" w:themeColor="background1" w:themeShade="BF"/>
            </w:tcBorders>
          </w:tcPr>
          <w:p w14:paraId="6B65A8D1" w14:textId="11EE232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564</w:t>
            </w:r>
          </w:p>
        </w:tc>
        <w:tc>
          <w:tcPr>
            <w:tcW w:w="967" w:type="dxa"/>
            <w:tcBorders>
              <w:top w:val="single" w:sz="4" w:space="0" w:color="BFBFBF" w:themeColor="background1" w:themeShade="BF"/>
              <w:bottom w:val="single" w:sz="4" w:space="0" w:color="BFBFBF" w:themeColor="background1" w:themeShade="BF"/>
            </w:tcBorders>
          </w:tcPr>
          <w:p w14:paraId="360A3FE7" w14:textId="5FBCFA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2205" w:type="dxa"/>
            <w:tcBorders>
              <w:top w:val="single" w:sz="4" w:space="0" w:color="BFBFBF" w:themeColor="background1" w:themeShade="BF"/>
              <w:bottom w:val="single" w:sz="4" w:space="0" w:color="BFBFBF" w:themeColor="background1" w:themeShade="BF"/>
            </w:tcBorders>
          </w:tcPr>
          <w:p w14:paraId="42426300" w14:textId="1CAA248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BC62FD5" w14:textId="77777777" w:rsidTr="00824327">
        <w:tc>
          <w:tcPr>
            <w:tcW w:w="1260" w:type="dxa"/>
            <w:tcBorders>
              <w:top w:val="single" w:sz="4" w:space="0" w:color="BFBFBF" w:themeColor="background1" w:themeShade="BF"/>
              <w:bottom w:val="single" w:sz="4" w:space="0" w:color="BFBFBF" w:themeColor="background1" w:themeShade="BF"/>
            </w:tcBorders>
          </w:tcPr>
          <w:p w14:paraId="3BEE892B" w14:textId="7CF31D8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cowi.ca</w:t>
            </w:r>
          </w:p>
        </w:tc>
        <w:tc>
          <w:tcPr>
            <w:tcW w:w="900" w:type="dxa"/>
            <w:tcBorders>
              <w:top w:val="single" w:sz="4" w:space="0" w:color="BFBFBF" w:themeColor="background1" w:themeShade="BF"/>
              <w:bottom w:val="single" w:sz="4" w:space="0" w:color="BFBFBF" w:themeColor="background1" w:themeShade="BF"/>
            </w:tcBorders>
          </w:tcPr>
          <w:p w14:paraId="491107B1" w14:textId="3D5E5B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CA</w:t>
            </w:r>
          </w:p>
        </w:tc>
        <w:tc>
          <w:tcPr>
            <w:tcW w:w="720" w:type="dxa"/>
            <w:tcBorders>
              <w:top w:val="single" w:sz="4" w:space="0" w:color="BFBFBF" w:themeColor="background1" w:themeShade="BF"/>
              <w:bottom w:val="single" w:sz="4" w:space="0" w:color="BFBFBF" w:themeColor="background1" w:themeShade="BF"/>
            </w:tcBorders>
          </w:tcPr>
          <w:p w14:paraId="2D60FFAC" w14:textId="192733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1198" w:type="dxa"/>
            <w:tcBorders>
              <w:top w:val="single" w:sz="4" w:space="0" w:color="BFBFBF" w:themeColor="background1" w:themeShade="BF"/>
              <w:bottom w:val="single" w:sz="4" w:space="0" w:color="BFBFBF" w:themeColor="background1" w:themeShade="BF"/>
            </w:tcBorders>
          </w:tcPr>
          <w:p w14:paraId="7D3D3250" w14:textId="1A54BD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FC0162F" w14:textId="5F5CCF2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w:t>
            </w:r>
          </w:p>
        </w:tc>
        <w:tc>
          <w:tcPr>
            <w:tcW w:w="666" w:type="dxa"/>
            <w:tcBorders>
              <w:top w:val="single" w:sz="4" w:space="0" w:color="BFBFBF" w:themeColor="background1" w:themeShade="BF"/>
              <w:bottom w:val="single" w:sz="4" w:space="0" w:color="BFBFBF" w:themeColor="background1" w:themeShade="BF"/>
            </w:tcBorders>
          </w:tcPr>
          <w:p w14:paraId="771FCAEF" w14:textId="3B40DA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676</w:t>
            </w:r>
          </w:p>
        </w:tc>
        <w:tc>
          <w:tcPr>
            <w:tcW w:w="720" w:type="dxa"/>
            <w:tcBorders>
              <w:top w:val="single" w:sz="4" w:space="0" w:color="BFBFBF" w:themeColor="background1" w:themeShade="BF"/>
              <w:bottom w:val="single" w:sz="4" w:space="0" w:color="BFBFBF" w:themeColor="background1" w:themeShade="BF"/>
            </w:tcBorders>
          </w:tcPr>
          <w:p w14:paraId="19B92611" w14:textId="785FF8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54</w:t>
            </w:r>
          </w:p>
        </w:tc>
        <w:tc>
          <w:tcPr>
            <w:tcW w:w="630" w:type="dxa"/>
            <w:tcBorders>
              <w:top w:val="single" w:sz="4" w:space="0" w:color="BFBFBF" w:themeColor="background1" w:themeShade="BF"/>
              <w:bottom w:val="single" w:sz="4" w:space="0" w:color="BFBFBF" w:themeColor="background1" w:themeShade="BF"/>
            </w:tcBorders>
          </w:tcPr>
          <w:p w14:paraId="6EF61BBC" w14:textId="71F7FF4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10.4</w:t>
            </w:r>
          </w:p>
        </w:tc>
        <w:tc>
          <w:tcPr>
            <w:tcW w:w="1039" w:type="dxa"/>
            <w:tcBorders>
              <w:top w:val="single" w:sz="4" w:space="0" w:color="BFBFBF" w:themeColor="background1" w:themeShade="BF"/>
              <w:bottom w:val="single" w:sz="4" w:space="0" w:color="BFBFBF" w:themeColor="background1" w:themeShade="BF"/>
            </w:tcBorders>
          </w:tcPr>
          <w:p w14:paraId="7292F906" w14:textId="2B706A7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488</w:t>
            </w:r>
          </w:p>
        </w:tc>
        <w:tc>
          <w:tcPr>
            <w:tcW w:w="851" w:type="dxa"/>
            <w:tcBorders>
              <w:top w:val="single" w:sz="4" w:space="0" w:color="BFBFBF" w:themeColor="background1" w:themeShade="BF"/>
              <w:bottom w:val="single" w:sz="4" w:space="0" w:color="BFBFBF" w:themeColor="background1" w:themeShade="BF"/>
            </w:tcBorders>
          </w:tcPr>
          <w:p w14:paraId="0B685398" w14:textId="25D9054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3C5B9DCC" w14:textId="2B7C88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w:t>
            </w:r>
          </w:p>
        </w:tc>
        <w:tc>
          <w:tcPr>
            <w:tcW w:w="694" w:type="dxa"/>
            <w:tcBorders>
              <w:top w:val="single" w:sz="4" w:space="0" w:color="BFBFBF" w:themeColor="background1" w:themeShade="BF"/>
              <w:bottom w:val="single" w:sz="4" w:space="0" w:color="BFBFBF" w:themeColor="background1" w:themeShade="BF"/>
            </w:tcBorders>
          </w:tcPr>
          <w:p w14:paraId="21C18210" w14:textId="664A5A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762</w:t>
            </w:r>
          </w:p>
        </w:tc>
        <w:tc>
          <w:tcPr>
            <w:tcW w:w="967" w:type="dxa"/>
            <w:tcBorders>
              <w:top w:val="single" w:sz="4" w:space="0" w:color="BFBFBF" w:themeColor="background1" w:themeShade="BF"/>
              <w:bottom w:val="single" w:sz="4" w:space="0" w:color="BFBFBF" w:themeColor="background1" w:themeShade="BF"/>
            </w:tcBorders>
          </w:tcPr>
          <w:p w14:paraId="17A76952" w14:textId="428154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2205" w:type="dxa"/>
            <w:tcBorders>
              <w:top w:val="single" w:sz="4" w:space="0" w:color="BFBFBF" w:themeColor="background1" w:themeShade="BF"/>
              <w:bottom w:val="single" w:sz="4" w:space="0" w:color="BFBFBF" w:themeColor="background1" w:themeShade="BF"/>
            </w:tcBorders>
          </w:tcPr>
          <w:p w14:paraId="0C802989" w14:textId="0CF66E2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969CA54" w14:textId="77777777" w:rsidTr="00824327">
        <w:tc>
          <w:tcPr>
            <w:tcW w:w="1260" w:type="dxa"/>
            <w:tcBorders>
              <w:top w:val="single" w:sz="4" w:space="0" w:color="BFBFBF" w:themeColor="background1" w:themeShade="BF"/>
              <w:bottom w:val="single" w:sz="4" w:space="0" w:color="BFBFBF" w:themeColor="background1" w:themeShade="BF"/>
            </w:tcBorders>
          </w:tcPr>
          <w:p w14:paraId="6D25C7A8" w14:textId="36320C8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elliot.us</w:t>
            </w:r>
          </w:p>
        </w:tc>
        <w:tc>
          <w:tcPr>
            <w:tcW w:w="900" w:type="dxa"/>
            <w:tcBorders>
              <w:top w:val="single" w:sz="4" w:space="0" w:color="BFBFBF" w:themeColor="background1" w:themeShade="BF"/>
              <w:bottom w:val="single" w:sz="4" w:space="0" w:color="BFBFBF" w:themeColor="background1" w:themeShade="BF"/>
            </w:tcBorders>
          </w:tcPr>
          <w:p w14:paraId="5D696A98" w14:textId="7597551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02B3F15" w14:textId="37E52AE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061FD7C2" w14:textId="1BFD7E9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EA4D9C3" w14:textId="4D3776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66" w:type="dxa"/>
            <w:tcBorders>
              <w:top w:val="single" w:sz="4" w:space="0" w:color="BFBFBF" w:themeColor="background1" w:themeShade="BF"/>
              <w:bottom w:val="single" w:sz="4" w:space="0" w:color="BFBFBF" w:themeColor="background1" w:themeShade="BF"/>
            </w:tcBorders>
          </w:tcPr>
          <w:p w14:paraId="6542CEBA" w14:textId="4D976E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192</w:t>
            </w:r>
          </w:p>
        </w:tc>
        <w:tc>
          <w:tcPr>
            <w:tcW w:w="720" w:type="dxa"/>
            <w:tcBorders>
              <w:top w:val="single" w:sz="4" w:space="0" w:color="BFBFBF" w:themeColor="background1" w:themeShade="BF"/>
              <w:bottom w:val="single" w:sz="4" w:space="0" w:color="BFBFBF" w:themeColor="background1" w:themeShade="BF"/>
            </w:tcBorders>
          </w:tcPr>
          <w:p w14:paraId="4F019AF3" w14:textId="119867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630" w:type="dxa"/>
            <w:tcBorders>
              <w:top w:val="single" w:sz="4" w:space="0" w:color="BFBFBF" w:themeColor="background1" w:themeShade="BF"/>
              <w:bottom w:val="single" w:sz="4" w:space="0" w:color="BFBFBF" w:themeColor="background1" w:themeShade="BF"/>
            </w:tcBorders>
          </w:tcPr>
          <w:p w14:paraId="0BA22CE7" w14:textId="2540878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67A15E7A" w14:textId="5F6236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389</w:t>
            </w:r>
          </w:p>
        </w:tc>
        <w:tc>
          <w:tcPr>
            <w:tcW w:w="851" w:type="dxa"/>
            <w:tcBorders>
              <w:top w:val="single" w:sz="4" w:space="0" w:color="BFBFBF" w:themeColor="background1" w:themeShade="BF"/>
              <w:bottom w:val="single" w:sz="4" w:space="0" w:color="BFBFBF" w:themeColor="background1" w:themeShade="BF"/>
            </w:tcBorders>
          </w:tcPr>
          <w:p w14:paraId="34B24FE1" w14:textId="01F7EF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37AF313F" w14:textId="65AD03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13.6</w:t>
            </w:r>
          </w:p>
        </w:tc>
        <w:tc>
          <w:tcPr>
            <w:tcW w:w="694" w:type="dxa"/>
            <w:tcBorders>
              <w:top w:val="single" w:sz="4" w:space="0" w:color="BFBFBF" w:themeColor="background1" w:themeShade="BF"/>
              <w:bottom w:val="single" w:sz="4" w:space="0" w:color="BFBFBF" w:themeColor="background1" w:themeShade="BF"/>
            </w:tcBorders>
          </w:tcPr>
          <w:p w14:paraId="570114CD" w14:textId="0CB499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344</w:t>
            </w:r>
          </w:p>
        </w:tc>
        <w:tc>
          <w:tcPr>
            <w:tcW w:w="967" w:type="dxa"/>
            <w:tcBorders>
              <w:top w:val="single" w:sz="4" w:space="0" w:color="BFBFBF" w:themeColor="background1" w:themeShade="BF"/>
              <w:bottom w:val="single" w:sz="4" w:space="0" w:color="BFBFBF" w:themeColor="background1" w:themeShade="BF"/>
            </w:tcBorders>
          </w:tcPr>
          <w:p w14:paraId="5F87F149" w14:textId="591A3D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92</w:t>
            </w:r>
          </w:p>
        </w:tc>
        <w:tc>
          <w:tcPr>
            <w:tcW w:w="2205" w:type="dxa"/>
            <w:tcBorders>
              <w:top w:val="single" w:sz="4" w:space="0" w:color="BFBFBF" w:themeColor="background1" w:themeShade="BF"/>
              <w:bottom w:val="single" w:sz="4" w:space="0" w:color="BFBFBF" w:themeColor="background1" w:themeShade="BF"/>
            </w:tcBorders>
          </w:tcPr>
          <w:p w14:paraId="7D405E2C" w14:textId="0FFBEED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D158D6" w:rsidRPr="00532322" w14:paraId="70E64F28" w14:textId="77777777" w:rsidTr="00824327">
        <w:tc>
          <w:tcPr>
            <w:tcW w:w="1260" w:type="dxa"/>
            <w:tcBorders>
              <w:top w:val="single" w:sz="4" w:space="0" w:color="BFBFBF" w:themeColor="background1" w:themeShade="BF"/>
              <w:bottom w:val="single" w:sz="4" w:space="0" w:color="BFBFBF" w:themeColor="background1" w:themeShade="BF"/>
            </w:tcBorders>
          </w:tcPr>
          <w:p w14:paraId="01C960EA" w14:textId="45C17C00" w:rsidR="00D158D6" w:rsidRPr="00532322" w:rsidRDefault="00D158D6" w:rsidP="00532322">
            <w:pPr>
              <w:spacing w:after="120"/>
              <w:contextualSpacing/>
              <w:rPr>
                <w:rFonts w:asciiTheme="majorHAnsi" w:hAnsiTheme="majorHAnsi"/>
                <w:sz w:val="20"/>
                <w:szCs w:val="20"/>
              </w:rPr>
            </w:pPr>
            <w:r w:rsidRPr="00532322">
              <w:rPr>
                <w:rFonts w:asciiTheme="majorHAnsi" w:hAnsiTheme="majorHAnsi"/>
                <w:sz w:val="20"/>
                <w:szCs w:val="20"/>
              </w:rPr>
              <w:t>ethass.au</w:t>
            </w:r>
          </w:p>
        </w:tc>
        <w:tc>
          <w:tcPr>
            <w:tcW w:w="900" w:type="dxa"/>
            <w:tcBorders>
              <w:top w:val="single" w:sz="4" w:space="0" w:color="BFBFBF" w:themeColor="background1" w:themeShade="BF"/>
              <w:bottom w:val="single" w:sz="4" w:space="0" w:color="BFBFBF" w:themeColor="background1" w:themeShade="BF"/>
            </w:tcBorders>
          </w:tcPr>
          <w:p w14:paraId="259799D8" w14:textId="2ABEE278" w:rsidR="00D158D6" w:rsidRPr="00532322" w:rsidRDefault="00D158D6"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43F5CD16" w14:textId="289CA1AA"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104</w:t>
            </w:r>
          </w:p>
        </w:tc>
        <w:tc>
          <w:tcPr>
            <w:tcW w:w="1198" w:type="dxa"/>
            <w:tcBorders>
              <w:top w:val="single" w:sz="4" w:space="0" w:color="BFBFBF" w:themeColor="background1" w:themeShade="BF"/>
              <w:bottom w:val="single" w:sz="4" w:space="0" w:color="BFBFBF" w:themeColor="background1" w:themeShade="BF"/>
            </w:tcBorders>
          </w:tcPr>
          <w:p w14:paraId="47C998C3" w14:textId="1BF2CEF3"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1BF64D87" w14:textId="4CFA121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66" w:type="dxa"/>
            <w:tcBorders>
              <w:top w:val="single" w:sz="4" w:space="0" w:color="BFBFBF" w:themeColor="background1" w:themeShade="BF"/>
              <w:bottom w:val="single" w:sz="4" w:space="0" w:color="BFBFBF" w:themeColor="background1" w:themeShade="BF"/>
            </w:tcBorders>
          </w:tcPr>
          <w:p w14:paraId="530901F8" w14:textId="3095306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720" w:type="dxa"/>
            <w:tcBorders>
              <w:top w:val="single" w:sz="4" w:space="0" w:color="BFBFBF" w:themeColor="background1" w:themeShade="BF"/>
              <w:bottom w:val="single" w:sz="4" w:space="0" w:color="BFBFBF" w:themeColor="background1" w:themeShade="BF"/>
            </w:tcBorders>
          </w:tcPr>
          <w:p w14:paraId="1B9D5D57" w14:textId="666EF220"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126</w:t>
            </w:r>
          </w:p>
        </w:tc>
        <w:tc>
          <w:tcPr>
            <w:tcW w:w="630" w:type="dxa"/>
            <w:tcBorders>
              <w:top w:val="single" w:sz="4" w:space="0" w:color="BFBFBF" w:themeColor="background1" w:themeShade="BF"/>
              <w:bottom w:val="single" w:sz="4" w:space="0" w:color="BFBFBF" w:themeColor="background1" w:themeShade="BF"/>
            </w:tcBorders>
          </w:tcPr>
          <w:p w14:paraId="7F1288B3" w14:textId="494BA87D"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39" w:type="dxa"/>
            <w:tcBorders>
              <w:top w:val="single" w:sz="4" w:space="0" w:color="BFBFBF" w:themeColor="background1" w:themeShade="BF"/>
              <w:bottom w:val="single" w:sz="4" w:space="0" w:color="BFBFBF" w:themeColor="background1" w:themeShade="BF"/>
            </w:tcBorders>
          </w:tcPr>
          <w:p w14:paraId="051340C7" w14:textId="768BAEB4"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625</w:t>
            </w:r>
          </w:p>
        </w:tc>
        <w:tc>
          <w:tcPr>
            <w:tcW w:w="851" w:type="dxa"/>
            <w:tcBorders>
              <w:top w:val="single" w:sz="4" w:space="0" w:color="BFBFBF" w:themeColor="background1" w:themeShade="BF"/>
              <w:bottom w:val="single" w:sz="4" w:space="0" w:color="BFBFBF" w:themeColor="background1" w:themeShade="BF"/>
            </w:tcBorders>
          </w:tcPr>
          <w:p w14:paraId="4EA8CE9C" w14:textId="67BA33C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1080" w:type="dxa"/>
            <w:tcBorders>
              <w:top w:val="single" w:sz="4" w:space="0" w:color="BFBFBF" w:themeColor="background1" w:themeShade="BF"/>
              <w:bottom w:val="single" w:sz="4" w:space="0" w:color="BFBFBF" w:themeColor="background1" w:themeShade="BF"/>
            </w:tcBorders>
          </w:tcPr>
          <w:p w14:paraId="3D0B18FA" w14:textId="6D61A4B9"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31</w:t>
            </w:r>
          </w:p>
        </w:tc>
        <w:tc>
          <w:tcPr>
            <w:tcW w:w="694" w:type="dxa"/>
            <w:tcBorders>
              <w:top w:val="single" w:sz="4" w:space="0" w:color="BFBFBF" w:themeColor="background1" w:themeShade="BF"/>
              <w:bottom w:val="single" w:sz="4" w:space="0" w:color="BFBFBF" w:themeColor="background1" w:themeShade="BF"/>
            </w:tcBorders>
          </w:tcPr>
          <w:p w14:paraId="6DCA14A5" w14:textId="55F92CF7"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203</w:t>
            </w:r>
          </w:p>
        </w:tc>
        <w:tc>
          <w:tcPr>
            <w:tcW w:w="967" w:type="dxa"/>
            <w:tcBorders>
              <w:top w:val="single" w:sz="4" w:space="0" w:color="BFBFBF" w:themeColor="background1" w:themeShade="BF"/>
              <w:bottom w:val="single" w:sz="4" w:space="0" w:color="BFBFBF" w:themeColor="background1" w:themeShade="BF"/>
            </w:tcBorders>
          </w:tcPr>
          <w:p w14:paraId="7C86F85F" w14:textId="533EDEF7" w:rsidR="00D158D6" w:rsidRPr="00532322" w:rsidRDefault="00B4733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60F34D38" w14:textId="2DFC7E67" w:rsidR="00D158D6" w:rsidRPr="00532322" w:rsidRDefault="00B4733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17F3CF2" w14:textId="77777777" w:rsidTr="00824327">
        <w:tc>
          <w:tcPr>
            <w:tcW w:w="1260" w:type="dxa"/>
            <w:tcBorders>
              <w:top w:val="single" w:sz="4" w:space="0" w:color="BFBFBF" w:themeColor="background1" w:themeShade="BF"/>
              <w:bottom w:val="single" w:sz="4" w:space="0" w:color="BFBFBF" w:themeColor="background1" w:themeShade="BF"/>
            </w:tcBorders>
          </w:tcPr>
          <w:p w14:paraId="5A83B43B" w14:textId="5A8E71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frue.ch</w:t>
            </w:r>
          </w:p>
        </w:tc>
        <w:tc>
          <w:tcPr>
            <w:tcW w:w="900" w:type="dxa"/>
            <w:tcBorders>
              <w:top w:val="single" w:sz="4" w:space="0" w:color="BFBFBF" w:themeColor="background1" w:themeShade="BF"/>
              <w:bottom w:val="single" w:sz="4" w:space="0" w:color="BFBFBF" w:themeColor="background1" w:themeShade="BF"/>
            </w:tcBorders>
          </w:tcPr>
          <w:p w14:paraId="09A632B9" w14:textId="79A1E78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w:t>
            </w:r>
          </w:p>
        </w:tc>
        <w:tc>
          <w:tcPr>
            <w:tcW w:w="720" w:type="dxa"/>
            <w:tcBorders>
              <w:top w:val="single" w:sz="4" w:space="0" w:color="BFBFBF" w:themeColor="background1" w:themeShade="BF"/>
              <w:bottom w:val="single" w:sz="4" w:space="0" w:color="BFBFBF" w:themeColor="background1" w:themeShade="BF"/>
            </w:tcBorders>
          </w:tcPr>
          <w:p w14:paraId="47F49D47" w14:textId="61756F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995</w:t>
            </w:r>
          </w:p>
        </w:tc>
        <w:tc>
          <w:tcPr>
            <w:tcW w:w="1198" w:type="dxa"/>
            <w:tcBorders>
              <w:top w:val="single" w:sz="4" w:space="0" w:color="BFBFBF" w:themeColor="background1" w:themeShade="BF"/>
              <w:bottom w:val="single" w:sz="4" w:space="0" w:color="BFBFBF" w:themeColor="background1" w:themeShade="BF"/>
            </w:tcBorders>
          </w:tcPr>
          <w:p w14:paraId="0E427DDE" w14:textId="47E2EE1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7E375A8" w14:textId="5B1320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5C2576DC" w14:textId="76ACCA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763</w:t>
            </w:r>
          </w:p>
        </w:tc>
        <w:tc>
          <w:tcPr>
            <w:tcW w:w="720" w:type="dxa"/>
            <w:tcBorders>
              <w:top w:val="single" w:sz="4" w:space="0" w:color="BFBFBF" w:themeColor="background1" w:themeShade="BF"/>
              <w:bottom w:val="single" w:sz="4" w:space="0" w:color="BFBFBF" w:themeColor="background1" w:themeShade="BF"/>
            </w:tcBorders>
          </w:tcPr>
          <w:p w14:paraId="244DC50B" w14:textId="2A27B87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568CF8C8" w14:textId="2E3257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w:t>
            </w:r>
          </w:p>
        </w:tc>
        <w:tc>
          <w:tcPr>
            <w:tcW w:w="1039" w:type="dxa"/>
            <w:tcBorders>
              <w:top w:val="single" w:sz="4" w:space="0" w:color="BFBFBF" w:themeColor="background1" w:themeShade="BF"/>
              <w:bottom w:val="single" w:sz="4" w:space="0" w:color="BFBFBF" w:themeColor="background1" w:themeShade="BF"/>
            </w:tcBorders>
          </w:tcPr>
          <w:p w14:paraId="7930FCED" w14:textId="07785C2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626</w:t>
            </w:r>
          </w:p>
        </w:tc>
        <w:tc>
          <w:tcPr>
            <w:tcW w:w="851" w:type="dxa"/>
            <w:tcBorders>
              <w:top w:val="single" w:sz="4" w:space="0" w:color="BFBFBF" w:themeColor="background1" w:themeShade="BF"/>
              <w:bottom w:val="single" w:sz="4" w:space="0" w:color="BFBFBF" w:themeColor="background1" w:themeShade="BF"/>
            </w:tcBorders>
          </w:tcPr>
          <w:p w14:paraId="6763FBFE" w14:textId="742E5A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1080" w:type="dxa"/>
            <w:tcBorders>
              <w:top w:val="single" w:sz="4" w:space="0" w:color="BFBFBF" w:themeColor="background1" w:themeShade="BF"/>
              <w:bottom w:val="single" w:sz="4" w:space="0" w:color="BFBFBF" w:themeColor="background1" w:themeShade="BF"/>
            </w:tcBorders>
          </w:tcPr>
          <w:p w14:paraId="01C72EB2" w14:textId="028A66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14.7</w:t>
            </w:r>
          </w:p>
        </w:tc>
        <w:tc>
          <w:tcPr>
            <w:tcW w:w="694" w:type="dxa"/>
            <w:tcBorders>
              <w:top w:val="single" w:sz="4" w:space="0" w:color="BFBFBF" w:themeColor="background1" w:themeShade="BF"/>
              <w:bottom w:val="single" w:sz="4" w:space="0" w:color="BFBFBF" w:themeColor="background1" w:themeShade="BF"/>
            </w:tcBorders>
          </w:tcPr>
          <w:p w14:paraId="515719F6" w14:textId="195F6A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1546</w:t>
            </w:r>
          </w:p>
        </w:tc>
        <w:tc>
          <w:tcPr>
            <w:tcW w:w="967" w:type="dxa"/>
            <w:tcBorders>
              <w:top w:val="single" w:sz="4" w:space="0" w:color="BFBFBF" w:themeColor="background1" w:themeShade="BF"/>
              <w:bottom w:val="single" w:sz="4" w:space="0" w:color="BFBFBF" w:themeColor="background1" w:themeShade="BF"/>
            </w:tcBorders>
          </w:tcPr>
          <w:p w14:paraId="158BCE29" w14:textId="2128E4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2205" w:type="dxa"/>
            <w:tcBorders>
              <w:top w:val="single" w:sz="4" w:space="0" w:color="BFBFBF" w:themeColor="background1" w:themeShade="BF"/>
              <w:bottom w:val="single" w:sz="4" w:space="0" w:color="BFBFBF" w:themeColor="background1" w:themeShade="BF"/>
            </w:tcBorders>
          </w:tcPr>
          <w:p w14:paraId="2F70B291" w14:textId="714E45A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AC1FF26" w14:textId="77777777" w:rsidTr="00824327">
        <w:tc>
          <w:tcPr>
            <w:tcW w:w="1260" w:type="dxa"/>
            <w:tcBorders>
              <w:top w:val="single" w:sz="4" w:space="0" w:color="BFBFBF" w:themeColor="background1" w:themeShade="BF"/>
              <w:bottom w:val="single" w:sz="4" w:space="0" w:color="BFBFBF" w:themeColor="background1" w:themeShade="BF"/>
            </w:tcBorders>
          </w:tcPr>
          <w:p w14:paraId="5951C257" w14:textId="3D57828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gilb.za</w:t>
            </w:r>
          </w:p>
        </w:tc>
        <w:tc>
          <w:tcPr>
            <w:tcW w:w="900" w:type="dxa"/>
            <w:tcBorders>
              <w:top w:val="single" w:sz="4" w:space="0" w:color="BFBFBF" w:themeColor="background1" w:themeShade="BF"/>
              <w:bottom w:val="single" w:sz="4" w:space="0" w:color="BFBFBF" w:themeColor="background1" w:themeShade="BF"/>
            </w:tcBorders>
          </w:tcPr>
          <w:p w14:paraId="309966D0" w14:textId="7B6AA07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0809FFED" w14:textId="74C3F01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1748</w:t>
            </w:r>
          </w:p>
        </w:tc>
        <w:tc>
          <w:tcPr>
            <w:tcW w:w="1198" w:type="dxa"/>
            <w:tcBorders>
              <w:top w:val="single" w:sz="4" w:space="0" w:color="BFBFBF" w:themeColor="background1" w:themeShade="BF"/>
              <w:bottom w:val="single" w:sz="4" w:space="0" w:color="BFBFBF" w:themeColor="background1" w:themeShade="BF"/>
            </w:tcBorders>
          </w:tcPr>
          <w:p w14:paraId="02ABC9B8" w14:textId="484E2B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1366482D" w14:textId="4B06BAA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72</w:t>
            </w:r>
          </w:p>
        </w:tc>
        <w:tc>
          <w:tcPr>
            <w:tcW w:w="666" w:type="dxa"/>
            <w:tcBorders>
              <w:top w:val="single" w:sz="4" w:space="0" w:color="BFBFBF" w:themeColor="background1" w:themeShade="BF"/>
              <w:bottom w:val="single" w:sz="4" w:space="0" w:color="BFBFBF" w:themeColor="background1" w:themeShade="BF"/>
            </w:tcBorders>
          </w:tcPr>
          <w:p w14:paraId="55EB9FE5" w14:textId="67A708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272</w:t>
            </w:r>
          </w:p>
        </w:tc>
        <w:tc>
          <w:tcPr>
            <w:tcW w:w="720" w:type="dxa"/>
            <w:tcBorders>
              <w:top w:val="single" w:sz="4" w:space="0" w:color="BFBFBF" w:themeColor="background1" w:themeShade="BF"/>
              <w:bottom w:val="single" w:sz="4" w:space="0" w:color="BFBFBF" w:themeColor="background1" w:themeShade="BF"/>
            </w:tcBorders>
          </w:tcPr>
          <w:p w14:paraId="4B61F1DA" w14:textId="0B1F6F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w:t>
            </w:r>
          </w:p>
        </w:tc>
        <w:tc>
          <w:tcPr>
            <w:tcW w:w="630" w:type="dxa"/>
            <w:tcBorders>
              <w:top w:val="single" w:sz="4" w:space="0" w:color="BFBFBF" w:themeColor="background1" w:themeShade="BF"/>
              <w:bottom w:val="single" w:sz="4" w:space="0" w:color="BFBFBF" w:themeColor="background1" w:themeShade="BF"/>
            </w:tcBorders>
          </w:tcPr>
          <w:p w14:paraId="078813FC" w14:textId="3E2B53C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1039" w:type="dxa"/>
            <w:tcBorders>
              <w:top w:val="single" w:sz="4" w:space="0" w:color="BFBFBF" w:themeColor="background1" w:themeShade="BF"/>
              <w:bottom w:val="single" w:sz="4" w:space="0" w:color="BFBFBF" w:themeColor="background1" w:themeShade="BF"/>
            </w:tcBorders>
          </w:tcPr>
          <w:p w14:paraId="0A737195" w14:textId="018660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290</w:t>
            </w:r>
          </w:p>
        </w:tc>
        <w:tc>
          <w:tcPr>
            <w:tcW w:w="851" w:type="dxa"/>
            <w:tcBorders>
              <w:top w:val="single" w:sz="4" w:space="0" w:color="BFBFBF" w:themeColor="background1" w:themeShade="BF"/>
              <w:bottom w:val="single" w:sz="4" w:space="0" w:color="BFBFBF" w:themeColor="background1" w:themeShade="BF"/>
            </w:tcBorders>
          </w:tcPr>
          <w:p w14:paraId="09D91C1A" w14:textId="59D72F2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1080" w:type="dxa"/>
            <w:tcBorders>
              <w:top w:val="single" w:sz="4" w:space="0" w:color="BFBFBF" w:themeColor="background1" w:themeShade="BF"/>
              <w:bottom w:val="single" w:sz="4" w:space="0" w:color="BFBFBF" w:themeColor="background1" w:themeShade="BF"/>
            </w:tcBorders>
          </w:tcPr>
          <w:p w14:paraId="6917C30C" w14:textId="4D4EAC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17.4</w:t>
            </w:r>
          </w:p>
        </w:tc>
        <w:tc>
          <w:tcPr>
            <w:tcW w:w="694" w:type="dxa"/>
            <w:tcBorders>
              <w:top w:val="single" w:sz="4" w:space="0" w:color="BFBFBF" w:themeColor="background1" w:themeShade="BF"/>
              <w:bottom w:val="single" w:sz="4" w:space="0" w:color="BFBFBF" w:themeColor="background1" w:themeShade="BF"/>
            </w:tcBorders>
          </w:tcPr>
          <w:p w14:paraId="4FA286A4" w14:textId="44C1E4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943</w:t>
            </w:r>
          </w:p>
        </w:tc>
        <w:tc>
          <w:tcPr>
            <w:tcW w:w="967" w:type="dxa"/>
            <w:tcBorders>
              <w:top w:val="single" w:sz="4" w:space="0" w:color="BFBFBF" w:themeColor="background1" w:themeShade="BF"/>
              <w:bottom w:val="single" w:sz="4" w:space="0" w:color="BFBFBF" w:themeColor="background1" w:themeShade="BF"/>
            </w:tcBorders>
          </w:tcPr>
          <w:p w14:paraId="29140EE8" w14:textId="73D9532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69</w:t>
            </w:r>
          </w:p>
        </w:tc>
        <w:tc>
          <w:tcPr>
            <w:tcW w:w="2205" w:type="dxa"/>
            <w:tcBorders>
              <w:top w:val="single" w:sz="4" w:space="0" w:color="BFBFBF" w:themeColor="background1" w:themeShade="BF"/>
              <w:bottom w:val="single" w:sz="4" w:space="0" w:color="BFBFBF" w:themeColor="background1" w:themeShade="BF"/>
            </w:tcBorders>
          </w:tcPr>
          <w:p w14:paraId="018C9F25" w14:textId="07B4E6F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1AFC671" w14:textId="77777777" w:rsidTr="00824327">
        <w:tc>
          <w:tcPr>
            <w:tcW w:w="1260" w:type="dxa"/>
            <w:tcBorders>
              <w:top w:val="single" w:sz="4" w:space="0" w:color="BFBFBF" w:themeColor="background1" w:themeShade="BF"/>
              <w:bottom w:val="single" w:sz="4" w:space="0" w:color="BFBFBF" w:themeColor="background1" w:themeShade="BF"/>
            </w:tcBorders>
          </w:tcPr>
          <w:p w14:paraId="4F660AD4" w14:textId="7AB8A1B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hall.us</w:t>
            </w:r>
          </w:p>
        </w:tc>
        <w:tc>
          <w:tcPr>
            <w:tcW w:w="900" w:type="dxa"/>
            <w:tcBorders>
              <w:top w:val="single" w:sz="4" w:space="0" w:color="BFBFBF" w:themeColor="background1" w:themeShade="BF"/>
              <w:bottom w:val="single" w:sz="4" w:space="0" w:color="BFBFBF" w:themeColor="background1" w:themeShade="BF"/>
            </w:tcBorders>
          </w:tcPr>
          <w:p w14:paraId="18BA4AEF" w14:textId="255A76B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DD981CD" w14:textId="3E7F2E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194</w:t>
            </w:r>
          </w:p>
        </w:tc>
        <w:tc>
          <w:tcPr>
            <w:tcW w:w="1198" w:type="dxa"/>
            <w:tcBorders>
              <w:top w:val="single" w:sz="4" w:space="0" w:color="BFBFBF" w:themeColor="background1" w:themeShade="BF"/>
              <w:bottom w:val="single" w:sz="4" w:space="0" w:color="BFBFBF" w:themeColor="background1" w:themeShade="BF"/>
            </w:tcBorders>
          </w:tcPr>
          <w:p w14:paraId="5C555A2E" w14:textId="59C7FF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1718634" w14:textId="47C830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666" w:type="dxa"/>
            <w:tcBorders>
              <w:top w:val="single" w:sz="4" w:space="0" w:color="BFBFBF" w:themeColor="background1" w:themeShade="BF"/>
              <w:bottom w:val="single" w:sz="4" w:space="0" w:color="BFBFBF" w:themeColor="background1" w:themeShade="BF"/>
            </w:tcBorders>
          </w:tcPr>
          <w:p w14:paraId="0B365D86" w14:textId="52FE3CF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974</w:t>
            </w:r>
          </w:p>
        </w:tc>
        <w:tc>
          <w:tcPr>
            <w:tcW w:w="720" w:type="dxa"/>
            <w:tcBorders>
              <w:top w:val="single" w:sz="4" w:space="0" w:color="BFBFBF" w:themeColor="background1" w:themeShade="BF"/>
              <w:bottom w:val="single" w:sz="4" w:space="0" w:color="BFBFBF" w:themeColor="background1" w:themeShade="BF"/>
            </w:tcBorders>
          </w:tcPr>
          <w:p w14:paraId="3FAE8EFC" w14:textId="235642D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630" w:type="dxa"/>
            <w:tcBorders>
              <w:top w:val="single" w:sz="4" w:space="0" w:color="BFBFBF" w:themeColor="background1" w:themeShade="BF"/>
              <w:bottom w:val="single" w:sz="4" w:space="0" w:color="BFBFBF" w:themeColor="background1" w:themeShade="BF"/>
            </w:tcBorders>
          </w:tcPr>
          <w:p w14:paraId="26B020F5" w14:textId="7AB7B3E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13.8</w:t>
            </w:r>
          </w:p>
        </w:tc>
        <w:tc>
          <w:tcPr>
            <w:tcW w:w="1039" w:type="dxa"/>
            <w:tcBorders>
              <w:top w:val="single" w:sz="4" w:space="0" w:color="BFBFBF" w:themeColor="background1" w:themeShade="BF"/>
              <w:bottom w:val="single" w:sz="4" w:space="0" w:color="BFBFBF" w:themeColor="background1" w:themeShade="BF"/>
            </w:tcBorders>
          </w:tcPr>
          <w:p w14:paraId="4DED0E73" w14:textId="06FCF4B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871</w:t>
            </w:r>
          </w:p>
        </w:tc>
        <w:tc>
          <w:tcPr>
            <w:tcW w:w="851" w:type="dxa"/>
            <w:tcBorders>
              <w:top w:val="single" w:sz="4" w:space="0" w:color="BFBFBF" w:themeColor="background1" w:themeShade="BF"/>
              <w:bottom w:val="single" w:sz="4" w:space="0" w:color="BFBFBF" w:themeColor="background1" w:themeShade="BF"/>
            </w:tcBorders>
          </w:tcPr>
          <w:p w14:paraId="1A503B81" w14:textId="3C231A5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130782A8" w14:textId="6C5364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13.5</w:t>
            </w:r>
          </w:p>
        </w:tc>
        <w:tc>
          <w:tcPr>
            <w:tcW w:w="694" w:type="dxa"/>
            <w:tcBorders>
              <w:top w:val="single" w:sz="4" w:space="0" w:color="BFBFBF" w:themeColor="background1" w:themeShade="BF"/>
              <w:bottom w:val="single" w:sz="4" w:space="0" w:color="BFBFBF" w:themeColor="background1" w:themeShade="BF"/>
            </w:tcBorders>
          </w:tcPr>
          <w:p w14:paraId="222C22C0" w14:textId="758F60B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1289</w:t>
            </w:r>
          </w:p>
        </w:tc>
        <w:tc>
          <w:tcPr>
            <w:tcW w:w="967" w:type="dxa"/>
            <w:tcBorders>
              <w:top w:val="single" w:sz="4" w:space="0" w:color="BFBFBF" w:themeColor="background1" w:themeShade="BF"/>
              <w:bottom w:val="single" w:sz="4" w:space="0" w:color="BFBFBF" w:themeColor="background1" w:themeShade="BF"/>
            </w:tcBorders>
          </w:tcPr>
          <w:p w14:paraId="123DF0AD" w14:textId="6BA554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2205" w:type="dxa"/>
            <w:tcBorders>
              <w:top w:val="single" w:sz="4" w:space="0" w:color="BFBFBF" w:themeColor="background1" w:themeShade="BF"/>
              <w:bottom w:val="single" w:sz="4" w:space="0" w:color="BFBFBF" w:themeColor="background1" w:themeShade="BF"/>
            </w:tcBorders>
          </w:tcPr>
          <w:p w14:paraId="6D46D6EA" w14:textId="78B445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5620974" w14:textId="77777777" w:rsidTr="00824327">
        <w:tc>
          <w:tcPr>
            <w:tcW w:w="1260" w:type="dxa"/>
            <w:tcBorders>
              <w:top w:val="single" w:sz="4" w:space="0" w:color="BFBFBF" w:themeColor="background1" w:themeShade="BF"/>
              <w:bottom w:val="single" w:sz="4" w:space="0" w:color="BFBFBF" w:themeColor="background1" w:themeShade="BF"/>
            </w:tcBorders>
          </w:tcPr>
          <w:p w14:paraId="5F5CCB92" w14:textId="1FDC89A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hart.us</w:t>
            </w:r>
          </w:p>
        </w:tc>
        <w:tc>
          <w:tcPr>
            <w:tcW w:w="900" w:type="dxa"/>
            <w:tcBorders>
              <w:top w:val="single" w:sz="4" w:space="0" w:color="BFBFBF" w:themeColor="background1" w:themeShade="BF"/>
              <w:bottom w:val="single" w:sz="4" w:space="0" w:color="BFBFBF" w:themeColor="background1" w:themeShade="BF"/>
            </w:tcBorders>
          </w:tcPr>
          <w:p w14:paraId="05FA76CF" w14:textId="11BA29D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74ACA3B6" w14:textId="2586F7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1508</w:t>
            </w:r>
          </w:p>
        </w:tc>
        <w:tc>
          <w:tcPr>
            <w:tcW w:w="1198" w:type="dxa"/>
            <w:tcBorders>
              <w:top w:val="single" w:sz="4" w:space="0" w:color="BFBFBF" w:themeColor="background1" w:themeShade="BF"/>
              <w:bottom w:val="single" w:sz="4" w:space="0" w:color="BFBFBF" w:themeColor="background1" w:themeShade="BF"/>
            </w:tcBorders>
          </w:tcPr>
          <w:p w14:paraId="1E116605" w14:textId="658F7EE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C838CAF" w14:textId="320DA3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66" w:type="dxa"/>
            <w:tcBorders>
              <w:top w:val="single" w:sz="4" w:space="0" w:color="BFBFBF" w:themeColor="background1" w:themeShade="BF"/>
              <w:bottom w:val="single" w:sz="4" w:space="0" w:color="BFBFBF" w:themeColor="background1" w:themeShade="BF"/>
            </w:tcBorders>
          </w:tcPr>
          <w:p w14:paraId="7DB8D842" w14:textId="4080BB6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147</w:t>
            </w:r>
          </w:p>
        </w:tc>
        <w:tc>
          <w:tcPr>
            <w:tcW w:w="720" w:type="dxa"/>
            <w:tcBorders>
              <w:top w:val="single" w:sz="4" w:space="0" w:color="BFBFBF" w:themeColor="background1" w:themeShade="BF"/>
              <w:bottom w:val="single" w:sz="4" w:space="0" w:color="BFBFBF" w:themeColor="background1" w:themeShade="BF"/>
            </w:tcBorders>
          </w:tcPr>
          <w:p w14:paraId="374D4F24" w14:textId="042017D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630" w:type="dxa"/>
            <w:tcBorders>
              <w:top w:val="single" w:sz="4" w:space="0" w:color="BFBFBF" w:themeColor="background1" w:themeShade="BF"/>
              <w:bottom w:val="single" w:sz="4" w:space="0" w:color="BFBFBF" w:themeColor="background1" w:themeShade="BF"/>
            </w:tcBorders>
          </w:tcPr>
          <w:p w14:paraId="2BE1F8F6" w14:textId="12B0158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7.7</w:t>
            </w:r>
          </w:p>
        </w:tc>
        <w:tc>
          <w:tcPr>
            <w:tcW w:w="1039" w:type="dxa"/>
            <w:tcBorders>
              <w:top w:val="single" w:sz="4" w:space="0" w:color="BFBFBF" w:themeColor="background1" w:themeShade="BF"/>
              <w:bottom w:val="single" w:sz="4" w:space="0" w:color="BFBFBF" w:themeColor="background1" w:themeShade="BF"/>
            </w:tcBorders>
          </w:tcPr>
          <w:p w14:paraId="1718C9E4" w14:textId="47F201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747</w:t>
            </w:r>
          </w:p>
        </w:tc>
        <w:tc>
          <w:tcPr>
            <w:tcW w:w="851" w:type="dxa"/>
            <w:tcBorders>
              <w:top w:val="single" w:sz="4" w:space="0" w:color="BFBFBF" w:themeColor="background1" w:themeShade="BF"/>
              <w:bottom w:val="single" w:sz="4" w:space="0" w:color="BFBFBF" w:themeColor="background1" w:themeShade="BF"/>
            </w:tcBorders>
          </w:tcPr>
          <w:p w14:paraId="2D05DF1C" w14:textId="6C102E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1080" w:type="dxa"/>
            <w:tcBorders>
              <w:top w:val="single" w:sz="4" w:space="0" w:color="BFBFBF" w:themeColor="background1" w:themeShade="BF"/>
              <w:bottom w:val="single" w:sz="4" w:space="0" w:color="BFBFBF" w:themeColor="background1" w:themeShade="BF"/>
            </w:tcBorders>
          </w:tcPr>
          <w:p w14:paraId="554D0040" w14:textId="1051C8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9.8</w:t>
            </w:r>
          </w:p>
        </w:tc>
        <w:tc>
          <w:tcPr>
            <w:tcW w:w="694" w:type="dxa"/>
            <w:tcBorders>
              <w:top w:val="single" w:sz="4" w:space="0" w:color="BFBFBF" w:themeColor="background1" w:themeShade="BF"/>
              <w:bottom w:val="single" w:sz="4" w:space="0" w:color="BFBFBF" w:themeColor="background1" w:themeShade="BF"/>
            </w:tcBorders>
          </w:tcPr>
          <w:p w14:paraId="060F713E" w14:textId="24D4FC8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259</w:t>
            </w:r>
          </w:p>
        </w:tc>
        <w:tc>
          <w:tcPr>
            <w:tcW w:w="967" w:type="dxa"/>
            <w:tcBorders>
              <w:top w:val="single" w:sz="4" w:space="0" w:color="BFBFBF" w:themeColor="background1" w:themeShade="BF"/>
              <w:bottom w:val="single" w:sz="4" w:space="0" w:color="BFBFBF" w:themeColor="background1" w:themeShade="BF"/>
            </w:tcBorders>
          </w:tcPr>
          <w:p w14:paraId="197810C5" w14:textId="0A124B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2E2826B7" w14:textId="0FC8D53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5ECD2B7" w14:textId="77777777" w:rsidTr="00824327">
        <w:tc>
          <w:tcPr>
            <w:tcW w:w="1260" w:type="dxa"/>
            <w:tcBorders>
              <w:top w:val="single" w:sz="4" w:space="0" w:color="BFBFBF" w:themeColor="background1" w:themeShade="BF"/>
              <w:bottom w:val="single" w:sz="4" w:space="0" w:color="BFBFBF" w:themeColor="background1" w:themeShade="BF"/>
            </w:tcBorders>
          </w:tcPr>
          <w:p w14:paraId="2D119237" w14:textId="3F3498D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hero.uk</w:t>
            </w:r>
          </w:p>
        </w:tc>
        <w:tc>
          <w:tcPr>
            <w:tcW w:w="900" w:type="dxa"/>
            <w:tcBorders>
              <w:top w:val="single" w:sz="4" w:space="0" w:color="BFBFBF" w:themeColor="background1" w:themeShade="BF"/>
              <w:bottom w:val="single" w:sz="4" w:space="0" w:color="BFBFBF" w:themeColor="background1" w:themeShade="BF"/>
            </w:tcBorders>
          </w:tcPr>
          <w:p w14:paraId="1623111D" w14:textId="0C0BE76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5A5443CD" w14:textId="13ADCDA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1198" w:type="dxa"/>
            <w:tcBorders>
              <w:top w:val="single" w:sz="4" w:space="0" w:color="BFBFBF" w:themeColor="background1" w:themeShade="BF"/>
              <w:bottom w:val="single" w:sz="4" w:space="0" w:color="BFBFBF" w:themeColor="background1" w:themeShade="BF"/>
            </w:tcBorders>
          </w:tcPr>
          <w:p w14:paraId="6DB9E723" w14:textId="2191A0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FE5177D" w14:textId="4CBF69C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66" w:type="dxa"/>
            <w:tcBorders>
              <w:top w:val="single" w:sz="4" w:space="0" w:color="BFBFBF" w:themeColor="background1" w:themeShade="BF"/>
              <w:bottom w:val="single" w:sz="4" w:space="0" w:color="BFBFBF" w:themeColor="background1" w:themeShade="BF"/>
            </w:tcBorders>
          </w:tcPr>
          <w:p w14:paraId="62C2CDEE" w14:textId="63886C1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813</w:t>
            </w:r>
          </w:p>
        </w:tc>
        <w:tc>
          <w:tcPr>
            <w:tcW w:w="720" w:type="dxa"/>
            <w:tcBorders>
              <w:top w:val="single" w:sz="4" w:space="0" w:color="BFBFBF" w:themeColor="background1" w:themeShade="BF"/>
              <w:bottom w:val="single" w:sz="4" w:space="0" w:color="BFBFBF" w:themeColor="background1" w:themeShade="BF"/>
            </w:tcBorders>
          </w:tcPr>
          <w:p w14:paraId="66631427" w14:textId="5F9C22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BFBFBF" w:themeColor="background1" w:themeShade="BF"/>
              <w:bottom w:val="single" w:sz="4" w:space="0" w:color="BFBFBF" w:themeColor="background1" w:themeShade="BF"/>
            </w:tcBorders>
          </w:tcPr>
          <w:p w14:paraId="0208FD34" w14:textId="18BBA2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w:t>
            </w:r>
          </w:p>
        </w:tc>
        <w:tc>
          <w:tcPr>
            <w:tcW w:w="1039" w:type="dxa"/>
            <w:tcBorders>
              <w:top w:val="single" w:sz="4" w:space="0" w:color="BFBFBF" w:themeColor="background1" w:themeShade="BF"/>
              <w:bottom w:val="single" w:sz="4" w:space="0" w:color="BFBFBF" w:themeColor="background1" w:themeShade="BF"/>
            </w:tcBorders>
          </w:tcPr>
          <w:p w14:paraId="2DE66FFC" w14:textId="0CF7F3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469</w:t>
            </w:r>
          </w:p>
        </w:tc>
        <w:tc>
          <w:tcPr>
            <w:tcW w:w="851" w:type="dxa"/>
            <w:tcBorders>
              <w:top w:val="single" w:sz="4" w:space="0" w:color="BFBFBF" w:themeColor="background1" w:themeShade="BF"/>
              <w:bottom w:val="single" w:sz="4" w:space="0" w:color="BFBFBF" w:themeColor="background1" w:themeShade="BF"/>
            </w:tcBorders>
          </w:tcPr>
          <w:p w14:paraId="7C62E3F2" w14:textId="137F9E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80" w:type="dxa"/>
            <w:tcBorders>
              <w:top w:val="single" w:sz="4" w:space="0" w:color="BFBFBF" w:themeColor="background1" w:themeShade="BF"/>
              <w:bottom w:val="single" w:sz="4" w:space="0" w:color="BFBFBF" w:themeColor="background1" w:themeShade="BF"/>
            </w:tcBorders>
          </w:tcPr>
          <w:p w14:paraId="78CFC41B" w14:textId="20AC3B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55A33020" w14:textId="34AA70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668</w:t>
            </w:r>
          </w:p>
        </w:tc>
        <w:tc>
          <w:tcPr>
            <w:tcW w:w="967" w:type="dxa"/>
            <w:tcBorders>
              <w:top w:val="single" w:sz="4" w:space="0" w:color="BFBFBF" w:themeColor="background1" w:themeShade="BF"/>
              <w:bottom w:val="single" w:sz="4" w:space="0" w:color="BFBFBF" w:themeColor="background1" w:themeShade="BF"/>
            </w:tcBorders>
          </w:tcPr>
          <w:p w14:paraId="707A2040" w14:textId="3065856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18343548" w14:textId="283B2C7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E0FDC3B" w14:textId="77777777" w:rsidTr="00824327">
        <w:tc>
          <w:tcPr>
            <w:tcW w:w="1260" w:type="dxa"/>
            <w:tcBorders>
              <w:top w:val="single" w:sz="4" w:space="0" w:color="BFBFBF" w:themeColor="background1" w:themeShade="BF"/>
              <w:bottom w:val="single" w:sz="4" w:space="0" w:color="BFBFBF" w:themeColor="background1" w:themeShade="BF"/>
            </w:tcBorders>
          </w:tcPr>
          <w:p w14:paraId="095C7BDE" w14:textId="708CE4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hnvr.us</w:t>
            </w:r>
          </w:p>
        </w:tc>
        <w:tc>
          <w:tcPr>
            <w:tcW w:w="900" w:type="dxa"/>
            <w:tcBorders>
              <w:top w:val="single" w:sz="4" w:space="0" w:color="BFBFBF" w:themeColor="background1" w:themeShade="BF"/>
              <w:bottom w:val="single" w:sz="4" w:space="0" w:color="BFBFBF" w:themeColor="background1" w:themeShade="BF"/>
            </w:tcBorders>
          </w:tcPr>
          <w:p w14:paraId="3C08AEC4" w14:textId="7BF1E99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34257B1B" w14:textId="71E117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271</w:t>
            </w:r>
          </w:p>
        </w:tc>
        <w:tc>
          <w:tcPr>
            <w:tcW w:w="1198" w:type="dxa"/>
            <w:tcBorders>
              <w:top w:val="single" w:sz="4" w:space="0" w:color="BFBFBF" w:themeColor="background1" w:themeShade="BF"/>
              <w:bottom w:val="single" w:sz="4" w:space="0" w:color="BFBFBF" w:themeColor="background1" w:themeShade="BF"/>
            </w:tcBorders>
          </w:tcPr>
          <w:p w14:paraId="1CF095D9" w14:textId="771C818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4B173E8" w14:textId="0811704A"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666" w:type="dxa"/>
            <w:tcBorders>
              <w:top w:val="single" w:sz="4" w:space="0" w:color="BFBFBF" w:themeColor="background1" w:themeShade="BF"/>
              <w:bottom w:val="single" w:sz="4" w:space="0" w:color="BFBFBF" w:themeColor="background1" w:themeShade="BF"/>
            </w:tcBorders>
          </w:tcPr>
          <w:p w14:paraId="36B86F76" w14:textId="3F77DA9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559</w:t>
            </w:r>
          </w:p>
        </w:tc>
        <w:tc>
          <w:tcPr>
            <w:tcW w:w="720" w:type="dxa"/>
            <w:tcBorders>
              <w:top w:val="single" w:sz="4" w:space="0" w:color="BFBFBF" w:themeColor="background1" w:themeShade="BF"/>
              <w:bottom w:val="single" w:sz="4" w:space="0" w:color="BFBFBF" w:themeColor="background1" w:themeShade="BF"/>
            </w:tcBorders>
          </w:tcPr>
          <w:p w14:paraId="5C98D616" w14:textId="2313088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6E59EA1F" w14:textId="7D7789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1039" w:type="dxa"/>
            <w:tcBorders>
              <w:top w:val="single" w:sz="4" w:space="0" w:color="BFBFBF" w:themeColor="background1" w:themeShade="BF"/>
              <w:bottom w:val="single" w:sz="4" w:space="0" w:color="BFBFBF" w:themeColor="background1" w:themeShade="BF"/>
            </w:tcBorders>
          </w:tcPr>
          <w:p w14:paraId="0A77A931" w14:textId="0959D31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1000</w:t>
            </w:r>
          </w:p>
        </w:tc>
        <w:tc>
          <w:tcPr>
            <w:tcW w:w="851" w:type="dxa"/>
            <w:tcBorders>
              <w:top w:val="single" w:sz="4" w:space="0" w:color="BFBFBF" w:themeColor="background1" w:themeShade="BF"/>
              <w:bottom w:val="single" w:sz="4" w:space="0" w:color="BFBFBF" w:themeColor="background1" w:themeShade="BF"/>
            </w:tcBorders>
          </w:tcPr>
          <w:p w14:paraId="2BA26F14" w14:textId="793AF3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1080" w:type="dxa"/>
            <w:tcBorders>
              <w:top w:val="single" w:sz="4" w:space="0" w:color="BFBFBF" w:themeColor="background1" w:themeShade="BF"/>
              <w:bottom w:val="single" w:sz="4" w:space="0" w:color="BFBFBF" w:themeColor="background1" w:themeShade="BF"/>
            </w:tcBorders>
          </w:tcPr>
          <w:p w14:paraId="118C278A" w14:textId="4FFF47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18.5</w:t>
            </w:r>
          </w:p>
        </w:tc>
        <w:tc>
          <w:tcPr>
            <w:tcW w:w="694" w:type="dxa"/>
            <w:tcBorders>
              <w:top w:val="single" w:sz="4" w:space="0" w:color="BFBFBF" w:themeColor="background1" w:themeShade="BF"/>
              <w:bottom w:val="single" w:sz="4" w:space="0" w:color="BFBFBF" w:themeColor="background1" w:themeShade="BF"/>
            </w:tcBorders>
          </w:tcPr>
          <w:p w14:paraId="48D5815E" w14:textId="15747A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1044</w:t>
            </w:r>
          </w:p>
        </w:tc>
        <w:tc>
          <w:tcPr>
            <w:tcW w:w="967" w:type="dxa"/>
            <w:tcBorders>
              <w:top w:val="single" w:sz="4" w:space="0" w:color="BFBFBF" w:themeColor="background1" w:themeShade="BF"/>
              <w:bottom w:val="single" w:sz="4" w:space="0" w:color="BFBFBF" w:themeColor="background1" w:themeShade="BF"/>
            </w:tcBorders>
          </w:tcPr>
          <w:p w14:paraId="41D0E1BE" w14:textId="071684A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w:t>
            </w:r>
          </w:p>
        </w:tc>
        <w:tc>
          <w:tcPr>
            <w:tcW w:w="2205" w:type="dxa"/>
            <w:tcBorders>
              <w:top w:val="single" w:sz="4" w:space="0" w:color="BFBFBF" w:themeColor="background1" w:themeShade="BF"/>
              <w:bottom w:val="single" w:sz="4" w:space="0" w:color="BFBFBF" w:themeColor="background1" w:themeShade="BF"/>
            </w:tcBorders>
          </w:tcPr>
          <w:p w14:paraId="057113C3" w14:textId="57498A4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7FA2812" w14:textId="77777777" w:rsidTr="00824327">
        <w:tc>
          <w:tcPr>
            <w:tcW w:w="1260" w:type="dxa"/>
            <w:tcBorders>
              <w:top w:val="single" w:sz="4" w:space="0" w:color="BFBFBF" w:themeColor="background1" w:themeShade="BF"/>
              <w:bottom w:val="single" w:sz="4" w:space="0" w:color="BFBFBF" w:themeColor="background1" w:themeShade="BF"/>
            </w:tcBorders>
          </w:tcPr>
          <w:p w14:paraId="2180ACB6" w14:textId="69768BA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jena.de</w:t>
            </w:r>
          </w:p>
        </w:tc>
        <w:tc>
          <w:tcPr>
            <w:tcW w:w="900" w:type="dxa"/>
            <w:tcBorders>
              <w:top w:val="single" w:sz="4" w:space="0" w:color="BFBFBF" w:themeColor="background1" w:themeShade="BF"/>
              <w:bottom w:val="single" w:sz="4" w:space="0" w:color="BFBFBF" w:themeColor="background1" w:themeShade="BF"/>
            </w:tcBorders>
          </w:tcPr>
          <w:p w14:paraId="606E7D75" w14:textId="3B57278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DE</w:t>
            </w:r>
          </w:p>
        </w:tc>
        <w:tc>
          <w:tcPr>
            <w:tcW w:w="720" w:type="dxa"/>
            <w:tcBorders>
              <w:top w:val="single" w:sz="4" w:space="0" w:color="BFBFBF" w:themeColor="background1" w:themeShade="BF"/>
              <w:bottom w:val="single" w:sz="4" w:space="0" w:color="BFBFBF" w:themeColor="background1" w:themeShade="BF"/>
            </w:tcBorders>
          </w:tcPr>
          <w:p w14:paraId="09CFEC51" w14:textId="7A0A1BF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320</w:t>
            </w:r>
          </w:p>
        </w:tc>
        <w:tc>
          <w:tcPr>
            <w:tcW w:w="1198" w:type="dxa"/>
            <w:tcBorders>
              <w:top w:val="single" w:sz="4" w:space="0" w:color="BFBFBF" w:themeColor="background1" w:themeShade="BF"/>
              <w:bottom w:val="single" w:sz="4" w:space="0" w:color="BFBFBF" w:themeColor="background1" w:themeShade="BF"/>
            </w:tcBorders>
          </w:tcPr>
          <w:p w14:paraId="08A987BE" w14:textId="4D656B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6AC92CDB" w14:textId="5430E0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59</w:t>
            </w:r>
          </w:p>
        </w:tc>
        <w:tc>
          <w:tcPr>
            <w:tcW w:w="666" w:type="dxa"/>
            <w:tcBorders>
              <w:top w:val="single" w:sz="4" w:space="0" w:color="BFBFBF" w:themeColor="background1" w:themeShade="BF"/>
              <w:bottom w:val="single" w:sz="4" w:space="0" w:color="BFBFBF" w:themeColor="background1" w:themeShade="BF"/>
            </w:tcBorders>
          </w:tcPr>
          <w:p w14:paraId="42CACD89" w14:textId="6B13212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706</w:t>
            </w:r>
          </w:p>
        </w:tc>
        <w:tc>
          <w:tcPr>
            <w:tcW w:w="720" w:type="dxa"/>
            <w:tcBorders>
              <w:top w:val="single" w:sz="4" w:space="0" w:color="BFBFBF" w:themeColor="background1" w:themeShade="BF"/>
              <w:bottom w:val="single" w:sz="4" w:space="0" w:color="BFBFBF" w:themeColor="background1" w:themeShade="BF"/>
            </w:tcBorders>
          </w:tcPr>
          <w:p w14:paraId="793BE3E6" w14:textId="13532AF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w:t>
            </w:r>
          </w:p>
        </w:tc>
        <w:tc>
          <w:tcPr>
            <w:tcW w:w="630" w:type="dxa"/>
            <w:tcBorders>
              <w:top w:val="single" w:sz="4" w:space="0" w:color="BFBFBF" w:themeColor="background1" w:themeShade="BF"/>
              <w:bottom w:val="single" w:sz="4" w:space="0" w:color="BFBFBF" w:themeColor="background1" w:themeShade="BF"/>
            </w:tcBorders>
          </w:tcPr>
          <w:p w14:paraId="09A2D450" w14:textId="597373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8.6</w:t>
            </w:r>
          </w:p>
        </w:tc>
        <w:tc>
          <w:tcPr>
            <w:tcW w:w="1039" w:type="dxa"/>
            <w:tcBorders>
              <w:top w:val="single" w:sz="4" w:space="0" w:color="BFBFBF" w:themeColor="background1" w:themeShade="BF"/>
              <w:bottom w:val="single" w:sz="4" w:space="0" w:color="BFBFBF" w:themeColor="background1" w:themeShade="BF"/>
            </w:tcBorders>
          </w:tcPr>
          <w:p w14:paraId="46B7A7F3" w14:textId="7281F7C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668</w:t>
            </w:r>
          </w:p>
        </w:tc>
        <w:tc>
          <w:tcPr>
            <w:tcW w:w="851" w:type="dxa"/>
            <w:tcBorders>
              <w:top w:val="single" w:sz="4" w:space="0" w:color="BFBFBF" w:themeColor="background1" w:themeShade="BF"/>
              <w:bottom w:val="single" w:sz="4" w:space="0" w:color="BFBFBF" w:themeColor="background1" w:themeShade="BF"/>
            </w:tcBorders>
          </w:tcPr>
          <w:p w14:paraId="0EB2F989" w14:textId="0C56B70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031BB199" w14:textId="40AD19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15.1</w:t>
            </w:r>
          </w:p>
        </w:tc>
        <w:tc>
          <w:tcPr>
            <w:tcW w:w="694" w:type="dxa"/>
            <w:tcBorders>
              <w:top w:val="single" w:sz="4" w:space="0" w:color="BFBFBF" w:themeColor="background1" w:themeShade="BF"/>
              <w:bottom w:val="single" w:sz="4" w:space="0" w:color="BFBFBF" w:themeColor="background1" w:themeShade="BF"/>
            </w:tcBorders>
          </w:tcPr>
          <w:p w14:paraId="5878F03B" w14:textId="33506B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654</w:t>
            </w:r>
          </w:p>
        </w:tc>
        <w:tc>
          <w:tcPr>
            <w:tcW w:w="967" w:type="dxa"/>
            <w:tcBorders>
              <w:top w:val="single" w:sz="4" w:space="0" w:color="BFBFBF" w:themeColor="background1" w:themeShade="BF"/>
              <w:bottom w:val="single" w:sz="4" w:space="0" w:color="BFBFBF" w:themeColor="background1" w:themeShade="BF"/>
            </w:tcBorders>
          </w:tcPr>
          <w:p w14:paraId="32A4E360" w14:textId="2B38EE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7AB39F7B" w14:textId="214DC4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64E560D" w14:textId="77777777" w:rsidTr="00824327">
        <w:tc>
          <w:tcPr>
            <w:tcW w:w="1260" w:type="dxa"/>
            <w:tcBorders>
              <w:top w:val="single" w:sz="4" w:space="0" w:color="BFBFBF" w:themeColor="background1" w:themeShade="BF"/>
              <w:bottom w:val="single" w:sz="4" w:space="0" w:color="BFBFBF" w:themeColor="background1" w:themeShade="BF"/>
            </w:tcBorders>
          </w:tcPr>
          <w:p w14:paraId="32E01414" w14:textId="0BA442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kbs.us</w:t>
            </w:r>
          </w:p>
        </w:tc>
        <w:tc>
          <w:tcPr>
            <w:tcW w:w="900" w:type="dxa"/>
            <w:tcBorders>
              <w:top w:val="single" w:sz="4" w:space="0" w:color="BFBFBF" w:themeColor="background1" w:themeShade="BF"/>
              <w:bottom w:val="single" w:sz="4" w:space="0" w:color="BFBFBF" w:themeColor="background1" w:themeShade="BF"/>
            </w:tcBorders>
          </w:tcPr>
          <w:p w14:paraId="596F1F6D" w14:textId="3BEDDB9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17158279" w14:textId="2B0ED77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288</w:t>
            </w:r>
          </w:p>
        </w:tc>
        <w:tc>
          <w:tcPr>
            <w:tcW w:w="1198" w:type="dxa"/>
            <w:tcBorders>
              <w:top w:val="single" w:sz="4" w:space="0" w:color="BFBFBF" w:themeColor="background1" w:themeShade="BF"/>
              <w:bottom w:val="single" w:sz="4" w:space="0" w:color="BFBFBF" w:themeColor="background1" w:themeShade="BF"/>
            </w:tcBorders>
          </w:tcPr>
          <w:p w14:paraId="2F3B28AF" w14:textId="2CBC86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B949B6B" w14:textId="3AE80A9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66" w:type="dxa"/>
            <w:tcBorders>
              <w:top w:val="single" w:sz="4" w:space="0" w:color="BFBFBF" w:themeColor="background1" w:themeShade="BF"/>
              <w:bottom w:val="single" w:sz="4" w:space="0" w:color="BFBFBF" w:themeColor="background1" w:themeShade="BF"/>
            </w:tcBorders>
          </w:tcPr>
          <w:p w14:paraId="5F1B032E" w14:textId="49A303A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662</w:t>
            </w:r>
          </w:p>
        </w:tc>
        <w:tc>
          <w:tcPr>
            <w:tcW w:w="720" w:type="dxa"/>
            <w:tcBorders>
              <w:top w:val="single" w:sz="4" w:space="0" w:color="BFBFBF" w:themeColor="background1" w:themeShade="BF"/>
              <w:bottom w:val="single" w:sz="4" w:space="0" w:color="BFBFBF" w:themeColor="background1" w:themeShade="BF"/>
            </w:tcBorders>
          </w:tcPr>
          <w:p w14:paraId="2A55D51A" w14:textId="7C969C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39DD14AC" w14:textId="2A3FC19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w:t>
            </w:r>
          </w:p>
        </w:tc>
        <w:tc>
          <w:tcPr>
            <w:tcW w:w="1039" w:type="dxa"/>
            <w:tcBorders>
              <w:top w:val="single" w:sz="4" w:space="0" w:color="BFBFBF" w:themeColor="background1" w:themeShade="BF"/>
              <w:bottom w:val="single" w:sz="4" w:space="0" w:color="BFBFBF" w:themeColor="background1" w:themeShade="BF"/>
            </w:tcBorders>
          </w:tcPr>
          <w:p w14:paraId="716ED63C" w14:textId="6CF934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1001</w:t>
            </w:r>
          </w:p>
        </w:tc>
        <w:tc>
          <w:tcPr>
            <w:tcW w:w="851" w:type="dxa"/>
            <w:tcBorders>
              <w:top w:val="single" w:sz="4" w:space="0" w:color="BFBFBF" w:themeColor="background1" w:themeShade="BF"/>
              <w:bottom w:val="single" w:sz="4" w:space="0" w:color="BFBFBF" w:themeColor="background1" w:themeShade="BF"/>
            </w:tcBorders>
          </w:tcPr>
          <w:p w14:paraId="441DAE23" w14:textId="0576F06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1080" w:type="dxa"/>
            <w:tcBorders>
              <w:top w:val="single" w:sz="4" w:space="0" w:color="BFBFBF" w:themeColor="background1" w:themeShade="BF"/>
              <w:bottom w:val="single" w:sz="4" w:space="0" w:color="BFBFBF" w:themeColor="background1" w:themeShade="BF"/>
            </w:tcBorders>
          </w:tcPr>
          <w:p w14:paraId="41AE55BF" w14:textId="306C3F3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19.8</w:t>
            </w:r>
          </w:p>
        </w:tc>
        <w:tc>
          <w:tcPr>
            <w:tcW w:w="694" w:type="dxa"/>
            <w:tcBorders>
              <w:top w:val="single" w:sz="4" w:space="0" w:color="BFBFBF" w:themeColor="background1" w:themeShade="BF"/>
              <w:bottom w:val="single" w:sz="4" w:space="0" w:color="BFBFBF" w:themeColor="background1" w:themeShade="BF"/>
            </w:tcBorders>
          </w:tcPr>
          <w:p w14:paraId="581C62D7" w14:textId="233391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903</w:t>
            </w:r>
          </w:p>
        </w:tc>
        <w:tc>
          <w:tcPr>
            <w:tcW w:w="967" w:type="dxa"/>
            <w:tcBorders>
              <w:top w:val="single" w:sz="4" w:space="0" w:color="BFBFBF" w:themeColor="background1" w:themeShade="BF"/>
              <w:bottom w:val="single" w:sz="4" w:space="0" w:color="BFBFBF" w:themeColor="background1" w:themeShade="BF"/>
            </w:tcBorders>
          </w:tcPr>
          <w:p w14:paraId="5408C5DE" w14:textId="5DFAB9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6F9BC7D6" w14:textId="7FC16E5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6B518EBD" w14:textId="77777777" w:rsidTr="00824327">
        <w:tc>
          <w:tcPr>
            <w:tcW w:w="1260" w:type="dxa"/>
            <w:tcBorders>
              <w:top w:val="single" w:sz="4" w:space="0" w:color="BFBFBF" w:themeColor="background1" w:themeShade="BF"/>
              <w:bottom w:val="single" w:sz="4" w:space="0" w:color="BFBFBF" w:themeColor="background1" w:themeShade="BF"/>
            </w:tcBorders>
          </w:tcPr>
          <w:p w14:paraId="46480D8F" w14:textId="16C6743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kibber.in</w:t>
            </w:r>
          </w:p>
        </w:tc>
        <w:tc>
          <w:tcPr>
            <w:tcW w:w="900" w:type="dxa"/>
            <w:tcBorders>
              <w:top w:val="single" w:sz="4" w:space="0" w:color="BFBFBF" w:themeColor="background1" w:themeShade="BF"/>
              <w:bottom w:val="single" w:sz="4" w:space="0" w:color="BFBFBF" w:themeColor="background1" w:themeShade="BF"/>
            </w:tcBorders>
          </w:tcPr>
          <w:p w14:paraId="553D02CF" w14:textId="60C376E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IN</w:t>
            </w:r>
          </w:p>
        </w:tc>
        <w:tc>
          <w:tcPr>
            <w:tcW w:w="720" w:type="dxa"/>
            <w:tcBorders>
              <w:top w:val="single" w:sz="4" w:space="0" w:color="BFBFBF" w:themeColor="background1" w:themeShade="BF"/>
              <w:bottom w:val="single" w:sz="4" w:space="0" w:color="BFBFBF" w:themeColor="background1" w:themeShade="BF"/>
            </w:tcBorders>
          </w:tcPr>
          <w:p w14:paraId="20A1B391" w14:textId="05C29DA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4241</w:t>
            </w:r>
          </w:p>
        </w:tc>
        <w:tc>
          <w:tcPr>
            <w:tcW w:w="1198" w:type="dxa"/>
            <w:tcBorders>
              <w:top w:val="single" w:sz="4" w:space="0" w:color="BFBFBF" w:themeColor="background1" w:themeShade="BF"/>
              <w:bottom w:val="single" w:sz="4" w:space="0" w:color="BFBFBF" w:themeColor="background1" w:themeShade="BF"/>
            </w:tcBorders>
          </w:tcPr>
          <w:p w14:paraId="76727885" w14:textId="6513F6E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0868506" w14:textId="29B2AC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66" w:type="dxa"/>
            <w:tcBorders>
              <w:top w:val="single" w:sz="4" w:space="0" w:color="BFBFBF" w:themeColor="background1" w:themeShade="BF"/>
              <w:bottom w:val="single" w:sz="4" w:space="0" w:color="BFBFBF" w:themeColor="background1" w:themeShade="BF"/>
            </w:tcBorders>
          </w:tcPr>
          <w:p w14:paraId="63A9F0A6" w14:textId="4B3F7C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720" w:type="dxa"/>
            <w:tcBorders>
              <w:top w:val="single" w:sz="4" w:space="0" w:color="BFBFBF" w:themeColor="background1" w:themeShade="BF"/>
              <w:bottom w:val="single" w:sz="4" w:space="0" w:color="BFBFBF" w:themeColor="background1" w:themeShade="BF"/>
            </w:tcBorders>
          </w:tcPr>
          <w:p w14:paraId="0981F65C" w14:textId="415DE6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129</w:t>
            </w:r>
          </w:p>
        </w:tc>
        <w:tc>
          <w:tcPr>
            <w:tcW w:w="630" w:type="dxa"/>
            <w:tcBorders>
              <w:top w:val="single" w:sz="4" w:space="0" w:color="BFBFBF" w:themeColor="background1" w:themeShade="BF"/>
              <w:bottom w:val="single" w:sz="4" w:space="0" w:color="BFBFBF" w:themeColor="background1" w:themeShade="BF"/>
            </w:tcBorders>
          </w:tcPr>
          <w:p w14:paraId="59D4EA08" w14:textId="504AB9D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039" w:type="dxa"/>
            <w:tcBorders>
              <w:top w:val="single" w:sz="4" w:space="0" w:color="BFBFBF" w:themeColor="background1" w:themeShade="BF"/>
              <w:bottom w:val="single" w:sz="4" w:space="0" w:color="BFBFBF" w:themeColor="background1" w:themeShade="BF"/>
            </w:tcBorders>
          </w:tcPr>
          <w:p w14:paraId="5823211A" w14:textId="0046C4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1064</w:t>
            </w:r>
          </w:p>
        </w:tc>
        <w:tc>
          <w:tcPr>
            <w:tcW w:w="851" w:type="dxa"/>
            <w:tcBorders>
              <w:top w:val="single" w:sz="4" w:space="0" w:color="BFBFBF" w:themeColor="background1" w:themeShade="BF"/>
              <w:bottom w:val="single" w:sz="4" w:space="0" w:color="BFBFBF" w:themeColor="background1" w:themeShade="BF"/>
            </w:tcBorders>
          </w:tcPr>
          <w:p w14:paraId="56B9C75F" w14:textId="110D80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1080" w:type="dxa"/>
            <w:tcBorders>
              <w:top w:val="single" w:sz="4" w:space="0" w:color="BFBFBF" w:themeColor="background1" w:themeShade="BF"/>
              <w:bottom w:val="single" w:sz="4" w:space="0" w:color="BFBFBF" w:themeColor="background1" w:themeShade="BF"/>
            </w:tcBorders>
          </w:tcPr>
          <w:p w14:paraId="30227B0D" w14:textId="0FB5B96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-14.9</w:t>
            </w:r>
          </w:p>
        </w:tc>
        <w:tc>
          <w:tcPr>
            <w:tcW w:w="694" w:type="dxa"/>
            <w:tcBorders>
              <w:top w:val="single" w:sz="4" w:space="0" w:color="BFBFBF" w:themeColor="background1" w:themeShade="BF"/>
              <w:bottom w:val="single" w:sz="4" w:space="0" w:color="BFBFBF" w:themeColor="background1" w:themeShade="BF"/>
            </w:tcBorders>
          </w:tcPr>
          <w:p w14:paraId="35D77F02" w14:textId="447E12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400</w:t>
            </w:r>
          </w:p>
        </w:tc>
        <w:tc>
          <w:tcPr>
            <w:tcW w:w="967" w:type="dxa"/>
            <w:tcBorders>
              <w:top w:val="single" w:sz="4" w:space="0" w:color="BFBFBF" w:themeColor="background1" w:themeShade="BF"/>
              <w:bottom w:val="single" w:sz="4" w:space="0" w:color="BFBFBF" w:themeColor="background1" w:themeShade="BF"/>
            </w:tcBorders>
          </w:tcPr>
          <w:p w14:paraId="27304F0A" w14:textId="6D8DD2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0354E7E9" w14:textId="208D595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FEEAA36" w14:textId="77777777" w:rsidTr="00824327">
        <w:tc>
          <w:tcPr>
            <w:tcW w:w="1260" w:type="dxa"/>
            <w:tcBorders>
              <w:top w:val="single" w:sz="4" w:space="0" w:color="BFBFBF" w:themeColor="background1" w:themeShade="BF"/>
              <w:bottom w:val="single" w:sz="4" w:space="0" w:color="BFBFBF" w:themeColor="background1" w:themeShade="BF"/>
            </w:tcBorders>
          </w:tcPr>
          <w:p w14:paraId="32DDD23D" w14:textId="426503C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kilp.fi</w:t>
            </w:r>
          </w:p>
        </w:tc>
        <w:tc>
          <w:tcPr>
            <w:tcW w:w="900" w:type="dxa"/>
            <w:tcBorders>
              <w:top w:val="single" w:sz="4" w:space="0" w:color="BFBFBF" w:themeColor="background1" w:themeShade="BF"/>
              <w:bottom w:val="single" w:sz="4" w:space="0" w:color="BFBFBF" w:themeColor="background1" w:themeShade="BF"/>
            </w:tcBorders>
          </w:tcPr>
          <w:p w14:paraId="02D73605" w14:textId="226C5CE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FI</w:t>
            </w:r>
          </w:p>
        </w:tc>
        <w:tc>
          <w:tcPr>
            <w:tcW w:w="720" w:type="dxa"/>
            <w:tcBorders>
              <w:top w:val="single" w:sz="4" w:space="0" w:color="BFBFBF" w:themeColor="background1" w:themeShade="BF"/>
              <w:bottom w:val="single" w:sz="4" w:space="0" w:color="BFBFBF" w:themeColor="background1" w:themeShade="BF"/>
            </w:tcBorders>
          </w:tcPr>
          <w:p w14:paraId="154018B7" w14:textId="3D4CD9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700</w:t>
            </w:r>
          </w:p>
        </w:tc>
        <w:tc>
          <w:tcPr>
            <w:tcW w:w="1198" w:type="dxa"/>
            <w:tcBorders>
              <w:top w:val="single" w:sz="4" w:space="0" w:color="BFBFBF" w:themeColor="background1" w:themeShade="BF"/>
              <w:bottom w:val="single" w:sz="4" w:space="0" w:color="BFBFBF" w:themeColor="background1" w:themeShade="BF"/>
            </w:tcBorders>
          </w:tcPr>
          <w:p w14:paraId="5700CF1E" w14:textId="5624892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551689F0" w14:textId="0EE6A2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66" w:type="dxa"/>
            <w:tcBorders>
              <w:top w:val="single" w:sz="4" w:space="0" w:color="BFBFBF" w:themeColor="background1" w:themeShade="BF"/>
              <w:bottom w:val="single" w:sz="4" w:space="0" w:color="BFBFBF" w:themeColor="background1" w:themeShade="BF"/>
            </w:tcBorders>
          </w:tcPr>
          <w:p w14:paraId="5CB6A66F" w14:textId="72CB356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226</w:t>
            </w:r>
          </w:p>
        </w:tc>
        <w:tc>
          <w:tcPr>
            <w:tcW w:w="720" w:type="dxa"/>
            <w:tcBorders>
              <w:top w:val="single" w:sz="4" w:space="0" w:color="BFBFBF" w:themeColor="background1" w:themeShade="BF"/>
              <w:bottom w:val="single" w:sz="4" w:space="0" w:color="BFBFBF" w:themeColor="background1" w:themeShade="BF"/>
            </w:tcBorders>
          </w:tcPr>
          <w:p w14:paraId="661BDFE4" w14:textId="789975E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30" w:type="dxa"/>
            <w:tcBorders>
              <w:top w:val="single" w:sz="4" w:space="0" w:color="BFBFBF" w:themeColor="background1" w:themeShade="BF"/>
              <w:bottom w:val="single" w:sz="4" w:space="0" w:color="BFBFBF" w:themeColor="background1" w:themeShade="BF"/>
            </w:tcBorders>
          </w:tcPr>
          <w:p w14:paraId="5669196D" w14:textId="3877F3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1039" w:type="dxa"/>
            <w:tcBorders>
              <w:top w:val="single" w:sz="4" w:space="0" w:color="BFBFBF" w:themeColor="background1" w:themeShade="BF"/>
              <w:bottom w:val="single" w:sz="4" w:space="0" w:color="BFBFBF" w:themeColor="background1" w:themeShade="BF"/>
            </w:tcBorders>
          </w:tcPr>
          <w:p w14:paraId="19013E25" w14:textId="603B0D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858</w:t>
            </w:r>
          </w:p>
        </w:tc>
        <w:tc>
          <w:tcPr>
            <w:tcW w:w="851" w:type="dxa"/>
            <w:tcBorders>
              <w:top w:val="single" w:sz="4" w:space="0" w:color="BFBFBF" w:themeColor="background1" w:themeShade="BF"/>
              <w:bottom w:val="single" w:sz="4" w:space="0" w:color="BFBFBF" w:themeColor="background1" w:themeShade="BF"/>
            </w:tcBorders>
          </w:tcPr>
          <w:p w14:paraId="5FB9D939" w14:textId="1608BAB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1080" w:type="dxa"/>
            <w:tcBorders>
              <w:top w:val="single" w:sz="4" w:space="0" w:color="BFBFBF" w:themeColor="background1" w:themeShade="BF"/>
              <w:bottom w:val="single" w:sz="4" w:space="0" w:color="BFBFBF" w:themeColor="background1" w:themeShade="BF"/>
            </w:tcBorders>
          </w:tcPr>
          <w:p w14:paraId="77CF39FE" w14:textId="0F51FEB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63F0C0C1" w14:textId="7460F7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569</w:t>
            </w:r>
          </w:p>
        </w:tc>
        <w:tc>
          <w:tcPr>
            <w:tcW w:w="967" w:type="dxa"/>
            <w:tcBorders>
              <w:top w:val="single" w:sz="4" w:space="0" w:color="BFBFBF" w:themeColor="background1" w:themeShade="BF"/>
              <w:bottom w:val="single" w:sz="4" w:space="0" w:color="BFBFBF" w:themeColor="background1" w:themeShade="BF"/>
            </w:tcBorders>
          </w:tcPr>
          <w:p w14:paraId="261F9324" w14:textId="49D6BC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2205" w:type="dxa"/>
            <w:tcBorders>
              <w:top w:val="single" w:sz="4" w:space="0" w:color="BFBFBF" w:themeColor="background1" w:themeShade="BF"/>
              <w:bottom w:val="single" w:sz="4" w:space="0" w:color="BFBFBF" w:themeColor="background1" w:themeShade="BF"/>
            </w:tcBorders>
          </w:tcPr>
          <w:p w14:paraId="245C9C8E" w14:textId="14AE2B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r w:rsidR="00605F4A" w:rsidRPr="00532322" w14:paraId="7800C237" w14:textId="77777777" w:rsidTr="00824327">
        <w:tc>
          <w:tcPr>
            <w:tcW w:w="1260" w:type="dxa"/>
            <w:tcBorders>
              <w:top w:val="single" w:sz="4" w:space="0" w:color="BFBFBF" w:themeColor="background1" w:themeShade="BF"/>
              <w:bottom w:val="single" w:sz="4" w:space="0" w:color="BFBFBF" w:themeColor="background1" w:themeShade="BF"/>
            </w:tcBorders>
          </w:tcPr>
          <w:p w14:paraId="52049D0D" w14:textId="69B3C57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kiny.au</w:t>
            </w:r>
          </w:p>
        </w:tc>
        <w:tc>
          <w:tcPr>
            <w:tcW w:w="900" w:type="dxa"/>
            <w:tcBorders>
              <w:top w:val="single" w:sz="4" w:space="0" w:color="BFBFBF" w:themeColor="background1" w:themeShade="BF"/>
              <w:bottom w:val="single" w:sz="4" w:space="0" w:color="BFBFBF" w:themeColor="background1" w:themeShade="BF"/>
            </w:tcBorders>
          </w:tcPr>
          <w:p w14:paraId="1609E7D9" w14:textId="30F470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1510276F" w14:textId="590F070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w:t>
            </w:r>
          </w:p>
        </w:tc>
        <w:tc>
          <w:tcPr>
            <w:tcW w:w="1198" w:type="dxa"/>
            <w:tcBorders>
              <w:top w:val="single" w:sz="4" w:space="0" w:color="BFBFBF" w:themeColor="background1" w:themeShade="BF"/>
              <w:bottom w:val="single" w:sz="4" w:space="0" w:color="BFBFBF" w:themeColor="background1" w:themeShade="BF"/>
            </w:tcBorders>
          </w:tcPr>
          <w:p w14:paraId="27C57843" w14:textId="255EA1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5DA358E3" w14:textId="6AF053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w:t>
            </w:r>
          </w:p>
        </w:tc>
        <w:tc>
          <w:tcPr>
            <w:tcW w:w="666" w:type="dxa"/>
            <w:tcBorders>
              <w:top w:val="single" w:sz="4" w:space="0" w:color="BFBFBF" w:themeColor="background1" w:themeShade="BF"/>
              <w:bottom w:val="single" w:sz="4" w:space="0" w:color="BFBFBF" w:themeColor="background1" w:themeShade="BF"/>
            </w:tcBorders>
          </w:tcPr>
          <w:p w14:paraId="5E95DF4B" w14:textId="37D5A013"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568</w:t>
            </w:r>
          </w:p>
        </w:tc>
        <w:tc>
          <w:tcPr>
            <w:tcW w:w="720" w:type="dxa"/>
            <w:tcBorders>
              <w:top w:val="single" w:sz="4" w:space="0" w:color="BFBFBF" w:themeColor="background1" w:themeShade="BF"/>
              <w:bottom w:val="single" w:sz="4" w:space="0" w:color="BFBFBF" w:themeColor="background1" w:themeShade="BF"/>
            </w:tcBorders>
          </w:tcPr>
          <w:p w14:paraId="36A4307D" w14:textId="45785DD9"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134</w:t>
            </w:r>
          </w:p>
        </w:tc>
        <w:tc>
          <w:tcPr>
            <w:tcW w:w="630" w:type="dxa"/>
            <w:tcBorders>
              <w:top w:val="single" w:sz="4" w:space="0" w:color="BFBFBF" w:themeColor="background1" w:themeShade="BF"/>
              <w:bottom w:val="single" w:sz="4" w:space="0" w:color="BFBFBF" w:themeColor="background1" w:themeShade="BF"/>
            </w:tcBorders>
          </w:tcPr>
          <w:p w14:paraId="53E508FF" w14:textId="0CC4053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15.6</w:t>
            </w:r>
          </w:p>
        </w:tc>
        <w:tc>
          <w:tcPr>
            <w:tcW w:w="1039" w:type="dxa"/>
            <w:tcBorders>
              <w:top w:val="single" w:sz="4" w:space="0" w:color="BFBFBF" w:themeColor="background1" w:themeShade="BF"/>
              <w:bottom w:val="single" w:sz="4" w:space="0" w:color="BFBFBF" w:themeColor="background1" w:themeShade="BF"/>
            </w:tcBorders>
          </w:tcPr>
          <w:p w14:paraId="1496F375" w14:textId="17B129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517</w:t>
            </w:r>
          </w:p>
        </w:tc>
        <w:tc>
          <w:tcPr>
            <w:tcW w:w="851" w:type="dxa"/>
            <w:tcBorders>
              <w:top w:val="single" w:sz="4" w:space="0" w:color="BFBFBF" w:themeColor="background1" w:themeShade="BF"/>
              <w:bottom w:val="single" w:sz="4" w:space="0" w:color="BFBFBF" w:themeColor="background1" w:themeShade="BF"/>
            </w:tcBorders>
          </w:tcPr>
          <w:p w14:paraId="7E069AA7" w14:textId="53D25D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1080" w:type="dxa"/>
            <w:tcBorders>
              <w:top w:val="single" w:sz="4" w:space="0" w:color="BFBFBF" w:themeColor="background1" w:themeShade="BF"/>
              <w:bottom w:val="single" w:sz="4" w:space="0" w:color="BFBFBF" w:themeColor="background1" w:themeShade="BF"/>
            </w:tcBorders>
          </w:tcPr>
          <w:p w14:paraId="5E67FFFD" w14:textId="69BF88B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12.4</w:t>
            </w:r>
          </w:p>
        </w:tc>
        <w:tc>
          <w:tcPr>
            <w:tcW w:w="694" w:type="dxa"/>
            <w:tcBorders>
              <w:top w:val="single" w:sz="4" w:space="0" w:color="BFBFBF" w:themeColor="background1" w:themeShade="BF"/>
              <w:bottom w:val="single" w:sz="4" w:space="0" w:color="BFBFBF" w:themeColor="background1" w:themeShade="BF"/>
            </w:tcBorders>
          </w:tcPr>
          <w:p w14:paraId="56D4688C" w14:textId="5C8EB2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408</w:t>
            </w:r>
          </w:p>
        </w:tc>
        <w:tc>
          <w:tcPr>
            <w:tcW w:w="967" w:type="dxa"/>
            <w:tcBorders>
              <w:top w:val="single" w:sz="4" w:space="0" w:color="BFBFBF" w:themeColor="background1" w:themeShade="BF"/>
              <w:bottom w:val="single" w:sz="4" w:space="0" w:color="BFBFBF" w:themeColor="background1" w:themeShade="BF"/>
            </w:tcBorders>
          </w:tcPr>
          <w:p w14:paraId="2DBBA252" w14:textId="11F262C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2205" w:type="dxa"/>
            <w:tcBorders>
              <w:top w:val="single" w:sz="4" w:space="0" w:color="BFBFBF" w:themeColor="background1" w:themeShade="BF"/>
              <w:bottom w:val="single" w:sz="4" w:space="0" w:color="BFBFBF" w:themeColor="background1" w:themeShade="BF"/>
            </w:tcBorders>
          </w:tcPr>
          <w:p w14:paraId="124EE701" w14:textId="1217DD3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84FBECC" w14:textId="77777777" w:rsidTr="00824327">
        <w:tc>
          <w:tcPr>
            <w:tcW w:w="1260" w:type="dxa"/>
            <w:tcBorders>
              <w:top w:val="single" w:sz="4" w:space="0" w:color="BFBFBF" w:themeColor="background1" w:themeShade="BF"/>
              <w:bottom w:val="single" w:sz="4" w:space="0" w:color="BFBFBF" w:themeColor="background1" w:themeShade="BF"/>
            </w:tcBorders>
          </w:tcPr>
          <w:p w14:paraId="5027A24E" w14:textId="7465B7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koffler.ca</w:t>
            </w:r>
          </w:p>
        </w:tc>
        <w:tc>
          <w:tcPr>
            <w:tcW w:w="900" w:type="dxa"/>
            <w:tcBorders>
              <w:top w:val="single" w:sz="4" w:space="0" w:color="BFBFBF" w:themeColor="background1" w:themeShade="BF"/>
              <w:bottom w:val="single" w:sz="4" w:space="0" w:color="BFBFBF" w:themeColor="background1" w:themeShade="BF"/>
            </w:tcBorders>
          </w:tcPr>
          <w:p w14:paraId="1B8A5A96" w14:textId="71F5FCD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CA</w:t>
            </w:r>
          </w:p>
        </w:tc>
        <w:tc>
          <w:tcPr>
            <w:tcW w:w="720" w:type="dxa"/>
            <w:tcBorders>
              <w:top w:val="single" w:sz="4" w:space="0" w:color="BFBFBF" w:themeColor="background1" w:themeShade="BF"/>
              <w:bottom w:val="single" w:sz="4" w:space="0" w:color="BFBFBF" w:themeColor="background1" w:themeShade="BF"/>
            </w:tcBorders>
          </w:tcPr>
          <w:p w14:paraId="25C1F493" w14:textId="3A01D4D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301</w:t>
            </w:r>
          </w:p>
        </w:tc>
        <w:tc>
          <w:tcPr>
            <w:tcW w:w="1198" w:type="dxa"/>
            <w:tcBorders>
              <w:top w:val="single" w:sz="4" w:space="0" w:color="BFBFBF" w:themeColor="background1" w:themeShade="BF"/>
              <w:bottom w:val="single" w:sz="4" w:space="0" w:color="BFBFBF" w:themeColor="background1" w:themeShade="BF"/>
            </w:tcBorders>
          </w:tcPr>
          <w:p w14:paraId="1CD07B34" w14:textId="609071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5133E87" w14:textId="370DBCC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66" w:type="dxa"/>
            <w:tcBorders>
              <w:top w:val="single" w:sz="4" w:space="0" w:color="BFBFBF" w:themeColor="background1" w:themeShade="BF"/>
              <w:bottom w:val="single" w:sz="4" w:space="0" w:color="BFBFBF" w:themeColor="background1" w:themeShade="BF"/>
            </w:tcBorders>
          </w:tcPr>
          <w:p w14:paraId="4E528334" w14:textId="0CE97CE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933</w:t>
            </w:r>
          </w:p>
        </w:tc>
        <w:tc>
          <w:tcPr>
            <w:tcW w:w="720" w:type="dxa"/>
            <w:tcBorders>
              <w:top w:val="single" w:sz="4" w:space="0" w:color="BFBFBF" w:themeColor="background1" w:themeShade="BF"/>
              <w:bottom w:val="single" w:sz="4" w:space="0" w:color="BFBFBF" w:themeColor="background1" w:themeShade="BF"/>
            </w:tcBorders>
          </w:tcPr>
          <w:p w14:paraId="4E804AA4" w14:textId="08C9420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30" w:type="dxa"/>
            <w:tcBorders>
              <w:top w:val="single" w:sz="4" w:space="0" w:color="BFBFBF" w:themeColor="background1" w:themeShade="BF"/>
              <w:bottom w:val="single" w:sz="4" w:space="0" w:color="BFBFBF" w:themeColor="background1" w:themeShade="BF"/>
            </w:tcBorders>
          </w:tcPr>
          <w:p w14:paraId="2ABC4CDF" w14:textId="2CBC6F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w:t>
            </w:r>
          </w:p>
        </w:tc>
        <w:tc>
          <w:tcPr>
            <w:tcW w:w="1039" w:type="dxa"/>
            <w:tcBorders>
              <w:top w:val="single" w:sz="4" w:space="0" w:color="BFBFBF" w:themeColor="background1" w:themeShade="BF"/>
              <w:bottom w:val="single" w:sz="4" w:space="0" w:color="BFBFBF" w:themeColor="background1" w:themeShade="BF"/>
            </w:tcBorders>
          </w:tcPr>
          <w:p w14:paraId="14DDD1F1" w14:textId="7B5ACF4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1032</w:t>
            </w:r>
          </w:p>
        </w:tc>
        <w:tc>
          <w:tcPr>
            <w:tcW w:w="851" w:type="dxa"/>
            <w:tcBorders>
              <w:top w:val="single" w:sz="4" w:space="0" w:color="BFBFBF" w:themeColor="background1" w:themeShade="BF"/>
              <w:bottom w:val="single" w:sz="4" w:space="0" w:color="BFBFBF" w:themeColor="background1" w:themeShade="BF"/>
            </w:tcBorders>
          </w:tcPr>
          <w:p w14:paraId="1CCBD69B" w14:textId="4C7F36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52F4B9CC" w14:textId="1A98E9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18.1</w:t>
            </w:r>
          </w:p>
        </w:tc>
        <w:tc>
          <w:tcPr>
            <w:tcW w:w="694" w:type="dxa"/>
            <w:tcBorders>
              <w:top w:val="single" w:sz="4" w:space="0" w:color="BFBFBF" w:themeColor="background1" w:themeShade="BF"/>
              <w:bottom w:val="single" w:sz="4" w:space="0" w:color="BFBFBF" w:themeColor="background1" w:themeShade="BF"/>
            </w:tcBorders>
          </w:tcPr>
          <w:p w14:paraId="11889783" w14:textId="7C3782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853</w:t>
            </w:r>
          </w:p>
        </w:tc>
        <w:tc>
          <w:tcPr>
            <w:tcW w:w="967" w:type="dxa"/>
            <w:tcBorders>
              <w:top w:val="single" w:sz="4" w:space="0" w:color="BFBFBF" w:themeColor="background1" w:themeShade="BF"/>
              <w:bottom w:val="single" w:sz="4" w:space="0" w:color="BFBFBF" w:themeColor="background1" w:themeShade="BF"/>
            </w:tcBorders>
          </w:tcPr>
          <w:p w14:paraId="40292C3F" w14:textId="356FE3E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06933472" w14:textId="563C8B3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9, 11, 17, 21, 34, 36</w:t>
            </w:r>
            <w:r w:rsidR="00143FB1" w:rsidRPr="00532322">
              <w:rPr>
                <w:rFonts w:asciiTheme="majorHAnsi" w:hAnsiTheme="majorHAnsi"/>
                <w:sz w:val="20"/>
                <w:szCs w:val="20"/>
              </w:rPr>
              <w:t xml:space="preserve"> *</w:t>
            </w:r>
          </w:p>
        </w:tc>
      </w:tr>
      <w:tr w:rsidR="00605F4A" w:rsidRPr="00532322" w14:paraId="7680D82B" w14:textId="77777777" w:rsidTr="00824327">
        <w:tc>
          <w:tcPr>
            <w:tcW w:w="1260" w:type="dxa"/>
            <w:tcBorders>
              <w:top w:val="single" w:sz="4" w:space="0" w:color="BFBFBF" w:themeColor="background1" w:themeShade="BF"/>
              <w:bottom w:val="single" w:sz="4" w:space="0" w:color="BFBFBF" w:themeColor="background1" w:themeShade="BF"/>
            </w:tcBorders>
          </w:tcPr>
          <w:p w14:paraId="06577998" w14:textId="2F0C0A0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konz.us</w:t>
            </w:r>
          </w:p>
        </w:tc>
        <w:tc>
          <w:tcPr>
            <w:tcW w:w="900" w:type="dxa"/>
            <w:tcBorders>
              <w:top w:val="single" w:sz="4" w:space="0" w:color="BFBFBF" w:themeColor="background1" w:themeShade="BF"/>
              <w:bottom w:val="single" w:sz="4" w:space="0" w:color="BFBFBF" w:themeColor="background1" w:themeShade="BF"/>
            </w:tcBorders>
          </w:tcPr>
          <w:p w14:paraId="64E07BC2" w14:textId="4FA51E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12F89C84" w14:textId="2DFAEAD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440</w:t>
            </w:r>
          </w:p>
        </w:tc>
        <w:tc>
          <w:tcPr>
            <w:tcW w:w="1198" w:type="dxa"/>
            <w:tcBorders>
              <w:top w:val="single" w:sz="4" w:space="0" w:color="BFBFBF" w:themeColor="background1" w:themeShade="BF"/>
              <w:bottom w:val="single" w:sz="4" w:space="0" w:color="BFBFBF" w:themeColor="background1" w:themeShade="BF"/>
            </w:tcBorders>
          </w:tcPr>
          <w:p w14:paraId="66994207" w14:textId="379B65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086EAB9" w14:textId="187EE8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666" w:type="dxa"/>
            <w:tcBorders>
              <w:top w:val="single" w:sz="4" w:space="0" w:color="BFBFBF" w:themeColor="background1" w:themeShade="BF"/>
              <w:bottom w:val="single" w:sz="4" w:space="0" w:color="BFBFBF" w:themeColor="background1" w:themeShade="BF"/>
            </w:tcBorders>
          </w:tcPr>
          <w:p w14:paraId="72E78F6C" w14:textId="23F0BA1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376</w:t>
            </w:r>
          </w:p>
        </w:tc>
        <w:tc>
          <w:tcPr>
            <w:tcW w:w="720" w:type="dxa"/>
            <w:tcBorders>
              <w:top w:val="single" w:sz="4" w:space="0" w:color="BFBFBF" w:themeColor="background1" w:themeShade="BF"/>
              <w:bottom w:val="single" w:sz="4" w:space="0" w:color="BFBFBF" w:themeColor="background1" w:themeShade="BF"/>
            </w:tcBorders>
          </w:tcPr>
          <w:p w14:paraId="387628BB" w14:textId="32AD847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630" w:type="dxa"/>
            <w:tcBorders>
              <w:top w:val="single" w:sz="4" w:space="0" w:color="BFBFBF" w:themeColor="background1" w:themeShade="BF"/>
              <w:bottom w:val="single" w:sz="4" w:space="0" w:color="BFBFBF" w:themeColor="background1" w:themeShade="BF"/>
            </w:tcBorders>
          </w:tcPr>
          <w:p w14:paraId="28056993" w14:textId="7BF865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12.1</w:t>
            </w:r>
          </w:p>
        </w:tc>
        <w:tc>
          <w:tcPr>
            <w:tcW w:w="1039" w:type="dxa"/>
            <w:tcBorders>
              <w:top w:val="single" w:sz="4" w:space="0" w:color="BFBFBF" w:themeColor="background1" w:themeShade="BF"/>
              <w:bottom w:val="single" w:sz="4" w:space="0" w:color="BFBFBF" w:themeColor="background1" w:themeShade="BF"/>
            </w:tcBorders>
          </w:tcPr>
          <w:p w14:paraId="72AFE57F" w14:textId="4FDFCE2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1031</w:t>
            </w:r>
          </w:p>
        </w:tc>
        <w:tc>
          <w:tcPr>
            <w:tcW w:w="851" w:type="dxa"/>
            <w:tcBorders>
              <w:top w:val="single" w:sz="4" w:space="0" w:color="BFBFBF" w:themeColor="background1" w:themeShade="BF"/>
              <w:bottom w:val="single" w:sz="4" w:space="0" w:color="BFBFBF" w:themeColor="background1" w:themeShade="BF"/>
            </w:tcBorders>
          </w:tcPr>
          <w:p w14:paraId="610422B6" w14:textId="6B466B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1080" w:type="dxa"/>
            <w:tcBorders>
              <w:top w:val="single" w:sz="4" w:space="0" w:color="BFBFBF" w:themeColor="background1" w:themeShade="BF"/>
              <w:bottom w:val="single" w:sz="4" w:space="0" w:color="BFBFBF" w:themeColor="background1" w:themeShade="BF"/>
            </w:tcBorders>
          </w:tcPr>
          <w:p w14:paraId="76B47768" w14:textId="610388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94" w:type="dxa"/>
            <w:tcBorders>
              <w:top w:val="single" w:sz="4" w:space="0" w:color="BFBFBF" w:themeColor="background1" w:themeShade="BF"/>
              <w:bottom w:val="single" w:sz="4" w:space="0" w:color="BFBFBF" w:themeColor="background1" w:themeShade="BF"/>
            </w:tcBorders>
          </w:tcPr>
          <w:p w14:paraId="0455C214" w14:textId="6A6678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889</w:t>
            </w:r>
          </w:p>
        </w:tc>
        <w:tc>
          <w:tcPr>
            <w:tcW w:w="967" w:type="dxa"/>
            <w:tcBorders>
              <w:top w:val="single" w:sz="4" w:space="0" w:color="BFBFBF" w:themeColor="background1" w:themeShade="BF"/>
              <w:bottom w:val="single" w:sz="4" w:space="0" w:color="BFBFBF" w:themeColor="background1" w:themeShade="BF"/>
            </w:tcBorders>
          </w:tcPr>
          <w:p w14:paraId="69031EF4" w14:textId="7353AB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2205" w:type="dxa"/>
            <w:tcBorders>
              <w:top w:val="single" w:sz="4" w:space="0" w:color="BFBFBF" w:themeColor="background1" w:themeShade="BF"/>
              <w:bottom w:val="single" w:sz="4" w:space="0" w:color="BFBFBF" w:themeColor="background1" w:themeShade="BF"/>
            </w:tcBorders>
          </w:tcPr>
          <w:p w14:paraId="37C75E7E" w14:textId="3CD05F9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6E947607" w14:textId="77777777" w:rsidTr="00824327">
        <w:tc>
          <w:tcPr>
            <w:tcW w:w="1260" w:type="dxa"/>
            <w:tcBorders>
              <w:top w:val="single" w:sz="4" w:space="0" w:color="BFBFBF" w:themeColor="background1" w:themeShade="BF"/>
              <w:bottom w:val="single" w:sz="4" w:space="0" w:color="BFBFBF" w:themeColor="background1" w:themeShade="BF"/>
            </w:tcBorders>
          </w:tcPr>
          <w:p w14:paraId="47F1E600" w14:textId="574E386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lancaster.uk</w:t>
            </w:r>
          </w:p>
        </w:tc>
        <w:tc>
          <w:tcPr>
            <w:tcW w:w="900" w:type="dxa"/>
            <w:tcBorders>
              <w:top w:val="single" w:sz="4" w:space="0" w:color="BFBFBF" w:themeColor="background1" w:themeShade="BF"/>
              <w:bottom w:val="single" w:sz="4" w:space="0" w:color="BFBFBF" w:themeColor="background1" w:themeShade="BF"/>
            </w:tcBorders>
          </w:tcPr>
          <w:p w14:paraId="26117BEC" w14:textId="580A23B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07CBD21F" w14:textId="0DD35F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180</w:t>
            </w:r>
          </w:p>
        </w:tc>
        <w:tc>
          <w:tcPr>
            <w:tcW w:w="1198" w:type="dxa"/>
            <w:tcBorders>
              <w:top w:val="single" w:sz="4" w:space="0" w:color="BFBFBF" w:themeColor="background1" w:themeShade="BF"/>
              <w:bottom w:val="single" w:sz="4" w:space="0" w:color="BFBFBF" w:themeColor="background1" w:themeShade="BF"/>
            </w:tcBorders>
          </w:tcPr>
          <w:p w14:paraId="3148AA62" w14:textId="6FF09E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BBD3124" w14:textId="48E650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666" w:type="dxa"/>
            <w:tcBorders>
              <w:top w:val="single" w:sz="4" w:space="0" w:color="BFBFBF" w:themeColor="background1" w:themeShade="BF"/>
              <w:bottom w:val="single" w:sz="4" w:space="0" w:color="BFBFBF" w:themeColor="background1" w:themeShade="BF"/>
            </w:tcBorders>
          </w:tcPr>
          <w:p w14:paraId="34130D1E" w14:textId="5C63F6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157</w:t>
            </w:r>
          </w:p>
        </w:tc>
        <w:tc>
          <w:tcPr>
            <w:tcW w:w="720" w:type="dxa"/>
            <w:tcBorders>
              <w:top w:val="single" w:sz="4" w:space="0" w:color="BFBFBF" w:themeColor="background1" w:themeShade="BF"/>
              <w:bottom w:val="single" w:sz="4" w:space="0" w:color="BFBFBF" w:themeColor="background1" w:themeShade="BF"/>
            </w:tcBorders>
          </w:tcPr>
          <w:p w14:paraId="59EB05F9" w14:textId="049AD2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285105A3" w14:textId="0130CDC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1039" w:type="dxa"/>
            <w:tcBorders>
              <w:top w:val="single" w:sz="4" w:space="0" w:color="BFBFBF" w:themeColor="background1" w:themeShade="BF"/>
              <w:bottom w:val="single" w:sz="4" w:space="0" w:color="BFBFBF" w:themeColor="background1" w:themeShade="BF"/>
            </w:tcBorders>
          </w:tcPr>
          <w:p w14:paraId="4752126F" w14:textId="24FE5EC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437</w:t>
            </w:r>
          </w:p>
        </w:tc>
        <w:tc>
          <w:tcPr>
            <w:tcW w:w="851" w:type="dxa"/>
            <w:tcBorders>
              <w:top w:val="single" w:sz="4" w:space="0" w:color="BFBFBF" w:themeColor="background1" w:themeShade="BF"/>
              <w:bottom w:val="single" w:sz="4" w:space="0" w:color="BFBFBF" w:themeColor="background1" w:themeShade="BF"/>
            </w:tcBorders>
          </w:tcPr>
          <w:p w14:paraId="329A0C75" w14:textId="39999C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w:t>
            </w:r>
          </w:p>
        </w:tc>
        <w:tc>
          <w:tcPr>
            <w:tcW w:w="1080" w:type="dxa"/>
            <w:tcBorders>
              <w:top w:val="single" w:sz="4" w:space="0" w:color="BFBFBF" w:themeColor="background1" w:themeShade="BF"/>
              <w:bottom w:val="single" w:sz="4" w:space="0" w:color="BFBFBF" w:themeColor="background1" w:themeShade="BF"/>
            </w:tcBorders>
          </w:tcPr>
          <w:p w14:paraId="5ADCC011" w14:textId="31DFFE4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5.9</w:t>
            </w:r>
          </w:p>
        </w:tc>
        <w:tc>
          <w:tcPr>
            <w:tcW w:w="694" w:type="dxa"/>
            <w:tcBorders>
              <w:top w:val="single" w:sz="4" w:space="0" w:color="BFBFBF" w:themeColor="background1" w:themeShade="BF"/>
              <w:bottom w:val="single" w:sz="4" w:space="0" w:color="BFBFBF" w:themeColor="background1" w:themeShade="BF"/>
            </w:tcBorders>
          </w:tcPr>
          <w:p w14:paraId="61C124AA" w14:textId="62812E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1522</w:t>
            </w:r>
          </w:p>
        </w:tc>
        <w:tc>
          <w:tcPr>
            <w:tcW w:w="967" w:type="dxa"/>
            <w:tcBorders>
              <w:top w:val="single" w:sz="4" w:space="0" w:color="BFBFBF" w:themeColor="background1" w:themeShade="BF"/>
              <w:bottom w:val="single" w:sz="4" w:space="0" w:color="BFBFBF" w:themeColor="background1" w:themeShade="BF"/>
            </w:tcBorders>
          </w:tcPr>
          <w:p w14:paraId="49A87B74" w14:textId="121E6E5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5F94E7FB" w14:textId="68CB2C4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35DE913" w14:textId="77777777" w:rsidTr="00824327">
        <w:tc>
          <w:tcPr>
            <w:tcW w:w="1260" w:type="dxa"/>
            <w:tcBorders>
              <w:top w:val="single" w:sz="4" w:space="0" w:color="BFBFBF" w:themeColor="background1" w:themeShade="BF"/>
              <w:bottom w:val="single" w:sz="4" w:space="0" w:color="BFBFBF" w:themeColor="background1" w:themeShade="BF"/>
            </w:tcBorders>
          </w:tcPr>
          <w:p w14:paraId="5080CF52" w14:textId="213085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lastRenderedPageBreak/>
              <w:t>look.us</w:t>
            </w:r>
          </w:p>
        </w:tc>
        <w:tc>
          <w:tcPr>
            <w:tcW w:w="900" w:type="dxa"/>
            <w:tcBorders>
              <w:top w:val="single" w:sz="4" w:space="0" w:color="BFBFBF" w:themeColor="background1" w:themeShade="BF"/>
              <w:bottom w:val="single" w:sz="4" w:space="0" w:color="BFBFBF" w:themeColor="background1" w:themeShade="BF"/>
            </w:tcBorders>
          </w:tcPr>
          <w:p w14:paraId="789E6277" w14:textId="7E328A37"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F345BB9" w14:textId="748FBC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1500</w:t>
            </w:r>
          </w:p>
        </w:tc>
        <w:tc>
          <w:tcPr>
            <w:tcW w:w="1198" w:type="dxa"/>
            <w:tcBorders>
              <w:top w:val="single" w:sz="4" w:space="0" w:color="BFBFBF" w:themeColor="background1" w:themeShade="BF"/>
              <w:bottom w:val="single" w:sz="4" w:space="0" w:color="BFBFBF" w:themeColor="background1" w:themeShade="BF"/>
            </w:tcBorders>
          </w:tcPr>
          <w:p w14:paraId="46AFC902" w14:textId="75FB1E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60BF34DB" w14:textId="49E616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66" w:type="dxa"/>
            <w:tcBorders>
              <w:top w:val="single" w:sz="4" w:space="0" w:color="BFBFBF" w:themeColor="background1" w:themeShade="BF"/>
              <w:bottom w:val="single" w:sz="4" w:space="0" w:color="BFBFBF" w:themeColor="background1" w:themeShade="BF"/>
            </w:tcBorders>
          </w:tcPr>
          <w:p w14:paraId="225B9B50" w14:textId="6240407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253</w:t>
            </w:r>
          </w:p>
        </w:tc>
        <w:tc>
          <w:tcPr>
            <w:tcW w:w="720" w:type="dxa"/>
            <w:tcBorders>
              <w:top w:val="single" w:sz="4" w:space="0" w:color="BFBFBF" w:themeColor="background1" w:themeShade="BF"/>
              <w:bottom w:val="single" w:sz="4" w:space="0" w:color="BFBFBF" w:themeColor="background1" w:themeShade="BF"/>
            </w:tcBorders>
          </w:tcPr>
          <w:p w14:paraId="2F62192A" w14:textId="622A353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100</w:t>
            </w:r>
          </w:p>
        </w:tc>
        <w:tc>
          <w:tcPr>
            <w:tcW w:w="630" w:type="dxa"/>
            <w:tcBorders>
              <w:top w:val="single" w:sz="4" w:space="0" w:color="BFBFBF" w:themeColor="background1" w:themeShade="BF"/>
              <w:bottom w:val="single" w:sz="4" w:space="0" w:color="BFBFBF" w:themeColor="background1" w:themeShade="BF"/>
            </w:tcBorders>
          </w:tcPr>
          <w:p w14:paraId="616C3693" w14:textId="7D2DD2B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6.9</w:t>
            </w:r>
          </w:p>
        </w:tc>
        <w:tc>
          <w:tcPr>
            <w:tcW w:w="1039" w:type="dxa"/>
            <w:tcBorders>
              <w:top w:val="single" w:sz="4" w:space="0" w:color="BFBFBF" w:themeColor="background1" w:themeShade="BF"/>
              <w:bottom w:val="single" w:sz="4" w:space="0" w:color="BFBFBF" w:themeColor="background1" w:themeShade="BF"/>
            </w:tcBorders>
          </w:tcPr>
          <w:p w14:paraId="0F7688D6" w14:textId="574C29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490</w:t>
            </w:r>
          </w:p>
        </w:tc>
        <w:tc>
          <w:tcPr>
            <w:tcW w:w="851" w:type="dxa"/>
            <w:tcBorders>
              <w:top w:val="single" w:sz="4" w:space="0" w:color="BFBFBF" w:themeColor="background1" w:themeShade="BF"/>
              <w:bottom w:val="single" w:sz="4" w:space="0" w:color="BFBFBF" w:themeColor="background1" w:themeShade="BF"/>
            </w:tcBorders>
          </w:tcPr>
          <w:p w14:paraId="516C2EA4" w14:textId="636D339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3E462C8F" w14:textId="084E7A4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694" w:type="dxa"/>
            <w:tcBorders>
              <w:top w:val="single" w:sz="4" w:space="0" w:color="BFBFBF" w:themeColor="background1" w:themeShade="BF"/>
              <w:bottom w:val="single" w:sz="4" w:space="0" w:color="BFBFBF" w:themeColor="background1" w:themeShade="BF"/>
            </w:tcBorders>
          </w:tcPr>
          <w:p w14:paraId="252841C4" w14:textId="462DF2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1877</w:t>
            </w:r>
          </w:p>
        </w:tc>
        <w:tc>
          <w:tcPr>
            <w:tcW w:w="967" w:type="dxa"/>
            <w:tcBorders>
              <w:top w:val="single" w:sz="4" w:space="0" w:color="BFBFBF" w:themeColor="background1" w:themeShade="BF"/>
              <w:bottom w:val="single" w:sz="4" w:space="0" w:color="BFBFBF" w:themeColor="background1" w:themeShade="BF"/>
            </w:tcBorders>
          </w:tcPr>
          <w:p w14:paraId="146FD18D" w14:textId="5015C2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20C6BD6E" w14:textId="523D001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2C61628" w14:textId="77777777" w:rsidTr="00824327">
        <w:tc>
          <w:tcPr>
            <w:tcW w:w="1260" w:type="dxa"/>
            <w:tcBorders>
              <w:top w:val="single" w:sz="4" w:space="0" w:color="BFBFBF" w:themeColor="background1" w:themeShade="BF"/>
              <w:bottom w:val="single" w:sz="4" w:space="0" w:color="BFBFBF" w:themeColor="background1" w:themeShade="BF"/>
            </w:tcBorders>
          </w:tcPr>
          <w:p w14:paraId="44C335A6" w14:textId="0F98C70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marc.ar</w:t>
            </w:r>
          </w:p>
        </w:tc>
        <w:tc>
          <w:tcPr>
            <w:tcW w:w="900" w:type="dxa"/>
            <w:tcBorders>
              <w:top w:val="single" w:sz="4" w:space="0" w:color="BFBFBF" w:themeColor="background1" w:themeShade="BF"/>
              <w:bottom w:val="single" w:sz="4" w:space="0" w:color="BFBFBF" w:themeColor="background1" w:themeShade="BF"/>
            </w:tcBorders>
          </w:tcPr>
          <w:p w14:paraId="0FEE008B" w14:textId="17EE13A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389782CD" w14:textId="3FB7EB7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w:t>
            </w:r>
          </w:p>
        </w:tc>
        <w:tc>
          <w:tcPr>
            <w:tcW w:w="1198" w:type="dxa"/>
            <w:tcBorders>
              <w:top w:val="single" w:sz="4" w:space="0" w:color="BFBFBF" w:themeColor="background1" w:themeShade="BF"/>
              <w:bottom w:val="single" w:sz="4" w:space="0" w:color="BFBFBF" w:themeColor="background1" w:themeShade="BF"/>
            </w:tcBorders>
          </w:tcPr>
          <w:p w14:paraId="2781D60E" w14:textId="37C825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AFD99EC" w14:textId="61D48D6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66" w:type="dxa"/>
            <w:tcBorders>
              <w:top w:val="single" w:sz="4" w:space="0" w:color="BFBFBF" w:themeColor="background1" w:themeShade="BF"/>
              <w:bottom w:val="single" w:sz="4" w:space="0" w:color="BFBFBF" w:themeColor="background1" w:themeShade="BF"/>
            </w:tcBorders>
          </w:tcPr>
          <w:p w14:paraId="2E06CD79" w14:textId="2EE892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793</w:t>
            </w:r>
          </w:p>
        </w:tc>
        <w:tc>
          <w:tcPr>
            <w:tcW w:w="720" w:type="dxa"/>
            <w:tcBorders>
              <w:top w:val="single" w:sz="4" w:space="0" w:color="BFBFBF" w:themeColor="background1" w:themeShade="BF"/>
              <w:bottom w:val="single" w:sz="4" w:space="0" w:color="BFBFBF" w:themeColor="background1" w:themeShade="BF"/>
            </w:tcBorders>
          </w:tcPr>
          <w:p w14:paraId="56057385" w14:textId="5208356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2A2DA9FB" w14:textId="0A21841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14.3</w:t>
            </w:r>
          </w:p>
        </w:tc>
        <w:tc>
          <w:tcPr>
            <w:tcW w:w="1039" w:type="dxa"/>
            <w:tcBorders>
              <w:top w:val="single" w:sz="4" w:space="0" w:color="BFBFBF" w:themeColor="background1" w:themeShade="BF"/>
              <w:bottom w:val="single" w:sz="4" w:space="0" w:color="BFBFBF" w:themeColor="background1" w:themeShade="BF"/>
            </w:tcBorders>
          </w:tcPr>
          <w:p w14:paraId="34DED4E8" w14:textId="0857A3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851" w:type="dxa"/>
            <w:tcBorders>
              <w:top w:val="single" w:sz="4" w:space="0" w:color="BFBFBF" w:themeColor="background1" w:themeShade="BF"/>
              <w:bottom w:val="single" w:sz="4" w:space="0" w:color="BFBFBF" w:themeColor="background1" w:themeShade="BF"/>
            </w:tcBorders>
          </w:tcPr>
          <w:p w14:paraId="639A9023" w14:textId="0A64ED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1080" w:type="dxa"/>
            <w:tcBorders>
              <w:top w:val="single" w:sz="4" w:space="0" w:color="BFBFBF" w:themeColor="background1" w:themeShade="BF"/>
              <w:bottom w:val="single" w:sz="4" w:space="0" w:color="BFBFBF" w:themeColor="background1" w:themeShade="BF"/>
            </w:tcBorders>
          </w:tcPr>
          <w:p w14:paraId="3B986FF9" w14:textId="2F31618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19.9</w:t>
            </w:r>
          </w:p>
        </w:tc>
        <w:tc>
          <w:tcPr>
            <w:tcW w:w="694" w:type="dxa"/>
            <w:tcBorders>
              <w:top w:val="single" w:sz="4" w:space="0" w:color="BFBFBF" w:themeColor="background1" w:themeShade="BF"/>
              <w:bottom w:val="single" w:sz="4" w:space="0" w:color="BFBFBF" w:themeColor="background1" w:themeShade="BF"/>
            </w:tcBorders>
          </w:tcPr>
          <w:p w14:paraId="620C7474" w14:textId="2DEF333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907</w:t>
            </w:r>
          </w:p>
        </w:tc>
        <w:tc>
          <w:tcPr>
            <w:tcW w:w="967" w:type="dxa"/>
            <w:tcBorders>
              <w:top w:val="single" w:sz="4" w:space="0" w:color="BFBFBF" w:themeColor="background1" w:themeShade="BF"/>
              <w:bottom w:val="single" w:sz="4" w:space="0" w:color="BFBFBF" w:themeColor="background1" w:themeShade="BF"/>
            </w:tcBorders>
          </w:tcPr>
          <w:p w14:paraId="12DC6D8B" w14:textId="2D80F4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2205" w:type="dxa"/>
            <w:tcBorders>
              <w:top w:val="single" w:sz="4" w:space="0" w:color="BFBFBF" w:themeColor="background1" w:themeShade="BF"/>
              <w:bottom w:val="single" w:sz="4" w:space="0" w:color="BFBFBF" w:themeColor="background1" w:themeShade="BF"/>
            </w:tcBorders>
          </w:tcPr>
          <w:p w14:paraId="2D633A73" w14:textId="6BB54F4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6, 8, 11, 17</w:t>
            </w:r>
            <w:r w:rsidR="00143FB1" w:rsidRPr="00532322">
              <w:rPr>
                <w:rFonts w:asciiTheme="majorHAnsi" w:hAnsiTheme="majorHAnsi"/>
                <w:sz w:val="20"/>
                <w:szCs w:val="20"/>
              </w:rPr>
              <w:t xml:space="preserve"> *</w:t>
            </w:r>
          </w:p>
        </w:tc>
      </w:tr>
      <w:tr w:rsidR="00605F4A" w:rsidRPr="00532322" w14:paraId="77E6E544" w14:textId="77777777" w:rsidTr="00824327">
        <w:tc>
          <w:tcPr>
            <w:tcW w:w="1260" w:type="dxa"/>
            <w:tcBorders>
              <w:top w:val="single" w:sz="4" w:space="0" w:color="BFBFBF" w:themeColor="background1" w:themeShade="BF"/>
              <w:bottom w:val="single" w:sz="4" w:space="0" w:color="BFBFBF" w:themeColor="background1" w:themeShade="BF"/>
            </w:tcBorders>
          </w:tcPr>
          <w:p w14:paraId="144CE835" w14:textId="5978B07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mtca.au</w:t>
            </w:r>
          </w:p>
        </w:tc>
        <w:tc>
          <w:tcPr>
            <w:tcW w:w="900" w:type="dxa"/>
            <w:tcBorders>
              <w:top w:val="single" w:sz="4" w:space="0" w:color="BFBFBF" w:themeColor="background1" w:themeShade="BF"/>
              <w:bottom w:val="single" w:sz="4" w:space="0" w:color="BFBFBF" w:themeColor="background1" w:themeShade="BF"/>
            </w:tcBorders>
          </w:tcPr>
          <w:p w14:paraId="6574ED67" w14:textId="07AB33C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51C47271" w14:textId="62D426F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285</w:t>
            </w:r>
          </w:p>
        </w:tc>
        <w:tc>
          <w:tcPr>
            <w:tcW w:w="1198" w:type="dxa"/>
            <w:tcBorders>
              <w:top w:val="single" w:sz="4" w:space="0" w:color="BFBFBF" w:themeColor="background1" w:themeShade="BF"/>
              <w:bottom w:val="single" w:sz="4" w:space="0" w:color="BFBFBF" w:themeColor="background1" w:themeShade="BF"/>
            </w:tcBorders>
          </w:tcPr>
          <w:p w14:paraId="786733B6" w14:textId="118C50B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A37C514" w14:textId="0EF53C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66" w:type="dxa"/>
            <w:tcBorders>
              <w:top w:val="single" w:sz="4" w:space="0" w:color="BFBFBF" w:themeColor="background1" w:themeShade="BF"/>
              <w:bottom w:val="single" w:sz="4" w:space="0" w:color="BFBFBF" w:themeColor="background1" w:themeShade="BF"/>
            </w:tcBorders>
          </w:tcPr>
          <w:p w14:paraId="389062C3" w14:textId="0785B0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720" w:type="dxa"/>
            <w:tcBorders>
              <w:top w:val="single" w:sz="4" w:space="0" w:color="BFBFBF" w:themeColor="background1" w:themeShade="BF"/>
              <w:bottom w:val="single" w:sz="4" w:space="0" w:color="BFBFBF" w:themeColor="background1" w:themeShade="BF"/>
            </w:tcBorders>
          </w:tcPr>
          <w:p w14:paraId="1629AC28" w14:textId="3EDDD9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57BE41C9" w14:textId="67E63E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38EEB242" w14:textId="06A83AE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534</w:t>
            </w:r>
          </w:p>
        </w:tc>
        <w:tc>
          <w:tcPr>
            <w:tcW w:w="851" w:type="dxa"/>
            <w:tcBorders>
              <w:top w:val="single" w:sz="4" w:space="0" w:color="BFBFBF" w:themeColor="background1" w:themeShade="BF"/>
              <w:bottom w:val="single" w:sz="4" w:space="0" w:color="BFBFBF" w:themeColor="background1" w:themeShade="BF"/>
            </w:tcBorders>
          </w:tcPr>
          <w:p w14:paraId="38395994" w14:textId="48AF3FB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1080" w:type="dxa"/>
            <w:tcBorders>
              <w:top w:val="single" w:sz="4" w:space="0" w:color="BFBFBF" w:themeColor="background1" w:themeShade="BF"/>
              <w:bottom w:val="single" w:sz="4" w:space="0" w:color="BFBFBF" w:themeColor="background1" w:themeShade="BF"/>
            </w:tcBorders>
          </w:tcPr>
          <w:p w14:paraId="0B2E672C" w14:textId="7FBFE60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12.6</w:t>
            </w:r>
          </w:p>
        </w:tc>
        <w:tc>
          <w:tcPr>
            <w:tcW w:w="694" w:type="dxa"/>
            <w:tcBorders>
              <w:top w:val="single" w:sz="4" w:space="0" w:color="BFBFBF" w:themeColor="background1" w:themeShade="BF"/>
              <w:bottom w:val="single" w:sz="4" w:space="0" w:color="BFBFBF" w:themeColor="background1" w:themeShade="BF"/>
            </w:tcBorders>
          </w:tcPr>
          <w:p w14:paraId="0E38C5C0" w14:textId="7EF4551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324</w:t>
            </w:r>
          </w:p>
        </w:tc>
        <w:tc>
          <w:tcPr>
            <w:tcW w:w="967" w:type="dxa"/>
            <w:tcBorders>
              <w:top w:val="single" w:sz="4" w:space="0" w:color="BFBFBF" w:themeColor="background1" w:themeShade="BF"/>
              <w:bottom w:val="single" w:sz="4" w:space="0" w:color="BFBFBF" w:themeColor="background1" w:themeShade="BF"/>
            </w:tcBorders>
          </w:tcPr>
          <w:p w14:paraId="33070428" w14:textId="010683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51</w:t>
            </w:r>
          </w:p>
        </w:tc>
        <w:tc>
          <w:tcPr>
            <w:tcW w:w="2205" w:type="dxa"/>
            <w:tcBorders>
              <w:top w:val="single" w:sz="4" w:space="0" w:color="BFBFBF" w:themeColor="background1" w:themeShade="BF"/>
              <w:bottom w:val="single" w:sz="4" w:space="0" w:color="BFBFBF" w:themeColor="background1" w:themeShade="BF"/>
            </w:tcBorders>
          </w:tcPr>
          <w:p w14:paraId="2F374F38" w14:textId="25AEA3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r w:rsidR="00143FB1" w:rsidRPr="00532322">
              <w:rPr>
                <w:rFonts w:asciiTheme="majorHAnsi" w:hAnsiTheme="majorHAnsi"/>
                <w:sz w:val="20"/>
                <w:szCs w:val="20"/>
              </w:rPr>
              <w:t xml:space="preserve"> *</w:t>
            </w:r>
          </w:p>
        </w:tc>
      </w:tr>
      <w:tr w:rsidR="00605F4A" w:rsidRPr="00532322" w14:paraId="57BB84B5" w14:textId="77777777" w:rsidTr="00824327">
        <w:tc>
          <w:tcPr>
            <w:tcW w:w="1260" w:type="dxa"/>
            <w:tcBorders>
              <w:top w:val="single" w:sz="4" w:space="0" w:color="BFBFBF" w:themeColor="background1" w:themeShade="BF"/>
              <w:bottom w:val="single" w:sz="4" w:space="0" w:color="BFBFBF" w:themeColor="background1" w:themeShade="BF"/>
            </w:tcBorders>
          </w:tcPr>
          <w:p w14:paraId="6FF65E4E" w14:textId="2A8876B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ping.au</w:t>
            </w:r>
          </w:p>
        </w:tc>
        <w:tc>
          <w:tcPr>
            <w:tcW w:w="900" w:type="dxa"/>
            <w:tcBorders>
              <w:top w:val="single" w:sz="4" w:space="0" w:color="BFBFBF" w:themeColor="background1" w:themeShade="BF"/>
              <w:bottom w:val="single" w:sz="4" w:space="0" w:color="BFBFBF" w:themeColor="background1" w:themeShade="BF"/>
            </w:tcBorders>
          </w:tcPr>
          <w:p w14:paraId="598CD93C" w14:textId="346C542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0B76B93A" w14:textId="5CF2591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338</w:t>
            </w:r>
          </w:p>
        </w:tc>
        <w:tc>
          <w:tcPr>
            <w:tcW w:w="1198" w:type="dxa"/>
            <w:tcBorders>
              <w:top w:val="single" w:sz="4" w:space="0" w:color="BFBFBF" w:themeColor="background1" w:themeShade="BF"/>
              <w:bottom w:val="single" w:sz="4" w:space="0" w:color="BFBFBF" w:themeColor="background1" w:themeShade="BF"/>
            </w:tcBorders>
          </w:tcPr>
          <w:p w14:paraId="64ACA528" w14:textId="2DB40E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E48ED7C" w14:textId="7E2D13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66" w:type="dxa"/>
            <w:tcBorders>
              <w:top w:val="single" w:sz="4" w:space="0" w:color="BFBFBF" w:themeColor="background1" w:themeShade="BF"/>
              <w:bottom w:val="single" w:sz="4" w:space="0" w:color="BFBFBF" w:themeColor="background1" w:themeShade="BF"/>
            </w:tcBorders>
          </w:tcPr>
          <w:p w14:paraId="5ECB94D9" w14:textId="79B4671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259</w:t>
            </w:r>
          </w:p>
        </w:tc>
        <w:tc>
          <w:tcPr>
            <w:tcW w:w="720" w:type="dxa"/>
            <w:tcBorders>
              <w:top w:val="single" w:sz="4" w:space="0" w:color="BFBFBF" w:themeColor="background1" w:themeShade="BF"/>
              <w:bottom w:val="single" w:sz="4" w:space="0" w:color="BFBFBF" w:themeColor="background1" w:themeShade="BF"/>
            </w:tcBorders>
          </w:tcPr>
          <w:p w14:paraId="431A2AC3" w14:textId="6D352D5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w:t>
            </w:r>
          </w:p>
        </w:tc>
        <w:tc>
          <w:tcPr>
            <w:tcW w:w="630" w:type="dxa"/>
            <w:tcBorders>
              <w:top w:val="single" w:sz="4" w:space="0" w:color="BFBFBF" w:themeColor="background1" w:themeShade="BF"/>
              <w:bottom w:val="single" w:sz="4" w:space="0" w:color="BFBFBF" w:themeColor="background1" w:themeShade="BF"/>
            </w:tcBorders>
          </w:tcPr>
          <w:p w14:paraId="5DE76430" w14:textId="5094FB7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1039" w:type="dxa"/>
            <w:tcBorders>
              <w:top w:val="single" w:sz="4" w:space="0" w:color="BFBFBF" w:themeColor="background1" w:themeShade="BF"/>
              <w:bottom w:val="single" w:sz="4" w:space="0" w:color="BFBFBF" w:themeColor="background1" w:themeShade="BF"/>
            </w:tcBorders>
          </w:tcPr>
          <w:p w14:paraId="10FB6E1E" w14:textId="2D93B5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507</w:t>
            </w:r>
          </w:p>
        </w:tc>
        <w:tc>
          <w:tcPr>
            <w:tcW w:w="851" w:type="dxa"/>
            <w:tcBorders>
              <w:top w:val="single" w:sz="4" w:space="0" w:color="BFBFBF" w:themeColor="background1" w:themeShade="BF"/>
              <w:bottom w:val="single" w:sz="4" w:space="0" w:color="BFBFBF" w:themeColor="background1" w:themeShade="BF"/>
            </w:tcBorders>
          </w:tcPr>
          <w:p w14:paraId="18BC1EDC" w14:textId="5E2B2BD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BFBFBF" w:themeColor="background1" w:themeShade="BF"/>
            </w:tcBorders>
          </w:tcPr>
          <w:p w14:paraId="03F8ACFA" w14:textId="3F7554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10.5</w:t>
            </w:r>
          </w:p>
        </w:tc>
        <w:tc>
          <w:tcPr>
            <w:tcW w:w="694" w:type="dxa"/>
            <w:tcBorders>
              <w:top w:val="single" w:sz="4" w:space="0" w:color="BFBFBF" w:themeColor="background1" w:themeShade="BF"/>
              <w:bottom w:val="single" w:sz="4" w:space="0" w:color="BFBFBF" w:themeColor="background1" w:themeShade="BF"/>
            </w:tcBorders>
          </w:tcPr>
          <w:p w14:paraId="76109822" w14:textId="3FD470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456</w:t>
            </w:r>
          </w:p>
        </w:tc>
        <w:tc>
          <w:tcPr>
            <w:tcW w:w="967" w:type="dxa"/>
            <w:tcBorders>
              <w:top w:val="single" w:sz="4" w:space="0" w:color="BFBFBF" w:themeColor="background1" w:themeShade="BF"/>
              <w:bottom w:val="single" w:sz="4" w:space="0" w:color="BFBFBF" w:themeColor="background1" w:themeShade="BF"/>
            </w:tcBorders>
          </w:tcPr>
          <w:p w14:paraId="75A93BB9" w14:textId="458CC2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64</w:t>
            </w:r>
          </w:p>
        </w:tc>
        <w:tc>
          <w:tcPr>
            <w:tcW w:w="2205" w:type="dxa"/>
            <w:tcBorders>
              <w:top w:val="single" w:sz="4" w:space="0" w:color="BFBFBF" w:themeColor="background1" w:themeShade="BF"/>
              <w:bottom w:val="single" w:sz="4" w:space="0" w:color="BFBFBF" w:themeColor="background1" w:themeShade="BF"/>
            </w:tcBorders>
          </w:tcPr>
          <w:p w14:paraId="78650D48" w14:textId="5659F58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194440FB" w14:textId="77777777" w:rsidTr="00824327">
        <w:tc>
          <w:tcPr>
            <w:tcW w:w="1260" w:type="dxa"/>
            <w:tcBorders>
              <w:top w:val="single" w:sz="4" w:space="0" w:color="BFBFBF" w:themeColor="background1" w:themeShade="BF"/>
              <w:bottom w:val="single" w:sz="4" w:space="0" w:color="BFBFBF" w:themeColor="background1" w:themeShade="BF"/>
            </w:tcBorders>
          </w:tcPr>
          <w:p w14:paraId="4FDEEFD7" w14:textId="5E79EA1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pinj.au</w:t>
            </w:r>
          </w:p>
        </w:tc>
        <w:tc>
          <w:tcPr>
            <w:tcW w:w="900" w:type="dxa"/>
            <w:tcBorders>
              <w:top w:val="single" w:sz="4" w:space="0" w:color="BFBFBF" w:themeColor="background1" w:themeShade="BF"/>
              <w:bottom w:val="single" w:sz="4" w:space="0" w:color="BFBFBF" w:themeColor="background1" w:themeShade="BF"/>
            </w:tcBorders>
          </w:tcPr>
          <w:p w14:paraId="36A3EE03" w14:textId="4EFFD14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BFBFBF" w:themeColor="background1" w:themeShade="BF"/>
            </w:tcBorders>
          </w:tcPr>
          <w:p w14:paraId="49EEB9F0" w14:textId="3A7BF59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38</w:t>
            </w:r>
          </w:p>
        </w:tc>
        <w:tc>
          <w:tcPr>
            <w:tcW w:w="1198" w:type="dxa"/>
            <w:tcBorders>
              <w:top w:val="single" w:sz="4" w:space="0" w:color="BFBFBF" w:themeColor="background1" w:themeShade="BF"/>
              <w:bottom w:val="single" w:sz="4" w:space="0" w:color="BFBFBF" w:themeColor="background1" w:themeShade="BF"/>
            </w:tcBorders>
          </w:tcPr>
          <w:p w14:paraId="666005A6" w14:textId="566352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0CC5ACDD" w14:textId="55FCBCDC"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168561EB" w14:textId="5AC160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1180</w:t>
            </w:r>
          </w:p>
        </w:tc>
        <w:tc>
          <w:tcPr>
            <w:tcW w:w="720" w:type="dxa"/>
            <w:tcBorders>
              <w:top w:val="single" w:sz="4" w:space="0" w:color="BFBFBF" w:themeColor="background1" w:themeShade="BF"/>
              <w:bottom w:val="single" w:sz="4" w:space="0" w:color="BFBFBF" w:themeColor="background1" w:themeShade="BF"/>
            </w:tcBorders>
          </w:tcPr>
          <w:p w14:paraId="160A40BA" w14:textId="4282471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56</w:t>
            </w:r>
          </w:p>
        </w:tc>
        <w:tc>
          <w:tcPr>
            <w:tcW w:w="630" w:type="dxa"/>
            <w:tcBorders>
              <w:top w:val="single" w:sz="4" w:space="0" w:color="BFBFBF" w:themeColor="background1" w:themeShade="BF"/>
              <w:bottom w:val="single" w:sz="4" w:space="0" w:color="BFBFBF" w:themeColor="background1" w:themeShade="BF"/>
            </w:tcBorders>
          </w:tcPr>
          <w:p w14:paraId="2261D692" w14:textId="38DA836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39" w:type="dxa"/>
            <w:tcBorders>
              <w:top w:val="single" w:sz="4" w:space="0" w:color="BFBFBF" w:themeColor="background1" w:themeShade="BF"/>
              <w:bottom w:val="single" w:sz="4" w:space="0" w:color="BFBFBF" w:themeColor="background1" w:themeShade="BF"/>
            </w:tcBorders>
          </w:tcPr>
          <w:p w14:paraId="1E715EF5" w14:textId="628539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402</w:t>
            </w:r>
          </w:p>
        </w:tc>
        <w:tc>
          <w:tcPr>
            <w:tcW w:w="851" w:type="dxa"/>
            <w:tcBorders>
              <w:top w:val="single" w:sz="4" w:space="0" w:color="BFBFBF" w:themeColor="background1" w:themeShade="BF"/>
              <w:bottom w:val="single" w:sz="4" w:space="0" w:color="BFBFBF" w:themeColor="background1" w:themeShade="BF"/>
            </w:tcBorders>
          </w:tcPr>
          <w:p w14:paraId="7E548E27" w14:textId="5EE67E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0CDE745E" w14:textId="6DFE2B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24.4</w:t>
            </w:r>
          </w:p>
        </w:tc>
        <w:tc>
          <w:tcPr>
            <w:tcW w:w="694" w:type="dxa"/>
            <w:tcBorders>
              <w:top w:val="single" w:sz="4" w:space="0" w:color="BFBFBF" w:themeColor="background1" w:themeShade="BF"/>
              <w:bottom w:val="single" w:sz="4" w:space="0" w:color="BFBFBF" w:themeColor="background1" w:themeShade="BF"/>
            </w:tcBorders>
          </w:tcPr>
          <w:p w14:paraId="4D22F9E9" w14:textId="1BA995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1085</w:t>
            </w:r>
          </w:p>
        </w:tc>
        <w:tc>
          <w:tcPr>
            <w:tcW w:w="967" w:type="dxa"/>
            <w:tcBorders>
              <w:top w:val="single" w:sz="4" w:space="0" w:color="BFBFBF" w:themeColor="background1" w:themeShade="BF"/>
              <w:bottom w:val="single" w:sz="4" w:space="0" w:color="BFBFBF" w:themeColor="background1" w:themeShade="BF"/>
            </w:tcBorders>
          </w:tcPr>
          <w:p w14:paraId="51DA4F96" w14:textId="3CC253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2205" w:type="dxa"/>
            <w:tcBorders>
              <w:top w:val="single" w:sz="4" w:space="0" w:color="BFBFBF" w:themeColor="background1" w:themeShade="BF"/>
              <w:bottom w:val="single" w:sz="4" w:space="0" w:color="BFBFBF" w:themeColor="background1" w:themeShade="BF"/>
            </w:tcBorders>
          </w:tcPr>
          <w:p w14:paraId="3F2C1591" w14:textId="02FE496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9127CC2" w14:textId="77777777" w:rsidTr="00824327">
        <w:tc>
          <w:tcPr>
            <w:tcW w:w="1260" w:type="dxa"/>
            <w:tcBorders>
              <w:top w:val="single" w:sz="4" w:space="0" w:color="BFBFBF" w:themeColor="background1" w:themeShade="BF"/>
              <w:bottom w:val="single" w:sz="4" w:space="0" w:color="BFBFBF" w:themeColor="background1" w:themeShade="BF"/>
            </w:tcBorders>
          </w:tcPr>
          <w:p w14:paraId="4B5939CD" w14:textId="51FC8F6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potrok.ar</w:t>
            </w:r>
          </w:p>
        </w:tc>
        <w:tc>
          <w:tcPr>
            <w:tcW w:w="900" w:type="dxa"/>
            <w:tcBorders>
              <w:top w:val="single" w:sz="4" w:space="0" w:color="BFBFBF" w:themeColor="background1" w:themeShade="BF"/>
              <w:bottom w:val="single" w:sz="4" w:space="0" w:color="BFBFBF" w:themeColor="background1" w:themeShade="BF"/>
            </w:tcBorders>
          </w:tcPr>
          <w:p w14:paraId="390B3FAB" w14:textId="068EFD3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AR</w:t>
            </w:r>
          </w:p>
        </w:tc>
        <w:tc>
          <w:tcPr>
            <w:tcW w:w="720" w:type="dxa"/>
            <w:tcBorders>
              <w:top w:val="single" w:sz="4" w:space="0" w:color="BFBFBF" w:themeColor="background1" w:themeShade="BF"/>
              <w:bottom w:val="single" w:sz="4" w:space="0" w:color="BFBFBF" w:themeColor="background1" w:themeShade="BF"/>
            </w:tcBorders>
          </w:tcPr>
          <w:p w14:paraId="7F9666EC" w14:textId="2C9B61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150</w:t>
            </w:r>
          </w:p>
        </w:tc>
        <w:tc>
          <w:tcPr>
            <w:tcW w:w="1198" w:type="dxa"/>
            <w:tcBorders>
              <w:top w:val="single" w:sz="4" w:space="0" w:color="BFBFBF" w:themeColor="background1" w:themeShade="BF"/>
              <w:bottom w:val="single" w:sz="4" w:space="0" w:color="BFBFBF" w:themeColor="background1" w:themeShade="BF"/>
            </w:tcBorders>
          </w:tcPr>
          <w:p w14:paraId="47F769D7" w14:textId="3FE9C5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79A42B8D" w14:textId="2C54969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66" w:type="dxa"/>
            <w:tcBorders>
              <w:top w:val="single" w:sz="4" w:space="0" w:color="BFBFBF" w:themeColor="background1" w:themeShade="BF"/>
              <w:bottom w:val="single" w:sz="4" w:space="0" w:color="BFBFBF" w:themeColor="background1" w:themeShade="BF"/>
            </w:tcBorders>
          </w:tcPr>
          <w:p w14:paraId="2A27C73F" w14:textId="51214A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148</w:t>
            </w:r>
          </w:p>
        </w:tc>
        <w:tc>
          <w:tcPr>
            <w:tcW w:w="720" w:type="dxa"/>
            <w:tcBorders>
              <w:top w:val="single" w:sz="4" w:space="0" w:color="BFBFBF" w:themeColor="background1" w:themeShade="BF"/>
              <w:bottom w:val="single" w:sz="4" w:space="0" w:color="BFBFBF" w:themeColor="background1" w:themeShade="BF"/>
            </w:tcBorders>
          </w:tcPr>
          <w:p w14:paraId="53137BA6" w14:textId="3BA148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36</w:t>
            </w:r>
          </w:p>
        </w:tc>
        <w:tc>
          <w:tcPr>
            <w:tcW w:w="630" w:type="dxa"/>
            <w:tcBorders>
              <w:top w:val="single" w:sz="4" w:space="0" w:color="BFBFBF" w:themeColor="background1" w:themeShade="BF"/>
              <w:bottom w:val="single" w:sz="4" w:space="0" w:color="BFBFBF" w:themeColor="background1" w:themeShade="BF"/>
            </w:tcBorders>
          </w:tcPr>
          <w:p w14:paraId="2D7B7F40" w14:textId="3D0D003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1039" w:type="dxa"/>
            <w:tcBorders>
              <w:top w:val="single" w:sz="4" w:space="0" w:color="BFBFBF" w:themeColor="background1" w:themeShade="BF"/>
              <w:bottom w:val="single" w:sz="4" w:space="0" w:color="BFBFBF" w:themeColor="background1" w:themeShade="BF"/>
            </w:tcBorders>
          </w:tcPr>
          <w:p w14:paraId="75CD7BF6" w14:textId="49FC8D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420</w:t>
            </w:r>
          </w:p>
        </w:tc>
        <w:tc>
          <w:tcPr>
            <w:tcW w:w="851" w:type="dxa"/>
            <w:tcBorders>
              <w:top w:val="single" w:sz="4" w:space="0" w:color="BFBFBF" w:themeColor="background1" w:themeShade="BF"/>
              <w:bottom w:val="single" w:sz="4" w:space="0" w:color="BFBFBF" w:themeColor="background1" w:themeShade="BF"/>
            </w:tcBorders>
          </w:tcPr>
          <w:p w14:paraId="671971AB" w14:textId="48380A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w:t>
            </w:r>
          </w:p>
        </w:tc>
        <w:tc>
          <w:tcPr>
            <w:tcW w:w="1080" w:type="dxa"/>
            <w:tcBorders>
              <w:top w:val="single" w:sz="4" w:space="0" w:color="BFBFBF" w:themeColor="background1" w:themeShade="BF"/>
              <w:bottom w:val="single" w:sz="4" w:space="0" w:color="BFBFBF" w:themeColor="background1" w:themeShade="BF"/>
            </w:tcBorders>
          </w:tcPr>
          <w:p w14:paraId="562A9D23" w14:textId="6DBD46B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94" w:type="dxa"/>
            <w:tcBorders>
              <w:top w:val="single" w:sz="4" w:space="0" w:color="BFBFBF" w:themeColor="background1" w:themeShade="BF"/>
              <w:bottom w:val="single" w:sz="4" w:space="0" w:color="BFBFBF" w:themeColor="background1" w:themeShade="BF"/>
            </w:tcBorders>
          </w:tcPr>
          <w:p w14:paraId="3BDB36C2" w14:textId="0AF1210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249</w:t>
            </w:r>
          </w:p>
        </w:tc>
        <w:tc>
          <w:tcPr>
            <w:tcW w:w="967" w:type="dxa"/>
            <w:tcBorders>
              <w:top w:val="single" w:sz="4" w:space="0" w:color="BFBFBF" w:themeColor="background1" w:themeShade="BF"/>
              <w:bottom w:val="single" w:sz="4" w:space="0" w:color="BFBFBF" w:themeColor="background1" w:themeShade="BF"/>
            </w:tcBorders>
          </w:tcPr>
          <w:p w14:paraId="63D091A8" w14:textId="58AF02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2205" w:type="dxa"/>
            <w:tcBorders>
              <w:top w:val="single" w:sz="4" w:space="0" w:color="BFBFBF" w:themeColor="background1" w:themeShade="BF"/>
              <w:bottom w:val="single" w:sz="4" w:space="0" w:color="BFBFBF" w:themeColor="background1" w:themeShade="BF"/>
            </w:tcBorders>
          </w:tcPr>
          <w:p w14:paraId="5370CA6C" w14:textId="5AD0E4D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B9E6E4A" w14:textId="77777777" w:rsidTr="00824327">
        <w:tc>
          <w:tcPr>
            <w:tcW w:w="1260" w:type="dxa"/>
            <w:tcBorders>
              <w:top w:val="single" w:sz="4" w:space="0" w:color="BFBFBF" w:themeColor="background1" w:themeShade="BF"/>
              <w:bottom w:val="single" w:sz="4" w:space="0" w:color="BFBFBF" w:themeColor="background1" w:themeShade="BF"/>
            </w:tcBorders>
          </w:tcPr>
          <w:p w14:paraId="6A7DA6D6" w14:textId="40F3B64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rook.uk</w:t>
            </w:r>
          </w:p>
        </w:tc>
        <w:tc>
          <w:tcPr>
            <w:tcW w:w="900" w:type="dxa"/>
            <w:tcBorders>
              <w:top w:val="single" w:sz="4" w:space="0" w:color="BFBFBF" w:themeColor="background1" w:themeShade="BF"/>
              <w:bottom w:val="single" w:sz="4" w:space="0" w:color="BFBFBF" w:themeColor="background1" w:themeShade="BF"/>
            </w:tcBorders>
          </w:tcPr>
          <w:p w14:paraId="71764EC9" w14:textId="169FB80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w:t>
            </w:r>
          </w:p>
        </w:tc>
        <w:tc>
          <w:tcPr>
            <w:tcW w:w="720" w:type="dxa"/>
            <w:tcBorders>
              <w:top w:val="single" w:sz="4" w:space="0" w:color="BFBFBF" w:themeColor="background1" w:themeShade="BF"/>
              <w:bottom w:val="single" w:sz="4" w:space="0" w:color="BFBFBF" w:themeColor="background1" w:themeShade="BF"/>
            </w:tcBorders>
          </w:tcPr>
          <w:p w14:paraId="62B95633" w14:textId="1B9930F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1198" w:type="dxa"/>
            <w:tcBorders>
              <w:top w:val="single" w:sz="4" w:space="0" w:color="BFBFBF" w:themeColor="background1" w:themeShade="BF"/>
              <w:bottom w:val="single" w:sz="4" w:space="0" w:color="BFBFBF" w:themeColor="background1" w:themeShade="BF"/>
            </w:tcBorders>
          </w:tcPr>
          <w:p w14:paraId="7B2CD2FE" w14:textId="18E442B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01A74CC5" w14:textId="1BE2E7A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666" w:type="dxa"/>
            <w:tcBorders>
              <w:top w:val="single" w:sz="4" w:space="0" w:color="BFBFBF" w:themeColor="background1" w:themeShade="BF"/>
              <w:bottom w:val="single" w:sz="4" w:space="0" w:color="BFBFBF" w:themeColor="background1" w:themeShade="BF"/>
            </w:tcBorders>
          </w:tcPr>
          <w:p w14:paraId="0A38C3AA" w14:textId="63633DD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254</w:t>
            </w:r>
          </w:p>
        </w:tc>
        <w:tc>
          <w:tcPr>
            <w:tcW w:w="720" w:type="dxa"/>
            <w:tcBorders>
              <w:top w:val="single" w:sz="4" w:space="0" w:color="BFBFBF" w:themeColor="background1" w:themeShade="BF"/>
              <w:bottom w:val="single" w:sz="4" w:space="0" w:color="BFBFBF" w:themeColor="background1" w:themeShade="BF"/>
            </w:tcBorders>
          </w:tcPr>
          <w:p w14:paraId="3EB6F6AC" w14:textId="7E57419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630" w:type="dxa"/>
            <w:tcBorders>
              <w:top w:val="single" w:sz="4" w:space="0" w:color="BFBFBF" w:themeColor="background1" w:themeShade="BF"/>
              <w:bottom w:val="single" w:sz="4" w:space="0" w:color="BFBFBF" w:themeColor="background1" w:themeShade="BF"/>
            </w:tcBorders>
          </w:tcPr>
          <w:p w14:paraId="0C220662" w14:textId="31BD8E0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10.1</w:t>
            </w:r>
          </w:p>
        </w:tc>
        <w:tc>
          <w:tcPr>
            <w:tcW w:w="1039" w:type="dxa"/>
            <w:tcBorders>
              <w:top w:val="single" w:sz="4" w:space="0" w:color="BFBFBF" w:themeColor="background1" w:themeShade="BF"/>
              <w:bottom w:val="single" w:sz="4" w:space="0" w:color="BFBFBF" w:themeColor="background1" w:themeShade="BF"/>
            </w:tcBorders>
          </w:tcPr>
          <w:p w14:paraId="105B89F6" w14:textId="5EBA5F4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471</w:t>
            </w:r>
          </w:p>
        </w:tc>
        <w:tc>
          <w:tcPr>
            <w:tcW w:w="851" w:type="dxa"/>
            <w:tcBorders>
              <w:top w:val="single" w:sz="4" w:space="0" w:color="BFBFBF" w:themeColor="background1" w:themeShade="BF"/>
              <w:bottom w:val="single" w:sz="4" w:space="0" w:color="BFBFBF" w:themeColor="background1" w:themeShade="BF"/>
            </w:tcBorders>
          </w:tcPr>
          <w:p w14:paraId="22C86A3A" w14:textId="67FB703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1080" w:type="dxa"/>
            <w:tcBorders>
              <w:top w:val="single" w:sz="4" w:space="0" w:color="BFBFBF" w:themeColor="background1" w:themeShade="BF"/>
              <w:bottom w:val="single" w:sz="4" w:space="0" w:color="BFBFBF" w:themeColor="background1" w:themeShade="BF"/>
            </w:tcBorders>
          </w:tcPr>
          <w:p w14:paraId="7D9FEDF6" w14:textId="7330A3A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w:t>
            </w:r>
          </w:p>
        </w:tc>
        <w:tc>
          <w:tcPr>
            <w:tcW w:w="694" w:type="dxa"/>
            <w:tcBorders>
              <w:top w:val="single" w:sz="4" w:space="0" w:color="BFBFBF" w:themeColor="background1" w:themeShade="BF"/>
              <w:bottom w:val="single" w:sz="4" w:space="0" w:color="BFBFBF" w:themeColor="background1" w:themeShade="BF"/>
            </w:tcBorders>
          </w:tcPr>
          <w:p w14:paraId="7B78EDBA" w14:textId="29C1A46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685</w:t>
            </w:r>
          </w:p>
        </w:tc>
        <w:tc>
          <w:tcPr>
            <w:tcW w:w="967" w:type="dxa"/>
            <w:tcBorders>
              <w:top w:val="single" w:sz="4" w:space="0" w:color="BFBFBF" w:themeColor="background1" w:themeShade="BF"/>
              <w:bottom w:val="single" w:sz="4" w:space="0" w:color="BFBFBF" w:themeColor="background1" w:themeShade="BF"/>
            </w:tcBorders>
          </w:tcPr>
          <w:p w14:paraId="6944E00B" w14:textId="3EDE86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1254005B" w14:textId="7BEAEFA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7DD9987A" w14:textId="77777777" w:rsidTr="00824327">
        <w:tc>
          <w:tcPr>
            <w:tcW w:w="1260" w:type="dxa"/>
            <w:tcBorders>
              <w:top w:val="single" w:sz="4" w:space="0" w:color="BFBFBF" w:themeColor="background1" w:themeShade="BF"/>
              <w:bottom w:val="single" w:sz="4" w:space="0" w:color="BFBFBF" w:themeColor="background1" w:themeShade="BF"/>
            </w:tcBorders>
          </w:tcPr>
          <w:p w14:paraId="47F9CE72" w14:textId="13BDE6C7"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sage.us</w:t>
            </w:r>
          </w:p>
        </w:tc>
        <w:tc>
          <w:tcPr>
            <w:tcW w:w="900" w:type="dxa"/>
            <w:tcBorders>
              <w:top w:val="single" w:sz="4" w:space="0" w:color="BFBFBF" w:themeColor="background1" w:themeShade="BF"/>
              <w:bottom w:val="single" w:sz="4" w:space="0" w:color="BFBFBF" w:themeColor="background1" w:themeShade="BF"/>
            </w:tcBorders>
          </w:tcPr>
          <w:p w14:paraId="5571C2C8" w14:textId="17CEEC65"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84A448E" w14:textId="2098C2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1920</w:t>
            </w:r>
          </w:p>
        </w:tc>
        <w:tc>
          <w:tcPr>
            <w:tcW w:w="1198" w:type="dxa"/>
            <w:tcBorders>
              <w:top w:val="single" w:sz="4" w:space="0" w:color="BFBFBF" w:themeColor="background1" w:themeShade="BF"/>
              <w:bottom w:val="single" w:sz="4" w:space="0" w:color="BFBFBF" w:themeColor="background1" w:themeShade="BF"/>
            </w:tcBorders>
          </w:tcPr>
          <w:p w14:paraId="2434C385" w14:textId="6C6DBF3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73D872E" w14:textId="3ABE6F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666" w:type="dxa"/>
            <w:tcBorders>
              <w:top w:val="single" w:sz="4" w:space="0" w:color="BFBFBF" w:themeColor="background1" w:themeShade="BF"/>
              <w:bottom w:val="single" w:sz="4" w:space="0" w:color="BFBFBF" w:themeColor="background1" w:themeShade="BF"/>
            </w:tcBorders>
          </w:tcPr>
          <w:p w14:paraId="2E77BC97" w14:textId="5F4A1D2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221</w:t>
            </w:r>
          </w:p>
        </w:tc>
        <w:tc>
          <w:tcPr>
            <w:tcW w:w="720" w:type="dxa"/>
            <w:tcBorders>
              <w:top w:val="single" w:sz="4" w:space="0" w:color="BFBFBF" w:themeColor="background1" w:themeShade="BF"/>
              <w:bottom w:val="single" w:sz="4" w:space="0" w:color="BFBFBF" w:themeColor="background1" w:themeShade="BF"/>
            </w:tcBorders>
          </w:tcPr>
          <w:p w14:paraId="428AAE45" w14:textId="07BA84D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61</w:t>
            </w:r>
          </w:p>
        </w:tc>
        <w:tc>
          <w:tcPr>
            <w:tcW w:w="630" w:type="dxa"/>
            <w:tcBorders>
              <w:top w:val="single" w:sz="4" w:space="0" w:color="BFBFBF" w:themeColor="background1" w:themeShade="BF"/>
              <w:bottom w:val="single" w:sz="4" w:space="0" w:color="BFBFBF" w:themeColor="background1" w:themeShade="BF"/>
            </w:tcBorders>
          </w:tcPr>
          <w:p w14:paraId="5D4C567F" w14:textId="51177C5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w:t>
            </w:r>
          </w:p>
        </w:tc>
        <w:tc>
          <w:tcPr>
            <w:tcW w:w="1039" w:type="dxa"/>
            <w:tcBorders>
              <w:top w:val="single" w:sz="4" w:space="0" w:color="BFBFBF" w:themeColor="background1" w:themeShade="BF"/>
              <w:bottom w:val="single" w:sz="4" w:space="0" w:color="BFBFBF" w:themeColor="background1" w:themeShade="BF"/>
            </w:tcBorders>
          </w:tcPr>
          <w:p w14:paraId="549F2046" w14:textId="35F913B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688</w:t>
            </w:r>
          </w:p>
        </w:tc>
        <w:tc>
          <w:tcPr>
            <w:tcW w:w="851" w:type="dxa"/>
            <w:tcBorders>
              <w:top w:val="single" w:sz="4" w:space="0" w:color="BFBFBF" w:themeColor="background1" w:themeShade="BF"/>
              <w:bottom w:val="single" w:sz="4" w:space="0" w:color="BFBFBF" w:themeColor="background1" w:themeShade="BF"/>
            </w:tcBorders>
          </w:tcPr>
          <w:p w14:paraId="77A60AF9" w14:textId="4F823D1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35</w:t>
            </w:r>
          </w:p>
        </w:tc>
        <w:tc>
          <w:tcPr>
            <w:tcW w:w="1080" w:type="dxa"/>
            <w:tcBorders>
              <w:top w:val="single" w:sz="4" w:space="0" w:color="BFBFBF" w:themeColor="background1" w:themeShade="BF"/>
              <w:bottom w:val="single" w:sz="4" w:space="0" w:color="BFBFBF" w:themeColor="background1" w:themeShade="BF"/>
            </w:tcBorders>
          </w:tcPr>
          <w:p w14:paraId="37FFE1BA" w14:textId="1C32916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w:t>
            </w:r>
          </w:p>
        </w:tc>
        <w:tc>
          <w:tcPr>
            <w:tcW w:w="694" w:type="dxa"/>
            <w:tcBorders>
              <w:top w:val="single" w:sz="4" w:space="0" w:color="BFBFBF" w:themeColor="background1" w:themeShade="BF"/>
              <w:bottom w:val="single" w:sz="4" w:space="0" w:color="BFBFBF" w:themeColor="background1" w:themeShade="BF"/>
            </w:tcBorders>
          </w:tcPr>
          <w:p w14:paraId="6E836C5E" w14:textId="7027F5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831</w:t>
            </w:r>
          </w:p>
        </w:tc>
        <w:tc>
          <w:tcPr>
            <w:tcW w:w="967" w:type="dxa"/>
            <w:tcBorders>
              <w:top w:val="single" w:sz="4" w:space="0" w:color="BFBFBF" w:themeColor="background1" w:themeShade="BF"/>
              <w:bottom w:val="single" w:sz="4" w:space="0" w:color="BFBFBF" w:themeColor="background1" w:themeShade="BF"/>
            </w:tcBorders>
          </w:tcPr>
          <w:p w14:paraId="42E13D25" w14:textId="067602A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74</w:t>
            </w:r>
          </w:p>
        </w:tc>
        <w:tc>
          <w:tcPr>
            <w:tcW w:w="2205" w:type="dxa"/>
            <w:tcBorders>
              <w:top w:val="single" w:sz="4" w:space="0" w:color="BFBFBF" w:themeColor="background1" w:themeShade="BF"/>
              <w:bottom w:val="single" w:sz="4" w:space="0" w:color="BFBFBF" w:themeColor="background1" w:themeShade="BF"/>
            </w:tcBorders>
          </w:tcPr>
          <w:p w14:paraId="55F39CF7" w14:textId="16B40E3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4DFD18B" w14:textId="77777777" w:rsidTr="00824327">
        <w:tc>
          <w:tcPr>
            <w:tcW w:w="1260" w:type="dxa"/>
            <w:tcBorders>
              <w:top w:val="single" w:sz="4" w:space="0" w:color="BFBFBF" w:themeColor="background1" w:themeShade="BF"/>
              <w:bottom w:val="single" w:sz="4" w:space="0" w:color="BFBFBF" w:themeColor="background1" w:themeShade="BF"/>
            </w:tcBorders>
          </w:tcPr>
          <w:p w14:paraId="1FBB7DFA" w14:textId="6157B30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sedg.us</w:t>
            </w:r>
          </w:p>
        </w:tc>
        <w:tc>
          <w:tcPr>
            <w:tcW w:w="900" w:type="dxa"/>
            <w:tcBorders>
              <w:top w:val="single" w:sz="4" w:space="0" w:color="BFBFBF" w:themeColor="background1" w:themeShade="BF"/>
              <w:bottom w:val="single" w:sz="4" w:space="0" w:color="BFBFBF" w:themeColor="background1" w:themeShade="BF"/>
            </w:tcBorders>
          </w:tcPr>
          <w:p w14:paraId="76DCAAD2" w14:textId="53726D3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A9233AD" w14:textId="53D286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550</w:t>
            </w:r>
          </w:p>
        </w:tc>
        <w:tc>
          <w:tcPr>
            <w:tcW w:w="1198" w:type="dxa"/>
            <w:tcBorders>
              <w:top w:val="single" w:sz="4" w:space="0" w:color="BFBFBF" w:themeColor="background1" w:themeShade="BF"/>
              <w:bottom w:val="single" w:sz="4" w:space="0" w:color="BFBFBF" w:themeColor="background1" w:themeShade="BF"/>
            </w:tcBorders>
          </w:tcPr>
          <w:p w14:paraId="25D53137" w14:textId="418FBF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7ECDDBC0" w14:textId="58B4EF3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666" w:type="dxa"/>
            <w:tcBorders>
              <w:top w:val="single" w:sz="4" w:space="0" w:color="BFBFBF" w:themeColor="background1" w:themeShade="BF"/>
              <w:bottom w:val="single" w:sz="4" w:space="0" w:color="BFBFBF" w:themeColor="background1" w:themeShade="BF"/>
            </w:tcBorders>
          </w:tcPr>
          <w:p w14:paraId="3A744D9C" w14:textId="47343A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556</w:t>
            </w:r>
          </w:p>
        </w:tc>
        <w:tc>
          <w:tcPr>
            <w:tcW w:w="720" w:type="dxa"/>
            <w:tcBorders>
              <w:top w:val="single" w:sz="4" w:space="0" w:color="BFBFBF" w:themeColor="background1" w:themeShade="BF"/>
              <w:bottom w:val="single" w:sz="4" w:space="0" w:color="BFBFBF" w:themeColor="background1" w:themeShade="BF"/>
            </w:tcBorders>
          </w:tcPr>
          <w:p w14:paraId="1AD23310" w14:textId="51E95C1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w:t>
            </w:r>
          </w:p>
        </w:tc>
        <w:tc>
          <w:tcPr>
            <w:tcW w:w="630" w:type="dxa"/>
            <w:tcBorders>
              <w:top w:val="single" w:sz="4" w:space="0" w:color="BFBFBF" w:themeColor="background1" w:themeShade="BF"/>
              <w:bottom w:val="single" w:sz="4" w:space="0" w:color="BFBFBF" w:themeColor="background1" w:themeShade="BF"/>
            </w:tcBorders>
          </w:tcPr>
          <w:p w14:paraId="0CFDBB0B" w14:textId="75D1F66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15.6</w:t>
            </w:r>
          </w:p>
        </w:tc>
        <w:tc>
          <w:tcPr>
            <w:tcW w:w="1039" w:type="dxa"/>
            <w:tcBorders>
              <w:top w:val="single" w:sz="4" w:space="0" w:color="BFBFBF" w:themeColor="background1" w:themeShade="BF"/>
              <w:bottom w:val="single" w:sz="4" w:space="0" w:color="BFBFBF" w:themeColor="background1" w:themeShade="BF"/>
            </w:tcBorders>
          </w:tcPr>
          <w:p w14:paraId="7CFD3A62" w14:textId="4D065F4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427</w:t>
            </w:r>
          </w:p>
        </w:tc>
        <w:tc>
          <w:tcPr>
            <w:tcW w:w="851" w:type="dxa"/>
            <w:tcBorders>
              <w:top w:val="single" w:sz="4" w:space="0" w:color="BFBFBF" w:themeColor="background1" w:themeShade="BF"/>
              <w:bottom w:val="single" w:sz="4" w:space="0" w:color="BFBFBF" w:themeColor="background1" w:themeShade="BF"/>
            </w:tcBorders>
          </w:tcPr>
          <w:p w14:paraId="19B5B3F2" w14:textId="6B6DD2B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1080" w:type="dxa"/>
            <w:tcBorders>
              <w:top w:val="single" w:sz="4" w:space="0" w:color="BFBFBF" w:themeColor="background1" w:themeShade="BF"/>
              <w:bottom w:val="single" w:sz="4" w:space="0" w:color="BFBFBF" w:themeColor="background1" w:themeShade="BF"/>
            </w:tcBorders>
          </w:tcPr>
          <w:p w14:paraId="6AC50595" w14:textId="72D748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11.2</w:t>
            </w:r>
          </w:p>
        </w:tc>
        <w:tc>
          <w:tcPr>
            <w:tcW w:w="694" w:type="dxa"/>
            <w:tcBorders>
              <w:top w:val="single" w:sz="4" w:space="0" w:color="BFBFBF" w:themeColor="background1" w:themeShade="BF"/>
              <w:bottom w:val="single" w:sz="4" w:space="0" w:color="BFBFBF" w:themeColor="background1" w:themeShade="BF"/>
            </w:tcBorders>
          </w:tcPr>
          <w:p w14:paraId="23740796" w14:textId="08F64F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478</w:t>
            </w:r>
          </w:p>
        </w:tc>
        <w:tc>
          <w:tcPr>
            <w:tcW w:w="967" w:type="dxa"/>
            <w:tcBorders>
              <w:top w:val="single" w:sz="4" w:space="0" w:color="BFBFBF" w:themeColor="background1" w:themeShade="BF"/>
              <w:bottom w:val="single" w:sz="4" w:space="0" w:color="BFBFBF" w:themeColor="background1" w:themeShade="BF"/>
            </w:tcBorders>
          </w:tcPr>
          <w:p w14:paraId="3553D30B" w14:textId="4854184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96</w:t>
            </w:r>
          </w:p>
        </w:tc>
        <w:tc>
          <w:tcPr>
            <w:tcW w:w="2205" w:type="dxa"/>
            <w:tcBorders>
              <w:top w:val="single" w:sz="4" w:space="0" w:color="BFBFBF" w:themeColor="background1" w:themeShade="BF"/>
              <w:bottom w:val="single" w:sz="4" w:space="0" w:color="BFBFBF" w:themeColor="background1" w:themeShade="BF"/>
            </w:tcBorders>
          </w:tcPr>
          <w:p w14:paraId="6BD426C2" w14:textId="1031D83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7, 10, 17, 18, 27, 28</w:t>
            </w:r>
          </w:p>
        </w:tc>
      </w:tr>
      <w:tr w:rsidR="00605F4A" w:rsidRPr="00532322" w14:paraId="2192A977" w14:textId="77777777" w:rsidTr="00824327">
        <w:tc>
          <w:tcPr>
            <w:tcW w:w="1260" w:type="dxa"/>
            <w:tcBorders>
              <w:top w:val="single" w:sz="4" w:space="0" w:color="BFBFBF" w:themeColor="background1" w:themeShade="BF"/>
              <w:bottom w:val="single" w:sz="4" w:space="0" w:color="BFBFBF" w:themeColor="background1" w:themeShade="BF"/>
            </w:tcBorders>
          </w:tcPr>
          <w:p w14:paraId="59769F15" w14:textId="3EFCBB6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sereng.tz</w:t>
            </w:r>
          </w:p>
        </w:tc>
        <w:tc>
          <w:tcPr>
            <w:tcW w:w="900" w:type="dxa"/>
            <w:tcBorders>
              <w:top w:val="single" w:sz="4" w:space="0" w:color="BFBFBF" w:themeColor="background1" w:themeShade="BF"/>
              <w:bottom w:val="single" w:sz="4" w:space="0" w:color="BFBFBF" w:themeColor="background1" w:themeShade="BF"/>
            </w:tcBorders>
          </w:tcPr>
          <w:p w14:paraId="36C1BD73" w14:textId="4075DD2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TZ</w:t>
            </w:r>
          </w:p>
        </w:tc>
        <w:tc>
          <w:tcPr>
            <w:tcW w:w="720" w:type="dxa"/>
            <w:tcBorders>
              <w:top w:val="single" w:sz="4" w:space="0" w:color="BFBFBF" w:themeColor="background1" w:themeShade="BF"/>
              <w:bottom w:val="single" w:sz="4" w:space="0" w:color="BFBFBF" w:themeColor="background1" w:themeShade="BF"/>
            </w:tcBorders>
          </w:tcPr>
          <w:p w14:paraId="418DAFEE" w14:textId="214680C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1536</w:t>
            </w:r>
          </w:p>
        </w:tc>
        <w:tc>
          <w:tcPr>
            <w:tcW w:w="1198" w:type="dxa"/>
            <w:tcBorders>
              <w:top w:val="single" w:sz="4" w:space="0" w:color="BFBFBF" w:themeColor="background1" w:themeShade="BF"/>
              <w:bottom w:val="single" w:sz="4" w:space="0" w:color="BFBFBF" w:themeColor="background1" w:themeShade="BF"/>
            </w:tcBorders>
          </w:tcPr>
          <w:p w14:paraId="73A31E6A" w14:textId="626F2BF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53D2CA5C" w14:textId="6BFD8B6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666" w:type="dxa"/>
            <w:tcBorders>
              <w:top w:val="single" w:sz="4" w:space="0" w:color="BFBFBF" w:themeColor="background1" w:themeShade="BF"/>
              <w:bottom w:val="single" w:sz="4" w:space="0" w:color="BFBFBF" w:themeColor="background1" w:themeShade="BF"/>
            </w:tcBorders>
          </w:tcPr>
          <w:p w14:paraId="58A9FD05" w14:textId="2F4CBA4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325</w:t>
            </w:r>
          </w:p>
        </w:tc>
        <w:tc>
          <w:tcPr>
            <w:tcW w:w="720" w:type="dxa"/>
            <w:tcBorders>
              <w:top w:val="single" w:sz="4" w:space="0" w:color="BFBFBF" w:themeColor="background1" w:themeShade="BF"/>
              <w:bottom w:val="single" w:sz="4" w:space="0" w:color="BFBFBF" w:themeColor="background1" w:themeShade="BF"/>
            </w:tcBorders>
          </w:tcPr>
          <w:p w14:paraId="0C5C7B3E" w14:textId="12469FA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630" w:type="dxa"/>
            <w:tcBorders>
              <w:top w:val="single" w:sz="4" w:space="0" w:color="BFBFBF" w:themeColor="background1" w:themeShade="BF"/>
              <w:bottom w:val="single" w:sz="4" w:space="0" w:color="BFBFBF" w:themeColor="background1" w:themeShade="BF"/>
            </w:tcBorders>
          </w:tcPr>
          <w:p w14:paraId="52F0A581" w14:textId="18848B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21.9</w:t>
            </w:r>
          </w:p>
        </w:tc>
        <w:tc>
          <w:tcPr>
            <w:tcW w:w="1039" w:type="dxa"/>
            <w:tcBorders>
              <w:top w:val="single" w:sz="4" w:space="0" w:color="BFBFBF" w:themeColor="background1" w:themeShade="BF"/>
              <w:bottom w:val="single" w:sz="4" w:space="0" w:color="BFBFBF" w:themeColor="background1" w:themeShade="BF"/>
            </w:tcBorders>
          </w:tcPr>
          <w:p w14:paraId="750A379A" w14:textId="28B51B5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76</w:t>
            </w:r>
          </w:p>
        </w:tc>
        <w:tc>
          <w:tcPr>
            <w:tcW w:w="851" w:type="dxa"/>
            <w:tcBorders>
              <w:top w:val="single" w:sz="4" w:space="0" w:color="BFBFBF" w:themeColor="background1" w:themeShade="BF"/>
              <w:bottom w:val="single" w:sz="4" w:space="0" w:color="BFBFBF" w:themeColor="background1" w:themeShade="BF"/>
            </w:tcBorders>
          </w:tcPr>
          <w:p w14:paraId="240404CF" w14:textId="0B83877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15</w:t>
            </w:r>
          </w:p>
        </w:tc>
        <w:tc>
          <w:tcPr>
            <w:tcW w:w="1080" w:type="dxa"/>
            <w:tcBorders>
              <w:top w:val="single" w:sz="4" w:space="0" w:color="BFBFBF" w:themeColor="background1" w:themeShade="BF"/>
              <w:bottom w:val="single" w:sz="4" w:space="0" w:color="BFBFBF" w:themeColor="background1" w:themeShade="BF"/>
            </w:tcBorders>
          </w:tcPr>
          <w:p w14:paraId="49394866" w14:textId="35BC09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22.6</w:t>
            </w:r>
          </w:p>
        </w:tc>
        <w:tc>
          <w:tcPr>
            <w:tcW w:w="694" w:type="dxa"/>
            <w:tcBorders>
              <w:top w:val="single" w:sz="4" w:space="0" w:color="BFBFBF" w:themeColor="background1" w:themeShade="BF"/>
              <w:bottom w:val="single" w:sz="4" w:space="0" w:color="BFBFBF" w:themeColor="background1" w:themeShade="BF"/>
            </w:tcBorders>
          </w:tcPr>
          <w:p w14:paraId="359B4AAB" w14:textId="643A5E7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827</w:t>
            </w:r>
          </w:p>
        </w:tc>
        <w:tc>
          <w:tcPr>
            <w:tcW w:w="967" w:type="dxa"/>
            <w:tcBorders>
              <w:top w:val="single" w:sz="4" w:space="0" w:color="BFBFBF" w:themeColor="background1" w:themeShade="BF"/>
              <w:bottom w:val="single" w:sz="4" w:space="0" w:color="BFBFBF" w:themeColor="background1" w:themeShade="BF"/>
            </w:tcBorders>
          </w:tcPr>
          <w:p w14:paraId="218C6541" w14:textId="6A97912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2205" w:type="dxa"/>
            <w:tcBorders>
              <w:top w:val="single" w:sz="4" w:space="0" w:color="BFBFBF" w:themeColor="background1" w:themeShade="BF"/>
              <w:bottom w:val="single" w:sz="4" w:space="0" w:color="BFBFBF" w:themeColor="background1" w:themeShade="BF"/>
            </w:tcBorders>
          </w:tcPr>
          <w:p w14:paraId="22152E01" w14:textId="2880F00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0EE2F79F" w14:textId="77777777" w:rsidTr="00824327">
        <w:tc>
          <w:tcPr>
            <w:tcW w:w="1260" w:type="dxa"/>
            <w:tcBorders>
              <w:top w:val="single" w:sz="4" w:space="0" w:color="BFBFBF" w:themeColor="background1" w:themeShade="BF"/>
              <w:bottom w:val="single" w:sz="4" w:space="0" w:color="BFBFBF" w:themeColor="background1" w:themeShade="BF"/>
            </w:tcBorders>
          </w:tcPr>
          <w:p w14:paraId="127C108D" w14:textId="75D3927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sevi.us</w:t>
            </w:r>
          </w:p>
        </w:tc>
        <w:tc>
          <w:tcPr>
            <w:tcW w:w="900" w:type="dxa"/>
            <w:tcBorders>
              <w:top w:val="single" w:sz="4" w:space="0" w:color="BFBFBF" w:themeColor="background1" w:themeShade="BF"/>
              <w:bottom w:val="single" w:sz="4" w:space="0" w:color="BFBFBF" w:themeColor="background1" w:themeShade="BF"/>
            </w:tcBorders>
          </w:tcPr>
          <w:p w14:paraId="3C93AE4A" w14:textId="3BB44BD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08922826" w14:textId="217087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1600</w:t>
            </w:r>
          </w:p>
        </w:tc>
        <w:tc>
          <w:tcPr>
            <w:tcW w:w="1198" w:type="dxa"/>
            <w:tcBorders>
              <w:top w:val="single" w:sz="4" w:space="0" w:color="BFBFBF" w:themeColor="background1" w:themeShade="BF"/>
              <w:bottom w:val="single" w:sz="4" w:space="0" w:color="BFBFBF" w:themeColor="background1" w:themeShade="BF"/>
            </w:tcBorders>
          </w:tcPr>
          <w:p w14:paraId="6A1AF66B" w14:textId="17E3324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76C650D" w14:textId="4A4E82EE"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66" w:type="dxa"/>
            <w:tcBorders>
              <w:top w:val="single" w:sz="4" w:space="0" w:color="BFBFBF" w:themeColor="background1" w:themeShade="BF"/>
              <w:bottom w:val="single" w:sz="4" w:space="0" w:color="BFBFBF" w:themeColor="background1" w:themeShade="BF"/>
            </w:tcBorders>
          </w:tcPr>
          <w:p w14:paraId="046D7912" w14:textId="18B728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86</w:t>
            </w:r>
          </w:p>
        </w:tc>
        <w:tc>
          <w:tcPr>
            <w:tcW w:w="720" w:type="dxa"/>
            <w:tcBorders>
              <w:top w:val="single" w:sz="4" w:space="0" w:color="BFBFBF" w:themeColor="background1" w:themeShade="BF"/>
              <w:bottom w:val="single" w:sz="4" w:space="0" w:color="BFBFBF" w:themeColor="background1" w:themeShade="BF"/>
            </w:tcBorders>
          </w:tcPr>
          <w:p w14:paraId="76CA56BE" w14:textId="295B93C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w:t>
            </w:r>
          </w:p>
        </w:tc>
        <w:tc>
          <w:tcPr>
            <w:tcW w:w="630" w:type="dxa"/>
            <w:tcBorders>
              <w:top w:val="single" w:sz="4" w:space="0" w:color="BFBFBF" w:themeColor="background1" w:themeShade="BF"/>
              <w:bottom w:val="single" w:sz="4" w:space="0" w:color="BFBFBF" w:themeColor="background1" w:themeShade="BF"/>
            </w:tcBorders>
          </w:tcPr>
          <w:p w14:paraId="4B6EA17F" w14:textId="367E7BC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13.1</w:t>
            </w:r>
          </w:p>
        </w:tc>
        <w:tc>
          <w:tcPr>
            <w:tcW w:w="1039" w:type="dxa"/>
            <w:tcBorders>
              <w:top w:val="single" w:sz="4" w:space="0" w:color="BFBFBF" w:themeColor="background1" w:themeShade="BF"/>
              <w:bottom w:val="single" w:sz="4" w:space="0" w:color="BFBFBF" w:themeColor="background1" w:themeShade="BF"/>
            </w:tcBorders>
          </w:tcPr>
          <w:p w14:paraId="6E366352" w14:textId="374A68D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847</w:t>
            </w:r>
          </w:p>
        </w:tc>
        <w:tc>
          <w:tcPr>
            <w:tcW w:w="851" w:type="dxa"/>
            <w:tcBorders>
              <w:top w:val="single" w:sz="4" w:space="0" w:color="BFBFBF" w:themeColor="background1" w:themeShade="BF"/>
              <w:bottom w:val="single" w:sz="4" w:space="0" w:color="BFBFBF" w:themeColor="background1" w:themeShade="BF"/>
            </w:tcBorders>
          </w:tcPr>
          <w:p w14:paraId="378D26FE" w14:textId="7A55462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43</w:t>
            </w:r>
          </w:p>
        </w:tc>
        <w:tc>
          <w:tcPr>
            <w:tcW w:w="1080" w:type="dxa"/>
            <w:tcBorders>
              <w:top w:val="single" w:sz="4" w:space="0" w:color="BFBFBF" w:themeColor="background1" w:themeShade="BF"/>
              <w:bottom w:val="single" w:sz="4" w:space="0" w:color="BFBFBF" w:themeColor="background1" w:themeShade="BF"/>
            </w:tcBorders>
          </w:tcPr>
          <w:p w14:paraId="3D1DAED2" w14:textId="7A350A5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22.9</w:t>
            </w:r>
          </w:p>
        </w:tc>
        <w:tc>
          <w:tcPr>
            <w:tcW w:w="694" w:type="dxa"/>
            <w:tcBorders>
              <w:top w:val="single" w:sz="4" w:space="0" w:color="BFBFBF" w:themeColor="background1" w:themeShade="BF"/>
              <w:bottom w:val="single" w:sz="4" w:space="0" w:color="BFBFBF" w:themeColor="background1" w:themeShade="BF"/>
            </w:tcBorders>
          </w:tcPr>
          <w:p w14:paraId="36C8923F" w14:textId="76A733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252</w:t>
            </w:r>
          </w:p>
        </w:tc>
        <w:tc>
          <w:tcPr>
            <w:tcW w:w="967" w:type="dxa"/>
            <w:tcBorders>
              <w:top w:val="single" w:sz="4" w:space="0" w:color="BFBFBF" w:themeColor="background1" w:themeShade="BF"/>
              <w:bottom w:val="single" w:sz="4" w:space="0" w:color="BFBFBF" w:themeColor="background1" w:themeShade="BF"/>
            </w:tcBorders>
          </w:tcPr>
          <w:p w14:paraId="479F3A33" w14:textId="46CEB5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w:t>
            </w:r>
          </w:p>
        </w:tc>
        <w:tc>
          <w:tcPr>
            <w:tcW w:w="2205" w:type="dxa"/>
            <w:tcBorders>
              <w:top w:val="single" w:sz="4" w:space="0" w:color="BFBFBF" w:themeColor="background1" w:themeShade="BF"/>
              <w:bottom w:val="single" w:sz="4" w:space="0" w:color="BFBFBF" w:themeColor="background1" w:themeShade="BF"/>
            </w:tcBorders>
          </w:tcPr>
          <w:p w14:paraId="4288A306" w14:textId="37C1FC4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laid out in completely randomized design. Assigned to five pseudo-blocks, as spatially contiguous as possible, and omitted those from pseudo-blocks 2 and 4</w:t>
            </w:r>
            <w:r w:rsidR="00143FB1" w:rsidRPr="00532322">
              <w:rPr>
                <w:rFonts w:asciiTheme="majorHAnsi" w:hAnsiTheme="majorHAnsi"/>
                <w:sz w:val="20"/>
                <w:szCs w:val="20"/>
              </w:rPr>
              <w:t>. *</w:t>
            </w:r>
          </w:p>
        </w:tc>
      </w:tr>
      <w:tr w:rsidR="00605F4A" w:rsidRPr="00532322" w14:paraId="1CECBA04" w14:textId="77777777" w:rsidTr="00824327">
        <w:tc>
          <w:tcPr>
            <w:tcW w:w="1260" w:type="dxa"/>
            <w:tcBorders>
              <w:top w:val="single" w:sz="4" w:space="0" w:color="BFBFBF" w:themeColor="background1" w:themeShade="BF"/>
              <w:bottom w:val="single" w:sz="4" w:space="0" w:color="BFBFBF" w:themeColor="background1" w:themeShade="BF"/>
            </w:tcBorders>
          </w:tcPr>
          <w:p w14:paraId="34424B74" w14:textId="2C0830C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shps.us</w:t>
            </w:r>
          </w:p>
        </w:tc>
        <w:tc>
          <w:tcPr>
            <w:tcW w:w="900" w:type="dxa"/>
            <w:tcBorders>
              <w:top w:val="single" w:sz="4" w:space="0" w:color="BFBFBF" w:themeColor="background1" w:themeShade="BF"/>
              <w:bottom w:val="single" w:sz="4" w:space="0" w:color="BFBFBF" w:themeColor="background1" w:themeShade="BF"/>
            </w:tcBorders>
          </w:tcPr>
          <w:p w14:paraId="6E557FEC" w14:textId="4FC3FD8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1197851" w14:textId="7B86CBB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910</w:t>
            </w:r>
          </w:p>
        </w:tc>
        <w:tc>
          <w:tcPr>
            <w:tcW w:w="1198" w:type="dxa"/>
            <w:tcBorders>
              <w:top w:val="single" w:sz="4" w:space="0" w:color="BFBFBF" w:themeColor="background1" w:themeShade="BF"/>
              <w:bottom w:val="single" w:sz="4" w:space="0" w:color="BFBFBF" w:themeColor="background1" w:themeShade="BF"/>
            </w:tcBorders>
          </w:tcPr>
          <w:p w14:paraId="2929B7BC" w14:textId="4BE079F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407A67E3" w14:textId="4EFF05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w:t>
            </w:r>
          </w:p>
        </w:tc>
        <w:tc>
          <w:tcPr>
            <w:tcW w:w="666" w:type="dxa"/>
            <w:tcBorders>
              <w:top w:val="single" w:sz="4" w:space="0" w:color="BFBFBF" w:themeColor="background1" w:themeShade="BF"/>
              <w:bottom w:val="single" w:sz="4" w:space="0" w:color="BFBFBF" w:themeColor="background1" w:themeShade="BF"/>
            </w:tcBorders>
          </w:tcPr>
          <w:p w14:paraId="32F038F8" w14:textId="333E7CB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720" w:type="dxa"/>
            <w:tcBorders>
              <w:top w:val="single" w:sz="4" w:space="0" w:color="BFBFBF" w:themeColor="background1" w:themeShade="BF"/>
              <w:bottom w:val="single" w:sz="4" w:space="0" w:color="BFBFBF" w:themeColor="background1" w:themeShade="BF"/>
            </w:tcBorders>
          </w:tcPr>
          <w:p w14:paraId="44C66333" w14:textId="2A9E8A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30" w:type="dxa"/>
            <w:tcBorders>
              <w:top w:val="single" w:sz="4" w:space="0" w:color="BFBFBF" w:themeColor="background1" w:themeShade="BF"/>
              <w:bottom w:val="single" w:sz="4" w:space="0" w:color="BFBFBF" w:themeColor="background1" w:themeShade="BF"/>
            </w:tcBorders>
          </w:tcPr>
          <w:p w14:paraId="09D884F5" w14:textId="4C850E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5.3</w:t>
            </w:r>
          </w:p>
        </w:tc>
        <w:tc>
          <w:tcPr>
            <w:tcW w:w="1039" w:type="dxa"/>
            <w:tcBorders>
              <w:top w:val="single" w:sz="4" w:space="0" w:color="BFBFBF" w:themeColor="background1" w:themeShade="BF"/>
              <w:bottom w:val="single" w:sz="4" w:space="0" w:color="BFBFBF" w:themeColor="background1" w:themeShade="BF"/>
            </w:tcBorders>
          </w:tcPr>
          <w:p w14:paraId="52714DEB" w14:textId="5AE74FC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970</w:t>
            </w:r>
          </w:p>
        </w:tc>
        <w:tc>
          <w:tcPr>
            <w:tcW w:w="851" w:type="dxa"/>
            <w:tcBorders>
              <w:top w:val="single" w:sz="4" w:space="0" w:color="BFBFBF" w:themeColor="background1" w:themeShade="BF"/>
              <w:bottom w:val="single" w:sz="4" w:space="0" w:color="BFBFBF" w:themeColor="background1" w:themeShade="BF"/>
            </w:tcBorders>
          </w:tcPr>
          <w:p w14:paraId="5FC722EF" w14:textId="543E2E7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1080" w:type="dxa"/>
            <w:tcBorders>
              <w:top w:val="single" w:sz="4" w:space="0" w:color="BFBFBF" w:themeColor="background1" w:themeShade="BF"/>
              <w:bottom w:val="single" w:sz="4" w:space="0" w:color="BFBFBF" w:themeColor="background1" w:themeShade="BF"/>
            </w:tcBorders>
          </w:tcPr>
          <w:p w14:paraId="7594209C" w14:textId="0E34B7A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694" w:type="dxa"/>
            <w:tcBorders>
              <w:top w:val="single" w:sz="4" w:space="0" w:color="BFBFBF" w:themeColor="background1" w:themeShade="BF"/>
              <w:bottom w:val="single" w:sz="4" w:space="0" w:color="BFBFBF" w:themeColor="background1" w:themeShade="BF"/>
            </w:tcBorders>
          </w:tcPr>
          <w:p w14:paraId="4EB3EF31" w14:textId="483063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246</w:t>
            </w:r>
          </w:p>
        </w:tc>
        <w:tc>
          <w:tcPr>
            <w:tcW w:w="967" w:type="dxa"/>
            <w:tcBorders>
              <w:top w:val="single" w:sz="4" w:space="0" w:color="BFBFBF" w:themeColor="background1" w:themeShade="BF"/>
              <w:bottom w:val="single" w:sz="4" w:space="0" w:color="BFBFBF" w:themeColor="background1" w:themeShade="BF"/>
            </w:tcBorders>
          </w:tcPr>
          <w:p w14:paraId="67EC01A4" w14:textId="037A1A7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41</w:t>
            </w:r>
          </w:p>
        </w:tc>
        <w:tc>
          <w:tcPr>
            <w:tcW w:w="2205" w:type="dxa"/>
            <w:tcBorders>
              <w:top w:val="single" w:sz="4" w:space="0" w:color="BFBFBF" w:themeColor="background1" w:themeShade="BF"/>
              <w:bottom w:val="single" w:sz="4" w:space="0" w:color="BFBFBF" w:themeColor="background1" w:themeShade="BF"/>
            </w:tcBorders>
          </w:tcPr>
          <w:p w14:paraId="6407DE6C" w14:textId="3473F0B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r w:rsidR="00605F4A" w:rsidRPr="00532322" w14:paraId="7C1A92BF" w14:textId="77777777" w:rsidTr="00824327">
        <w:tc>
          <w:tcPr>
            <w:tcW w:w="1260" w:type="dxa"/>
            <w:tcBorders>
              <w:top w:val="single" w:sz="4" w:space="0" w:color="BFBFBF" w:themeColor="background1" w:themeShade="BF"/>
              <w:bottom w:val="single" w:sz="4" w:space="0" w:color="BFBFBF" w:themeColor="background1" w:themeShade="BF"/>
            </w:tcBorders>
          </w:tcPr>
          <w:p w14:paraId="40A8EAB1" w14:textId="5579792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sier.us</w:t>
            </w:r>
          </w:p>
        </w:tc>
        <w:tc>
          <w:tcPr>
            <w:tcW w:w="900" w:type="dxa"/>
            <w:tcBorders>
              <w:top w:val="single" w:sz="4" w:space="0" w:color="BFBFBF" w:themeColor="background1" w:themeShade="BF"/>
              <w:bottom w:val="single" w:sz="4" w:space="0" w:color="BFBFBF" w:themeColor="background1" w:themeShade="BF"/>
            </w:tcBorders>
          </w:tcPr>
          <w:p w14:paraId="2B406DD5" w14:textId="626A645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1C23C93" w14:textId="419AFA1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197</w:t>
            </w:r>
          </w:p>
        </w:tc>
        <w:tc>
          <w:tcPr>
            <w:tcW w:w="1198" w:type="dxa"/>
            <w:tcBorders>
              <w:top w:val="single" w:sz="4" w:space="0" w:color="BFBFBF" w:themeColor="background1" w:themeShade="BF"/>
              <w:bottom w:val="single" w:sz="4" w:space="0" w:color="BFBFBF" w:themeColor="background1" w:themeShade="BF"/>
            </w:tcBorders>
          </w:tcPr>
          <w:p w14:paraId="739AB615" w14:textId="691943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114825F0" w14:textId="7930D5B0" w:rsidR="00605F4A" w:rsidRPr="00532322" w:rsidRDefault="00B85FA0" w:rsidP="00532322">
            <w:pPr>
              <w:spacing w:after="120"/>
              <w:contextualSpacing/>
              <w:jc w:val="center"/>
              <w:rPr>
                <w:rFonts w:asciiTheme="majorHAnsi" w:hAnsiTheme="majorHAnsi"/>
                <w:sz w:val="20"/>
                <w:szCs w:val="20"/>
              </w:rPr>
            </w:pPr>
            <w:r w:rsidRPr="00532322">
              <w:rPr>
                <w:rFonts w:asciiTheme="majorHAnsi" w:hAnsiTheme="majorHAnsi"/>
                <w:sz w:val="20"/>
                <w:szCs w:val="20"/>
              </w:rPr>
              <w:t>49</w:t>
            </w:r>
          </w:p>
        </w:tc>
        <w:tc>
          <w:tcPr>
            <w:tcW w:w="666" w:type="dxa"/>
            <w:tcBorders>
              <w:top w:val="single" w:sz="4" w:space="0" w:color="BFBFBF" w:themeColor="background1" w:themeShade="BF"/>
              <w:bottom w:val="single" w:sz="4" w:space="0" w:color="BFBFBF" w:themeColor="background1" w:themeShade="BF"/>
            </w:tcBorders>
          </w:tcPr>
          <w:p w14:paraId="17E427A8" w14:textId="35C3FDE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302</w:t>
            </w:r>
          </w:p>
        </w:tc>
        <w:tc>
          <w:tcPr>
            <w:tcW w:w="720" w:type="dxa"/>
            <w:tcBorders>
              <w:top w:val="single" w:sz="4" w:space="0" w:color="BFBFBF" w:themeColor="background1" w:themeShade="BF"/>
              <w:bottom w:val="single" w:sz="4" w:space="0" w:color="BFBFBF" w:themeColor="background1" w:themeShade="BF"/>
            </w:tcBorders>
          </w:tcPr>
          <w:p w14:paraId="26D205BD" w14:textId="5F11459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w:t>
            </w:r>
          </w:p>
        </w:tc>
        <w:tc>
          <w:tcPr>
            <w:tcW w:w="630" w:type="dxa"/>
            <w:tcBorders>
              <w:top w:val="single" w:sz="4" w:space="0" w:color="BFBFBF" w:themeColor="background1" w:themeShade="BF"/>
              <w:bottom w:val="single" w:sz="4" w:space="0" w:color="BFBFBF" w:themeColor="background1" w:themeShade="BF"/>
            </w:tcBorders>
          </w:tcPr>
          <w:p w14:paraId="6232F5DB" w14:textId="7D418FE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16.3</w:t>
            </w:r>
          </w:p>
        </w:tc>
        <w:tc>
          <w:tcPr>
            <w:tcW w:w="1039" w:type="dxa"/>
            <w:tcBorders>
              <w:top w:val="single" w:sz="4" w:space="0" w:color="BFBFBF" w:themeColor="background1" w:themeShade="BF"/>
              <w:bottom w:val="single" w:sz="4" w:space="0" w:color="BFBFBF" w:themeColor="background1" w:themeShade="BF"/>
            </w:tcBorders>
          </w:tcPr>
          <w:p w14:paraId="580EB65D" w14:textId="03DFD35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665</w:t>
            </w:r>
          </w:p>
        </w:tc>
        <w:tc>
          <w:tcPr>
            <w:tcW w:w="851" w:type="dxa"/>
            <w:tcBorders>
              <w:top w:val="single" w:sz="4" w:space="0" w:color="BFBFBF" w:themeColor="background1" w:themeShade="BF"/>
              <w:bottom w:val="single" w:sz="4" w:space="0" w:color="BFBFBF" w:themeColor="background1" w:themeShade="BF"/>
            </w:tcBorders>
          </w:tcPr>
          <w:p w14:paraId="4776E587" w14:textId="5489319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w:t>
            </w:r>
          </w:p>
        </w:tc>
        <w:tc>
          <w:tcPr>
            <w:tcW w:w="1080" w:type="dxa"/>
            <w:tcBorders>
              <w:top w:val="single" w:sz="4" w:space="0" w:color="BFBFBF" w:themeColor="background1" w:themeShade="BF"/>
              <w:bottom w:val="single" w:sz="4" w:space="0" w:color="BFBFBF" w:themeColor="background1" w:themeShade="BF"/>
            </w:tcBorders>
          </w:tcPr>
          <w:p w14:paraId="37503A6B" w14:textId="231CFFB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w:t>
            </w:r>
          </w:p>
        </w:tc>
        <w:tc>
          <w:tcPr>
            <w:tcW w:w="694" w:type="dxa"/>
            <w:tcBorders>
              <w:top w:val="single" w:sz="4" w:space="0" w:color="BFBFBF" w:themeColor="background1" w:themeShade="BF"/>
              <w:bottom w:val="single" w:sz="4" w:space="0" w:color="BFBFBF" w:themeColor="background1" w:themeShade="BF"/>
            </w:tcBorders>
          </w:tcPr>
          <w:p w14:paraId="1BDDF490" w14:textId="0C50E62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936</w:t>
            </w:r>
          </w:p>
        </w:tc>
        <w:tc>
          <w:tcPr>
            <w:tcW w:w="967" w:type="dxa"/>
            <w:tcBorders>
              <w:top w:val="single" w:sz="4" w:space="0" w:color="BFBFBF" w:themeColor="background1" w:themeShade="BF"/>
              <w:bottom w:val="single" w:sz="4" w:space="0" w:color="BFBFBF" w:themeColor="background1" w:themeShade="BF"/>
            </w:tcBorders>
          </w:tcPr>
          <w:p w14:paraId="2CFBFC0D" w14:textId="0695E7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w:t>
            </w:r>
          </w:p>
        </w:tc>
        <w:tc>
          <w:tcPr>
            <w:tcW w:w="2205" w:type="dxa"/>
            <w:tcBorders>
              <w:top w:val="single" w:sz="4" w:space="0" w:color="BFBFBF" w:themeColor="background1" w:themeShade="BF"/>
              <w:bottom w:val="single" w:sz="4" w:space="0" w:color="BFBFBF" w:themeColor="background1" w:themeShade="BF"/>
            </w:tcBorders>
          </w:tcPr>
          <w:p w14:paraId="5A0139FD" w14:textId="0F78B8D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Blocks 4, 5</w:t>
            </w:r>
          </w:p>
        </w:tc>
      </w:tr>
      <w:tr w:rsidR="00605F4A" w:rsidRPr="00532322" w14:paraId="1678B0AE" w14:textId="77777777" w:rsidTr="00824327">
        <w:tc>
          <w:tcPr>
            <w:tcW w:w="1260" w:type="dxa"/>
            <w:tcBorders>
              <w:top w:val="single" w:sz="4" w:space="0" w:color="BFBFBF" w:themeColor="background1" w:themeShade="BF"/>
              <w:bottom w:val="single" w:sz="4" w:space="0" w:color="BFBFBF" w:themeColor="background1" w:themeShade="BF"/>
            </w:tcBorders>
          </w:tcPr>
          <w:p w14:paraId="227CA28C" w14:textId="10D765D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smith.us</w:t>
            </w:r>
          </w:p>
        </w:tc>
        <w:tc>
          <w:tcPr>
            <w:tcW w:w="900" w:type="dxa"/>
            <w:tcBorders>
              <w:top w:val="single" w:sz="4" w:space="0" w:color="BFBFBF" w:themeColor="background1" w:themeShade="BF"/>
              <w:bottom w:val="single" w:sz="4" w:space="0" w:color="BFBFBF" w:themeColor="background1" w:themeShade="BF"/>
            </w:tcBorders>
          </w:tcPr>
          <w:p w14:paraId="2274A3C3" w14:textId="2A935D4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6FBB2D94" w14:textId="318F314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62</w:t>
            </w:r>
          </w:p>
        </w:tc>
        <w:tc>
          <w:tcPr>
            <w:tcW w:w="1198" w:type="dxa"/>
            <w:tcBorders>
              <w:top w:val="single" w:sz="4" w:space="0" w:color="BFBFBF" w:themeColor="background1" w:themeShade="BF"/>
              <w:bottom w:val="single" w:sz="4" w:space="0" w:color="BFBFBF" w:themeColor="background1" w:themeShade="BF"/>
            </w:tcBorders>
          </w:tcPr>
          <w:p w14:paraId="7AD07A60" w14:textId="17EB4A3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AF3BF92" w14:textId="1F4C43D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45</w:t>
            </w:r>
          </w:p>
        </w:tc>
        <w:tc>
          <w:tcPr>
            <w:tcW w:w="666" w:type="dxa"/>
            <w:tcBorders>
              <w:top w:val="single" w:sz="4" w:space="0" w:color="BFBFBF" w:themeColor="background1" w:themeShade="BF"/>
              <w:bottom w:val="single" w:sz="4" w:space="0" w:color="BFBFBF" w:themeColor="background1" w:themeShade="BF"/>
            </w:tcBorders>
          </w:tcPr>
          <w:p w14:paraId="6408FFE8" w14:textId="2635069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720" w:type="dxa"/>
            <w:tcBorders>
              <w:top w:val="single" w:sz="4" w:space="0" w:color="BFBFBF" w:themeColor="background1" w:themeShade="BF"/>
              <w:bottom w:val="single" w:sz="4" w:space="0" w:color="BFBFBF" w:themeColor="background1" w:themeShade="BF"/>
            </w:tcBorders>
          </w:tcPr>
          <w:p w14:paraId="484E4624" w14:textId="7D5032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w:t>
            </w:r>
          </w:p>
        </w:tc>
        <w:tc>
          <w:tcPr>
            <w:tcW w:w="630" w:type="dxa"/>
            <w:tcBorders>
              <w:top w:val="single" w:sz="4" w:space="0" w:color="BFBFBF" w:themeColor="background1" w:themeShade="BF"/>
              <w:bottom w:val="single" w:sz="4" w:space="0" w:color="BFBFBF" w:themeColor="background1" w:themeShade="BF"/>
            </w:tcBorders>
          </w:tcPr>
          <w:p w14:paraId="7DE5AB44" w14:textId="1AFEF10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w:t>
            </w:r>
          </w:p>
        </w:tc>
        <w:tc>
          <w:tcPr>
            <w:tcW w:w="1039" w:type="dxa"/>
            <w:tcBorders>
              <w:top w:val="single" w:sz="4" w:space="0" w:color="BFBFBF" w:themeColor="background1" w:themeShade="BF"/>
              <w:bottom w:val="single" w:sz="4" w:space="0" w:color="BFBFBF" w:themeColor="background1" w:themeShade="BF"/>
            </w:tcBorders>
          </w:tcPr>
          <w:p w14:paraId="6EE847E3" w14:textId="0F54413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475</w:t>
            </w:r>
          </w:p>
        </w:tc>
        <w:tc>
          <w:tcPr>
            <w:tcW w:w="851" w:type="dxa"/>
            <w:tcBorders>
              <w:top w:val="single" w:sz="4" w:space="0" w:color="BFBFBF" w:themeColor="background1" w:themeShade="BF"/>
              <w:bottom w:val="single" w:sz="4" w:space="0" w:color="BFBFBF" w:themeColor="background1" w:themeShade="BF"/>
            </w:tcBorders>
          </w:tcPr>
          <w:p w14:paraId="601AB6CA" w14:textId="542956F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1080" w:type="dxa"/>
            <w:tcBorders>
              <w:top w:val="single" w:sz="4" w:space="0" w:color="BFBFBF" w:themeColor="background1" w:themeShade="BF"/>
              <w:bottom w:val="single" w:sz="4" w:space="0" w:color="BFBFBF" w:themeColor="background1" w:themeShade="BF"/>
            </w:tcBorders>
          </w:tcPr>
          <w:p w14:paraId="7BE34FCD" w14:textId="55E9F9E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w:t>
            </w:r>
          </w:p>
        </w:tc>
        <w:tc>
          <w:tcPr>
            <w:tcW w:w="694" w:type="dxa"/>
            <w:tcBorders>
              <w:top w:val="single" w:sz="4" w:space="0" w:color="BFBFBF" w:themeColor="background1" w:themeShade="BF"/>
              <w:bottom w:val="single" w:sz="4" w:space="0" w:color="BFBFBF" w:themeColor="background1" w:themeShade="BF"/>
            </w:tcBorders>
          </w:tcPr>
          <w:p w14:paraId="5A79654E" w14:textId="5AECA6A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605</w:t>
            </w:r>
          </w:p>
        </w:tc>
        <w:tc>
          <w:tcPr>
            <w:tcW w:w="967" w:type="dxa"/>
            <w:tcBorders>
              <w:top w:val="single" w:sz="4" w:space="0" w:color="BFBFBF" w:themeColor="background1" w:themeShade="BF"/>
              <w:bottom w:val="single" w:sz="4" w:space="0" w:color="BFBFBF" w:themeColor="background1" w:themeShade="BF"/>
            </w:tcBorders>
          </w:tcPr>
          <w:p w14:paraId="7E3048A9" w14:textId="10DFE4F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2205" w:type="dxa"/>
            <w:tcBorders>
              <w:top w:val="single" w:sz="4" w:space="0" w:color="BFBFBF" w:themeColor="background1" w:themeShade="BF"/>
              <w:bottom w:val="single" w:sz="4" w:space="0" w:color="BFBFBF" w:themeColor="background1" w:themeShade="BF"/>
            </w:tcBorders>
          </w:tcPr>
          <w:p w14:paraId="1D6067BE" w14:textId="763DC543"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4A1E0854" w14:textId="77777777" w:rsidTr="00824327">
        <w:tc>
          <w:tcPr>
            <w:tcW w:w="1260" w:type="dxa"/>
            <w:tcBorders>
              <w:top w:val="single" w:sz="4" w:space="0" w:color="BFBFBF" w:themeColor="background1" w:themeShade="BF"/>
              <w:bottom w:val="single" w:sz="4" w:space="0" w:color="BFBFBF" w:themeColor="background1" w:themeShade="BF"/>
            </w:tcBorders>
          </w:tcPr>
          <w:p w14:paraId="2F1EAFB8" w14:textId="47FE8B7D"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spin.us</w:t>
            </w:r>
          </w:p>
        </w:tc>
        <w:tc>
          <w:tcPr>
            <w:tcW w:w="900" w:type="dxa"/>
            <w:tcBorders>
              <w:top w:val="single" w:sz="4" w:space="0" w:color="BFBFBF" w:themeColor="background1" w:themeShade="BF"/>
              <w:bottom w:val="single" w:sz="4" w:space="0" w:color="BFBFBF" w:themeColor="background1" w:themeShade="BF"/>
            </w:tcBorders>
          </w:tcPr>
          <w:p w14:paraId="4747FBA3" w14:textId="4C1F6454"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F8D753B" w14:textId="49ECEC2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271</w:t>
            </w:r>
          </w:p>
        </w:tc>
        <w:tc>
          <w:tcPr>
            <w:tcW w:w="1198" w:type="dxa"/>
            <w:tcBorders>
              <w:top w:val="single" w:sz="4" w:space="0" w:color="BFBFBF" w:themeColor="background1" w:themeShade="BF"/>
              <w:bottom w:val="single" w:sz="4" w:space="0" w:color="BFBFBF" w:themeColor="background1" w:themeShade="BF"/>
            </w:tcBorders>
          </w:tcPr>
          <w:p w14:paraId="60D72A2E" w14:textId="3C35460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397A0712" w14:textId="032AA3C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666" w:type="dxa"/>
            <w:tcBorders>
              <w:top w:val="single" w:sz="4" w:space="0" w:color="BFBFBF" w:themeColor="background1" w:themeShade="BF"/>
              <w:bottom w:val="single" w:sz="4" w:space="0" w:color="BFBFBF" w:themeColor="background1" w:themeShade="BF"/>
            </w:tcBorders>
          </w:tcPr>
          <w:p w14:paraId="196E07A5" w14:textId="623EE8C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585</w:t>
            </w:r>
          </w:p>
        </w:tc>
        <w:tc>
          <w:tcPr>
            <w:tcW w:w="720" w:type="dxa"/>
            <w:tcBorders>
              <w:top w:val="single" w:sz="4" w:space="0" w:color="BFBFBF" w:themeColor="background1" w:themeShade="BF"/>
              <w:bottom w:val="single" w:sz="4" w:space="0" w:color="BFBFBF" w:themeColor="background1" w:themeShade="BF"/>
            </w:tcBorders>
          </w:tcPr>
          <w:p w14:paraId="2D281112" w14:textId="0776E7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630" w:type="dxa"/>
            <w:tcBorders>
              <w:top w:val="single" w:sz="4" w:space="0" w:color="BFBFBF" w:themeColor="background1" w:themeShade="BF"/>
              <w:bottom w:val="single" w:sz="4" w:space="0" w:color="BFBFBF" w:themeColor="background1" w:themeShade="BF"/>
            </w:tcBorders>
          </w:tcPr>
          <w:p w14:paraId="7523A7FE" w14:textId="1A88B35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12.5</w:t>
            </w:r>
          </w:p>
        </w:tc>
        <w:tc>
          <w:tcPr>
            <w:tcW w:w="1039" w:type="dxa"/>
            <w:tcBorders>
              <w:top w:val="single" w:sz="4" w:space="0" w:color="BFBFBF" w:themeColor="background1" w:themeShade="BF"/>
              <w:bottom w:val="single" w:sz="4" w:space="0" w:color="BFBFBF" w:themeColor="background1" w:themeShade="BF"/>
            </w:tcBorders>
          </w:tcPr>
          <w:p w14:paraId="73F0ADE9" w14:textId="1FDFE1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882</w:t>
            </w:r>
          </w:p>
        </w:tc>
        <w:tc>
          <w:tcPr>
            <w:tcW w:w="851" w:type="dxa"/>
            <w:tcBorders>
              <w:top w:val="single" w:sz="4" w:space="0" w:color="BFBFBF" w:themeColor="background1" w:themeShade="BF"/>
              <w:bottom w:val="single" w:sz="4" w:space="0" w:color="BFBFBF" w:themeColor="background1" w:themeShade="BF"/>
            </w:tcBorders>
          </w:tcPr>
          <w:p w14:paraId="734CC08C" w14:textId="05E92F5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37</w:t>
            </w:r>
          </w:p>
        </w:tc>
        <w:tc>
          <w:tcPr>
            <w:tcW w:w="1080" w:type="dxa"/>
            <w:tcBorders>
              <w:top w:val="single" w:sz="4" w:space="0" w:color="BFBFBF" w:themeColor="background1" w:themeShade="BF"/>
              <w:bottom w:val="single" w:sz="4" w:space="0" w:color="BFBFBF" w:themeColor="background1" w:themeShade="BF"/>
            </w:tcBorders>
          </w:tcPr>
          <w:p w14:paraId="6283B344" w14:textId="345A36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w:t>
            </w:r>
          </w:p>
        </w:tc>
        <w:tc>
          <w:tcPr>
            <w:tcW w:w="694" w:type="dxa"/>
            <w:tcBorders>
              <w:top w:val="single" w:sz="4" w:space="0" w:color="BFBFBF" w:themeColor="background1" w:themeShade="BF"/>
              <w:bottom w:val="single" w:sz="4" w:space="0" w:color="BFBFBF" w:themeColor="background1" w:themeShade="BF"/>
            </w:tcBorders>
          </w:tcPr>
          <w:p w14:paraId="71813402" w14:textId="1786BAD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1152</w:t>
            </w:r>
          </w:p>
        </w:tc>
        <w:tc>
          <w:tcPr>
            <w:tcW w:w="967" w:type="dxa"/>
            <w:tcBorders>
              <w:top w:val="single" w:sz="4" w:space="0" w:color="BFBFBF" w:themeColor="background1" w:themeShade="BF"/>
              <w:bottom w:val="single" w:sz="4" w:space="0" w:color="BFBFBF" w:themeColor="background1" w:themeShade="BF"/>
            </w:tcBorders>
          </w:tcPr>
          <w:p w14:paraId="04B517AF" w14:textId="0D3451A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2205" w:type="dxa"/>
            <w:tcBorders>
              <w:top w:val="single" w:sz="4" w:space="0" w:color="BFBFBF" w:themeColor="background1" w:themeShade="BF"/>
              <w:bottom w:val="single" w:sz="4" w:space="0" w:color="BFBFBF" w:themeColor="background1" w:themeShade="BF"/>
            </w:tcBorders>
          </w:tcPr>
          <w:p w14:paraId="325A37DE" w14:textId="60E99A2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0A7889B" w14:textId="77777777" w:rsidTr="00824327">
        <w:tc>
          <w:tcPr>
            <w:tcW w:w="1260" w:type="dxa"/>
            <w:tcBorders>
              <w:top w:val="single" w:sz="4" w:space="0" w:color="BFBFBF" w:themeColor="background1" w:themeShade="BF"/>
              <w:bottom w:val="single" w:sz="4" w:space="0" w:color="BFBFBF" w:themeColor="background1" w:themeShade="BF"/>
            </w:tcBorders>
          </w:tcPr>
          <w:p w14:paraId="7D325FB2" w14:textId="46E7F54B"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summ.za</w:t>
            </w:r>
          </w:p>
        </w:tc>
        <w:tc>
          <w:tcPr>
            <w:tcW w:w="900" w:type="dxa"/>
            <w:tcBorders>
              <w:top w:val="single" w:sz="4" w:space="0" w:color="BFBFBF" w:themeColor="background1" w:themeShade="BF"/>
              <w:bottom w:val="single" w:sz="4" w:space="0" w:color="BFBFBF" w:themeColor="background1" w:themeShade="BF"/>
            </w:tcBorders>
          </w:tcPr>
          <w:p w14:paraId="108E200F" w14:textId="3AE4F09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3770A49C" w14:textId="67C1B9D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679</w:t>
            </w:r>
          </w:p>
        </w:tc>
        <w:tc>
          <w:tcPr>
            <w:tcW w:w="1198" w:type="dxa"/>
            <w:tcBorders>
              <w:top w:val="single" w:sz="4" w:space="0" w:color="BFBFBF" w:themeColor="background1" w:themeShade="BF"/>
              <w:bottom w:val="single" w:sz="4" w:space="0" w:color="BFBFBF" w:themeColor="background1" w:themeShade="BF"/>
            </w:tcBorders>
          </w:tcPr>
          <w:p w14:paraId="7767C13F" w14:textId="44320CD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626D8027" w14:textId="11E6713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101</w:t>
            </w:r>
          </w:p>
        </w:tc>
        <w:tc>
          <w:tcPr>
            <w:tcW w:w="666" w:type="dxa"/>
            <w:tcBorders>
              <w:top w:val="single" w:sz="4" w:space="0" w:color="BFBFBF" w:themeColor="background1" w:themeShade="BF"/>
              <w:bottom w:val="single" w:sz="4" w:space="0" w:color="BFBFBF" w:themeColor="background1" w:themeShade="BF"/>
            </w:tcBorders>
          </w:tcPr>
          <w:p w14:paraId="1DDA3229" w14:textId="032504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325</w:t>
            </w:r>
          </w:p>
        </w:tc>
        <w:tc>
          <w:tcPr>
            <w:tcW w:w="720" w:type="dxa"/>
            <w:tcBorders>
              <w:top w:val="single" w:sz="4" w:space="0" w:color="BFBFBF" w:themeColor="background1" w:themeShade="BF"/>
              <w:bottom w:val="single" w:sz="4" w:space="0" w:color="BFBFBF" w:themeColor="background1" w:themeShade="BF"/>
            </w:tcBorders>
          </w:tcPr>
          <w:p w14:paraId="56C30824" w14:textId="2EEE7E8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30" w:type="dxa"/>
            <w:tcBorders>
              <w:top w:val="single" w:sz="4" w:space="0" w:color="BFBFBF" w:themeColor="background1" w:themeShade="BF"/>
              <w:bottom w:val="single" w:sz="4" w:space="0" w:color="BFBFBF" w:themeColor="background1" w:themeShade="BF"/>
            </w:tcBorders>
          </w:tcPr>
          <w:p w14:paraId="131C1E3B" w14:textId="61601C3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18.4</w:t>
            </w:r>
          </w:p>
        </w:tc>
        <w:tc>
          <w:tcPr>
            <w:tcW w:w="1039" w:type="dxa"/>
            <w:tcBorders>
              <w:top w:val="single" w:sz="4" w:space="0" w:color="BFBFBF" w:themeColor="background1" w:themeShade="BF"/>
              <w:bottom w:val="single" w:sz="4" w:space="0" w:color="BFBFBF" w:themeColor="background1" w:themeShade="BF"/>
            </w:tcBorders>
          </w:tcPr>
          <w:p w14:paraId="38C0660C" w14:textId="67F029E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250</w:t>
            </w:r>
          </w:p>
        </w:tc>
        <w:tc>
          <w:tcPr>
            <w:tcW w:w="851" w:type="dxa"/>
            <w:tcBorders>
              <w:top w:val="single" w:sz="4" w:space="0" w:color="BFBFBF" w:themeColor="background1" w:themeShade="BF"/>
              <w:bottom w:val="single" w:sz="4" w:space="0" w:color="BFBFBF" w:themeColor="background1" w:themeShade="BF"/>
            </w:tcBorders>
          </w:tcPr>
          <w:p w14:paraId="48179F12" w14:textId="28A2772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w:t>
            </w:r>
          </w:p>
        </w:tc>
        <w:tc>
          <w:tcPr>
            <w:tcW w:w="1080" w:type="dxa"/>
            <w:tcBorders>
              <w:top w:val="single" w:sz="4" w:space="0" w:color="BFBFBF" w:themeColor="background1" w:themeShade="BF"/>
              <w:bottom w:val="single" w:sz="4" w:space="0" w:color="BFBFBF" w:themeColor="background1" w:themeShade="BF"/>
            </w:tcBorders>
          </w:tcPr>
          <w:p w14:paraId="4D3E3EAB" w14:textId="6A15DA7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21.4</w:t>
            </w:r>
          </w:p>
        </w:tc>
        <w:tc>
          <w:tcPr>
            <w:tcW w:w="694" w:type="dxa"/>
            <w:tcBorders>
              <w:top w:val="single" w:sz="4" w:space="0" w:color="BFBFBF" w:themeColor="background1" w:themeShade="BF"/>
              <w:bottom w:val="single" w:sz="4" w:space="0" w:color="BFBFBF" w:themeColor="background1" w:themeShade="BF"/>
            </w:tcBorders>
          </w:tcPr>
          <w:p w14:paraId="67F70ABF" w14:textId="054F04C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944</w:t>
            </w:r>
          </w:p>
        </w:tc>
        <w:tc>
          <w:tcPr>
            <w:tcW w:w="967" w:type="dxa"/>
            <w:tcBorders>
              <w:top w:val="single" w:sz="4" w:space="0" w:color="BFBFBF" w:themeColor="background1" w:themeShade="BF"/>
              <w:bottom w:val="single" w:sz="4" w:space="0" w:color="BFBFBF" w:themeColor="background1" w:themeShade="BF"/>
            </w:tcBorders>
          </w:tcPr>
          <w:p w14:paraId="0B643F6B" w14:textId="2635FE5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57</w:t>
            </w:r>
          </w:p>
        </w:tc>
        <w:tc>
          <w:tcPr>
            <w:tcW w:w="2205" w:type="dxa"/>
            <w:tcBorders>
              <w:top w:val="single" w:sz="4" w:space="0" w:color="BFBFBF" w:themeColor="background1" w:themeShade="BF"/>
              <w:bottom w:val="single" w:sz="4" w:space="0" w:color="BFBFBF" w:themeColor="background1" w:themeShade="BF"/>
            </w:tcBorders>
          </w:tcPr>
          <w:p w14:paraId="1FE1B348" w14:textId="54D8602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1, 10, 15, 16, 21, 30</w:t>
            </w:r>
          </w:p>
        </w:tc>
      </w:tr>
      <w:tr w:rsidR="00605F4A" w:rsidRPr="00532322" w14:paraId="47F53060" w14:textId="77777777" w:rsidTr="00824327">
        <w:tc>
          <w:tcPr>
            <w:tcW w:w="1260" w:type="dxa"/>
            <w:tcBorders>
              <w:top w:val="single" w:sz="4" w:space="0" w:color="BFBFBF" w:themeColor="background1" w:themeShade="BF"/>
              <w:bottom w:val="single" w:sz="4" w:space="0" w:color="BFBFBF" w:themeColor="background1" w:themeShade="BF"/>
            </w:tcBorders>
          </w:tcPr>
          <w:p w14:paraId="263065AC" w14:textId="1393E99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temple.us</w:t>
            </w:r>
          </w:p>
        </w:tc>
        <w:tc>
          <w:tcPr>
            <w:tcW w:w="900" w:type="dxa"/>
            <w:tcBorders>
              <w:top w:val="single" w:sz="4" w:space="0" w:color="BFBFBF" w:themeColor="background1" w:themeShade="BF"/>
              <w:bottom w:val="single" w:sz="4" w:space="0" w:color="BFBFBF" w:themeColor="background1" w:themeShade="BF"/>
            </w:tcBorders>
          </w:tcPr>
          <w:p w14:paraId="29B93647" w14:textId="481C84EA"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4163FD83" w14:textId="429300B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184</w:t>
            </w:r>
          </w:p>
        </w:tc>
        <w:tc>
          <w:tcPr>
            <w:tcW w:w="1198" w:type="dxa"/>
            <w:tcBorders>
              <w:top w:val="single" w:sz="4" w:space="0" w:color="BFBFBF" w:themeColor="background1" w:themeShade="BF"/>
              <w:bottom w:val="single" w:sz="4" w:space="0" w:color="BFBFBF" w:themeColor="background1" w:themeShade="BF"/>
            </w:tcBorders>
          </w:tcPr>
          <w:p w14:paraId="34015B83" w14:textId="27EC796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33209106" w14:textId="0998D0C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58</w:t>
            </w:r>
          </w:p>
        </w:tc>
        <w:tc>
          <w:tcPr>
            <w:tcW w:w="666" w:type="dxa"/>
            <w:tcBorders>
              <w:top w:val="single" w:sz="4" w:space="0" w:color="BFBFBF" w:themeColor="background1" w:themeShade="BF"/>
              <w:bottom w:val="single" w:sz="4" w:space="0" w:color="BFBFBF" w:themeColor="background1" w:themeShade="BF"/>
            </w:tcBorders>
          </w:tcPr>
          <w:p w14:paraId="03686442" w14:textId="6350A6A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788</w:t>
            </w:r>
          </w:p>
        </w:tc>
        <w:tc>
          <w:tcPr>
            <w:tcW w:w="720" w:type="dxa"/>
            <w:tcBorders>
              <w:top w:val="single" w:sz="4" w:space="0" w:color="BFBFBF" w:themeColor="background1" w:themeShade="BF"/>
              <w:bottom w:val="single" w:sz="4" w:space="0" w:color="BFBFBF" w:themeColor="background1" w:themeShade="BF"/>
            </w:tcBorders>
          </w:tcPr>
          <w:p w14:paraId="56DAD99E" w14:textId="159EB6D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24DB7198" w14:textId="243D9EEE"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19.4</w:t>
            </w:r>
          </w:p>
        </w:tc>
        <w:tc>
          <w:tcPr>
            <w:tcW w:w="1039" w:type="dxa"/>
            <w:tcBorders>
              <w:top w:val="single" w:sz="4" w:space="0" w:color="BFBFBF" w:themeColor="background1" w:themeShade="BF"/>
              <w:bottom w:val="single" w:sz="4" w:space="0" w:color="BFBFBF" w:themeColor="background1" w:themeShade="BF"/>
            </w:tcBorders>
          </w:tcPr>
          <w:p w14:paraId="11A19CFA" w14:textId="7EE230F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752</w:t>
            </w:r>
          </w:p>
        </w:tc>
        <w:tc>
          <w:tcPr>
            <w:tcW w:w="851" w:type="dxa"/>
            <w:tcBorders>
              <w:top w:val="single" w:sz="4" w:space="0" w:color="BFBFBF" w:themeColor="background1" w:themeShade="BF"/>
              <w:bottom w:val="single" w:sz="4" w:space="0" w:color="BFBFBF" w:themeColor="background1" w:themeShade="BF"/>
            </w:tcBorders>
          </w:tcPr>
          <w:p w14:paraId="000FE49D" w14:textId="707D76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1080" w:type="dxa"/>
            <w:tcBorders>
              <w:top w:val="single" w:sz="4" w:space="0" w:color="BFBFBF" w:themeColor="background1" w:themeShade="BF"/>
              <w:bottom w:val="single" w:sz="4" w:space="0" w:color="BFBFBF" w:themeColor="background1" w:themeShade="BF"/>
            </w:tcBorders>
          </w:tcPr>
          <w:p w14:paraId="7CC1FA94" w14:textId="7F26628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23.2</w:t>
            </w:r>
          </w:p>
        </w:tc>
        <w:tc>
          <w:tcPr>
            <w:tcW w:w="694" w:type="dxa"/>
            <w:tcBorders>
              <w:top w:val="single" w:sz="4" w:space="0" w:color="BFBFBF" w:themeColor="background1" w:themeShade="BF"/>
              <w:bottom w:val="single" w:sz="4" w:space="0" w:color="BFBFBF" w:themeColor="background1" w:themeShade="BF"/>
            </w:tcBorders>
          </w:tcPr>
          <w:p w14:paraId="38B6EBAA" w14:textId="270718A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877</w:t>
            </w:r>
          </w:p>
        </w:tc>
        <w:tc>
          <w:tcPr>
            <w:tcW w:w="967" w:type="dxa"/>
            <w:tcBorders>
              <w:top w:val="single" w:sz="4" w:space="0" w:color="BFBFBF" w:themeColor="background1" w:themeShade="BF"/>
              <w:bottom w:val="single" w:sz="4" w:space="0" w:color="BFBFBF" w:themeColor="background1" w:themeShade="BF"/>
            </w:tcBorders>
          </w:tcPr>
          <w:p w14:paraId="5C7BAF99" w14:textId="02837C4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29</w:t>
            </w:r>
          </w:p>
        </w:tc>
        <w:tc>
          <w:tcPr>
            <w:tcW w:w="2205" w:type="dxa"/>
            <w:tcBorders>
              <w:top w:val="single" w:sz="4" w:space="0" w:color="BFBFBF" w:themeColor="background1" w:themeShade="BF"/>
              <w:bottom w:val="single" w:sz="4" w:space="0" w:color="BFBFBF" w:themeColor="background1" w:themeShade="BF"/>
            </w:tcBorders>
          </w:tcPr>
          <w:p w14:paraId="100C6E6E" w14:textId="27F6EBE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19, 20</w:t>
            </w:r>
            <w:r w:rsidR="00143FB1" w:rsidRPr="00532322">
              <w:rPr>
                <w:rFonts w:asciiTheme="majorHAnsi" w:hAnsiTheme="majorHAnsi"/>
                <w:sz w:val="20"/>
                <w:szCs w:val="20"/>
              </w:rPr>
              <w:t xml:space="preserve"> *</w:t>
            </w:r>
          </w:p>
        </w:tc>
      </w:tr>
      <w:tr w:rsidR="00605F4A" w:rsidRPr="00532322" w14:paraId="04F60F60" w14:textId="77777777" w:rsidTr="00824327">
        <w:tc>
          <w:tcPr>
            <w:tcW w:w="1260" w:type="dxa"/>
            <w:tcBorders>
              <w:top w:val="single" w:sz="4" w:space="0" w:color="BFBFBF" w:themeColor="background1" w:themeShade="BF"/>
              <w:bottom w:val="single" w:sz="4" w:space="0" w:color="BFBFBF" w:themeColor="background1" w:themeShade="BF"/>
            </w:tcBorders>
          </w:tcPr>
          <w:p w14:paraId="244DB87B" w14:textId="160D31B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trel.us</w:t>
            </w:r>
          </w:p>
        </w:tc>
        <w:tc>
          <w:tcPr>
            <w:tcW w:w="900" w:type="dxa"/>
            <w:tcBorders>
              <w:top w:val="single" w:sz="4" w:space="0" w:color="BFBFBF" w:themeColor="background1" w:themeShade="BF"/>
              <w:bottom w:val="single" w:sz="4" w:space="0" w:color="BFBFBF" w:themeColor="background1" w:themeShade="BF"/>
            </w:tcBorders>
          </w:tcPr>
          <w:p w14:paraId="54AB05D9" w14:textId="3C3DA0E9"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400C3464" w14:textId="3AB8C16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200</w:t>
            </w:r>
          </w:p>
        </w:tc>
        <w:tc>
          <w:tcPr>
            <w:tcW w:w="1198" w:type="dxa"/>
            <w:tcBorders>
              <w:top w:val="single" w:sz="4" w:space="0" w:color="BFBFBF" w:themeColor="background1" w:themeShade="BF"/>
              <w:bottom w:val="single" w:sz="4" w:space="0" w:color="BFBFBF" w:themeColor="background1" w:themeShade="BF"/>
            </w:tcBorders>
          </w:tcPr>
          <w:p w14:paraId="2F42C303" w14:textId="115EE56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2F400609" w14:textId="29BC66C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w:t>
            </w:r>
          </w:p>
        </w:tc>
        <w:tc>
          <w:tcPr>
            <w:tcW w:w="666" w:type="dxa"/>
            <w:tcBorders>
              <w:top w:val="single" w:sz="4" w:space="0" w:color="BFBFBF" w:themeColor="background1" w:themeShade="BF"/>
              <w:bottom w:val="single" w:sz="4" w:space="0" w:color="BFBFBF" w:themeColor="background1" w:themeShade="BF"/>
            </w:tcBorders>
          </w:tcPr>
          <w:p w14:paraId="463446BC" w14:textId="42F0431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1692</w:t>
            </w:r>
          </w:p>
        </w:tc>
        <w:tc>
          <w:tcPr>
            <w:tcW w:w="720" w:type="dxa"/>
            <w:tcBorders>
              <w:top w:val="single" w:sz="4" w:space="0" w:color="BFBFBF" w:themeColor="background1" w:themeShade="BF"/>
              <w:bottom w:val="single" w:sz="4" w:space="0" w:color="BFBFBF" w:themeColor="background1" w:themeShade="BF"/>
            </w:tcBorders>
          </w:tcPr>
          <w:p w14:paraId="5E8A6E5D" w14:textId="2D17A13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28</w:t>
            </w:r>
          </w:p>
        </w:tc>
        <w:tc>
          <w:tcPr>
            <w:tcW w:w="630" w:type="dxa"/>
            <w:tcBorders>
              <w:top w:val="single" w:sz="4" w:space="0" w:color="BFBFBF" w:themeColor="background1" w:themeShade="BF"/>
              <w:bottom w:val="single" w:sz="4" w:space="0" w:color="BFBFBF" w:themeColor="background1" w:themeShade="BF"/>
            </w:tcBorders>
          </w:tcPr>
          <w:p w14:paraId="7FB8DE57" w14:textId="1DA9DEA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11.1</w:t>
            </w:r>
          </w:p>
        </w:tc>
        <w:tc>
          <w:tcPr>
            <w:tcW w:w="1039" w:type="dxa"/>
            <w:tcBorders>
              <w:top w:val="single" w:sz="4" w:space="0" w:color="BFBFBF" w:themeColor="background1" w:themeShade="BF"/>
              <w:bottom w:val="single" w:sz="4" w:space="0" w:color="BFBFBF" w:themeColor="background1" w:themeShade="BF"/>
            </w:tcBorders>
          </w:tcPr>
          <w:p w14:paraId="7236B9C5" w14:textId="6B3748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1027</w:t>
            </w:r>
          </w:p>
        </w:tc>
        <w:tc>
          <w:tcPr>
            <w:tcW w:w="851" w:type="dxa"/>
            <w:tcBorders>
              <w:top w:val="single" w:sz="4" w:space="0" w:color="BFBFBF" w:themeColor="background1" w:themeShade="BF"/>
              <w:bottom w:val="single" w:sz="4" w:space="0" w:color="BFBFBF" w:themeColor="background1" w:themeShade="BF"/>
            </w:tcBorders>
          </w:tcPr>
          <w:p w14:paraId="3881B8AC" w14:textId="0ADD36B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1080" w:type="dxa"/>
            <w:tcBorders>
              <w:top w:val="single" w:sz="4" w:space="0" w:color="BFBFBF" w:themeColor="background1" w:themeShade="BF"/>
              <w:bottom w:val="single" w:sz="4" w:space="0" w:color="BFBFBF" w:themeColor="background1" w:themeShade="BF"/>
            </w:tcBorders>
          </w:tcPr>
          <w:p w14:paraId="63966CEF" w14:textId="1E8DA92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21.2</w:t>
            </w:r>
          </w:p>
        </w:tc>
        <w:tc>
          <w:tcPr>
            <w:tcW w:w="694" w:type="dxa"/>
            <w:tcBorders>
              <w:top w:val="single" w:sz="4" w:space="0" w:color="BFBFBF" w:themeColor="background1" w:themeShade="BF"/>
              <w:bottom w:val="single" w:sz="4" w:space="0" w:color="BFBFBF" w:themeColor="background1" w:themeShade="BF"/>
            </w:tcBorders>
          </w:tcPr>
          <w:p w14:paraId="1CDDED7C" w14:textId="729B919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992</w:t>
            </w:r>
          </w:p>
        </w:tc>
        <w:tc>
          <w:tcPr>
            <w:tcW w:w="967" w:type="dxa"/>
            <w:tcBorders>
              <w:top w:val="single" w:sz="4" w:space="0" w:color="BFBFBF" w:themeColor="background1" w:themeShade="BF"/>
              <w:bottom w:val="single" w:sz="4" w:space="0" w:color="BFBFBF" w:themeColor="background1" w:themeShade="BF"/>
            </w:tcBorders>
          </w:tcPr>
          <w:p w14:paraId="08EC6DAA" w14:textId="407848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2205" w:type="dxa"/>
            <w:tcBorders>
              <w:top w:val="single" w:sz="4" w:space="0" w:color="BFBFBF" w:themeColor="background1" w:themeShade="BF"/>
              <w:bottom w:val="single" w:sz="4" w:space="0" w:color="BFBFBF" w:themeColor="background1" w:themeShade="BF"/>
            </w:tcBorders>
          </w:tcPr>
          <w:p w14:paraId="7137CE66" w14:textId="579C581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39BD3E1B" w14:textId="77777777" w:rsidTr="00824327">
        <w:tc>
          <w:tcPr>
            <w:tcW w:w="1260" w:type="dxa"/>
            <w:tcBorders>
              <w:top w:val="single" w:sz="4" w:space="0" w:color="BFBFBF" w:themeColor="background1" w:themeShade="BF"/>
              <w:bottom w:val="single" w:sz="4" w:space="0" w:color="BFBFBF" w:themeColor="background1" w:themeShade="BF"/>
            </w:tcBorders>
          </w:tcPr>
          <w:p w14:paraId="6EB89423" w14:textId="37F2FB8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ukul.za</w:t>
            </w:r>
          </w:p>
        </w:tc>
        <w:tc>
          <w:tcPr>
            <w:tcW w:w="900" w:type="dxa"/>
            <w:tcBorders>
              <w:top w:val="single" w:sz="4" w:space="0" w:color="BFBFBF" w:themeColor="background1" w:themeShade="BF"/>
              <w:bottom w:val="single" w:sz="4" w:space="0" w:color="BFBFBF" w:themeColor="background1" w:themeShade="BF"/>
            </w:tcBorders>
          </w:tcPr>
          <w:p w14:paraId="3A1800BF" w14:textId="50BA4B7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ZA</w:t>
            </w:r>
          </w:p>
        </w:tc>
        <w:tc>
          <w:tcPr>
            <w:tcW w:w="720" w:type="dxa"/>
            <w:tcBorders>
              <w:top w:val="single" w:sz="4" w:space="0" w:color="BFBFBF" w:themeColor="background1" w:themeShade="BF"/>
              <w:bottom w:val="single" w:sz="4" w:space="0" w:color="BFBFBF" w:themeColor="background1" w:themeShade="BF"/>
            </w:tcBorders>
          </w:tcPr>
          <w:p w14:paraId="45E166F1" w14:textId="6C10DB4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842</w:t>
            </w:r>
          </w:p>
        </w:tc>
        <w:tc>
          <w:tcPr>
            <w:tcW w:w="1198" w:type="dxa"/>
            <w:tcBorders>
              <w:top w:val="single" w:sz="4" w:space="0" w:color="BFBFBF" w:themeColor="background1" w:themeShade="BF"/>
              <w:bottom w:val="single" w:sz="4" w:space="0" w:color="BFBFBF" w:themeColor="background1" w:themeShade="BF"/>
            </w:tcBorders>
          </w:tcPr>
          <w:p w14:paraId="7337174B" w14:textId="2B74E6D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385A018" w14:textId="4B2CD2E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109</w:t>
            </w:r>
          </w:p>
        </w:tc>
        <w:tc>
          <w:tcPr>
            <w:tcW w:w="666" w:type="dxa"/>
            <w:tcBorders>
              <w:top w:val="single" w:sz="4" w:space="0" w:color="BFBFBF" w:themeColor="background1" w:themeShade="BF"/>
              <w:bottom w:val="single" w:sz="4" w:space="0" w:color="BFBFBF" w:themeColor="background1" w:themeShade="BF"/>
            </w:tcBorders>
          </w:tcPr>
          <w:p w14:paraId="585B7855" w14:textId="3B7EE7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600</w:t>
            </w:r>
          </w:p>
        </w:tc>
        <w:tc>
          <w:tcPr>
            <w:tcW w:w="720" w:type="dxa"/>
            <w:tcBorders>
              <w:top w:val="single" w:sz="4" w:space="0" w:color="BFBFBF" w:themeColor="background1" w:themeShade="BF"/>
              <w:bottom w:val="single" w:sz="4" w:space="0" w:color="BFBFBF" w:themeColor="background1" w:themeShade="BF"/>
            </w:tcBorders>
          </w:tcPr>
          <w:p w14:paraId="482436E3" w14:textId="3E354892"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50</w:t>
            </w:r>
          </w:p>
        </w:tc>
        <w:tc>
          <w:tcPr>
            <w:tcW w:w="630" w:type="dxa"/>
            <w:tcBorders>
              <w:top w:val="single" w:sz="4" w:space="0" w:color="BFBFBF" w:themeColor="background1" w:themeShade="BF"/>
              <w:bottom w:val="single" w:sz="4" w:space="0" w:color="BFBFBF" w:themeColor="background1" w:themeShade="BF"/>
            </w:tcBorders>
          </w:tcPr>
          <w:p w14:paraId="305A6C6C" w14:textId="04CFFEA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17.7</w:t>
            </w:r>
          </w:p>
        </w:tc>
        <w:tc>
          <w:tcPr>
            <w:tcW w:w="1039" w:type="dxa"/>
            <w:tcBorders>
              <w:top w:val="single" w:sz="4" w:space="0" w:color="BFBFBF" w:themeColor="background1" w:themeShade="BF"/>
              <w:bottom w:val="single" w:sz="4" w:space="0" w:color="BFBFBF" w:themeColor="background1" w:themeShade="BF"/>
            </w:tcBorders>
          </w:tcPr>
          <w:p w14:paraId="17FE296D" w14:textId="46CD097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347</w:t>
            </w:r>
          </w:p>
        </w:tc>
        <w:tc>
          <w:tcPr>
            <w:tcW w:w="851" w:type="dxa"/>
            <w:tcBorders>
              <w:top w:val="single" w:sz="4" w:space="0" w:color="BFBFBF" w:themeColor="background1" w:themeShade="BF"/>
              <w:bottom w:val="single" w:sz="4" w:space="0" w:color="BFBFBF" w:themeColor="background1" w:themeShade="BF"/>
            </w:tcBorders>
          </w:tcPr>
          <w:p w14:paraId="0C880B4D" w14:textId="6029E6D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27</w:t>
            </w:r>
          </w:p>
        </w:tc>
        <w:tc>
          <w:tcPr>
            <w:tcW w:w="1080" w:type="dxa"/>
            <w:tcBorders>
              <w:top w:val="single" w:sz="4" w:space="0" w:color="BFBFBF" w:themeColor="background1" w:themeShade="BF"/>
              <w:bottom w:val="single" w:sz="4" w:space="0" w:color="BFBFBF" w:themeColor="background1" w:themeShade="BF"/>
            </w:tcBorders>
          </w:tcPr>
          <w:p w14:paraId="5A262E23" w14:textId="3A7B370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21.4</w:t>
            </w:r>
          </w:p>
        </w:tc>
        <w:tc>
          <w:tcPr>
            <w:tcW w:w="694" w:type="dxa"/>
            <w:tcBorders>
              <w:top w:val="single" w:sz="4" w:space="0" w:color="BFBFBF" w:themeColor="background1" w:themeShade="BF"/>
              <w:bottom w:val="single" w:sz="4" w:space="0" w:color="BFBFBF" w:themeColor="background1" w:themeShade="BF"/>
            </w:tcBorders>
          </w:tcPr>
          <w:p w14:paraId="05C4D228" w14:textId="5C6B42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832</w:t>
            </w:r>
          </w:p>
        </w:tc>
        <w:tc>
          <w:tcPr>
            <w:tcW w:w="967" w:type="dxa"/>
            <w:tcBorders>
              <w:top w:val="single" w:sz="4" w:space="0" w:color="BFBFBF" w:themeColor="background1" w:themeShade="BF"/>
              <w:bottom w:val="single" w:sz="4" w:space="0" w:color="BFBFBF" w:themeColor="background1" w:themeShade="BF"/>
            </w:tcBorders>
          </w:tcPr>
          <w:p w14:paraId="6ABEE90C" w14:textId="133D419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65</w:t>
            </w:r>
          </w:p>
        </w:tc>
        <w:tc>
          <w:tcPr>
            <w:tcW w:w="2205" w:type="dxa"/>
            <w:tcBorders>
              <w:top w:val="single" w:sz="4" w:space="0" w:color="BFBFBF" w:themeColor="background1" w:themeShade="BF"/>
              <w:bottom w:val="single" w:sz="4" w:space="0" w:color="BFBFBF" w:themeColor="background1" w:themeShade="BF"/>
            </w:tcBorders>
          </w:tcPr>
          <w:p w14:paraId="38FF6B1E" w14:textId="2AA17246"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Plots 8, 10, 19, 20, 25, 30</w:t>
            </w:r>
          </w:p>
        </w:tc>
      </w:tr>
      <w:tr w:rsidR="00605F4A" w:rsidRPr="00532322" w14:paraId="0D11B43C" w14:textId="77777777" w:rsidTr="00824327">
        <w:tc>
          <w:tcPr>
            <w:tcW w:w="1260" w:type="dxa"/>
            <w:tcBorders>
              <w:top w:val="single" w:sz="4" w:space="0" w:color="BFBFBF" w:themeColor="background1" w:themeShade="BF"/>
              <w:bottom w:val="single" w:sz="4" w:space="0" w:color="BFBFBF" w:themeColor="background1" w:themeShade="BF"/>
            </w:tcBorders>
          </w:tcPr>
          <w:p w14:paraId="2C047457" w14:textId="1D7D12E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unc.us</w:t>
            </w:r>
          </w:p>
        </w:tc>
        <w:tc>
          <w:tcPr>
            <w:tcW w:w="900" w:type="dxa"/>
            <w:tcBorders>
              <w:top w:val="single" w:sz="4" w:space="0" w:color="BFBFBF" w:themeColor="background1" w:themeShade="BF"/>
              <w:bottom w:val="single" w:sz="4" w:space="0" w:color="BFBFBF" w:themeColor="background1" w:themeShade="BF"/>
            </w:tcBorders>
          </w:tcPr>
          <w:p w14:paraId="41F001FA" w14:textId="4751932F"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US</w:t>
            </w:r>
          </w:p>
        </w:tc>
        <w:tc>
          <w:tcPr>
            <w:tcW w:w="720" w:type="dxa"/>
            <w:tcBorders>
              <w:top w:val="single" w:sz="4" w:space="0" w:color="BFBFBF" w:themeColor="background1" w:themeShade="BF"/>
              <w:bottom w:val="single" w:sz="4" w:space="0" w:color="BFBFBF" w:themeColor="background1" w:themeShade="BF"/>
            </w:tcBorders>
          </w:tcPr>
          <w:p w14:paraId="2F889B87" w14:textId="48EF578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141</w:t>
            </w:r>
          </w:p>
        </w:tc>
        <w:tc>
          <w:tcPr>
            <w:tcW w:w="1198" w:type="dxa"/>
            <w:tcBorders>
              <w:top w:val="single" w:sz="4" w:space="0" w:color="BFBFBF" w:themeColor="background1" w:themeShade="BF"/>
              <w:bottom w:val="single" w:sz="4" w:space="0" w:color="BFBFBF" w:themeColor="background1" w:themeShade="BF"/>
            </w:tcBorders>
          </w:tcPr>
          <w:p w14:paraId="26C35D5D" w14:textId="4BA294E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BFBFBF" w:themeColor="background1" w:themeShade="BF"/>
            </w:tcBorders>
          </w:tcPr>
          <w:p w14:paraId="2FE19207" w14:textId="5DD3E97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52</w:t>
            </w:r>
          </w:p>
        </w:tc>
        <w:tc>
          <w:tcPr>
            <w:tcW w:w="666" w:type="dxa"/>
            <w:tcBorders>
              <w:top w:val="single" w:sz="4" w:space="0" w:color="BFBFBF" w:themeColor="background1" w:themeShade="BF"/>
              <w:bottom w:val="single" w:sz="4" w:space="0" w:color="BFBFBF" w:themeColor="background1" w:themeShade="BF"/>
            </w:tcBorders>
          </w:tcPr>
          <w:p w14:paraId="7BABD6D4" w14:textId="6132759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440</w:t>
            </w:r>
          </w:p>
        </w:tc>
        <w:tc>
          <w:tcPr>
            <w:tcW w:w="720" w:type="dxa"/>
            <w:tcBorders>
              <w:top w:val="single" w:sz="4" w:space="0" w:color="BFBFBF" w:themeColor="background1" w:themeShade="BF"/>
              <w:bottom w:val="single" w:sz="4" w:space="0" w:color="BFBFBF" w:themeColor="background1" w:themeShade="BF"/>
            </w:tcBorders>
          </w:tcPr>
          <w:p w14:paraId="0A5D7D61" w14:textId="2132599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40</w:t>
            </w:r>
          </w:p>
        </w:tc>
        <w:tc>
          <w:tcPr>
            <w:tcW w:w="630" w:type="dxa"/>
            <w:tcBorders>
              <w:top w:val="single" w:sz="4" w:space="0" w:color="BFBFBF" w:themeColor="background1" w:themeShade="BF"/>
              <w:bottom w:val="single" w:sz="4" w:space="0" w:color="BFBFBF" w:themeColor="background1" w:themeShade="BF"/>
            </w:tcBorders>
          </w:tcPr>
          <w:p w14:paraId="3F9F972E" w14:textId="5D809B8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14.9</w:t>
            </w:r>
          </w:p>
        </w:tc>
        <w:tc>
          <w:tcPr>
            <w:tcW w:w="1039" w:type="dxa"/>
            <w:tcBorders>
              <w:top w:val="single" w:sz="4" w:space="0" w:color="BFBFBF" w:themeColor="background1" w:themeShade="BF"/>
              <w:bottom w:val="single" w:sz="4" w:space="0" w:color="BFBFBF" w:themeColor="background1" w:themeShade="BF"/>
            </w:tcBorders>
          </w:tcPr>
          <w:p w14:paraId="6877883D" w14:textId="05CC9A1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796</w:t>
            </w:r>
          </w:p>
        </w:tc>
        <w:tc>
          <w:tcPr>
            <w:tcW w:w="851" w:type="dxa"/>
            <w:tcBorders>
              <w:top w:val="single" w:sz="4" w:space="0" w:color="BFBFBF" w:themeColor="background1" w:themeShade="BF"/>
              <w:bottom w:val="single" w:sz="4" w:space="0" w:color="BFBFBF" w:themeColor="background1" w:themeShade="BF"/>
            </w:tcBorders>
          </w:tcPr>
          <w:p w14:paraId="4CB285C5" w14:textId="2DF74F30"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35</w:t>
            </w:r>
          </w:p>
        </w:tc>
        <w:tc>
          <w:tcPr>
            <w:tcW w:w="1080" w:type="dxa"/>
            <w:tcBorders>
              <w:top w:val="single" w:sz="4" w:space="0" w:color="BFBFBF" w:themeColor="background1" w:themeShade="BF"/>
              <w:bottom w:val="single" w:sz="4" w:space="0" w:color="BFBFBF" w:themeColor="background1" w:themeShade="BF"/>
            </w:tcBorders>
          </w:tcPr>
          <w:p w14:paraId="77C2A8D6" w14:textId="04A1C81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23.9</w:t>
            </w:r>
          </w:p>
        </w:tc>
        <w:tc>
          <w:tcPr>
            <w:tcW w:w="694" w:type="dxa"/>
            <w:tcBorders>
              <w:top w:val="single" w:sz="4" w:space="0" w:color="BFBFBF" w:themeColor="background1" w:themeShade="BF"/>
              <w:bottom w:val="single" w:sz="4" w:space="0" w:color="BFBFBF" w:themeColor="background1" w:themeShade="BF"/>
            </w:tcBorders>
          </w:tcPr>
          <w:p w14:paraId="01D40485" w14:textId="1BBE5509"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1157</w:t>
            </w:r>
          </w:p>
        </w:tc>
        <w:tc>
          <w:tcPr>
            <w:tcW w:w="967" w:type="dxa"/>
            <w:tcBorders>
              <w:top w:val="single" w:sz="4" w:space="0" w:color="BFBFBF" w:themeColor="background1" w:themeShade="BF"/>
              <w:bottom w:val="single" w:sz="4" w:space="0" w:color="BFBFBF" w:themeColor="background1" w:themeShade="BF"/>
            </w:tcBorders>
          </w:tcPr>
          <w:p w14:paraId="3DBE0FA6" w14:textId="3EFB160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11</w:t>
            </w:r>
          </w:p>
        </w:tc>
        <w:tc>
          <w:tcPr>
            <w:tcW w:w="2205" w:type="dxa"/>
            <w:tcBorders>
              <w:top w:val="single" w:sz="4" w:space="0" w:color="BFBFBF" w:themeColor="background1" w:themeShade="BF"/>
              <w:bottom w:val="single" w:sz="4" w:space="0" w:color="BFBFBF" w:themeColor="background1" w:themeShade="BF"/>
            </w:tcBorders>
          </w:tcPr>
          <w:p w14:paraId="3F6B2906" w14:textId="26A387A2"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22ADD500" w14:textId="77777777" w:rsidTr="00824327">
        <w:tc>
          <w:tcPr>
            <w:tcW w:w="1260" w:type="dxa"/>
            <w:tcBorders>
              <w:top w:val="single" w:sz="4" w:space="0" w:color="BFBFBF" w:themeColor="background1" w:themeShade="BF"/>
              <w:bottom w:val="single" w:sz="4" w:space="0" w:color="BFBFBF" w:themeColor="background1" w:themeShade="BF"/>
            </w:tcBorders>
          </w:tcPr>
          <w:p w14:paraId="7B3C083B" w14:textId="4069258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valm.ch</w:t>
            </w:r>
          </w:p>
        </w:tc>
        <w:tc>
          <w:tcPr>
            <w:tcW w:w="900" w:type="dxa"/>
            <w:tcBorders>
              <w:top w:val="single" w:sz="4" w:space="0" w:color="BFBFBF" w:themeColor="background1" w:themeShade="BF"/>
              <w:bottom w:val="single" w:sz="4" w:space="0" w:color="BFBFBF" w:themeColor="background1" w:themeShade="BF"/>
            </w:tcBorders>
          </w:tcPr>
          <w:p w14:paraId="4914C69B" w14:textId="30D59510"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CH</w:t>
            </w:r>
          </w:p>
        </w:tc>
        <w:tc>
          <w:tcPr>
            <w:tcW w:w="720" w:type="dxa"/>
            <w:tcBorders>
              <w:top w:val="single" w:sz="4" w:space="0" w:color="BFBFBF" w:themeColor="background1" w:themeShade="BF"/>
              <w:bottom w:val="single" w:sz="4" w:space="0" w:color="BFBFBF" w:themeColor="background1" w:themeShade="BF"/>
            </w:tcBorders>
          </w:tcPr>
          <w:p w14:paraId="3D13F5DC" w14:textId="62E54D8C"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2320</w:t>
            </w:r>
          </w:p>
        </w:tc>
        <w:tc>
          <w:tcPr>
            <w:tcW w:w="1198" w:type="dxa"/>
            <w:tcBorders>
              <w:top w:val="single" w:sz="4" w:space="0" w:color="BFBFBF" w:themeColor="background1" w:themeShade="BF"/>
              <w:bottom w:val="single" w:sz="4" w:space="0" w:color="BFBFBF" w:themeColor="background1" w:themeShade="BF"/>
            </w:tcBorders>
          </w:tcPr>
          <w:p w14:paraId="41CBD2B0" w14:textId="6247359B"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w:t>
            </w:r>
          </w:p>
        </w:tc>
        <w:tc>
          <w:tcPr>
            <w:tcW w:w="602" w:type="dxa"/>
            <w:tcBorders>
              <w:top w:val="single" w:sz="4" w:space="0" w:color="BFBFBF" w:themeColor="background1" w:themeShade="BF"/>
              <w:bottom w:val="single" w:sz="4" w:space="0" w:color="BFBFBF" w:themeColor="background1" w:themeShade="BF"/>
            </w:tcBorders>
          </w:tcPr>
          <w:p w14:paraId="435E74A4" w14:textId="1D2336F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94</w:t>
            </w:r>
          </w:p>
        </w:tc>
        <w:tc>
          <w:tcPr>
            <w:tcW w:w="666" w:type="dxa"/>
            <w:tcBorders>
              <w:top w:val="single" w:sz="4" w:space="0" w:color="BFBFBF" w:themeColor="background1" w:themeShade="BF"/>
              <w:bottom w:val="single" w:sz="4" w:space="0" w:color="BFBFBF" w:themeColor="background1" w:themeShade="BF"/>
            </w:tcBorders>
          </w:tcPr>
          <w:p w14:paraId="19AD9517" w14:textId="7C54DCB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318</w:t>
            </w:r>
          </w:p>
        </w:tc>
        <w:tc>
          <w:tcPr>
            <w:tcW w:w="720" w:type="dxa"/>
            <w:tcBorders>
              <w:top w:val="single" w:sz="4" w:space="0" w:color="BFBFBF" w:themeColor="background1" w:themeShade="BF"/>
              <w:bottom w:val="single" w:sz="4" w:space="0" w:color="BFBFBF" w:themeColor="background1" w:themeShade="BF"/>
            </w:tcBorders>
          </w:tcPr>
          <w:p w14:paraId="333D6135" w14:textId="5E02B05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42</w:t>
            </w:r>
          </w:p>
        </w:tc>
        <w:tc>
          <w:tcPr>
            <w:tcW w:w="630" w:type="dxa"/>
            <w:tcBorders>
              <w:top w:val="single" w:sz="4" w:space="0" w:color="BFBFBF" w:themeColor="background1" w:themeShade="BF"/>
              <w:bottom w:val="single" w:sz="4" w:space="0" w:color="BFBFBF" w:themeColor="background1" w:themeShade="BF"/>
            </w:tcBorders>
          </w:tcPr>
          <w:p w14:paraId="54C6FD87" w14:textId="5372125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0.1</w:t>
            </w:r>
          </w:p>
        </w:tc>
        <w:tc>
          <w:tcPr>
            <w:tcW w:w="1039" w:type="dxa"/>
            <w:tcBorders>
              <w:top w:val="single" w:sz="4" w:space="0" w:color="BFBFBF" w:themeColor="background1" w:themeShade="BF"/>
              <w:bottom w:val="single" w:sz="4" w:space="0" w:color="BFBFBF" w:themeColor="background1" w:themeShade="BF"/>
            </w:tcBorders>
          </w:tcPr>
          <w:p w14:paraId="70F9049F" w14:textId="7E3276F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639</w:t>
            </w:r>
          </w:p>
        </w:tc>
        <w:tc>
          <w:tcPr>
            <w:tcW w:w="851" w:type="dxa"/>
            <w:tcBorders>
              <w:top w:val="single" w:sz="4" w:space="0" w:color="BFBFBF" w:themeColor="background1" w:themeShade="BF"/>
              <w:bottom w:val="single" w:sz="4" w:space="0" w:color="BFBFBF" w:themeColor="background1" w:themeShade="BF"/>
            </w:tcBorders>
          </w:tcPr>
          <w:p w14:paraId="1C334D23" w14:textId="250F23D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1080" w:type="dxa"/>
            <w:tcBorders>
              <w:top w:val="single" w:sz="4" w:space="0" w:color="BFBFBF" w:themeColor="background1" w:themeShade="BF"/>
              <w:bottom w:val="single" w:sz="4" w:space="0" w:color="BFBFBF" w:themeColor="background1" w:themeShade="BF"/>
            </w:tcBorders>
          </w:tcPr>
          <w:p w14:paraId="7722F77A" w14:textId="78ED2E2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w:t>
            </w:r>
          </w:p>
        </w:tc>
        <w:tc>
          <w:tcPr>
            <w:tcW w:w="694" w:type="dxa"/>
            <w:tcBorders>
              <w:top w:val="single" w:sz="4" w:space="0" w:color="BFBFBF" w:themeColor="background1" w:themeShade="BF"/>
              <w:bottom w:val="single" w:sz="4" w:space="0" w:color="BFBFBF" w:themeColor="background1" w:themeShade="BF"/>
            </w:tcBorders>
          </w:tcPr>
          <w:p w14:paraId="137CF344" w14:textId="78837F41"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681</w:t>
            </w:r>
          </w:p>
        </w:tc>
        <w:tc>
          <w:tcPr>
            <w:tcW w:w="967" w:type="dxa"/>
            <w:tcBorders>
              <w:top w:val="single" w:sz="4" w:space="0" w:color="BFBFBF" w:themeColor="background1" w:themeShade="BF"/>
              <w:bottom w:val="single" w:sz="4" w:space="0" w:color="BFBFBF" w:themeColor="background1" w:themeShade="BF"/>
            </w:tcBorders>
          </w:tcPr>
          <w:p w14:paraId="3B8D3991" w14:textId="44F200F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2205" w:type="dxa"/>
            <w:tcBorders>
              <w:top w:val="single" w:sz="4" w:space="0" w:color="BFBFBF" w:themeColor="background1" w:themeShade="BF"/>
              <w:bottom w:val="single" w:sz="4" w:space="0" w:color="BFBFBF" w:themeColor="background1" w:themeShade="BF"/>
            </w:tcBorders>
          </w:tcPr>
          <w:p w14:paraId="33E63C8E" w14:textId="1FF5C9A8"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w:t>
            </w:r>
          </w:p>
        </w:tc>
      </w:tr>
      <w:tr w:rsidR="00605F4A" w:rsidRPr="00532322" w14:paraId="5D46F7A0" w14:textId="77777777" w:rsidTr="00824327">
        <w:tc>
          <w:tcPr>
            <w:tcW w:w="1260" w:type="dxa"/>
            <w:tcBorders>
              <w:top w:val="single" w:sz="4" w:space="0" w:color="BFBFBF" w:themeColor="background1" w:themeShade="BF"/>
              <w:bottom w:val="single" w:sz="4" w:space="0" w:color="auto"/>
            </w:tcBorders>
          </w:tcPr>
          <w:p w14:paraId="2CACA42E" w14:textId="1E373EBC"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yarra.au</w:t>
            </w:r>
          </w:p>
        </w:tc>
        <w:tc>
          <w:tcPr>
            <w:tcW w:w="900" w:type="dxa"/>
            <w:tcBorders>
              <w:top w:val="single" w:sz="4" w:space="0" w:color="BFBFBF" w:themeColor="background1" w:themeShade="BF"/>
              <w:bottom w:val="single" w:sz="4" w:space="0" w:color="auto"/>
            </w:tcBorders>
          </w:tcPr>
          <w:p w14:paraId="76233819" w14:textId="4ED5C801"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AU</w:t>
            </w:r>
          </w:p>
        </w:tc>
        <w:tc>
          <w:tcPr>
            <w:tcW w:w="720" w:type="dxa"/>
            <w:tcBorders>
              <w:top w:val="single" w:sz="4" w:space="0" w:color="BFBFBF" w:themeColor="background1" w:themeShade="BF"/>
              <w:bottom w:val="single" w:sz="4" w:space="0" w:color="auto"/>
            </w:tcBorders>
          </w:tcPr>
          <w:p w14:paraId="402C0A8C" w14:textId="523DE2CF"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19</w:t>
            </w:r>
          </w:p>
        </w:tc>
        <w:tc>
          <w:tcPr>
            <w:tcW w:w="1198" w:type="dxa"/>
            <w:tcBorders>
              <w:top w:val="single" w:sz="4" w:space="0" w:color="BFBFBF" w:themeColor="background1" w:themeShade="BF"/>
              <w:bottom w:val="single" w:sz="4" w:space="0" w:color="auto"/>
            </w:tcBorders>
          </w:tcPr>
          <w:p w14:paraId="749D7340" w14:textId="5D43C968"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w:t>
            </w:r>
          </w:p>
        </w:tc>
        <w:tc>
          <w:tcPr>
            <w:tcW w:w="602" w:type="dxa"/>
            <w:tcBorders>
              <w:top w:val="single" w:sz="4" w:space="0" w:color="BFBFBF" w:themeColor="background1" w:themeShade="BF"/>
              <w:bottom w:val="single" w:sz="4" w:space="0" w:color="auto"/>
            </w:tcBorders>
          </w:tcPr>
          <w:p w14:paraId="575B48A6" w14:textId="6CD263ED"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25</w:t>
            </w:r>
          </w:p>
        </w:tc>
        <w:tc>
          <w:tcPr>
            <w:tcW w:w="666" w:type="dxa"/>
            <w:tcBorders>
              <w:top w:val="single" w:sz="4" w:space="0" w:color="BFBFBF" w:themeColor="background1" w:themeShade="BF"/>
              <w:bottom w:val="single" w:sz="4" w:space="0" w:color="auto"/>
            </w:tcBorders>
          </w:tcPr>
          <w:p w14:paraId="63FEDF72" w14:textId="4FA59595"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303</w:t>
            </w:r>
          </w:p>
        </w:tc>
        <w:tc>
          <w:tcPr>
            <w:tcW w:w="720" w:type="dxa"/>
            <w:tcBorders>
              <w:top w:val="single" w:sz="4" w:space="0" w:color="BFBFBF" w:themeColor="background1" w:themeShade="BF"/>
              <w:bottom w:val="single" w:sz="4" w:space="0" w:color="auto"/>
            </w:tcBorders>
          </w:tcPr>
          <w:p w14:paraId="43CEFBC5" w14:textId="23C6E4F7"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39</w:t>
            </w:r>
          </w:p>
        </w:tc>
        <w:tc>
          <w:tcPr>
            <w:tcW w:w="630" w:type="dxa"/>
            <w:tcBorders>
              <w:top w:val="single" w:sz="4" w:space="0" w:color="BFBFBF" w:themeColor="background1" w:themeShade="BF"/>
              <w:bottom w:val="single" w:sz="4" w:space="0" w:color="auto"/>
            </w:tcBorders>
          </w:tcPr>
          <w:p w14:paraId="769D88DC" w14:textId="68D38A8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17.3</w:t>
            </w:r>
          </w:p>
        </w:tc>
        <w:tc>
          <w:tcPr>
            <w:tcW w:w="1039" w:type="dxa"/>
            <w:tcBorders>
              <w:top w:val="single" w:sz="4" w:space="0" w:color="BFBFBF" w:themeColor="background1" w:themeShade="BF"/>
              <w:bottom w:val="single" w:sz="4" w:space="0" w:color="auto"/>
            </w:tcBorders>
          </w:tcPr>
          <w:p w14:paraId="14984707" w14:textId="4207105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465</w:t>
            </w:r>
          </w:p>
        </w:tc>
        <w:tc>
          <w:tcPr>
            <w:tcW w:w="851" w:type="dxa"/>
            <w:tcBorders>
              <w:top w:val="single" w:sz="4" w:space="0" w:color="BFBFBF" w:themeColor="background1" w:themeShade="BF"/>
              <w:bottom w:val="single" w:sz="4" w:space="0" w:color="auto"/>
            </w:tcBorders>
          </w:tcPr>
          <w:p w14:paraId="30E9889F" w14:textId="43ED0F23"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26</w:t>
            </w:r>
          </w:p>
        </w:tc>
        <w:tc>
          <w:tcPr>
            <w:tcW w:w="1080" w:type="dxa"/>
            <w:tcBorders>
              <w:top w:val="single" w:sz="4" w:space="0" w:color="BFBFBF" w:themeColor="background1" w:themeShade="BF"/>
              <w:bottom w:val="single" w:sz="4" w:space="0" w:color="auto"/>
            </w:tcBorders>
          </w:tcPr>
          <w:p w14:paraId="0A2B14A1" w14:textId="2A9836D6"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22.4</w:t>
            </w:r>
          </w:p>
        </w:tc>
        <w:tc>
          <w:tcPr>
            <w:tcW w:w="694" w:type="dxa"/>
            <w:tcBorders>
              <w:top w:val="single" w:sz="4" w:space="0" w:color="BFBFBF" w:themeColor="background1" w:themeShade="BF"/>
              <w:bottom w:val="single" w:sz="4" w:space="0" w:color="auto"/>
            </w:tcBorders>
          </w:tcPr>
          <w:p w14:paraId="31C3284D" w14:textId="3F9D377A"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844</w:t>
            </w:r>
          </w:p>
        </w:tc>
        <w:tc>
          <w:tcPr>
            <w:tcW w:w="967" w:type="dxa"/>
            <w:tcBorders>
              <w:top w:val="single" w:sz="4" w:space="0" w:color="BFBFBF" w:themeColor="background1" w:themeShade="BF"/>
              <w:bottom w:val="single" w:sz="4" w:space="0" w:color="auto"/>
            </w:tcBorders>
          </w:tcPr>
          <w:p w14:paraId="26EDD436" w14:textId="1EB09FA4" w:rsidR="00605F4A" w:rsidRPr="00532322" w:rsidRDefault="00605F4A" w:rsidP="00532322">
            <w:pPr>
              <w:spacing w:after="120"/>
              <w:contextualSpacing/>
              <w:jc w:val="center"/>
              <w:rPr>
                <w:rFonts w:asciiTheme="majorHAnsi" w:hAnsiTheme="majorHAnsi"/>
                <w:sz w:val="20"/>
                <w:szCs w:val="20"/>
              </w:rPr>
            </w:pPr>
            <w:r w:rsidRPr="00532322">
              <w:rPr>
                <w:rFonts w:asciiTheme="majorHAnsi" w:hAnsiTheme="majorHAnsi"/>
                <w:sz w:val="20"/>
                <w:szCs w:val="20"/>
              </w:rPr>
              <w:t>33</w:t>
            </w:r>
          </w:p>
        </w:tc>
        <w:tc>
          <w:tcPr>
            <w:tcW w:w="2205" w:type="dxa"/>
            <w:tcBorders>
              <w:top w:val="single" w:sz="4" w:space="0" w:color="BFBFBF" w:themeColor="background1" w:themeShade="BF"/>
              <w:bottom w:val="single" w:sz="4" w:space="0" w:color="auto"/>
            </w:tcBorders>
          </w:tcPr>
          <w:p w14:paraId="0CF2E4FA" w14:textId="22D1231E" w:rsidR="00605F4A" w:rsidRPr="00532322" w:rsidRDefault="00605F4A" w:rsidP="00532322">
            <w:pPr>
              <w:spacing w:after="120"/>
              <w:contextualSpacing/>
              <w:rPr>
                <w:rFonts w:asciiTheme="majorHAnsi" w:hAnsiTheme="majorHAnsi"/>
                <w:sz w:val="20"/>
                <w:szCs w:val="20"/>
              </w:rPr>
            </w:pPr>
            <w:r w:rsidRPr="00532322">
              <w:rPr>
                <w:rFonts w:asciiTheme="majorHAnsi" w:hAnsiTheme="majorHAnsi"/>
                <w:sz w:val="20"/>
                <w:szCs w:val="20"/>
              </w:rPr>
              <w:t>Block 4</w:t>
            </w:r>
          </w:p>
        </w:tc>
      </w:tr>
    </w:tbl>
    <w:p w14:paraId="558C3881" w14:textId="77777777" w:rsidR="0030758F" w:rsidRPr="00532322" w:rsidRDefault="0030758F" w:rsidP="00532322">
      <w:pPr>
        <w:spacing w:after="120"/>
        <w:rPr>
          <w:rFonts w:asciiTheme="majorHAnsi" w:hAnsiTheme="majorHAnsi"/>
        </w:rPr>
      </w:pPr>
    </w:p>
    <w:p w14:paraId="34AEF91C" w14:textId="77777777" w:rsidR="0030758F" w:rsidRPr="00532322" w:rsidRDefault="0030758F" w:rsidP="00532322">
      <w:pPr>
        <w:spacing w:after="120"/>
        <w:rPr>
          <w:rFonts w:asciiTheme="majorHAnsi" w:hAnsiTheme="majorHAnsi"/>
        </w:rPr>
        <w:sectPr w:rsidR="0030758F" w:rsidRPr="00532322" w:rsidSect="00736469">
          <w:pgSz w:w="15840" w:h="12240" w:orient="landscape"/>
          <w:pgMar w:top="1440" w:right="1440" w:bottom="1440" w:left="1440" w:header="0" w:footer="720" w:gutter="0"/>
          <w:cols w:space="720"/>
          <w:formProt w:val="0"/>
          <w:docGrid w:linePitch="360"/>
        </w:sectPr>
      </w:pPr>
    </w:p>
    <w:p w14:paraId="0B21BA4A" w14:textId="77777777" w:rsidR="00D314C2" w:rsidRPr="00532322" w:rsidRDefault="00B365EC" w:rsidP="00532322">
      <w:pPr>
        <w:spacing w:after="120"/>
        <w:rPr>
          <w:rFonts w:asciiTheme="majorHAnsi" w:hAnsiTheme="majorHAnsi"/>
        </w:rPr>
      </w:pPr>
      <w:r w:rsidRPr="00532322">
        <w:rPr>
          <w:rFonts w:asciiTheme="majorHAnsi" w:hAnsiTheme="majorHAnsi"/>
        </w:rPr>
        <w:lastRenderedPageBreak/>
        <w:t>Table S2.</w:t>
      </w:r>
      <w:r w:rsidR="005674F2" w:rsidRPr="00532322">
        <w:rPr>
          <w:rFonts w:asciiTheme="majorHAnsi" w:hAnsiTheme="majorHAnsi"/>
        </w:rPr>
        <w:t xml:space="preserve"> </w:t>
      </w:r>
      <w:r w:rsidRPr="00532322">
        <w:rPr>
          <w:rFonts w:asciiTheme="majorHAnsi" w:hAnsiTheme="majorHAnsi"/>
        </w:rPr>
        <w:t>Taxonomic adjustments</w:t>
      </w:r>
      <w:r w:rsidR="00000BDD" w:rsidRPr="00532322">
        <w:rPr>
          <w:rFonts w:asciiTheme="majorHAnsi" w:hAnsiTheme="majorHAnsi"/>
        </w:rPr>
        <w:t>, by site</w:t>
      </w:r>
      <w:r w:rsidR="00D131BF" w:rsidRPr="00532322">
        <w:rPr>
          <w:rFonts w:asciiTheme="majorHAnsi" w:hAnsiTheme="majorHAnsi"/>
        </w:rPr>
        <w:t>.</w:t>
      </w:r>
      <w:r w:rsidR="005674F2" w:rsidRPr="00532322">
        <w:rPr>
          <w:rFonts w:asciiTheme="majorHAnsi" w:hAnsiTheme="majorHAnsi"/>
        </w:rPr>
        <w:t xml:space="preserve"> </w:t>
      </w:r>
    </w:p>
    <w:p w14:paraId="791C09C2" w14:textId="77777777" w:rsidR="00BB58CD" w:rsidRPr="00532322" w:rsidRDefault="00D314C2" w:rsidP="00532322">
      <w:pPr>
        <w:spacing w:after="120"/>
        <w:rPr>
          <w:rFonts w:asciiTheme="majorHAnsi" w:hAnsiTheme="majorHAnsi"/>
        </w:rPr>
      </w:pPr>
      <w:r w:rsidRPr="00532322">
        <w:rPr>
          <w:rFonts w:asciiTheme="majorHAnsi" w:hAnsiTheme="majorHAnsi"/>
        </w:rPr>
        <w:t xml:space="preserve">Taxonomic consistency is particularly important for compositional analysis as the assignment of an organism to different names (e.g., </w:t>
      </w:r>
      <w:proofErr w:type="spellStart"/>
      <w:r w:rsidRPr="00532322">
        <w:rPr>
          <w:rFonts w:asciiTheme="majorHAnsi" w:hAnsiTheme="majorHAnsi"/>
          <w:i/>
        </w:rPr>
        <w:t>Poa</w:t>
      </w:r>
      <w:proofErr w:type="spellEnd"/>
      <w:r w:rsidRPr="00532322">
        <w:rPr>
          <w:rFonts w:asciiTheme="majorHAnsi" w:hAnsiTheme="majorHAnsi"/>
          <w:i/>
        </w:rPr>
        <w:t xml:space="preserve"> pratensis</w:t>
      </w:r>
      <w:r w:rsidRPr="00532322">
        <w:rPr>
          <w:rFonts w:asciiTheme="majorHAnsi" w:hAnsiTheme="majorHAnsi"/>
        </w:rPr>
        <w:t xml:space="preserve"> in one year, </w:t>
      </w:r>
      <w:proofErr w:type="spellStart"/>
      <w:r w:rsidRPr="00532322">
        <w:rPr>
          <w:rFonts w:asciiTheme="majorHAnsi" w:hAnsiTheme="majorHAnsi"/>
          <w:i/>
        </w:rPr>
        <w:t>Poa</w:t>
      </w:r>
      <w:proofErr w:type="spellEnd"/>
      <w:r w:rsidRPr="00532322">
        <w:rPr>
          <w:rFonts w:asciiTheme="majorHAnsi" w:hAnsiTheme="majorHAnsi"/>
        </w:rPr>
        <w:t xml:space="preserve"> sp. in another year) artificially increases the taxonomic distance among observations.  </w:t>
      </w:r>
      <w:r w:rsidR="00BB58CD" w:rsidRPr="00532322">
        <w:rPr>
          <w:rFonts w:asciiTheme="majorHAnsi" w:hAnsiTheme="majorHAnsi"/>
        </w:rPr>
        <w:t>Taxonomic a</w:t>
      </w:r>
      <w:r w:rsidR="000D291D" w:rsidRPr="00532322">
        <w:rPr>
          <w:rFonts w:asciiTheme="majorHAnsi" w:hAnsiTheme="majorHAnsi"/>
        </w:rPr>
        <w:t xml:space="preserve">djustments were identified in two stages.  </w:t>
      </w:r>
    </w:p>
    <w:p w14:paraId="3767AFAF" w14:textId="77777777" w:rsidR="00BB58CD" w:rsidRPr="00532322" w:rsidRDefault="000D291D" w:rsidP="00532322">
      <w:pPr>
        <w:spacing w:after="120"/>
        <w:rPr>
          <w:rFonts w:asciiTheme="majorHAnsi" w:hAnsiTheme="majorHAnsi"/>
        </w:rPr>
      </w:pPr>
      <w:r w:rsidRPr="00532322">
        <w:rPr>
          <w:rFonts w:asciiTheme="majorHAnsi" w:hAnsiTheme="majorHAnsi"/>
        </w:rPr>
        <w:t xml:space="preserve">First, </w:t>
      </w:r>
      <w:r w:rsidR="00D314C2" w:rsidRPr="00532322">
        <w:rPr>
          <w:rFonts w:asciiTheme="majorHAnsi" w:hAnsiTheme="majorHAnsi"/>
        </w:rPr>
        <w:t xml:space="preserve">data were summarized in a </w:t>
      </w:r>
      <w:proofErr w:type="spellStart"/>
      <w:r w:rsidR="00D314C2" w:rsidRPr="00532322">
        <w:rPr>
          <w:rFonts w:asciiTheme="majorHAnsi" w:hAnsiTheme="majorHAnsi"/>
        </w:rPr>
        <w:t>taxon</w:t>
      </w:r>
      <w:proofErr w:type="spellEnd"/>
      <w:r w:rsidR="00D314C2" w:rsidRPr="00532322">
        <w:rPr>
          <w:rFonts w:asciiTheme="majorHAnsi" w:hAnsiTheme="majorHAnsi"/>
        </w:rPr>
        <w:t xml:space="preserve"> x year matrix where the data were the n</w:t>
      </w:r>
      <w:r w:rsidRPr="00532322">
        <w:rPr>
          <w:rFonts w:asciiTheme="majorHAnsi" w:hAnsiTheme="majorHAnsi"/>
        </w:rPr>
        <w:t>umber of plots</w:t>
      </w:r>
      <w:r w:rsidR="00D314C2" w:rsidRPr="00532322">
        <w:rPr>
          <w:rFonts w:asciiTheme="majorHAnsi" w:hAnsiTheme="majorHAnsi"/>
        </w:rPr>
        <w:t xml:space="preserve"> each taxon occurred in.  This matrix was organized by family, and was reviewed to </w:t>
      </w:r>
      <w:r w:rsidRPr="00532322">
        <w:rPr>
          <w:rFonts w:asciiTheme="majorHAnsi" w:hAnsiTheme="majorHAnsi"/>
        </w:rPr>
        <w:t xml:space="preserve">identify possible errors such as where a taxa was present in all but one year or where </w:t>
      </w:r>
      <w:r w:rsidR="00D314C2" w:rsidRPr="00532322">
        <w:rPr>
          <w:rFonts w:asciiTheme="majorHAnsi" w:hAnsiTheme="majorHAnsi"/>
        </w:rPr>
        <w:t xml:space="preserve">multiple species from the same genus were identified in some years but data were only identified to the </w:t>
      </w:r>
      <w:r w:rsidRPr="00532322">
        <w:rPr>
          <w:rFonts w:asciiTheme="majorHAnsi" w:hAnsiTheme="majorHAnsi"/>
        </w:rPr>
        <w:t xml:space="preserve">genus level in other years.  </w:t>
      </w:r>
    </w:p>
    <w:p w14:paraId="3152E0E4" w14:textId="1FCB8D77" w:rsidR="000D291D" w:rsidRPr="00532322" w:rsidRDefault="000D291D" w:rsidP="00532322">
      <w:pPr>
        <w:spacing w:after="120"/>
        <w:rPr>
          <w:rFonts w:asciiTheme="majorHAnsi" w:hAnsiTheme="majorHAnsi"/>
        </w:rPr>
      </w:pPr>
      <w:r w:rsidRPr="00532322">
        <w:rPr>
          <w:rFonts w:asciiTheme="majorHAnsi" w:hAnsiTheme="majorHAnsi"/>
        </w:rPr>
        <w:t>Second, possible adjustments were evaluated by looking at the data from individual plots over time to see if the taxa to be combined were present on the same plot in different years.</w:t>
      </w:r>
      <w:r w:rsidR="00D314C2" w:rsidRPr="00532322">
        <w:rPr>
          <w:rFonts w:asciiTheme="majorHAnsi" w:hAnsiTheme="majorHAnsi"/>
        </w:rPr>
        <w:t xml:space="preserve">  Possible adjustments were rejected if, for example, the taxa were both recorded in the same plot in the same year.</w:t>
      </w:r>
    </w:p>
    <w:p w14:paraId="2B91FC80" w14:textId="748E8D1E" w:rsidR="00620B84" w:rsidRPr="00532322" w:rsidRDefault="00D314C2" w:rsidP="00532322">
      <w:pPr>
        <w:spacing w:after="120"/>
        <w:rPr>
          <w:rFonts w:asciiTheme="majorHAnsi" w:hAnsiTheme="majorHAnsi"/>
        </w:rPr>
      </w:pPr>
      <w:r w:rsidRPr="00532322">
        <w:rPr>
          <w:rFonts w:asciiTheme="majorHAnsi" w:hAnsiTheme="majorHAnsi"/>
        </w:rPr>
        <w:t>These changes are based on all taxonomic data for these sites as in the ‘full-cover-</w:t>
      </w:r>
      <w:r w:rsidR="00D46835" w:rsidRPr="00532322">
        <w:rPr>
          <w:rFonts w:asciiTheme="majorHAnsi" w:hAnsiTheme="majorHAnsi"/>
        </w:rPr>
        <w:t>0</w:t>
      </w:r>
      <w:r w:rsidR="00CA4210" w:rsidRPr="00532322">
        <w:rPr>
          <w:rFonts w:asciiTheme="majorHAnsi" w:hAnsiTheme="majorHAnsi"/>
        </w:rPr>
        <w:t>2</w:t>
      </w:r>
      <w:r w:rsidR="00D46835" w:rsidRPr="00532322">
        <w:rPr>
          <w:rFonts w:asciiTheme="majorHAnsi" w:hAnsiTheme="majorHAnsi"/>
        </w:rPr>
        <w:t>-August</w:t>
      </w:r>
      <w:r w:rsidRPr="00532322">
        <w:rPr>
          <w:rFonts w:asciiTheme="majorHAnsi" w:hAnsiTheme="majorHAnsi"/>
        </w:rPr>
        <w:t xml:space="preserve">-2019.csv’ data file.  </w:t>
      </w:r>
      <w:r w:rsidR="00B365EC" w:rsidRPr="00532322">
        <w:rPr>
          <w:rFonts w:asciiTheme="majorHAnsi" w:hAnsiTheme="majorHAnsi"/>
        </w:rPr>
        <w:t xml:space="preserve">Note that some taxonomic inconsistencies </w:t>
      </w:r>
      <w:r w:rsidR="0030758F" w:rsidRPr="00532322">
        <w:rPr>
          <w:rFonts w:asciiTheme="majorHAnsi" w:hAnsiTheme="majorHAnsi"/>
        </w:rPr>
        <w:t>involve</w:t>
      </w:r>
      <w:r w:rsidR="00D131BF" w:rsidRPr="00532322">
        <w:rPr>
          <w:rFonts w:asciiTheme="majorHAnsi" w:hAnsiTheme="majorHAnsi"/>
        </w:rPr>
        <w:t xml:space="preserve"> later years</w:t>
      </w:r>
      <w:r w:rsidR="0043334C" w:rsidRPr="00532322">
        <w:rPr>
          <w:rFonts w:asciiTheme="majorHAnsi" w:hAnsiTheme="majorHAnsi"/>
        </w:rPr>
        <w:t xml:space="preserve"> or plots that were omitted from this particular analysis, but all adjustments are reported here for completeness.  </w:t>
      </w:r>
      <w:r w:rsidR="00083CD9" w:rsidRPr="00532322">
        <w:rPr>
          <w:rFonts w:asciiTheme="majorHAnsi" w:hAnsiTheme="majorHAnsi"/>
        </w:rPr>
        <w:t xml:space="preserve">In addition to the </w:t>
      </w:r>
      <w:r w:rsidR="0043334C" w:rsidRPr="00532322">
        <w:rPr>
          <w:rFonts w:asciiTheme="majorHAnsi" w:hAnsiTheme="majorHAnsi"/>
        </w:rPr>
        <w:t xml:space="preserve">adjustments detailed here, observations were omitted if they related to non-vascular taxa or non-living categories, </w:t>
      </w:r>
      <w:r w:rsidR="002823FC" w:rsidRPr="00532322">
        <w:rPr>
          <w:rFonts w:asciiTheme="majorHAnsi" w:hAnsiTheme="majorHAnsi"/>
        </w:rPr>
        <w:t xml:space="preserve">or </w:t>
      </w:r>
      <w:r w:rsidR="0043334C" w:rsidRPr="00532322">
        <w:rPr>
          <w:rFonts w:asciiTheme="majorHAnsi" w:hAnsiTheme="majorHAnsi"/>
        </w:rPr>
        <w:t xml:space="preserve">were not </w:t>
      </w:r>
      <w:r w:rsidR="00083CD9" w:rsidRPr="00532322">
        <w:rPr>
          <w:rFonts w:asciiTheme="majorHAnsi" w:hAnsiTheme="majorHAnsi"/>
        </w:rPr>
        <w:t>assigned to a genus.</w:t>
      </w:r>
    </w:p>
    <w:p w14:paraId="781C948E" w14:textId="77777777" w:rsidR="002D60D1" w:rsidRPr="00532322" w:rsidRDefault="002D60D1" w:rsidP="00532322">
      <w:pPr>
        <w:spacing w:after="120"/>
        <w:rPr>
          <w:rFonts w:asciiTheme="majorHAnsi" w:hAnsiTheme="majorHAnsi"/>
        </w:rPr>
      </w:pPr>
    </w:p>
    <w:tbl>
      <w:tblPr>
        <w:tblStyle w:val="TableGrid"/>
        <w:tblW w:w="9450" w:type="dxa"/>
        <w:tblCellMar>
          <w:left w:w="118" w:type="dxa"/>
        </w:tblCellMar>
        <w:tblLook w:val="04A0" w:firstRow="1" w:lastRow="0" w:firstColumn="1" w:lastColumn="0" w:noHBand="0" w:noVBand="1"/>
      </w:tblPr>
      <w:tblGrid>
        <w:gridCol w:w="1704"/>
        <w:gridCol w:w="2615"/>
        <w:gridCol w:w="5131"/>
      </w:tblGrid>
      <w:tr w:rsidR="00620B84" w:rsidRPr="00532322" w14:paraId="0C10BF90" w14:textId="77777777" w:rsidTr="008B2064">
        <w:trPr>
          <w:tblHeader/>
        </w:trPr>
        <w:tc>
          <w:tcPr>
            <w:tcW w:w="1704" w:type="dxa"/>
            <w:tcBorders>
              <w:left w:val="nil"/>
              <w:bottom w:val="single" w:sz="4" w:space="0" w:color="auto"/>
              <w:right w:val="nil"/>
            </w:tcBorders>
            <w:shd w:val="clear" w:color="auto" w:fill="auto"/>
          </w:tcPr>
          <w:p w14:paraId="35F1124A" w14:textId="77777777" w:rsidR="00620B84" w:rsidRPr="00532322" w:rsidRDefault="00B365EC" w:rsidP="00532322">
            <w:pPr>
              <w:spacing w:after="120"/>
              <w:contextualSpacing/>
              <w:rPr>
                <w:rFonts w:asciiTheme="majorHAnsi" w:hAnsiTheme="majorHAnsi"/>
                <w:b/>
                <w:sz w:val="22"/>
              </w:rPr>
            </w:pPr>
            <w:r w:rsidRPr="00532322">
              <w:rPr>
                <w:rFonts w:asciiTheme="majorHAnsi" w:hAnsiTheme="majorHAnsi"/>
                <w:b/>
                <w:sz w:val="22"/>
              </w:rPr>
              <w:t>Site</w:t>
            </w:r>
          </w:p>
        </w:tc>
        <w:tc>
          <w:tcPr>
            <w:tcW w:w="2615" w:type="dxa"/>
            <w:tcBorders>
              <w:left w:val="nil"/>
              <w:bottom w:val="single" w:sz="4" w:space="0" w:color="auto"/>
              <w:right w:val="nil"/>
            </w:tcBorders>
            <w:shd w:val="clear" w:color="auto" w:fill="auto"/>
          </w:tcPr>
          <w:p w14:paraId="7C577240" w14:textId="77777777" w:rsidR="00620B84" w:rsidRPr="00532322" w:rsidRDefault="00B365EC" w:rsidP="00532322">
            <w:pPr>
              <w:spacing w:after="120"/>
              <w:ind w:left="248" w:hanging="248"/>
              <w:contextualSpacing/>
              <w:rPr>
                <w:rFonts w:asciiTheme="majorHAnsi" w:hAnsiTheme="majorHAnsi"/>
                <w:b/>
                <w:sz w:val="22"/>
              </w:rPr>
            </w:pPr>
            <w:r w:rsidRPr="00532322">
              <w:rPr>
                <w:rFonts w:asciiTheme="majorHAnsi" w:hAnsiTheme="majorHAnsi"/>
                <w:b/>
                <w:sz w:val="22"/>
              </w:rPr>
              <w:t>Analysis Code</w:t>
            </w:r>
          </w:p>
        </w:tc>
        <w:tc>
          <w:tcPr>
            <w:tcW w:w="5131" w:type="dxa"/>
            <w:tcBorders>
              <w:left w:val="nil"/>
              <w:bottom w:val="single" w:sz="4" w:space="0" w:color="auto"/>
              <w:right w:val="nil"/>
            </w:tcBorders>
            <w:shd w:val="clear" w:color="auto" w:fill="auto"/>
          </w:tcPr>
          <w:p w14:paraId="41C70B7E" w14:textId="22D5F3D8" w:rsidR="00620B84" w:rsidRPr="00532322" w:rsidRDefault="00AC512D" w:rsidP="00532322">
            <w:pPr>
              <w:spacing w:after="120"/>
              <w:ind w:left="333" w:right="-18" w:hanging="333"/>
              <w:contextualSpacing/>
              <w:rPr>
                <w:rFonts w:asciiTheme="majorHAnsi" w:hAnsiTheme="majorHAnsi"/>
                <w:b/>
                <w:sz w:val="22"/>
              </w:rPr>
            </w:pPr>
            <w:r w:rsidRPr="00532322">
              <w:rPr>
                <w:rFonts w:asciiTheme="majorHAnsi" w:hAnsiTheme="majorHAnsi"/>
                <w:b/>
                <w:sz w:val="22"/>
              </w:rPr>
              <w:t xml:space="preserve">Also </w:t>
            </w:r>
            <w:r w:rsidR="00B365EC" w:rsidRPr="00532322">
              <w:rPr>
                <w:rFonts w:asciiTheme="majorHAnsi" w:hAnsiTheme="majorHAnsi"/>
                <w:b/>
                <w:sz w:val="22"/>
              </w:rPr>
              <w:t>Includes</w:t>
            </w:r>
          </w:p>
        </w:tc>
      </w:tr>
      <w:tr w:rsidR="008B2064" w:rsidRPr="00532322" w14:paraId="4125548C" w14:textId="77777777" w:rsidTr="008B2064">
        <w:tc>
          <w:tcPr>
            <w:tcW w:w="1704" w:type="dxa"/>
            <w:tcBorders>
              <w:left w:val="nil"/>
              <w:bottom w:val="nil"/>
              <w:right w:val="nil"/>
            </w:tcBorders>
            <w:shd w:val="clear" w:color="auto" w:fill="auto"/>
          </w:tcPr>
          <w:p w14:paraId="64BF7A63" w14:textId="1BE81E53" w:rsidR="008B2064" w:rsidRPr="00532322" w:rsidRDefault="008B2064" w:rsidP="00532322">
            <w:pPr>
              <w:spacing w:after="120"/>
              <w:contextualSpacing/>
              <w:rPr>
                <w:rFonts w:asciiTheme="majorHAnsi" w:hAnsiTheme="majorHAnsi"/>
                <w:sz w:val="22"/>
              </w:rPr>
            </w:pPr>
            <w:r w:rsidRPr="00532322">
              <w:rPr>
                <w:rFonts w:asciiTheme="majorHAnsi" w:hAnsiTheme="majorHAnsi"/>
                <w:sz w:val="22"/>
              </w:rPr>
              <w:t>arch.us</w:t>
            </w:r>
          </w:p>
        </w:tc>
        <w:tc>
          <w:tcPr>
            <w:tcW w:w="2615" w:type="dxa"/>
            <w:tcBorders>
              <w:left w:val="nil"/>
              <w:bottom w:val="nil"/>
              <w:right w:val="nil"/>
            </w:tcBorders>
            <w:shd w:val="clear" w:color="auto" w:fill="auto"/>
          </w:tcPr>
          <w:p w14:paraId="20C7119E" w14:textId="32E00E93"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Carphephorus</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left w:val="nil"/>
              <w:bottom w:val="nil"/>
              <w:right w:val="nil"/>
            </w:tcBorders>
            <w:shd w:val="clear" w:color="auto" w:fill="auto"/>
          </w:tcPr>
          <w:p w14:paraId="0FFB9239" w14:textId="589BEEA0"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Carphephorus</w:t>
            </w:r>
            <w:proofErr w:type="spellEnd"/>
            <w:r w:rsidRPr="00532322">
              <w:rPr>
                <w:rFonts w:asciiTheme="majorHAnsi" w:hAnsiTheme="majorHAnsi"/>
                <w:i/>
                <w:sz w:val="22"/>
              </w:rPr>
              <w:t xml:space="preserve"> </w:t>
            </w:r>
            <w:proofErr w:type="spellStart"/>
            <w:r w:rsidRPr="00532322">
              <w:rPr>
                <w:rFonts w:asciiTheme="majorHAnsi" w:hAnsiTheme="majorHAnsi"/>
                <w:i/>
                <w:sz w:val="22"/>
              </w:rPr>
              <w:t>carphephorus</w:t>
            </w:r>
            <w:proofErr w:type="spellEnd"/>
          </w:p>
        </w:tc>
      </w:tr>
      <w:tr w:rsidR="008B2064" w:rsidRPr="00532322" w14:paraId="5CFD7989" w14:textId="77777777" w:rsidTr="008B2064">
        <w:tc>
          <w:tcPr>
            <w:tcW w:w="1704" w:type="dxa"/>
            <w:tcBorders>
              <w:top w:val="nil"/>
              <w:left w:val="nil"/>
              <w:bottom w:val="nil"/>
              <w:right w:val="nil"/>
            </w:tcBorders>
            <w:shd w:val="clear" w:color="auto" w:fill="auto"/>
          </w:tcPr>
          <w:p w14:paraId="3838CD6C"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2D7D80" w14:textId="032C617A"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r w:rsidRPr="00532322">
              <w:rPr>
                <w:rFonts w:asciiTheme="majorHAnsi" w:hAnsiTheme="majorHAnsi"/>
                <w:sz w:val="22"/>
              </w:rPr>
              <w:t>sp</w:t>
            </w:r>
            <w:r w:rsidRPr="00532322">
              <w:rPr>
                <w:rFonts w:asciiTheme="majorHAnsi" w:hAnsiTheme="majorHAnsi"/>
                <w:i/>
                <w:sz w:val="22"/>
              </w:rPr>
              <w:t>.</w:t>
            </w:r>
          </w:p>
        </w:tc>
        <w:tc>
          <w:tcPr>
            <w:tcW w:w="5131" w:type="dxa"/>
            <w:tcBorders>
              <w:top w:val="nil"/>
              <w:left w:val="nil"/>
              <w:bottom w:val="nil"/>
              <w:right w:val="nil"/>
            </w:tcBorders>
            <w:shd w:val="clear" w:color="auto" w:fill="auto"/>
          </w:tcPr>
          <w:p w14:paraId="4A348C76" w14:textId="58A43D97"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fistulosa</w:t>
            </w:r>
          </w:p>
        </w:tc>
      </w:tr>
      <w:tr w:rsidR="008B2064" w:rsidRPr="00532322" w14:paraId="7FDA4BE4" w14:textId="77777777" w:rsidTr="008B2064">
        <w:tc>
          <w:tcPr>
            <w:tcW w:w="1704" w:type="dxa"/>
            <w:tcBorders>
              <w:top w:val="nil"/>
              <w:left w:val="nil"/>
              <w:bottom w:val="nil"/>
              <w:right w:val="nil"/>
            </w:tcBorders>
            <w:shd w:val="clear" w:color="auto" w:fill="auto"/>
          </w:tcPr>
          <w:p w14:paraId="6DD6E016"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75FA6DF" w14:textId="749E6A2D"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retrorsus</w:t>
            </w:r>
            <w:proofErr w:type="spellEnd"/>
          </w:p>
        </w:tc>
        <w:tc>
          <w:tcPr>
            <w:tcW w:w="5131" w:type="dxa"/>
            <w:tcBorders>
              <w:top w:val="nil"/>
              <w:left w:val="nil"/>
              <w:bottom w:val="nil"/>
              <w:right w:val="nil"/>
            </w:tcBorders>
            <w:shd w:val="clear" w:color="auto" w:fill="auto"/>
          </w:tcPr>
          <w:p w14:paraId="5B91B504" w14:textId="7C5C4664"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r w:rsidRPr="00532322">
              <w:rPr>
                <w:rFonts w:asciiTheme="majorHAnsi" w:hAnsiTheme="majorHAnsi"/>
                <w:sz w:val="22"/>
              </w:rPr>
              <w:t>sp.</w:t>
            </w:r>
          </w:p>
        </w:tc>
      </w:tr>
      <w:tr w:rsidR="008B2064" w:rsidRPr="00532322" w14:paraId="6C3A4448" w14:textId="77777777" w:rsidTr="008B2064">
        <w:tc>
          <w:tcPr>
            <w:tcW w:w="1704" w:type="dxa"/>
            <w:tcBorders>
              <w:top w:val="nil"/>
              <w:left w:val="nil"/>
              <w:bottom w:val="nil"/>
              <w:right w:val="nil"/>
            </w:tcBorders>
            <w:shd w:val="clear" w:color="auto" w:fill="auto"/>
          </w:tcPr>
          <w:p w14:paraId="4A20E8B4"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B8C1250" w14:textId="19957800"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77A7677E" w14:textId="16296002"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proofErr w:type="spellStart"/>
            <w:r w:rsidRPr="00532322">
              <w:rPr>
                <w:rFonts w:asciiTheme="majorHAnsi" w:hAnsiTheme="majorHAnsi"/>
                <w:i/>
                <w:sz w:val="22"/>
              </w:rPr>
              <w:t>fascicularis</w:t>
            </w:r>
            <w:proofErr w:type="spellEnd"/>
            <w:r w:rsidRPr="00532322">
              <w:rPr>
                <w:rFonts w:asciiTheme="majorHAnsi" w:hAnsiTheme="majorHAnsi"/>
                <w:sz w:val="22"/>
              </w:rPr>
              <w:t xml:space="preserve">, </w:t>
            </w:r>
            <w:proofErr w:type="spellStart"/>
            <w:r w:rsidRPr="00532322">
              <w:rPr>
                <w:rFonts w:asciiTheme="majorHAnsi" w:hAnsiTheme="majorHAnsi"/>
                <w:i/>
                <w:sz w:val="22"/>
              </w:rPr>
              <w:t>Rhynchospora</w:t>
            </w:r>
            <w:proofErr w:type="spellEnd"/>
            <w:r w:rsidRPr="00532322">
              <w:rPr>
                <w:rFonts w:asciiTheme="majorHAnsi" w:hAnsiTheme="majorHAnsi"/>
                <w:i/>
                <w:sz w:val="22"/>
              </w:rPr>
              <w:t xml:space="preserve"> </w:t>
            </w:r>
            <w:proofErr w:type="spellStart"/>
            <w:r w:rsidRPr="00532322">
              <w:rPr>
                <w:rFonts w:asciiTheme="majorHAnsi" w:hAnsiTheme="majorHAnsi"/>
                <w:i/>
                <w:sz w:val="22"/>
              </w:rPr>
              <w:t>filifolia</w:t>
            </w:r>
            <w:proofErr w:type="spellEnd"/>
          </w:p>
        </w:tc>
      </w:tr>
      <w:tr w:rsidR="008B2064" w:rsidRPr="00532322" w14:paraId="050838A9" w14:textId="77777777" w:rsidTr="008B2064">
        <w:tc>
          <w:tcPr>
            <w:tcW w:w="1704" w:type="dxa"/>
            <w:tcBorders>
              <w:top w:val="nil"/>
              <w:left w:val="nil"/>
              <w:bottom w:val="nil"/>
              <w:right w:val="nil"/>
            </w:tcBorders>
            <w:shd w:val="clear" w:color="auto" w:fill="auto"/>
          </w:tcPr>
          <w:p w14:paraId="04D65159"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CFB8199" w14:textId="4C54F58E"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Scleria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47A7A23F" w14:textId="725D37B4"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Scleria</w:t>
            </w:r>
            <w:proofErr w:type="spellEnd"/>
            <w:r w:rsidRPr="00532322">
              <w:rPr>
                <w:rFonts w:asciiTheme="majorHAnsi" w:hAnsiTheme="majorHAnsi"/>
                <w:i/>
                <w:sz w:val="22"/>
              </w:rPr>
              <w:t xml:space="preserve"> </w:t>
            </w:r>
            <w:proofErr w:type="spellStart"/>
            <w:r w:rsidRPr="00532322">
              <w:rPr>
                <w:rFonts w:asciiTheme="majorHAnsi" w:hAnsiTheme="majorHAnsi"/>
                <w:i/>
                <w:sz w:val="22"/>
              </w:rPr>
              <w:t>pauciflora</w:t>
            </w:r>
            <w:proofErr w:type="spellEnd"/>
            <w:r w:rsidRPr="00532322">
              <w:rPr>
                <w:rFonts w:asciiTheme="majorHAnsi" w:hAnsiTheme="majorHAnsi"/>
                <w:sz w:val="22"/>
              </w:rPr>
              <w:t>,</w:t>
            </w:r>
            <w:r w:rsidRPr="00532322">
              <w:rPr>
                <w:rFonts w:asciiTheme="majorHAnsi" w:hAnsiTheme="majorHAnsi"/>
                <w:i/>
                <w:sz w:val="22"/>
              </w:rPr>
              <w:t xml:space="preserve"> </w:t>
            </w:r>
            <w:proofErr w:type="spellStart"/>
            <w:r w:rsidRPr="00532322">
              <w:rPr>
                <w:rFonts w:asciiTheme="majorHAnsi" w:hAnsiTheme="majorHAnsi"/>
                <w:i/>
                <w:sz w:val="22"/>
              </w:rPr>
              <w:t>Scleria</w:t>
            </w:r>
            <w:proofErr w:type="spellEnd"/>
            <w:r w:rsidRPr="00532322">
              <w:rPr>
                <w:rFonts w:asciiTheme="majorHAnsi" w:hAnsiTheme="majorHAnsi"/>
                <w:i/>
                <w:sz w:val="22"/>
              </w:rPr>
              <w:t xml:space="preserve"> reticularis</w:t>
            </w:r>
          </w:p>
        </w:tc>
      </w:tr>
      <w:tr w:rsidR="008B2064" w:rsidRPr="00532322" w14:paraId="24CD54F0" w14:textId="77777777" w:rsidTr="008B2064">
        <w:tc>
          <w:tcPr>
            <w:tcW w:w="1704" w:type="dxa"/>
            <w:tcBorders>
              <w:top w:val="nil"/>
              <w:left w:val="nil"/>
              <w:bottom w:val="nil"/>
              <w:right w:val="nil"/>
            </w:tcBorders>
            <w:shd w:val="clear" w:color="auto" w:fill="auto"/>
          </w:tcPr>
          <w:p w14:paraId="1640CAE0"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EB3B550" w14:textId="7D2EDC8A"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Ludwigia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5F3F91E8" w14:textId="09CF868F" w:rsidR="008B2064" w:rsidRPr="00532322" w:rsidRDefault="008B2064" w:rsidP="00532322">
            <w:pPr>
              <w:spacing w:after="120"/>
              <w:ind w:left="333" w:right="-18" w:hanging="333"/>
              <w:contextualSpacing/>
              <w:rPr>
                <w:rFonts w:asciiTheme="majorHAnsi" w:hAnsiTheme="majorHAnsi"/>
                <w:i/>
                <w:sz w:val="22"/>
                <w:lang w:val="es-AR"/>
              </w:rPr>
            </w:pPr>
            <w:proofErr w:type="spellStart"/>
            <w:r w:rsidRPr="00532322">
              <w:rPr>
                <w:rFonts w:asciiTheme="majorHAnsi" w:hAnsiTheme="majorHAnsi"/>
                <w:i/>
                <w:sz w:val="22"/>
                <w:lang w:val="es-AR"/>
              </w:rPr>
              <w:t>Ludwigia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alata</w:t>
            </w:r>
            <w:proofErr w:type="spellEnd"/>
            <w:r w:rsidRPr="00532322">
              <w:rPr>
                <w:rFonts w:asciiTheme="majorHAnsi" w:hAnsiTheme="majorHAnsi"/>
                <w:sz w:val="22"/>
                <w:lang w:val="es-AR"/>
              </w:rPr>
              <w:t xml:space="preserve">, </w:t>
            </w:r>
            <w:proofErr w:type="spellStart"/>
            <w:r w:rsidRPr="00532322">
              <w:rPr>
                <w:rFonts w:asciiTheme="majorHAnsi" w:hAnsiTheme="majorHAnsi"/>
                <w:i/>
                <w:sz w:val="22"/>
                <w:lang w:val="es-AR"/>
              </w:rPr>
              <w:t>Ludwigia</w:t>
            </w:r>
            <w:proofErr w:type="spellEnd"/>
            <w:r w:rsidRPr="00532322">
              <w:rPr>
                <w:rFonts w:asciiTheme="majorHAnsi" w:hAnsiTheme="majorHAnsi"/>
                <w:i/>
                <w:sz w:val="22"/>
                <w:lang w:val="es-AR"/>
              </w:rPr>
              <w:t xml:space="preserve"> pilosa</w:t>
            </w:r>
            <w:r w:rsidRPr="00532322">
              <w:rPr>
                <w:rFonts w:asciiTheme="majorHAnsi" w:hAnsiTheme="majorHAnsi"/>
                <w:sz w:val="22"/>
                <w:lang w:val="es-AR"/>
              </w:rPr>
              <w:t xml:space="preserve">, </w:t>
            </w:r>
            <w:proofErr w:type="spellStart"/>
            <w:r w:rsidRPr="00532322">
              <w:rPr>
                <w:rFonts w:asciiTheme="majorHAnsi" w:hAnsiTheme="majorHAnsi"/>
                <w:i/>
                <w:sz w:val="22"/>
                <w:lang w:val="es-AR"/>
              </w:rPr>
              <w:t>Ludwigia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suffruticosa</w:t>
            </w:r>
            <w:proofErr w:type="spellEnd"/>
          </w:p>
        </w:tc>
      </w:tr>
      <w:tr w:rsidR="008B2064" w:rsidRPr="00532322" w14:paraId="757D417E" w14:textId="77777777" w:rsidTr="008B2064">
        <w:tc>
          <w:tcPr>
            <w:tcW w:w="1704" w:type="dxa"/>
            <w:tcBorders>
              <w:top w:val="nil"/>
              <w:left w:val="nil"/>
              <w:bottom w:val="nil"/>
              <w:right w:val="nil"/>
            </w:tcBorders>
            <w:shd w:val="clear" w:color="auto" w:fill="auto"/>
          </w:tcPr>
          <w:p w14:paraId="1767954C" w14:textId="77777777" w:rsidR="008B2064" w:rsidRPr="00532322" w:rsidRDefault="008B2064"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7BD7421F" w14:textId="7969C921"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Andropogon</w:t>
            </w:r>
            <w:proofErr w:type="spellEnd"/>
            <w:r w:rsidRPr="00532322">
              <w:rPr>
                <w:rFonts w:asciiTheme="majorHAnsi" w:hAnsiTheme="majorHAnsi"/>
                <w:i/>
                <w:sz w:val="22"/>
              </w:rPr>
              <w:t xml:space="preserve"> </w:t>
            </w:r>
            <w:proofErr w:type="spellStart"/>
            <w:r w:rsidRPr="00532322">
              <w:rPr>
                <w:rFonts w:asciiTheme="majorHAnsi" w:hAnsiTheme="majorHAnsi"/>
                <w:i/>
                <w:sz w:val="22"/>
              </w:rPr>
              <w:t>virginicus</w:t>
            </w:r>
            <w:proofErr w:type="spellEnd"/>
          </w:p>
        </w:tc>
        <w:tc>
          <w:tcPr>
            <w:tcW w:w="5131" w:type="dxa"/>
            <w:tcBorders>
              <w:top w:val="nil"/>
              <w:left w:val="nil"/>
              <w:bottom w:val="nil"/>
              <w:right w:val="nil"/>
            </w:tcBorders>
            <w:shd w:val="clear" w:color="auto" w:fill="auto"/>
          </w:tcPr>
          <w:p w14:paraId="0C10A456" w14:textId="5D1DDF70"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Andropogon</w:t>
            </w:r>
            <w:proofErr w:type="spellEnd"/>
            <w:r w:rsidRPr="00532322">
              <w:rPr>
                <w:rFonts w:asciiTheme="majorHAnsi" w:hAnsiTheme="majorHAnsi"/>
                <w:i/>
                <w:sz w:val="22"/>
              </w:rPr>
              <w:t xml:space="preserve"> </w:t>
            </w:r>
            <w:r w:rsidRPr="00532322">
              <w:rPr>
                <w:rFonts w:asciiTheme="majorHAnsi" w:hAnsiTheme="majorHAnsi"/>
                <w:sz w:val="22"/>
              </w:rPr>
              <w:t>sp.,</w:t>
            </w:r>
            <w:r w:rsidRPr="00532322">
              <w:rPr>
                <w:rFonts w:asciiTheme="majorHAnsi" w:hAnsiTheme="majorHAnsi"/>
                <w:i/>
                <w:sz w:val="22"/>
              </w:rPr>
              <w:t xml:space="preserve"> </w:t>
            </w:r>
            <w:proofErr w:type="spellStart"/>
            <w:r w:rsidRPr="00532322">
              <w:rPr>
                <w:rFonts w:asciiTheme="majorHAnsi" w:hAnsiTheme="majorHAnsi"/>
                <w:i/>
                <w:sz w:val="22"/>
              </w:rPr>
              <w:t>Andropogon</w:t>
            </w:r>
            <w:proofErr w:type="spellEnd"/>
            <w:r w:rsidRPr="00532322">
              <w:rPr>
                <w:rFonts w:asciiTheme="majorHAnsi" w:hAnsiTheme="majorHAnsi"/>
                <w:i/>
                <w:sz w:val="22"/>
              </w:rPr>
              <w:t xml:space="preserve"> </w:t>
            </w:r>
            <w:proofErr w:type="spellStart"/>
            <w:r w:rsidRPr="00532322">
              <w:rPr>
                <w:rFonts w:asciiTheme="majorHAnsi" w:hAnsiTheme="majorHAnsi"/>
                <w:i/>
                <w:sz w:val="22"/>
              </w:rPr>
              <w:t>virginicus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glaucus</w:t>
            </w:r>
            <w:proofErr w:type="spellEnd"/>
            <w:r w:rsidRPr="00532322">
              <w:rPr>
                <w:rFonts w:asciiTheme="majorHAnsi" w:hAnsiTheme="majorHAnsi"/>
                <w:sz w:val="22"/>
              </w:rPr>
              <w:t xml:space="preserve">, </w:t>
            </w:r>
            <w:proofErr w:type="spellStart"/>
            <w:r w:rsidRPr="00532322">
              <w:rPr>
                <w:rFonts w:asciiTheme="majorHAnsi" w:hAnsiTheme="majorHAnsi"/>
                <w:i/>
                <w:sz w:val="22"/>
              </w:rPr>
              <w:t>Andropogon</w:t>
            </w:r>
            <w:proofErr w:type="spellEnd"/>
            <w:r w:rsidRPr="00532322">
              <w:rPr>
                <w:rFonts w:asciiTheme="majorHAnsi" w:hAnsiTheme="majorHAnsi"/>
                <w:i/>
                <w:sz w:val="22"/>
              </w:rPr>
              <w:t xml:space="preserve"> </w:t>
            </w:r>
            <w:proofErr w:type="spellStart"/>
            <w:r w:rsidRPr="00532322">
              <w:rPr>
                <w:rFonts w:asciiTheme="majorHAnsi" w:hAnsiTheme="majorHAnsi"/>
                <w:i/>
                <w:sz w:val="22"/>
              </w:rPr>
              <w:t>virginicus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virginicus</w:t>
            </w:r>
            <w:proofErr w:type="spellEnd"/>
          </w:p>
        </w:tc>
      </w:tr>
      <w:tr w:rsidR="008B2064" w:rsidRPr="00532322" w14:paraId="76AFECEE" w14:textId="77777777" w:rsidTr="008B2064">
        <w:tc>
          <w:tcPr>
            <w:tcW w:w="1704" w:type="dxa"/>
            <w:tcBorders>
              <w:top w:val="nil"/>
              <w:left w:val="nil"/>
              <w:bottom w:val="nil"/>
              <w:right w:val="nil"/>
            </w:tcBorders>
            <w:shd w:val="clear" w:color="auto" w:fill="auto"/>
          </w:tcPr>
          <w:p w14:paraId="18613D07"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56EF801" w14:textId="56215953" w:rsidR="008B2064" w:rsidRPr="00532322" w:rsidRDefault="008B206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Axonopus</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6D2D1C9F" w14:textId="586CB086" w:rsidR="008B2064" w:rsidRPr="00532322" w:rsidRDefault="008B206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Axonopus</w:t>
            </w:r>
            <w:proofErr w:type="spellEnd"/>
            <w:r w:rsidRPr="00532322">
              <w:rPr>
                <w:rFonts w:asciiTheme="majorHAnsi" w:hAnsiTheme="majorHAnsi"/>
                <w:i/>
                <w:sz w:val="22"/>
              </w:rPr>
              <w:t xml:space="preserve"> </w:t>
            </w:r>
            <w:proofErr w:type="spellStart"/>
            <w:r w:rsidRPr="00532322">
              <w:rPr>
                <w:rFonts w:asciiTheme="majorHAnsi" w:hAnsiTheme="majorHAnsi"/>
                <w:i/>
                <w:sz w:val="22"/>
              </w:rPr>
              <w:t>furcatus</w:t>
            </w:r>
            <w:proofErr w:type="spellEnd"/>
          </w:p>
        </w:tc>
      </w:tr>
      <w:tr w:rsidR="008B2064" w:rsidRPr="00532322" w14:paraId="223E9813" w14:textId="77777777" w:rsidTr="006E69AD">
        <w:tc>
          <w:tcPr>
            <w:tcW w:w="1704" w:type="dxa"/>
            <w:tcBorders>
              <w:top w:val="nil"/>
              <w:left w:val="nil"/>
              <w:bottom w:val="single" w:sz="4" w:space="0" w:color="auto"/>
              <w:right w:val="nil"/>
            </w:tcBorders>
            <w:shd w:val="clear" w:color="auto" w:fill="auto"/>
          </w:tcPr>
          <w:p w14:paraId="14A81AA0" w14:textId="77777777" w:rsidR="008B2064" w:rsidRPr="00532322" w:rsidRDefault="008B2064"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01226F2" w14:textId="5CBCE9AE" w:rsidR="008B2064" w:rsidRPr="00532322" w:rsidRDefault="008B2064"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Panicum </w:t>
            </w:r>
            <w:r w:rsidRPr="00532322">
              <w:rPr>
                <w:rFonts w:asciiTheme="majorHAnsi" w:hAnsiTheme="majorHAnsi"/>
                <w:sz w:val="22"/>
              </w:rPr>
              <w:t>sp.</w:t>
            </w:r>
          </w:p>
        </w:tc>
        <w:tc>
          <w:tcPr>
            <w:tcW w:w="5131" w:type="dxa"/>
            <w:tcBorders>
              <w:top w:val="nil"/>
              <w:left w:val="nil"/>
              <w:bottom w:val="single" w:sz="4" w:space="0" w:color="auto"/>
              <w:right w:val="nil"/>
            </w:tcBorders>
            <w:shd w:val="clear" w:color="auto" w:fill="auto"/>
          </w:tcPr>
          <w:p w14:paraId="236CDBF2" w14:textId="565DB2B8" w:rsidR="008B2064" w:rsidRPr="00532322" w:rsidRDefault="008B2064"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Panicum </w:t>
            </w:r>
            <w:proofErr w:type="spellStart"/>
            <w:r w:rsidRPr="00532322">
              <w:rPr>
                <w:rFonts w:asciiTheme="majorHAnsi" w:hAnsiTheme="majorHAnsi"/>
                <w:i/>
                <w:sz w:val="22"/>
              </w:rPr>
              <w:t>agrostoides</w:t>
            </w:r>
            <w:proofErr w:type="spellEnd"/>
            <w:r w:rsidRPr="00532322">
              <w:rPr>
                <w:rFonts w:asciiTheme="majorHAnsi" w:hAnsiTheme="majorHAnsi"/>
                <w:sz w:val="22"/>
              </w:rPr>
              <w:t xml:space="preserve">, </w:t>
            </w:r>
            <w:r w:rsidRPr="00532322">
              <w:rPr>
                <w:rFonts w:asciiTheme="majorHAnsi" w:hAnsiTheme="majorHAnsi"/>
                <w:i/>
                <w:sz w:val="22"/>
              </w:rPr>
              <w:t xml:space="preserve">Panicum </w:t>
            </w:r>
            <w:proofErr w:type="spellStart"/>
            <w:r w:rsidRPr="00532322">
              <w:rPr>
                <w:rFonts w:asciiTheme="majorHAnsi" w:hAnsiTheme="majorHAnsi"/>
                <w:i/>
                <w:sz w:val="22"/>
              </w:rPr>
              <w:t>hemitomon</w:t>
            </w:r>
            <w:proofErr w:type="spellEnd"/>
          </w:p>
        </w:tc>
      </w:tr>
      <w:tr w:rsidR="00620B84" w:rsidRPr="00532322" w14:paraId="44AC3A19" w14:textId="77777777" w:rsidTr="006E69AD">
        <w:tc>
          <w:tcPr>
            <w:tcW w:w="1704" w:type="dxa"/>
            <w:tcBorders>
              <w:left w:val="nil"/>
              <w:bottom w:val="nil"/>
              <w:right w:val="nil"/>
            </w:tcBorders>
            <w:shd w:val="clear" w:color="auto" w:fill="auto"/>
          </w:tcPr>
          <w:p w14:paraId="7991A22B" w14:textId="5593B659"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b</w:t>
            </w:r>
            <w:r w:rsidR="00B365EC" w:rsidRPr="00532322">
              <w:rPr>
                <w:rFonts w:asciiTheme="majorHAnsi" w:hAnsiTheme="majorHAnsi"/>
                <w:sz w:val="22"/>
              </w:rPr>
              <w:t>ogong.au</w:t>
            </w:r>
          </w:p>
        </w:tc>
        <w:tc>
          <w:tcPr>
            <w:tcW w:w="2615" w:type="dxa"/>
            <w:tcBorders>
              <w:left w:val="nil"/>
              <w:bottom w:val="nil"/>
              <w:right w:val="nil"/>
            </w:tcBorders>
            <w:shd w:val="clear" w:color="auto" w:fill="auto"/>
          </w:tcPr>
          <w:p w14:paraId="630747ED" w14:textId="77777777"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295F3620" w14:textId="05F90E10"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Erigeron </w:t>
            </w:r>
            <w:proofErr w:type="spellStart"/>
            <w:r w:rsidRPr="00532322">
              <w:rPr>
                <w:rFonts w:asciiTheme="majorHAnsi" w:hAnsiTheme="majorHAnsi"/>
                <w:i/>
                <w:sz w:val="22"/>
              </w:rPr>
              <w:t>bellidioides</w:t>
            </w:r>
            <w:proofErr w:type="spellEnd"/>
            <w:r w:rsidRPr="00532322">
              <w:rPr>
                <w:rFonts w:asciiTheme="majorHAnsi" w:hAnsiTheme="majorHAnsi"/>
                <w:sz w:val="22"/>
              </w:rPr>
              <w:t xml:space="preserve">, </w:t>
            </w:r>
            <w:r w:rsidRPr="00532322">
              <w:rPr>
                <w:rFonts w:asciiTheme="majorHAnsi" w:hAnsiTheme="majorHAnsi"/>
                <w:i/>
                <w:sz w:val="22"/>
              </w:rPr>
              <w:t xml:space="preserve">Erigeron </w:t>
            </w:r>
            <w:proofErr w:type="spellStart"/>
            <w:r w:rsidRPr="00532322">
              <w:rPr>
                <w:rFonts w:asciiTheme="majorHAnsi" w:hAnsiTheme="majorHAnsi"/>
                <w:i/>
                <w:sz w:val="22"/>
              </w:rPr>
              <w:t>nitidus</w:t>
            </w:r>
            <w:proofErr w:type="spellEnd"/>
          </w:p>
        </w:tc>
      </w:tr>
      <w:tr w:rsidR="006E69AD" w:rsidRPr="00532322" w14:paraId="2FC4FBC2" w14:textId="77777777" w:rsidTr="006E69AD">
        <w:tc>
          <w:tcPr>
            <w:tcW w:w="1704" w:type="dxa"/>
            <w:tcBorders>
              <w:top w:val="nil"/>
              <w:left w:val="nil"/>
              <w:bottom w:val="nil"/>
              <w:right w:val="nil"/>
            </w:tcBorders>
            <w:shd w:val="clear" w:color="auto" w:fill="auto"/>
          </w:tcPr>
          <w:p w14:paraId="364E5F2F" w14:textId="77777777" w:rsidR="006E69AD" w:rsidRPr="00532322" w:rsidRDefault="006E69A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7A67014" w14:textId="57128F31" w:rsidR="006E69AD" w:rsidRPr="00532322" w:rsidRDefault="006E69A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Microseris</w:t>
            </w:r>
            <w:proofErr w:type="spellEnd"/>
            <w:r w:rsidRPr="00532322">
              <w:rPr>
                <w:rFonts w:asciiTheme="majorHAnsi" w:hAnsiTheme="majorHAnsi"/>
                <w:i/>
                <w:sz w:val="22"/>
              </w:rPr>
              <w:t xml:space="preserve"> </w:t>
            </w:r>
            <w:proofErr w:type="spellStart"/>
            <w:r w:rsidRPr="00532322">
              <w:rPr>
                <w:rFonts w:asciiTheme="majorHAnsi" w:hAnsiTheme="majorHAnsi"/>
                <w:i/>
                <w:sz w:val="22"/>
              </w:rPr>
              <w:t>lanceolata</w:t>
            </w:r>
            <w:proofErr w:type="spellEnd"/>
          </w:p>
        </w:tc>
        <w:tc>
          <w:tcPr>
            <w:tcW w:w="5131" w:type="dxa"/>
            <w:tcBorders>
              <w:top w:val="nil"/>
              <w:left w:val="nil"/>
              <w:bottom w:val="nil"/>
              <w:right w:val="nil"/>
            </w:tcBorders>
            <w:shd w:val="clear" w:color="auto" w:fill="auto"/>
          </w:tcPr>
          <w:p w14:paraId="47269F95" w14:textId="0B3B6B8A" w:rsidR="006E69AD" w:rsidRPr="00532322" w:rsidRDefault="006E69A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Microseris</w:t>
            </w:r>
            <w:proofErr w:type="spellEnd"/>
            <w:r w:rsidRPr="00532322">
              <w:rPr>
                <w:rFonts w:asciiTheme="majorHAnsi" w:hAnsiTheme="majorHAnsi"/>
                <w:i/>
                <w:sz w:val="22"/>
              </w:rPr>
              <w:t xml:space="preserve"> </w:t>
            </w:r>
            <w:r w:rsidRPr="00532322">
              <w:rPr>
                <w:rFonts w:asciiTheme="majorHAnsi" w:hAnsiTheme="majorHAnsi"/>
                <w:sz w:val="22"/>
              </w:rPr>
              <w:t>sp.</w:t>
            </w:r>
          </w:p>
        </w:tc>
      </w:tr>
      <w:tr w:rsidR="006E69AD" w:rsidRPr="00532322" w14:paraId="79F35A6B" w14:textId="77777777" w:rsidTr="006E69AD">
        <w:tc>
          <w:tcPr>
            <w:tcW w:w="1704" w:type="dxa"/>
            <w:tcBorders>
              <w:top w:val="nil"/>
              <w:left w:val="nil"/>
              <w:right w:val="nil"/>
            </w:tcBorders>
            <w:shd w:val="clear" w:color="auto" w:fill="auto"/>
          </w:tcPr>
          <w:p w14:paraId="5989C1E5" w14:textId="77777777" w:rsidR="006E69AD" w:rsidRPr="00532322" w:rsidRDefault="006E69AD"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4E049E8" w14:textId="01994B41" w:rsidR="006E69AD" w:rsidRPr="00532322" w:rsidRDefault="006E69A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Phebalium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p>
        </w:tc>
        <w:tc>
          <w:tcPr>
            <w:tcW w:w="5131" w:type="dxa"/>
            <w:tcBorders>
              <w:top w:val="nil"/>
              <w:left w:val="nil"/>
              <w:right w:val="nil"/>
            </w:tcBorders>
            <w:shd w:val="clear" w:color="auto" w:fill="auto"/>
          </w:tcPr>
          <w:p w14:paraId="7B800957" w14:textId="70E89FFA" w:rsidR="006E69AD" w:rsidRPr="00532322" w:rsidRDefault="006E69A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Phebalium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w:t>
            </w:r>
            <w:proofErr w:type="spellStart"/>
            <w:r w:rsidRPr="00532322">
              <w:rPr>
                <w:rFonts w:asciiTheme="majorHAnsi" w:hAnsiTheme="majorHAnsi"/>
                <w:i/>
                <w:sz w:val="22"/>
              </w:rPr>
              <w:t>ozothamnoides</w:t>
            </w:r>
            <w:proofErr w:type="spellEnd"/>
          </w:p>
        </w:tc>
      </w:tr>
      <w:tr w:rsidR="00620B84" w:rsidRPr="00532322" w14:paraId="15F31ABB" w14:textId="77777777" w:rsidTr="0043334C">
        <w:tc>
          <w:tcPr>
            <w:tcW w:w="1704" w:type="dxa"/>
            <w:tcBorders>
              <w:left w:val="nil"/>
              <w:bottom w:val="single" w:sz="4" w:space="0" w:color="auto"/>
              <w:right w:val="nil"/>
            </w:tcBorders>
            <w:shd w:val="clear" w:color="auto" w:fill="auto"/>
          </w:tcPr>
          <w:p w14:paraId="1E3DAE12" w14:textId="634A6EE6"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b</w:t>
            </w:r>
            <w:r w:rsidR="00B365EC" w:rsidRPr="00532322">
              <w:rPr>
                <w:rFonts w:asciiTheme="majorHAnsi" w:hAnsiTheme="majorHAnsi"/>
                <w:sz w:val="22"/>
              </w:rPr>
              <w:t>urrawan.au</w:t>
            </w:r>
          </w:p>
        </w:tc>
        <w:tc>
          <w:tcPr>
            <w:tcW w:w="2615" w:type="dxa"/>
            <w:tcBorders>
              <w:left w:val="nil"/>
              <w:bottom w:val="single" w:sz="4" w:space="0" w:color="auto"/>
              <w:right w:val="nil"/>
            </w:tcBorders>
            <w:shd w:val="clear" w:color="auto" w:fill="auto"/>
          </w:tcPr>
          <w:p w14:paraId="3F4BABFA" w14:textId="77777777" w:rsidR="00620B84" w:rsidRPr="00532322" w:rsidRDefault="00620B84"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55115B94" w14:textId="77777777"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C53363" w:rsidRPr="00532322" w14:paraId="037F0A6E" w14:textId="77777777" w:rsidTr="0043334C">
        <w:tc>
          <w:tcPr>
            <w:tcW w:w="1704" w:type="dxa"/>
            <w:tcBorders>
              <w:left w:val="nil"/>
              <w:bottom w:val="nil"/>
              <w:right w:val="nil"/>
            </w:tcBorders>
            <w:shd w:val="clear" w:color="auto" w:fill="auto"/>
          </w:tcPr>
          <w:p w14:paraId="7CBF645B" w14:textId="1855D442" w:rsidR="00C53363" w:rsidRPr="00532322" w:rsidRDefault="00C53363" w:rsidP="00532322">
            <w:pPr>
              <w:spacing w:after="120"/>
              <w:contextualSpacing/>
              <w:rPr>
                <w:rFonts w:asciiTheme="majorHAnsi" w:hAnsiTheme="majorHAnsi"/>
                <w:sz w:val="22"/>
              </w:rPr>
            </w:pPr>
            <w:r w:rsidRPr="00532322">
              <w:rPr>
                <w:rFonts w:asciiTheme="majorHAnsi" w:hAnsiTheme="majorHAnsi"/>
                <w:sz w:val="22"/>
              </w:rPr>
              <w:t>burren.ie</w:t>
            </w:r>
          </w:p>
        </w:tc>
        <w:tc>
          <w:tcPr>
            <w:tcW w:w="2615" w:type="dxa"/>
            <w:tcBorders>
              <w:left w:val="nil"/>
              <w:bottom w:val="nil"/>
              <w:right w:val="nil"/>
            </w:tcBorders>
            <w:shd w:val="clear" w:color="auto" w:fill="auto"/>
          </w:tcPr>
          <w:p w14:paraId="5579EBA5" w14:textId="09550923" w:rsidR="00C53363" w:rsidRPr="00532322" w:rsidRDefault="0043334C"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left w:val="nil"/>
              <w:bottom w:val="nil"/>
              <w:right w:val="nil"/>
            </w:tcBorders>
            <w:shd w:val="clear" w:color="auto" w:fill="auto"/>
          </w:tcPr>
          <w:p w14:paraId="41520B0F" w14:textId="7D8DE70D" w:rsidR="00C53363" w:rsidRPr="00532322" w:rsidRDefault="0043334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proofErr w:type="spellStart"/>
            <w:r w:rsidRPr="00532322">
              <w:rPr>
                <w:rFonts w:asciiTheme="majorHAnsi" w:hAnsiTheme="majorHAnsi"/>
                <w:i/>
                <w:sz w:val="22"/>
              </w:rPr>
              <w:t>fuchsi</w:t>
            </w:r>
            <w:r w:rsidR="006E69AD" w:rsidRPr="00532322">
              <w:rPr>
                <w:rFonts w:asciiTheme="majorHAnsi" w:hAnsiTheme="majorHAnsi"/>
                <w:i/>
                <w:sz w:val="22"/>
              </w:rPr>
              <w:t>i</w:t>
            </w:r>
            <w:proofErr w:type="spellEnd"/>
            <w:r w:rsidRPr="00532322">
              <w:rPr>
                <w:rFonts w:asciiTheme="majorHAnsi" w:hAnsiTheme="majorHAnsi"/>
                <w:sz w:val="22"/>
              </w:rPr>
              <w:t xml:space="preserve">, </w:t>
            </w:r>
            <w:proofErr w:type="spellStart"/>
            <w:r w:rsidRPr="00532322">
              <w:rPr>
                <w:rFonts w:asciiTheme="majorHAnsi" w:hAnsiTheme="majorHAnsi"/>
                <w:i/>
                <w:sz w:val="22"/>
              </w:rPr>
              <w:t>Dactylorhiza</w:t>
            </w:r>
            <w:proofErr w:type="spellEnd"/>
            <w:r w:rsidRPr="00532322">
              <w:rPr>
                <w:rFonts w:asciiTheme="majorHAnsi" w:hAnsiTheme="majorHAnsi"/>
                <w:i/>
                <w:sz w:val="22"/>
              </w:rPr>
              <w:t xml:space="preserve"> </w:t>
            </w:r>
            <w:proofErr w:type="spellStart"/>
            <w:r w:rsidRPr="00532322">
              <w:rPr>
                <w:rFonts w:asciiTheme="majorHAnsi" w:hAnsiTheme="majorHAnsi"/>
                <w:i/>
                <w:sz w:val="22"/>
              </w:rPr>
              <w:t>maculata</w:t>
            </w:r>
            <w:proofErr w:type="spellEnd"/>
          </w:p>
        </w:tc>
      </w:tr>
      <w:tr w:rsidR="0043334C" w:rsidRPr="00532322" w14:paraId="0F67C497" w14:textId="77777777" w:rsidTr="0043334C">
        <w:tc>
          <w:tcPr>
            <w:tcW w:w="1704" w:type="dxa"/>
            <w:tcBorders>
              <w:top w:val="nil"/>
              <w:left w:val="nil"/>
              <w:right w:val="nil"/>
            </w:tcBorders>
            <w:shd w:val="clear" w:color="auto" w:fill="auto"/>
          </w:tcPr>
          <w:p w14:paraId="59A678EF" w14:textId="77777777" w:rsidR="0043334C" w:rsidRPr="00532322" w:rsidRDefault="0043334C"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627A47FB" w14:textId="198D2B1D" w:rsidR="0043334C" w:rsidRPr="00532322" w:rsidRDefault="0043334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Rosa </w:t>
            </w:r>
            <w:proofErr w:type="spellStart"/>
            <w:r w:rsidRPr="00532322">
              <w:rPr>
                <w:rFonts w:asciiTheme="majorHAnsi" w:hAnsiTheme="majorHAnsi"/>
                <w:i/>
                <w:sz w:val="22"/>
              </w:rPr>
              <w:t>spinosissima</w:t>
            </w:r>
            <w:proofErr w:type="spellEnd"/>
          </w:p>
        </w:tc>
        <w:tc>
          <w:tcPr>
            <w:tcW w:w="5131" w:type="dxa"/>
            <w:tcBorders>
              <w:top w:val="nil"/>
              <w:left w:val="nil"/>
              <w:right w:val="nil"/>
            </w:tcBorders>
            <w:shd w:val="clear" w:color="auto" w:fill="auto"/>
          </w:tcPr>
          <w:p w14:paraId="08285C40" w14:textId="629C198D" w:rsidR="0043334C" w:rsidRPr="00532322" w:rsidRDefault="0043334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Rosa </w:t>
            </w:r>
            <w:proofErr w:type="spellStart"/>
            <w:r w:rsidRPr="00532322">
              <w:rPr>
                <w:rFonts w:asciiTheme="majorHAnsi" w:hAnsiTheme="majorHAnsi"/>
                <w:i/>
                <w:sz w:val="22"/>
              </w:rPr>
              <w:t>xanthina</w:t>
            </w:r>
            <w:proofErr w:type="spellEnd"/>
          </w:p>
        </w:tc>
      </w:tr>
      <w:tr w:rsidR="00620B84" w:rsidRPr="00532322" w14:paraId="6F506588" w14:textId="77777777" w:rsidTr="00F62D34">
        <w:tc>
          <w:tcPr>
            <w:tcW w:w="1704" w:type="dxa"/>
            <w:tcBorders>
              <w:top w:val="nil"/>
              <w:left w:val="nil"/>
              <w:bottom w:val="nil"/>
              <w:right w:val="nil"/>
            </w:tcBorders>
            <w:shd w:val="clear" w:color="auto" w:fill="auto"/>
          </w:tcPr>
          <w:p w14:paraId="2A5522DF" w14:textId="01BB941A"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bgb.us</w:t>
            </w:r>
          </w:p>
        </w:tc>
        <w:tc>
          <w:tcPr>
            <w:tcW w:w="2615" w:type="dxa"/>
            <w:tcBorders>
              <w:top w:val="nil"/>
              <w:left w:val="nil"/>
              <w:bottom w:val="nil"/>
              <w:right w:val="nil"/>
            </w:tcBorders>
            <w:shd w:val="clear" w:color="auto" w:fill="auto"/>
          </w:tcPr>
          <w:p w14:paraId="1F277B90" w14:textId="77777777"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Cirsium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48BBFFC8" w14:textId="53FC27E1"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Cirsium </w:t>
            </w:r>
            <w:proofErr w:type="spellStart"/>
            <w:r w:rsidRPr="00532322">
              <w:rPr>
                <w:rFonts w:asciiTheme="majorHAnsi" w:hAnsiTheme="majorHAnsi"/>
                <w:i/>
                <w:sz w:val="22"/>
              </w:rPr>
              <w:t>arvense</w:t>
            </w:r>
            <w:proofErr w:type="spellEnd"/>
            <w:r w:rsidRPr="00532322">
              <w:rPr>
                <w:rFonts w:asciiTheme="majorHAnsi" w:hAnsiTheme="majorHAnsi"/>
                <w:sz w:val="22"/>
              </w:rPr>
              <w:t xml:space="preserve">, </w:t>
            </w:r>
            <w:r w:rsidRPr="00532322">
              <w:rPr>
                <w:rFonts w:asciiTheme="majorHAnsi" w:hAnsiTheme="majorHAnsi"/>
                <w:i/>
                <w:sz w:val="22"/>
              </w:rPr>
              <w:t>Cirsium vulgare</w:t>
            </w:r>
          </w:p>
        </w:tc>
      </w:tr>
      <w:tr w:rsidR="00620B84" w:rsidRPr="00532322" w14:paraId="22206C8C" w14:textId="77777777" w:rsidTr="00F62D34">
        <w:tc>
          <w:tcPr>
            <w:tcW w:w="1704" w:type="dxa"/>
            <w:tcBorders>
              <w:top w:val="nil"/>
              <w:left w:val="nil"/>
              <w:bottom w:val="nil"/>
              <w:right w:val="nil"/>
            </w:tcBorders>
            <w:shd w:val="clear" w:color="auto" w:fill="auto"/>
          </w:tcPr>
          <w:p w14:paraId="7A54165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EA75F5" w14:textId="76250749"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Helianthus</w:t>
            </w:r>
            <w:r w:rsidRPr="00532322">
              <w:rPr>
                <w:rFonts w:asciiTheme="majorHAnsi" w:hAnsiTheme="majorHAnsi"/>
                <w:sz w:val="22"/>
              </w:rPr>
              <w:t xml:space="preserve"> </w:t>
            </w:r>
            <w:proofErr w:type="spellStart"/>
            <w:r w:rsidR="00D131BF" w:rsidRPr="00532322">
              <w:rPr>
                <w:rFonts w:asciiTheme="majorHAnsi" w:hAnsiTheme="majorHAnsi"/>
                <w:i/>
                <w:sz w:val="22"/>
              </w:rPr>
              <w:t>grosseserratus</w:t>
            </w:r>
            <w:proofErr w:type="spellEnd"/>
          </w:p>
        </w:tc>
        <w:tc>
          <w:tcPr>
            <w:tcW w:w="5131" w:type="dxa"/>
            <w:tcBorders>
              <w:top w:val="nil"/>
              <w:left w:val="nil"/>
              <w:bottom w:val="nil"/>
              <w:right w:val="nil"/>
            </w:tcBorders>
            <w:shd w:val="clear" w:color="auto" w:fill="auto"/>
          </w:tcPr>
          <w:p w14:paraId="6BBBE3D6" w14:textId="0609F168"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Helianthus</w:t>
            </w:r>
            <w:r w:rsidRPr="00532322">
              <w:rPr>
                <w:rFonts w:asciiTheme="majorHAnsi" w:hAnsiTheme="majorHAnsi"/>
                <w:sz w:val="22"/>
              </w:rPr>
              <w:t xml:space="preserve"> sp.</w:t>
            </w:r>
          </w:p>
        </w:tc>
      </w:tr>
      <w:tr w:rsidR="00620B84" w:rsidRPr="00532322" w14:paraId="0B1EA16C" w14:textId="77777777" w:rsidTr="00F62D34">
        <w:tc>
          <w:tcPr>
            <w:tcW w:w="1704" w:type="dxa"/>
            <w:tcBorders>
              <w:top w:val="nil"/>
              <w:left w:val="nil"/>
              <w:bottom w:val="nil"/>
              <w:right w:val="nil"/>
            </w:tcBorders>
            <w:shd w:val="clear" w:color="auto" w:fill="auto"/>
          </w:tcPr>
          <w:p w14:paraId="50F10E9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AC9F852" w14:textId="77777777" w:rsidR="00620B84" w:rsidRPr="00532322" w:rsidRDefault="00B365E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canadensis</w:t>
            </w:r>
          </w:p>
        </w:tc>
        <w:tc>
          <w:tcPr>
            <w:tcW w:w="5131" w:type="dxa"/>
            <w:tcBorders>
              <w:top w:val="nil"/>
              <w:left w:val="nil"/>
              <w:bottom w:val="nil"/>
              <w:right w:val="nil"/>
            </w:tcBorders>
            <w:shd w:val="clear" w:color="auto" w:fill="auto"/>
          </w:tcPr>
          <w:p w14:paraId="41483B7A" w14:textId="3516A5DC"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Solidago</w:t>
            </w:r>
            <w:proofErr w:type="spellEnd"/>
            <w:r w:rsidRPr="00532322">
              <w:rPr>
                <w:rFonts w:asciiTheme="majorHAnsi" w:hAnsiTheme="majorHAnsi"/>
                <w:sz w:val="22"/>
              </w:rPr>
              <w:t xml:space="preserve"> sp.</w:t>
            </w:r>
          </w:p>
        </w:tc>
      </w:tr>
      <w:tr w:rsidR="0043334C" w:rsidRPr="00532322" w14:paraId="17313D21" w14:textId="77777777" w:rsidTr="00F62D34">
        <w:tc>
          <w:tcPr>
            <w:tcW w:w="1704" w:type="dxa"/>
            <w:tcBorders>
              <w:top w:val="nil"/>
              <w:left w:val="nil"/>
              <w:bottom w:val="nil"/>
              <w:right w:val="nil"/>
            </w:tcBorders>
            <w:shd w:val="clear" w:color="auto" w:fill="auto"/>
          </w:tcPr>
          <w:p w14:paraId="05D3FB8D" w14:textId="77777777" w:rsidR="0043334C" w:rsidRPr="00532322" w:rsidRDefault="0043334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660EDD" w14:textId="5702D44F" w:rsidR="0043334C" w:rsidRPr="00532322" w:rsidRDefault="0043334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proofErr w:type="spellStart"/>
            <w:r w:rsidRPr="00532322">
              <w:rPr>
                <w:rFonts w:asciiTheme="majorHAnsi" w:hAnsiTheme="majorHAnsi"/>
                <w:i/>
                <w:sz w:val="22"/>
              </w:rPr>
              <w:t>pilosum</w:t>
            </w:r>
            <w:proofErr w:type="spellEnd"/>
          </w:p>
        </w:tc>
        <w:tc>
          <w:tcPr>
            <w:tcW w:w="5131" w:type="dxa"/>
            <w:tcBorders>
              <w:top w:val="nil"/>
              <w:left w:val="nil"/>
              <w:bottom w:val="nil"/>
              <w:right w:val="nil"/>
            </w:tcBorders>
            <w:shd w:val="clear" w:color="auto" w:fill="auto"/>
          </w:tcPr>
          <w:p w14:paraId="5655086E" w14:textId="2297B2D1" w:rsidR="0043334C" w:rsidRPr="00532322" w:rsidRDefault="0043334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r w:rsidRPr="00532322">
              <w:rPr>
                <w:rFonts w:asciiTheme="majorHAnsi" w:hAnsiTheme="majorHAnsi"/>
                <w:sz w:val="22"/>
              </w:rPr>
              <w:t>sp.</w:t>
            </w:r>
          </w:p>
        </w:tc>
      </w:tr>
      <w:tr w:rsidR="00620B84" w:rsidRPr="00532322" w14:paraId="30A6DF3E" w14:textId="77777777" w:rsidTr="00F62D34">
        <w:tc>
          <w:tcPr>
            <w:tcW w:w="1704" w:type="dxa"/>
            <w:tcBorders>
              <w:top w:val="nil"/>
              <w:left w:val="nil"/>
              <w:right w:val="nil"/>
            </w:tcBorders>
            <w:shd w:val="clear" w:color="auto" w:fill="auto"/>
          </w:tcPr>
          <w:p w14:paraId="31236781"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36468D57" w14:textId="482DDF22" w:rsidR="00620B84" w:rsidRPr="00532322" w:rsidRDefault="00B365E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Solanum </w:t>
            </w:r>
            <w:proofErr w:type="spellStart"/>
            <w:r w:rsidR="00AC512D" w:rsidRPr="00532322">
              <w:rPr>
                <w:rFonts w:asciiTheme="majorHAnsi" w:hAnsiTheme="majorHAnsi"/>
                <w:i/>
                <w:sz w:val="22"/>
              </w:rPr>
              <w:t>carolinense</w:t>
            </w:r>
            <w:proofErr w:type="spellEnd"/>
          </w:p>
        </w:tc>
        <w:tc>
          <w:tcPr>
            <w:tcW w:w="5131" w:type="dxa"/>
            <w:tcBorders>
              <w:top w:val="nil"/>
              <w:left w:val="nil"/>
              <w:right w:val="nil"/>
            </w:tcBorders>
            <w:shd w:val="clear" w:color="auto" w:fill="auto"/>
          </w:tcPr>
          <w:p w14:paraId="4BA91567" w14:textId="765D693B"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Solanum</w:t>
            </w:r>
            <w:r w:rsidRPr="00532322">
              <w:rPr>
                <w:rFonts w:asciiTheme="majorHAnsi" w:hAnsiTheme="majorHAnsi"/>
                <w:sz w:val="22"/>
              </w:rPr>
              <w:t xml:space="preserve"> sp.</w:t>
            </w:r>
          </w:p>
        </w:tc>
      </w:tr>
      <w:tr w:rsidR="00620B84" w:rsidRPr="00532322" w14:paraId="4BBE7157" w14:textId="77777777" w:rsidTr="00F62D34">
        <w:tc>
          <w:tcPr>
            <w:tcW w:w="1704" w:type="dxa"/>
            <w:tcBorders>
              <w:top w:val="nil"/>
              <w:left w:val="nil"/>
              <w:bottom w:val="nil"/>
              <w:right w:val="nil"/>
            </w:tcBorders>
            <w:shd w:val="clear" w:color="auto" w:fill="auto"/>
          </w:tcPr>
          <w:p w14:paraId="0CCF2AAA" w14:textId="25C82B78"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dcr.us</w:t>
            </w:r>
          </w:p>
        </w:tc>
        <w:tc>
          <w:tcPr>
            <w:tcW w:w="2615" w:type="dxa"/>
            <w:tcBorders>
              <w:top w:val="nil"/>
              <w:left w:val="nil"/>
              <w:bottom w:val="nil"/>
              <w:right w:val="nil"/>
            </w:tcBorders>
            <w:shd w:val="clear" w:color="auto" w:fill="auto"/>
          </w:tcPr>
          <w:p w14:paraId="02A466C5" w14:textId="5D30598F" w:rsidR="00620B84" w:rsidRPr="00532322" w:rsidRDefault="00B365EC" w:rsidP="00532322">
            <w:pPr>
              <w:spacing w:after="120"/>
              <w:ind w:left="248" w:hanging="248"/>
              <w:contextualSpacing/>
              <w:rPr>
                <w:rFonts w:asciiTheme="majorHAnsi" w:hAnsiTheme="majorHAnsi"/>
                <w:sz w:val="22"/>
              </w:rPr>
            </w:pPr>
            <w:r w:rsidRPr="00532322">
              <w:rPr>
                <w:rFonts w:asciiTheme="majorHAnsi" w:hAnsiTheme="majorHAnsi"/>
                <w:i/>
                <w:sz w:val="22"/>
              </w:rPr>
              <w:t>Chenopodium</w:t>
            </w:r>
            <w:r w:rsidRPr="00532322">
              <w:rPr>
                <w:rFonts w:asciiTheme="majorHAnsi" w:hAnsiTheme="majorHAnsi"/>
                <w:sz w:val="22"/>
              </w:rPr>
              <w:t xml:space="preserve"> </w:t>
            </w:r>
            <w:r w:rsidR="00AC512D" w:rsidRPr="00532322">
              <w:rPr>
                <w:rFonts w:asciiTheme="majorHAnsi" w:hAnsiTheme="majorHAnsi"/>
                <w:i/>
                <w:sz w:val="22"/>
              </w:rPr>
              <w:t>album</w:t>
            </w:r>
          </w:p>
        </w:tc>
        <w:tc>
          <w:tcPr>
            <w:tcW w:w="5131" w:type="dxa"/>
            <w:tcBorders>
              <w:top w:val="nil"/>
              <w:left w:val="nil"/>
              <w:bottom w:val="nil"/>
              <w:right w:val="nil"/>
            </w:tcBorders>
            <w:shd w:val="clear" w:color="auto" w:fill="auto"/>
          </w:tcPr>
          <w:p w14:paraId="78075114" w14:textId="39778F70"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Chenopodium</w:t>
            </w:r>
            <w:r w:rsidRPr="00532322">
              <w:rPr>
                <w:rFonts w:asciiTheme="majorHAnsi" w:hAnsiTheme="majorHAnsi"/>
                <w:sz w:val="22"/>
              </w:rPr>
              <w:t xml:space="preserve"> sp.</w:t>
            </w:r>
          </w:p>
        </w:tc>
      </w:tr>
      <w:tr w:rsidR="00AC512D" w:rsidRPr="00532322" w14:paraId="44EBB65A" w14:textId="77777777" w:rsidTr="00F62D34">
        <w:tc>
          <w:tcPr>
            <w:tcW w:w="1704" w:type="dxa"/>
            <w:tcBorders>
              <w:top w:val="nil"/>
              <w:left w:val="nil"/>
              <w:bottom w:val="nil"/>
              <w:right w:val="nil"/>
            </w:tcBorders>
            <w:shd w:val="clear" w:color="auto" w:fill="auto"/>
          </w:tcPr>
          <w:p w14:paraId="19E88242" w14:textId="77777777" w:rsidR="00AC512D" w:rsidRPr="00532322" w:rsidRDefault="00AC512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7D9E251" w14:textId="21BF707E" w:rsidR="00AC512D" w:rsidRPr="00532322" w:rsidRDefault="00AC512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Symphyotrichum</w:t>
            </w:r>
            <w:proofErr w:type="spellEnd"/>
            <w:r w:rsidRPr="00532322">
              <w:rPr>
                <w:rFonts w:asciiTheme="majorHAnsi" w:hAnsiTheme="majorHAnsi"/>
                <w:i/>
                <w:sz w:val="22"/>
              </w:rPr>
              <w:t xml:space="preserve"> </w:t>
            </w:r>
            <w:proofErr w:type="spellStart"/>
            <w:r w:rsidRPr="00532322">
              <w:rPr>
                <w:rFonts w:asciiTheme="majorHAnsi" w:hAnsiTheme="majorHAnsi"/>
                <w:i/>
                <w:sz w:val="22"/>
              </w:rPr>
              <w:t>boreale</w:t>
            </w:r>
            <w:proofErr w:type="spellEnd"/>
          </w:p>
        </w:tc>
        <w:tc>
          <w:tcPr>
            <w:tcW w:w="5131" w:type="dxa"/>
            <w:tcBorders>
              <w:top w:val="nil"/>
              <w:left w:val="nil"/>
              <w:bottom w:val="nil"/>
              <w:right w:val="nil"/>
            </w:tcBorders>
            <w:shd w:val="clear" w:color="auto" w:fill="auto"/>
          </w:tcPr>
          <w:p w14:paraId="4CCBE3B7" w14:textId="7D38239E" w:rsidR="00AC512D" w:rsidRPr="00532322" w:rsidRDefault="00AC512D"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Aster </w:t>
            </w:r>
            <w:r w:rsidRPr="00532322">
              <w:rPr>
                <w:rFonts w:asciiTheme="majorHAnsi" w:hAnsiTheme="majorHAnsi"/>
                <w:sz w:val="22"/>
              </w:rPr>
              <w:t>sp.</w:t>
            </w:r>
          </w:p>
        </w:tc>
      </w:tr>
      <w:tr w:rsidR="00620B84" w:rsidRPr="00532322" w14:paraId="4616521A" w14:textId="77777777" w:rsidTr="00F62D34">
        <w:tc>
          <w:tcPr>
            <w:tcW w:w="1704" w:type="dxa"/>
            <w:tcBorders>
              <w:top w:val="nil"/>
              <w:left w:val="nil"/>
              <w:bottom w:val="nil"/>
              <w:right w:val="nil"/>
            </w:tcBorders>
            <w:shd w:val="clear" w:color="auto" w:fill="auto"/>
          </w:tcPr>
          <w:p w14:paraId="640EF7EF"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D4A8A28" w14:textId="77777777" w:rsidR="00620B84" w:rsidRPr="00532322" w:rsidRDefault="00B365E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Conyza</w:t>
            </w:r>
            <w:proofErr w:type="spellEnd"/>
            <w:r w:rsidRPr="00532322">
              <w:rPr>
                <w:rFonts w:asciiTheme="majorHAnsi" w:hAnsiTheme="majorHAnsi"/>
                <w:i/>
                <w:sz w:val="22"/>
              </w:rPr>
              <w:t xml:space="preserve"> canadensis</w:t>
            </w:r>
          </w:p>
        </w:tc>
        <w:tc>
          <w:tcPr>
            <w:tcW w:w="5131" w:type="dxa"/>
            <w:tcBorders>
              <w:top w:val="nil"/>
              <w:left w:val="nil"/>
              <w:bottom w:val="nil"/>
              <w:right w:val="nil"/>
            </w:tcBorders>
            <w:shd w:val="clear" w:color="auto" w:fill="auto"/>
          </w:tcPr>
          <w:p w14:paraId="1FA2DD73" w14:textId="1A395350" w:rsidR="00620B84" w:rsidRPr="00532322" w:rsidRDefault="00B365EC" w:rsidP="00532322">
            <w:pPr>
              <w:spacing w:after="120"/>
              <w:ind w:left="333" w:right="-18" w:hanging="333"/>
              <w:contextualSpacing/>
              <w:rPr>
                <w:rFonts w:asciiTheme="majorHAnsi" w:hAnsiTheme="majorHAnsi"/>
                <w:i/>
                <w:sz w:val="22"/>
              </w:rPr>
            </w:pPr>
            <w:r w:rsidRPr="00532322">
              <w:rPr>
                <w:rFonts w:asciiTheme="majorHAnsi" w:hAnsiTheme="majorHAnsi"/>
                <w:i/>
                <w:sz w:val="22"/>
              </w:rPr>
              <w:t>Erigeron canadensis</w:t>
            </w:r>
          </w:p>
        </w:tc>
      </w:tr>
      <w:tr w:rsidR="00620B84" w:rsidRPr="00532322" w14:paraId="787CA111" w14:textId="77777777" w:rsidTr="00F62D34">
        <w:tc>
          <w:tcPr>
            <w:tcW w:w="1704" w:type="dxa"/>
            <w:tcBorders>
              <w:top w:val="nil"/>
              <w:left w:val="nil"/>
              <w:bottom w:val="nil"/>
              <w:right w:val="nil"/>
            </w:tcBorders>
            <w:shd w:val="clear" w:color="auto" w:fill="auto"/>
          </w:tcPr>
          <w:p w14:paraId="61589AAA"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F326931" w14:textId="13CC89E0" w:rsidR="00620B84" w:rsidRPr="00532322" w:rsidRDefault="00B365E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Erigeron </w:t>
            </w:r>
            <w:proofErr w:type="spellStart"/>
            <w:r w:rsidRPr="00532322">
              <w:rPr>
                <w:rFonts w:asciiTheme="majorHAnsi" w:hAnsiTheme="majorHAnsi"/>
                <w:i/>
                <w:sz w:val="22"/>
              </w:rPr>
              <w:t>s</w:t>
            </w:r>
            <w:r w:rsidR="00AC512D" w:rsidRPr="00532322">
              <w:rPr>
                <w:rFonts w:asciiTheme="majorHAnsi" w:hAnsiTheme="majorHAnsi"/>
                <w:i/>
                <w:sz w:val="22"/>
              </w:rPr>
              <w:t>trigosus</w:t>
            </w:r>
            <w:proofErr w:type="spellEnd"/>
          </w:p>
        </w:tc>
        <w:tc>
          <w:tcPr>
            <w:tcW w:w="5131" w:type="dxa"/>
            <w:tcBorders>
              <w:top w:val="nil"/>
              <w:left w:val="nil"/>
              <w:bottom w:val="nil"/>
              <w:right w:val="nil"/>
            </w:tcBorders>
            <w:shd w:val="clear" w:color="auto" w:fill="auto"/>
          </w:tcPr>
          <w:p w14:paraId="6BFA32D2" w14:textId="4E97ABE6"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r>
      <w:tr w:rsidR="00C93AAF" w:rsidRPr="00532322" w14:paraId="4A98A6F1" w14:textId="77777777" w:rsidTr="008912F1">
        <w:tc>
          <w:tcPr>
            <w:tcW w:w="1704" w:type="dxa"/>
            <w:tcBorders>
              <w:top w:val="nil"/>
              <w:left w:val="nil"/>
              <w:bottom w:val="nil"/>
              <w:right w:val="nil"/>
            </w:tcBorders>
            <w:shd w:val="clear" w:color="auto" w:fill="auto"/>
          </w:tcPr>
          <w:p w14:paraId="28DB8633" w14:textId="77777777" w:rsidR="00C93AAF" w:rsidRPr="00532322" w:rsidRDefault="00C93AAF"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8B82973" w14:textId="77777777" w:rsidR="00C93AAF" w:rsidRPr="00532322" w:rsidRDefault="00C93AAF"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Rudbeckia</w:t>
            </w:r>
            <w:proofErr w:type="spellEnd"/>
            <w:r w:rsidRPr="00532322">
              <w:rPr>
                <w:rFonts w:asciiTheme="majorHAnsi" w:hAnsiTheme="majorHAnsi"/>
                <w:i/>
                <w:sz w:val="22"/>
              </w:rPr>
              <w:t xml:space="preserve"> </w:t>
            </w:r>
            <w:proofErr w:type="spellStart"/>
            <w:r w:rsidRPr="00532322">
              <w:rPr>
                <w:rFonts w:asciiTheme="majorHAnsi" w:hAnsiTheme="majorHAnsi"/>
                <w:i/>
                <w:sz w:val="22"/>
              </w:rPr>
              <w:t>hirta</w:t>
            </w:r>
            <w:proofErr w:type="spellEnd"/>
          </w:p>
        </w:tc>
        <w:tc>
          <w:tcPr>
            <w:tcW w:w="5131" w:type="dxa"/>
            <w:tcBorders>
              <w:top w:val="nil"/>
              <w:left w:val="nil"/>
              <w:bottom w:val="nil"/>
              <w:right w:val="nil"/>
            </w:tcBorders>
            <w:shd w:val="clear" w:color="auto" w:fill="auto"/>
          </w:tcPr>
          <w:p w14:paraId="1C1AC8DE" w14:textId="77777777" w:rsidR="00C93AAF" w:rsidRPr="00532322" w:rsidRDefault="00C93AAF"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Rudbeckia</w:t>
            </w:r>
            <w:proofErr w:type="spellEnd"/>
            <w:r w:rsidRPr="00532322">
              <w:rPr>
                <w:rFonts w:asciiTheme="majorHAnsi" w:hAnsiTheme="majorHAnsi"/>
                <w:i/>
                <w:sz w:val="22"/>
              </w:rPr>
              <w:t xml:space="preserve"> </w:t>
            </w:r>
            <w:proofErr w:type="spellStart"/>
            <w:r w:rsidRPr="00532322">
              <w:rPr>
                <w:rFonts w:asciiTheme="majorHAnsi" w:hAnsiTheme="majorHAnsi"/>
                <w:i/>
                <w:sz w:val="22"/>
              </w:rPr>
              <w:t>hirta</w:t>
            </w:r>
            <w:proofErr w:type="spellEnd"/>
            <w:r w:rsidRPr="00532322">
              <w:rPr>
                <w:rFonts w:asciiTheme="majorHAnsi" w:hAnsiTheme="majorHAnsi"/>
                <w:sz w:val="22"/>
              </w:rPr>
              <w:t xml:space="preserve"> var. </w:t>
            </w:r>
            <w:proofErr w:type="spellStart"/>
            <w:r w:rsidRPr="00532322">
              <w:rPr>
                <w:rFonts w:asciiTheme="majorHAnsi" w:hAnsiTheme="majorHAnsi"/>
                <w:i/>
                <w:sz w:val="22"/>
              </w:rPr>
              <w:t>pulcherrima</w:t>
            </w:r>
            <w:proofErr w:type="spellEnd"/>
            <w:r w:rsidRPr="00532322">
              <w:rPr>
                <w:rFonts w:asciiTheme="majorHAnsi" w:hAnsiTheme="majorHAnsi"/>
                <w:sz w:val="22"/>
              </w:rPr>
              <w:t xml:space="preserve">, </w:t>
            </w:r>
            <w:proofErr w:type="spellStart"/>
            <w:r w:rsidRPr="00532322">
              <w:rPr>
                <w:rFonts w:asciiTheme="majorHAnsi" w:hAnsiTheme="majorHAnsi"/>
                <w:i/>
                <w:sz w:val="22"/>
              </w:rPr>
              <w:t>Rudbeckia</w:t>
            </w:r>
            <w:proofErr w:type="spellEnd"/>
            <w:r w:rsidRPr="00532322">
              <w:rPr>
                <w:rFonts w:asciiTheme="majorHAnsi" w:hAnsiTheme="majorHAnsi"/>
                <w:sz w:val="22"/>
              </w:rPr>
              <w:t xml:space="preserve"> sp.</w:t>
            </w:r>
          </w:p>
        </w:tc>
      </w:tr>
      <w:tr w:rsidR="00620B84" w:rsidRPr="00532322" w14:paraId="728C1798" w14:textId="77777777" w:rsidTr="00F62D34">
        <w:tc>
          <w:tcPr>
            <w:tcW w:w="1704" w:type="dxa"/>
            <w:tcBorders>
              <w:top w:val="nil"/>
              <w:left w:val="nil"/>
              <w:bottom w:val="nil"/>
              <w:right w:val="nil"/>
            </w:tcBorders>
            <w:shd w:val="clear" w:color="auto" w:fill="auto"/>
          </w:tcPr>
          <w:p w14:paraId="603BEFE7"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6F4BF4" w14:textId="77777777" w:rsidR="00620B84" w:rsidRPr="00532322" w:rsidRDefault="00B365E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Tragopogon </w:t>
            </w:r>
            <w:proofErr w:type="spellStart"/>
            <w:r w:rsidRPr="00532322">
              <w:rPr>
                <w:rFonts w:asciiTheme="majorHAnsi" w:hAnsiTheme="majorHAnsi"/>
                <w:i/>
                <w:sz w:val="22"/>
              </w:rPr>
              <w:t>dubius</w:t>
            </w:r>
            <w:proofErr w:type="spellEnd"/>
          </w:p>
        </w:tc>
        <w:tc>
          <w:tcPr>
            <w:tcW w:w="5131" w:type="dxa"/>
            <w:tcBorders>
              <w:top w:val="nil"/>
              <w:left w:val="nil"/>
              <w:bottom w:val="nil"/>
              <w:right w:val="nil"/>
            </w:tcBorders>
            <w:shd w:val="clear" w:color="auto" w:fill="auto"/>
          </w:tcPr>
          <w:p w14:paraId="26C1C415" w14:textId="2BAA7664"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i/>
                <w:sz w:val="22"/>
              </w:rPr>
              <w:t>Tragopogon</w:t>
            </w:r>
            <w:r w:rsidRPr="00532322">
              <w:rPr>
                <w:rFonts w:asciiTheme="majorHAnsi" w:hAnsiTheme="majorHAnsi"/>
                <w:sz w:val="22"/>
              </w:rPr>
              <w:t xml:space="preserve"> sp.</w:t>
            </w:r>
          </w:p>
        </w:tc>
      </w:tr>
      <w:tr w:rsidR="00620B84" w:rsidRPr="00532322" w14:paraId="3F87F669" w14:textId="77777777" w:rsidTr="00F62D34">
        <w:tc>
          <w:tcPr>
            <w:tcW w:w="1704" w:type="dxa"/>
            <w:tcBorders>
              <w:top w:val="nil"/>
              <w:left w:val="nil"/>
              <w:bottom w:val="nil"/>
              <w:right w:val="nil"/>
            </w:tcBorders>
            <w:shd w:val="clear" w:color="auto" w:fill="auto"/>
          </w:tcPr>
          <w:p w14:paraId="2483224F"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5C8043E" w14:textId="77777777" w:rsidR="00620B84" w:rsidRPr="00532322" w:rsidRDefault="00B365E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7557ACAA" w14:textId="1E4B1707"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scoparia</w:t>
            </w:r>
            <w:proofErr w:type="spellEnd"/>
          </w:p>
        </w:tc>
      </w:tr>
      <w:tr w:rsidR="00620B84" w:rsidRPr="00532322" w14:paraId="271B7307" w14:textId="77777777" w:rsidTr="00F62D34">
        <w:tc>
          <w:tcPr>
            <w:tcW w:w="1704" w:type="dxa"/>
            <w:tcBorders>
              <w:top w:val="nil"/>
              <w:left w:val="nil"/>
              <w:right w:val="nil"/>
            </w:tcBorders>
            <w:shd w:val="clear" w:color="auto" w:fill="auto"/>
          </w:tcPr>
          <w:p w14:paraId="5E04EF56" w14:textId="77777777" w:rsidR="00620B84" w:rsidRPr="00532322" w:rsidRDefault="00620B84"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7E5EA43C" w14:textId="77777777" w:rsidR="00620B84" w:rsidRPr="00532322" w:rsidRDefault="00B365E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Cyperus</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0FCF8484" w14:textId="04DA1407" w:rsidR="00620B84" w:rsidRPr="00532322" w:rsidRDefault="00B365E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filiculmis</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grayi</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lupulinus</w:t>
            </w:r>
            <w:proofErr w:type="spellEnd"/>
            <w:r w:rsidRPr="00532322">
              <w:rPr>
                <w:rFonts w:asciiTheme="majorHAnsi" w:hAnsiTheme="majorHAnsi"/>
                <w:sz w:val="22"/>
              </w:rPr>
              <w:t xml:space="preserve">, </w:t>
            </w:r>
            <w:proofErr w:type="spellStart"/>
            <w:r w:rsidRPr="00532322">
              <w:rPr>
                <w:rFonts w:asciiTheme="majorHAnsi" w:hAnsiTheme="majorHAnsi"/>
                <w:i/>
                <w:sz w:val="22"/>
              </w:rPr>
              <w:t>Cyperus</w:t>
            </w:r>
            <w:proofErr w:type="spellEnd"/>
            <w:r w:rsidRPr="00532322">
              <w:rPr>
                <w:rFonts w:asciiTheme="majorHAnsi" w:hAnsiTheme="majorHAnsi"/>
                <w:i/>
                <w:sz w:val="22"/>
              </w:rPr>
              <w:t xml:space="preserve"> </w:t>
            </w:r>
            <w:proofErr w:type="spellStart"/>
            <w:r w:rsidRPr="00532322">
              <w:rPr>
                <w:rFonts w:asciiTheme="majorHAnsi" w:hAnsiTheme="majorHAnsi"/>
                <w:i/>
                <w:sz w:val="22"/>
              </w:rPr>
              <w:t>schweinitzii</w:t>
            </w:r>
            <w:proofErr w:type="spellEnd"/>
          </w:p>
        </w:tc>
      </w:tr>
      <w:tr w:rsidR="00620B84" w:rsidRPr="00532322" w14:paraId="4A77EB37" w14:textId="77777777" w:rsidTr="00C03B4B">
        <w:tc>
          <w:tcPr>
            <w:tcW w:w="1704" w:type="dxa"/>
            <w:tcBorders>
              <w:left w:val="nil"/>
              <w:bottom w:val="single" w:sz="4" w:space="0" w:color="auto"/>
              <w:right w:val="nil"/>
            </w:tcBorders>
            <w:shd w:val="clear" w:color="auto" w:fill="auto"/>
          </w:tcPr>
          <w:p w14:paraId="63189A6C" w14:textId="3D3F13C1" w:rsidR="00620B84" w:rsidRPr="00532322" w:rsidRDefault="0030758F" w:rsidP="00532322">
            <w:pPr>
              <w:spacing w:after="120"/>
              <w:contextualSpacing/>
              <w:rPr>
                <w:rFonts w:asciiTheme="majorHAnsi" w:hAnsiTheme="majorHAnsi"/>
                <w:sz w:val="22"/>
              </w:rPr>
            </w:pPr>
            <w:r w:rsidRPr="00532322">
              <w:rPr>
                <w:rFonts w:asciiTheme="majorHAnsi" w:hAnsiTheme="majorHAnsi"/>
                <w:sz w:val="22"/>
              </w:rPr>
              <w:t>c</w:t>
            </w:r>
            <w:r w:rsidR="00B365EC" w:rsidRPr="00532322">
              <w:rPr>
                <w:rFonts w:asciiTheme="majorHAnsi" w:hAnsiTheme="majorHAnsi"/>
                <w:sz w:val="22"/>
              </w:rPr>
              <w:t>dpt.us</w:t>
            </w:r>
          </w:p>
        </w:tc>
        <w:tc>
          <w:tcPr>
            <w:tcW w:w="2615" w:type="dxa"/>
            <w:tcBorders>
              <w:left w:val="nil"/>
              <w:bottom w:val="single" w:sz="4" w:space="0" w:color="auto"/>
              <w:right w:val="nil"/>
            </w:tcBorders>
            <w:shd w:val="clear" w:color="auto" w:fill="auto"/>
          </w:tcPr>
          <w:p w14:paraId="41E91AFE" w14:textId="77777777" w:rsidR="00620B84" w:rsidRPr="00532322" w:rsidRDefault="00620B84"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26BD627C" w14:textId="77777777" w:rsidR="00620B84" w:rsidRPr="00532322" w:rsidRDefault="00B365E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43334C" w:rsidRPr="00532322" w14:paraId="4CFC9EC5" w14:textId="77777777" w:rsidTr="00F62D34">
        <w:tc>
          <w:tcPr>
            <w:tcW w:w="1704" w:type="dxa"/>
            <w:tcBorders>
              <w:left w:val="nil"/>
              <w:bottom w:val="nil"/>
              <w:right w:val="nil"/>
            </w:tcBorders>
            <w:shd w:val="clear" w:color="auto" w:fill="auto"/>
          </w:tcPr>
          <w:p w14:paraId="75877159" w14:textId="236DBF64" w:rsidR="0043334C" w:rsidRPr="00532322" w:rsidRDefault="0043334C" w:rsidP="00532322">
            <w:pPr>
              <w:spacing w:after="120"/>
              <w:contextualSpacing/>
              <w:rPr>
                <w:rFonts w:asciiTheme="majorHAnsi" w:hAnsiTheme="majorHAnsi"/>
                <w:sz w:val="22"/>
              </w:rPr>
            </w:pPr>
            <w:r w:rsidRPr="00532322">
              <w:rPr>
                <w:rFonts w:asciiTheme="majorHAnsi" w:hAnsiTheme="majorHAnsi"/>
                <w:sz w:val="22"/>
              </w:rPr>
              <w:t>cereep.fr</w:t>
            </w:r>
          </w:p>
        </w:tc>
        <w:tc>
          <w:tcPr>
            <w:tcW w:w="2615" w:type="dxa"/>
            <w:tcBorders>
              <w:left w:val="nil"/>
              <w:bottom w:val="nil"/>
              <w:right w:val="nil"/>
            </w:tcBorders>
            <w:shd w:val="clear" w:color="auto" w:fill="auto"/>
          </w:tcPr>
          <w:p w14:paraId="68145166" w14:textId="7A523DBA" w:rsidR="0043334C" w:rsidRPr="00532322" w:rsidRDefault="00C03B4B" w:rsidP="00532322">
            <w:pPr>
              <w:spacing w:after="120"/>
              <w:ind w:left="248" w:hanging="248"/>
              <w:contextualSpacing/>
              <w:rPr>
                <w:rFonts w:asciiTheme="majorHAnsi" w:hAnsiTheme="majorHAnsi"/>
                <w:sz w:val="22"/>
              </w:rPr>
            </w:pPr>
            <w:r w:rsidRPr="00532322">
              <w:rPr>
                <w:rFonts w:asciiTheme="majorHAnsi" w:hAnsiTheme="majorHAnsi"/>
                <w:i/>
                <w:sz w:val="22"/>
              </w:rPr>
              <w:t>Myosotis</w:t>
            </w:r>
            <w:r w:rsidR="0043334C" w:rsidRPr="00532322">
              <w:rPr>
                <w:rFonts w:asciiTheme="majorHAnsi" w:hAnsiTheme="majorHAnsi"/>
                <w:sz w:val="22"/>
              </w:rPr>
              <w:t xml:space="preserve"> sp.</w:t>
            </w:r>
          </w:p>
        </w:tc>
        <w:tc>
          <w:tcPr>
            <w:tcW w:w="5131" w:type="dxa"/>
            <w:tcBorders>
              <w:left w:val="nil"/>
              <w:bottom w:val="nil"/>
              <w:right w:val="nil"/>
            </w:tcBorders>
            <w:shd w:val="clear" w:color="auto" w:fill="auto"/>
          </w:tcPr>
          <w:p w14:paraId="6E83AFD0" w14:textId="5A4610DB" w:rsidR="0043334C" w:rsidRPr="00532322" w:rsidRDefault="00C03B4B"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Myosotis arvensis, Myosotis </w:t>
            </w:r>
            <w:proofErr w:type="spellStart"/>
            <w:r w:rsidRPr="00532322">
              <w:rPr>
                <w:rFonts w:asciiTheme="majorHAnsi" w:hAnsiTheme="majorHAnsi"/>
                <w:i/>
                <w:sz w:val="22"/>
              </w:rPr>
              <w:t>ramosissima</w:t>
            </w:r>
            <w:proofErr w:type="spellEnd"/>
          </w:p>
        </w:tc>
      </w:tr>
      <w:tr w:rsidR="00C03B4B" w:rsidRPr="00532322" w14:paraId="2B43659F" w14:textId="77777777" w:rsidTr="00C03B4B">
        <w:tc>
          <w:tcPr>
            <w:tcW w:w="1704" w:type="dxa"/>
            <w:tcBorders>
              <w:top w:val="nil"/>
              <w:left w:val="nil"/>
              <w:bottom w:val="nil"/>
              <w:right w:val="nil"/>
            </w:tcBorders>
            <w:shd w:val="clear" w:color="auto" w:fill="auto"/>
          </w:tcPr>
          <w:p w14:paraId="3D3D729C"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6294EC" w14:textId="4E85B71A"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Silene</w:t>
            </w:r>
            <w:proofErr w:type="spellEnd"/>
            <w:r w:rsidRPr="00532322">
              <w:rPr>
                <w:rFonts w:asciiTheme="majorHAnsi" w:hAnsiTheme="majorHAnsi"/>
                <w:i/>
                <w:sz w:val="22"/>
              </w:rPr>
              <w:t xml:space="preserve"> </w:t>
            </w:r>
            <w:proofErr w:type="spellStart"/>
            <w:r w:rsidRPr="00532322">
              <w:rPr>
                <w:rFonts w:asciiTheme="majorHAnsi" w:hAnsiTheme="majorHAnsi"/>
                <w:i/>
                <w:sz w:val="22"/>
              </w:rPr>
              <w:t>latifolia</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alba</w:t>
            </w:r>
          </w:p>
        </w:tc>
        <w:tc>
          <w:tcPr>
            <w:tcW w:w="5131" w:type="dxa"/>
            <w:tcBorders>
              <w:top w:val="nil"/>
              <w:left w:val="nil"/>
              <w:bottom w:val="nil"/>
              <w:right w:val="nil"/>
            </w:tcBorders>
            <w:shd w:val="clear" w:color="auto" w:fill="auto"/>
          </w:tcPr>
          <w:p w14:paraId="55F82229" w14:textId="7ACE4E36"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Silene</w:t>
            </w:r>
            <w:proofErr w:type="spellEnd"/>
            <w:r w:rsidRPr="00532322">
              <w:rPr>
                <w:rFonts w:asciiTheme="majorHAnsi" w:hAnsiTheme="majorHAnsi"/>
                <w:i/>
                <w:sz w:val="22"/>
              </w:rPr>
              <w:t xml:space="preserve"> </w:t>
            </w:r>
            <w:proofErr w:type="spellStart"/>
            <w:r w:rsidRPr="00532322">
              <w:rPr>
                <w:rFonts w:asciiTheme="majorHAnsi" w:hAnsiTheme="majorHAnsi"/>
                <w:i/>
                <w:sz w:val="22"/>
              </w:rPr>
              <w:t>latifolia</w:t>
            </w:r>
            <w:proofErr w:type="spellEnd"/>
          </w:p>
        </w:tc>
      </w:tr>
      <w:tr w:rsidR="00C03B4B" w:rsidRPr="00532322" w14:paraId="44475A10" w14:textId="77777777" w:rsidTr="00C03B4B">
        <w:tc>
          <w:tcPr>
            <w:tcW w:w="1704" w:type="dxa"/>
            <w:tcBorders>
              <w:top w:val="nil"/>
              <w:left w:val="nil"/>
              <w:bottom w:val="nil"/>
              <w:right w:val="nil"/>
            </w:tcBorders>
            <w:shd w:val="clear" w:color="auto" w:fill="auto"/>
          </w:tcPr>
          <w:p w14:paraId="15FC2B34"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122D8E" w14:textId="04EE1D1F" w:rsidR="00C03B4B" w:rsidRPr="00532322" w:rsidRDefault="00C03B4B" w:rsidP="00532322">
            <w:pPr>
              <w:spacing w:after="120"/>
              <w:ind w:left="248" w:hanging="248"/>
              <w:contextualSpacing/>
              <w:rPr>
                <w:rFonts w:asciiTheme="majorHAnsi" w:hAnsiTheme="majorHAnsi"/>
                <w:b/>
                <w:i/>
                <w:sz w:val="22"/>
              </w:rPr>
            </w:pPr>
            <w:proofErr w:type="spellStart"/>
            <w:r w:rsidRPr="00532322">
              <w:rPr>
                <w:rFonts w:asciiTheme="majorHAnsi" w:hAnsiTheme="majorHAnsi"/>
                <w:i/>
                <w:sz w:val="22"/>
              </w:rPr>
              <w:t>Crepis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26A54E4" w14:textId="3DDFE82F" w:rsidR="00C03B4B" w:rsidRPr="00532322" w:rsidRDefault="00C03B4B" w:rsidP="00532322">
            <w:pPr>
              <w:spacing w:after="120"/>
              <w:ind w:left="333" w:right="-18" w:hanging="333"/>
              <w:contextualSpacing/>
              <w:rPr>
                <w:rFonts w:asciiTheme="majorHAnsi" w:hAnsiTheme="majorHAnsi"/>
                <w:b/>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setosa</w:t>
            </w:r>
            <w:proofErr w:type="spellEnd"/>
          </w:p>
        </w:tc>
      </w:tr>
      <w:tr w:rsidR="00FB2C4E" w:rsidRPr="00532322" w14:paraId="7AEC9861" w14:textId="77777777" w:rsidTr="00F62D34">
        <w:tc>
          <w:tcPr>
            <w:tcW w:w="1704" w:type="dxa"/>
            <w:tcBorders>
              <w:top w:val="nil"/>
              <w:left w:val="nil"/>
              <w:bottom w:val="nil"/>
              <w:right w:val="nil"/>
            </w:tcBorders>
            <w:shd w:val="clear" w:color="auto" w:fill="auto"/>
          </w:tcPr>
          <w:p w14:paraId="7434B49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01E073" w14:textId="4B4EE8C8"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Senecio </w:t>
            </w:r>
            <w:proofErr w:type="spellStart"/>
            <w:r w:rsidR="00A67602" w:rsidRPr="00532322">
              <w:rPr>
                <w:rFonts w:asciiTheme="majorHAnsi" w:hAnsiTheme="majorHAnsi"/>
                <w:i/>
                <w:sz w:val="22"/>
              </w:rPr>
              <w:t>jacobaea</w:t>
            </w:r>
            <w:proofErr w:type="spellEnd"/>
          </w:p>
        </w:tc>
        <w:tc>
          <w:tcPr>
            <w:tcW w:w="5131" w:type="dxa"/>
            <w:tcBorders>
              <w:top w:val="nil"/>
              <w:left w:val="nil"/>
              <w:bottom w:val="nil"/>
              <w:right w:val="nil"/>
            </w:tcBorders>
            <w:shd w:val="clear" w:color="auto" w:fill="auto"/>
          </w:tcPr>
          <w:p w14:paraId="540C6787" w14:textId="04450248" w:rsidR="00FB2C4E" w:rsidRPr="00532322" w:rsidRDefault="00AC512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Jacobaea</w:t>
            </w:r>
            <w:proofErr w:type="spellEnd"/>
            <w:r w:rsidRPr="00532322">
              <w:rPr>
                <w:rFonts w:asciiTheme="majorHAnsi" w:hAnsiTheme="majorHAnsi"/>
                <w:i/>
                <w:sz w:val="22"/>
              </w:rPr>
              <w:t xml:space="preserve"> vulgaris</w:t>
            </w:r>
          </w:p>
        </w:tc>
      </w:tr>
      <w:tr w:rsidR="00C03B4B" w:rsidRPr="00532322" w14:paraId="02D3196C" w14:textId="77777777" w:rsidTr="00F62D34">
        <w:tc>
          <w:tcPr>
            <w:tcW w:w="1704" w:type="dxa"/>
            <w:tcBorders>
              <w:top w:val="nil"/>
              <w:left w:val="nil"/>
              <w:bottom w:val="nil"/>
              <w:right w:val="nil"/>
            </w:tcBorders>
            <w:shd w:val="clear" w:color="auto" w:fill="auto"/>
          </w:tcPr>
          <w:p w14:paraId="13FAD715"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919F95A" w14:textId="77830651"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Picris</w:t>
            </w:r>
            <w:proofErr w:type="spellEnd"/>
            <w:r w:rsidRPr="00532322">
              <w:rPr>
                <w:rFonts w:asciiTheme="majorHAnsi" w:hAnsiTheme="majorHAnsi"/>
                <w:i/>
                <w:sz w:val="22"/>
              </w:rPr>
              <w:t xml:space="preserve"> </w:t>
            </w:r>
            <w:proofErr w:type="spellStart"/>
            <w:r w:rsidRPr="00532322">
              <w:rPr>
                <w:rFonts w:asciiTheme="majorHAnsi" w:hAnsiTheme="majorHAnsi"/>
                <w:i/>
                <w:sz w:val="22"/>
              </w:rPr>
              <w:t>hieracioides</w:t>
            </w:r>
            <w:proofErr w:type="spellEnd"/>
          </w:p>
        </w:tc>
        <w:tc>
          <w:tcPr>
            <w:tcW w:w="5131" w:type="dxa"/>
            <w:tcBorders>
              <w:top w:val="nil"/>
              <w:left w:val="nil"/>
              <w:bottom w:val="nil"/>
              <w:right w:val="nil"/>
            </w:tcBorders>
            <w:shd w:val="clear" w:color="auto" w:fill="auto"/>
          </w:tcPr>
          <w:p w14:paraId="147FB86E" w14:textId="78965992"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Picris</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4144ADF8" w14:textId="77777777" w:rsidTr="00F62D34">
        <w:tc>
          <w:tcPr>
            <w:tcW w:w="1704" w:type="dxa"/>
            <w:tcBorders>
              <w:top w:val="nil"/>
              <w:left w:val="nil"/>
              <w:bottom w:val="nil"/>
              <w:right w:val="nil"/>
            </w:tcBorders>
            <w:shd w:val="clear" w:color="auto" w:fill="auto"/>
          </w:tcPr>
          <w:p w14:paraId="018CA469"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8C0738" w14:textId="02D2CB97"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15FDB63B" w14:textId="0999EDB3" w:rsidR="00FB2C4E" w:rsidRPr="00532322" w:rsidRDefault="00AC512D"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arvense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campestre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dubium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pratense</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repens</w:t>
            </w:r>
            <w:proofErr w:type="spellEnd"/>
          </w:p>
        </w:tc>
      </w:tr>
      <w:tr w:rsidR="00FB2C4E" w:rsidRPr="00532322" w14:paraId="274C7AFE" w14:textId="77777777" w:rsidTr="00F62D34">
        <w:tc>
          <w:tcPr>
            <w:tcW w:w="1704" w:type="dxa"/>
            <w:tcBorders>
              <w:top w:val="nil"/>
              <w:left w:val="nil"/>
              <w:bottom w:val="nil"/>
              <w:right w:val="nil"/>
            </w:tcBorders>
            <w:shd w:val="clear" w:color="auto" w:fill="auto"/>
          </w:tcPr>
          <w:p w14:paraId="06186519"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0EB2940" w14:textId="347F59EC"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89A6CCC" w14:textId="40476C5C" w:rsidR="00FB2C4E" w:rsidRPr="00532322" w:rsidRDefault="00AC512D" w:rsidP="00532322">
            <w:pPr>
              <w:spacing w:after="120"/>
              <w:ind w:left="333" w:right="-18" w:hanging="333"/>
              <w:contextualSpacing/>
              <w:rPr>
                <w:rFonts w:asciiTheme="majorHAnsi" w:hAnsiTheme="majorHAnsi"/>
                <w:sz w:val="22"/>
                <w:lang w:val="es-AR"/>
              </w:rPr>
            </w:pPr>
            <w:r w:rsidRPr="00532322">
              <w:rPr>
                <w:rFonts w:asciiTheme="majorHAnsi" w:hAnsiTheme="majorHAnsi"/>
                <w:i/>
                <w:sz w:val="22"/>
                <w:lang w:val="es-AR"/>
              </w:rPr>
              <w:t xml:space="preserve">Vicia </w:t>
            </w:r>
            <w:proofErr w:type="spellStart"/>
            <w:r w:rsidRPr="00532322">
              <w:rPr>
                <w:rFonts w:asciiTheme="majorHAnsi" w:hAnsiTheme="majorHAnsi"/>
                <w:i/>
                <w:sz w:val="22"/>
                <w:lang w:val="es-AR"/>
              </w:rPr>
              <w:t>cracca</w:t>
            </w:r>
            <w:proofErr w:type="spellEnd"/>
            <w:r w:rsidRPr="00532322">
              <w:rPr>
                <w:rFonts w:asciiTheme="majorHAnsi" w:hAnsiTheme="majorHAnsi"/>
                <w:sz w:val="22"/>
                <w:lang w:val="es-AR"/>
              </w:rPr>
              <w:t xml:space="preserve">, </w:t>
            </w:r>
            <w:r w:rsidRPr="00532322">
              <w:rPr>
                <w:rFonts w:asciiTheme="majorHAnsi" w:hAnsiTheme="majorHAnsi"/>
                <w:i/>
                <w:sz w:val="22"/>
                <w:lang w:val="es-AR"/>
              </w:rPr>
              <w:t>Vicia hirsuta</w:t>
            </w:r>
            <w:r w:rsidRPr="00532322">
              <w:rPr>
                <w:rFonts w:asciiTheme="majorHAnsi" w:hAnsiTheme="majorHAnsi"/>
                <w:sz w:val="22"/>
                <w:lang w:val="es-AR"/>
              </w:rPr>
              <w:t xml:space="preserve">, </w:t>
            </w:r>
            <w:r w:rsidRPr="00532322">
              <w:rPr>
                <w:rFonts w:asciiTheme="majorHAnsi" w:hAnsiTheme="majorHAnsi"/>
                <w:i/>
                <w:sz w:val="22"/>
                <w:lang w:val="es-AR"/>
              </w:rPr>
              <w:t xml:space="preserve">Vicia </w:t>
            </w:r>
            <w:proofErr w:type="spellStart"/>
            <w:r w:rsidRPr="00532322">
              <w:rPr>
                <w:rFonts w:asciiTheme="majorHAnsi" w:hAnsiTheme="majorHAnsi"/>
                <w:i/>
                <w:sz w:val="22"/>
                <w:lang w:val="es-AR"/>
              </w:rPr>
              <w:t>lathyroides</w:t>
            </w:r>
            <w:proofErr w:type="spellEnd"/>
            <w:r w:rsidRPr="00532322">
              <w:rPr>
                <w:rFonts w:asciiTheme="majorHAnsi" w:hAnsiTheme="majorHAnsi"/>
                <w:sz w:val="22"/>
                <w:lang w:val="es-AR"/>
              </w:rPr>
              <w:t xml:space="preserve">, </w:t>
            </w:r>
            <w:r w:rsidRPr="00532322">
              <w:rPr>
                <w:rFonts w:asciiTheme="majorHAnsi" w:hAnsiTheme="majorHAnsi"/>
                <w:i/>
                <w:sz w:val="22"/>
                <w:lang w:val="es-AR"/>
              </w:rPr>
              <w:t>Vicia sativa</w:t>
            </w:r>
            <w:r w:rsidRPr="00532322">
              <w:rPr>
                <w:rFonts w:asciiTheme="majorHAnsi" w:hAnsiTheme="majorHAnsi"/>
                <w:sz w:val="22"/>
                <w:lang w:val="es-AR"/>
              </w:rPr>
              <w:t xml:space="preserve">, </w:t>
            </w:r>
            <w:r w:rsidRPr="00532322">
              <w:rPr>
                <w:rFonts w:asciiTheme="majorHAnsi" w:hAnsiTheme="majorHAnsi"/>
                <w:i/>
                <w:sz w:val="22"/>
                <w:lang w:val="es-AR"/>
              </w:rPr>
              <w:t xml:space="preserve">Vicia sativa </w:t>
            </w:r>
            <w:proofErr w:type="spellStart"/>
            <w:r w:rsidRPr="00532322">
              <w:rPr>
                <w:rFonts w:asciiTheme="majorHAnsi" w:hAnsiTheme="majorHAnsi"/>
                <w:sz w:val="22"/>
                <w:lang w:val="es-AR"/>
              </w:rPr>
              <w:t>ssp</w:t>
            </w:r>
            <w:proofErr w:type="spellEnd"/>
            <w:r w:rsidRPr="00532322">
              <w:rPr>
                <w:rFonts w:asciiTheme="majorHAnsi" w:hAnsiTheme="majorHAnsi"/>
                <w:sz w:val="22"/>
                <w:lang w:val="es-AR"/>
              </w:rPr>
              <w:t>.</w:t>
            </w:r>
            <w:r w:rsidRPr="00532322">
              <w:rPr>
                <w:rFonts w:asciiTheme="majorHAnsi" w:hAnsiTheme="majorHAnsi"/>
                <w:i/>
                <w:sz w:val="22"/>
                <w:lang w:val="es-AR"/>
              </w:rPr>
              <w:t xml:space="preserve"> </w:t>
            </w:r>
            <w:proofErr w:type="spellStart"/>
            <w:r w:rsidRPr="00532322">
              <w:rPr>
                <w:rFonts w:asciiTheme="majorHAnsi" w:hAnsiTheme="majorHAnsi"/>
                <w:i/>
                <w:sz w:val="22"/>
                <w:lang w:val="es-AR"/>
              </w:rPr>
              <w:t>nigra</w:t>
            </w:r>
            <w:proofErr w:type="spellEnd"/>
            <w:r w:rsidRPr="00532322">
              <w:rPr>
                <w:rFonts w:asciiTheme="majorHAnsi" w:hAnsiTheme="majorHAnsi"/>
                <w:sz w:val="22"/>
                <w:lang w:val="es-AR"/>
              </w:rPr>
              <w:t xml:space="preserve">, </w:t>
            </w:r>
            <w:r w:rsidRPr="00532322">
              <w:rPr>
                <w:rFonts w:asciiTheme="majorHAnsi" w:hAnsiTheme="majorHAnsi"/>
                <w:i/>
                <w:sz w:val="22"/>
                <w:lang w:val="es-AR"/>
              </w:rPr>
              <w:t xml:space="preserve">Vicia </w:t>
            </w:r>
            <w:proofErr w:type="spellStart"/>
            <w:r w:rsidRPr="00532322">
              <w:rPr>
                <w:rFonts w:asciiTheme="majorHAnsi" w:hAnsiTheme="majorHAnsi"/>
                <w:i/>
                <w:sz w:val="22"/>
                <w:lang w:val="es-AR"/>
              </w:rPr>
              <w:t>sepium</w:t>
            </w:r>
            <w:proofErr w:type="spellEnd"/>
            <w:r w:rsidRPr="00532322">
              <w:rPr>
                <w:rFonts w:asciiTheme="majorHAnsi" w:hAnsiTheme="majorHAnsi"/>
                <w:sz w:val="22"/>
                <w:lang w:val="es-AR"/>
              </w:rPr>
              <w:t xml:space="preserve">, </w:t>
            </w:r>
            <w:r w:rsidRPr="00532322">
              <w:rPr>
                <w:rFonts w:asciiTheme="majorHAnsi" w:hAnsiTheme="majorHAnsi"/>
                <w:i/>
                <w:sz w:val="22"/>
                <w:lang w:val="es-AR"/>
              </w:rPr>
              <w:t xml:space="preserve">Vicia </w:t>
            </w:r>
            <w:proofErr w:type="spellStart"/>
            <w:r w:rsidRPr="00532322">
              <w:rPr>
                <w:rFonts w:asciiTheme="majorHAnsi" w:hAnsiTheme="majorHAnsi"/>
                <w:i/>
                <w:sz w:val="22"/>
                <w:lang w:val="es-AR"/>
              </w:rPr>
              <w:t>tetrasperma</w:t>
            </w:r>
            <w:proofErr w:type="spellEnd"/>
          </w:p>
        </w:tc>
      </w:tr>
      <w:tr w:rsidR="00FB2C4E" w:rsidRPr="00532322" w14:paraId="4B6F3AD2" w14:textId="77777777" w:rsidTr="00F62D34">
        <w:tc>
          <w:tcPr>
            <w:tcW w:w="1704" w:type="dxa"/>
            <w:tcBorders>
              <w:top w:val="nil"/>
              <w:left w:val="nil"/>
              <w:bottom w:val="nil"/>
              <w:right w:val="nil"/>
            </w:tcBorders>
            <w:shd w:val="clear" w:color="auto" w:fill="auto"/>
          </w:tcPr>
          <w:p w14:paraId="32D0A77B" w14:textId="77777777" w:rsidR="00FB2C4E" w:rsidRPr="00532322" w:rsidRDefault="00FB2C4E"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09B5D58E" w14:textId="2BAB74C1"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Erodium </w:t>
            </w:r>
            <w:proofErr w:type="spellStart"/>
            <w:r w:rsidR="00AC512D" w:rsidRPr="00532322">
              <w:rPr>
                <w:rFonts w:asciiTheme="majorHAnsi" w:hAnsiTheme="majorHAnsi"/>
                <w:i/>
                <w:sz w:val="22"/>
              </w:rPr>
              <w:t>cicutarium</w:t>
            </w:r>
            <w:proofErr w:type="spellEnd"/>
          </w:p>
        </w:tc>
        <w:tc>
          <w:tcPr>
            <w:tcW w:w="5131" w:type="dxa"/>
            <w:tcBorders>
              <w:top w:val="nil"/>
              <w:left w:val="nil"/>
              <w:bottom w:val="nil"/>
              <w:right w:val="nil"/>
            </w:tcBorders>
            <w:shd w:val="clear" w:color="auto" w:fill="auto"/>
          </w:tcPr>
          <w:p w14:paraId="1FCE6116" w14:textId="014371B3"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sp.</w:t>
            </w:r>
          </w:p>
        </w:tc>
      </w:tr>
      <w:tr w:rsidR="00FB2C4E" w:rsidRPr="00532322" w14:paraId="2FC14C58" w14:textId="77777777" w:rsidTr="00F62D34">
        <w:tc>
          <w:tcPr>
            <w:tcW w:w="1704" w:type="dxa"/>
            <w:tcBorders>
              <w:top w:val="nil"/>
              <w:left w:val="nil"/>
              <w:bottom w:val="nil"/>
              <w:right w:val="nil"/>
            </w:tcBorders>
            <w:shd w:val="clear" w:color="auto" w:fill="auto"/>
          </w:tcPr>
          <w:p w14:paraId="3C855028"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160EC91" w14:textId="514E3039"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Geraniu</w:t>
            </w:r>
            <w:r w:rsidR="0043334C" w:rsidRPr="00532322">
              <w:rPr>
                <w:rFonts w:asciiTheme="majorHAnsi" w:hAnsiTheme="majorHAnsi"/>
                <w:i/>
                <w:sz w:val="22"/>
              </w:rPr>
              <w:t xml:space="preserve">m </w:t>
            </w:r>
            <w:proofErr w:type="spellStart"/>
            <w:r w:rsidR="0043334C" w:rsidRPr="00532322">
              <w:rPr>
                <w:rFonts w:asciiTheme="majorHAnsi" w:hAnsiTheme="majorHAnsi"/>
                <w:i/>
                <w:sz w:val="22"/>
              </w:rPr>
              <w:t>molle</w:t>
            </w:r>
            <w:proofErr w:type="spellEnd"/>
          </w:p>
        </w:tc>
        <w:tc>
          <w:tcPr>
            <w:tcW w:w="5131" w:type="dxa"/>
            <w:tcBorders>
              <w:top w:val="nil"/>
              <w:left w:val="nil"/>
              <w:bottom w:val="nil"/>
              <w:right w:val="nil"/>
            </w:tcBorders>
            <w:shd w:val="clear" w:color="auto" w:fill="auto"/>
          </w:tcPr>
          <w:p w14:paraId="5E604EF1" w14:textId="0E6B8872"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Geranium </w:t>
            </w:r>
            <w:r w:rsidR="0043334C" w:rsidRPr="00532322">
              <w:rPr>
                <w:rFonts w:asciiTheme="majorHAnsi" w:hAnsiTheme="majorHAnsi"/>
                <w:sz w:val="22"/>
              </w:rPr>
              <w:t>sp.</w:t>
            </w:r>
          </w:p>
        </w:tc>
      </w:tr>
      <w:tr w:rsidR="00FB2C4E" w:rsidRPr="00532322" w14:paraId="39F316C4" w14:textId="77777777" w:rsidTr="00F62D34">
        <w:tc>
          <w:tcPr>
            <w:tcW w:w="1704" w:type="dxa"/>
            <w:tcBorders>
              <w:top w:val="nil"/>
              <w:left w:val="nil"/>
              <w:bottom w:val="nil"/>
              <w:right w:val="nil"/>
            </w:tcBorders>
            <w:shd w:val="clear" w:color="auto" w:fill="auto"/>
          </w:tcPr>
          <w:p w14:paraId="06D1EDB0"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E983F25" w14:textId="3DBD3C70"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Hypericum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71BB4FD8" w14:textId="4387CCD2" w:rsidR="00FB2C4E" w:rsidRPr="00532322" w:rsidRDefault="00AC512D"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Hypericum </w:t>
            </w:r>
            <w:proofErr w:type="spellStart"/>
            <w:r w:rsidRPr="00532322">
              <w:rPr>
                <w:rFonts w:asciiTheme="majorHAnsi" w:hAnsiTheme="majorHAnsi"/>
                <w:i/>
                <w:sz w:val="22"/>
              </w:rPr>
              <w:t>maculatum</w:t>
            </w:r>
            <w:proofErr w:type="spellEnd"/>
            <w:r w:rsidRPr="00532322">
              <w:rPr>
                <w:rFonts w:asciiTheme="majorHAnsi" w:hAnsiTheme="majorHAnsi"/>
                <w:sz w:val="22"/>
              </w:rPr>
              <w:t xml:space="preserve"> ssp. </w:t>
            </w:r>
            <w:proofErr w:type="spellStart"/>
            <w:r w:rsidRPr="00532322">
              <w:rPr>
                <w:rFonts w:asciiTheme="majorHAnsi" w:hAnsiTheme="majorHAnsi"/>
                <w:i/>
                <w:sz w:val="22"/>
              </w:rPr>
              <w:t>obtusiu</w:t>
            </w:r>
            <w:r w:rsidR="00A67602" w:rsidRPr="00532322">
              <w:rPr>
                <w:rFonts w:asciiTheme="majorHAnsi" w:hAnsiTheme="majorHAnsi"/>
                <w:i/>
                <w:sz w:val="22"/>
              </w:rPr>
              <w:t>sculum</w:t>
            </w:r>
            <w:proofErr w:type="spellEnd"/>
            <w:r w:rsidR="00A67602" w:rsidRPr="00532322">
              <w:rPr>
                <w:rFonts w:asciiTheme="majorHAnsi" w:hAnsiTheme="majorHAnsi"/>
                <w:sz w:val="22"/>
              </w:rPr>
              <w:t xml:space="preserve">, </w:t>
            </w:r>
            <w:r w:rsidR="00A67602" w:rsidRPr="00532322">
              <w:rPr>
                <w:rFonts w:asciiTheme="majorHAnsi" w:hAnsiTheme="majorHAnsi"/>
                <w:i/>
                <w:sz w:val="22"/>
              </w:rPr>
              <w:t xml:space="preserve">Hypericum </w:t>
            </w:r>
            <w:proofErr w:type="spellStart"/>
            <w:r w:rsidR="00A67602" w:rsidRPr="00532322">
              <w:rPr>
                <w:rFonts w:asciiTheme="majorHAnsi" w:hAnsiTheme="majorHAnsi"/>
                <w:i/>
                <w:sz w:val="22"/>
              </w:rPr>
              <w:t>perforatum</w:t>
            </w:r>
            <w:proofErr w:type="spellEnd"/>
          </w:p>
        </w:tc>
      </w:tr>
      <w:tr w:rsidR="00FB2C4E" w:rsidRPr="00532322" w14:paraId="33607884" w14:textId="77777777" w:rsidTr="00F62D34">
        <w:tc>
          <w:tcPr>
            <w:tcW w:w="1704" w:type="dxa"/>
            <w:tcBorders>
              <w:top w:val="nil"/>
              <w:left w:val="nil"/>
              <w:bottom w:val="nil"/>
              <w:right w:val="nil"/>
            </w:tcBorders>
            <w:shd w:val="clear" w:color="auto" w:fill="auto"/>
          </w:tcPr>
          <w:p w14:paraId="75103E3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30CF75" w14:textId="16FC1F92"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Agrostis</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6A936397" w14:textId="2D451D45" w:rsidR="00FB2C4E" w:rsidRPr="00532322" w:rsidRDefault="00A6760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Agrostis </w:t>
            </w:r>
            <w:proofErr w:type="spellStart"/>
            <w:r w:rsidRPr="00532322">
              <w:rPr>
                <w:rFonts w:asciiTheme="majorHAnsi" w:hAnsiTheme="majorHAnsi"/>
                <w:i/>
                <w:sz w:val="22"/>
              </w:rPr>
              <w:t>canina</w:t>
            </w:r>
            <w:proofErr w:type="spellEnd"/>
            <w:r w:rsidRPr="00532322">
              <w:rPr>
                <w:rFonts w:asciiTheme="majorHAnsi" w:hAnsiTheme="majorHAnsi"/>
                <w:sz w:val="22"/>
              </w:rPr>
              <w:t xml:space="preserve">, </w:t>
            </w:r>
            <w:r w:rsidRPr="00532322">
              <w:rPr>
                <w:rFonts w:asciiTheme="majorHAnsi" w:hAnsiTheme="majorHAnsi"/>
                <w:i/>
                <w:sz w:val="22"/>
              </w:rPr>
              <w:t>Agrostis gigantea</w:t>
            </w:r>
          </w:p>
        </w:tc>
      </w:tr>
      <w:tr w:rsidR="00FB2C4E" w:rsidRPr="00532322" w14:paraId="49D16EBC" w14:textId="77777777" w:rsidTr="00F62D34">
        <w:tc>
          <w:tcPr>
            <w:tcW w:w="1704" w:type="dxa"/>
            <w:tcBorders>
              <w:top w:val="nil"/>
              <w:left w:val="nil"/>
              <w:bottom w:val="nil"/>
              <w:right w:val="nil"/>
            </w:tcBorders>
            <w:shd w:val="clear" w:color="auto" w:fill="auto"/>
          </w:tcPr>
          <w:p w14:paraId="7679B74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67910C3" w14:textId="0291F1F3"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Arrhenatherum</w:t>
            </w:r>
            <w:proofErr w:type="spellEnd"/>
            <w:r w:rsidRPr="00532322">
              <w:rPr>
                <w:rFonts w:asciiTheme="majorHAnsi" w:hAnsiTheme="majorHAnsi"/>
                <w:i/>
                <w:sz w:val="22"/>
              </w:rPr>
              <w:t xml:space="preserve"> </w:t>
            </w:r>
            <w:proofErr w:type="spellStart"/>
            <w:r w:rsidRPr="00532322">
              <w:rPr>
                <w:rFonts w:asciiTheme="majorHAnsi" w:hAnsiTheme="majorHAnsi"/>
                <w:i/>
                <w:sz w:val="22"/>
              </w:rPr>
              <w:t>elatius</w:t>
            </w:r>
            <w:proofErr w:type="spellEnd"/>
          </w:p>
        </w:tc>
        <w:tc>
          <w:tcPr>
            <w:tcW w:w="5131" w:type="dxa"/>
            <w:tcBorders>
              <w:top w:val="nil"/>
              <w:left w:val="nil"/>
              <w:bottom w:val="nil"/>
              <w:right w:val="nil"/>
            </w:tcBorders>
            <w:shd w:val="clear" w:color="auto" w:fill="auto"/>
          </w:tcPr>
          <w:p w14:paraId="5D84C6F4" w14:textId="4F80A706"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Arrhenatherum</w:t>
            </w:r>
            <w:proofErr w:type="spellEnd"/>
            <w:r w:rsidRPr="00532322">
              <w:rPr>
                <w:rFonts w:asciiTheme="majorHAnsi" w:hAnsiTheme="majorHAnsi"/>
                <w:i/>
                <w:sz w:val="22"/>
              </w:rPr>
              <w:t xml:space="preserve"> </w:t>
            </w:r>
            <w:proofErr w:type="spellStart"/>
            <w:r w:rsidRPr="00532322">
              <w:rPr>
                <w:rFonts w:asciiTheme="majorHAnsi" w:hAnsiTheme="majorHAnsi"/>
                <w:i/>
                <w:sz w:val="22"/>
              </w:rPr>
              <w:t>elatius</w:t>
            </w:r>
            <w:proofErr w:type="spellEnd"/>
            <w:r w:rsidRPr="00532322">
              <w:rPr>
                <w:rFonts w:asciiTheme="majorHAnsi" w:hAnsiTheme="majorHAnsi"/>
                <w:sz w:val="22"/>
              </w:rPr>
              <w:t xml:space="preserve"> ssp. </w:t>
            </w:r>
            <w:proofErr w:type="spellStart"/>
            <w:r w:rsidRPr="00532322">
              <w:rPr>
                <w:rFonts w:asciiTheme="majorHAnsi" w:hAnsiTheme="majorHAnsi"/>
                <w:i/>
                <w:sz w:val="22"/>
              </w:rPr>
              <w:t>bulbosum</w:t>
            </w:r>
            <w:proofErr w:type="spellEnd"/>
          </w:p>
        </w:tc>
      </w:tr>
      <w:tr w:rsidR="00FB2C4E" w:rsidRPr="00532322" w14:paraId="5BC71204" w14:textId="77777777" w:rsidTr="00F62D34">
        <w:tc>
          <w:tcPr>
            <w:tcW w:w="1704" w:type="dxa"/>
            <w:tcBorders>
              <w:top w:val="nil"/>
              <w:left w:val="nil"/>
              <w:bottom w:val="nil"/>
              <w:right w:val="nil"/>
            </w:tcBorders>
            <w:shd w:val="clear" w:color="auto" w:fill="auto"/>
          </w:tcPr>
          <w:p w14:paraId="51D54A63"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E938690" w14:textId="5891D3F0"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Bromus</w:t>
            </w:r>
            <w:proofErr w:type="spellEnd"/>
            <w:r w:rsidR="0043334C" w:rsidRPr="00532322">
              <w:rPr>
                <w:rFonts w:asciiTheme="majorHAnsi" w:hAnsiTheme="majorHAnsi"/>
                <w:i/>
                <w:sz w:val="22"/>
              </w:rPr>
              <w:t xml:space="preserve"> </w:t>
            </w:r>
            <w:proofErr w:type="spellStart"/>
            <w:r w:rsidR="0043334C" w:rsidRPr="00532322">
              <w:rPr>
                <w:rFonts w:asciiTheme="majorHAnsi" w:hAnsiTheme="majorHAnsi"/>
                <w:i/>
                <w:sz w:val="22"/>
              </w:rPr>
              <w:t>hordeaceus</w:t>
            </w:r>
            <w:proofErr w:type="spellEnd"/>
          </w:p>
        </w:tc>
        <w:tc>
          <w:tcPr>
            <w:tcW w:w="5131" w:type="dxa"/>
            <w:tcBorders>
              <w:top w:val="nil"/>
              <w:left w:val="nil"/>
              <w:bottom w:val="nil"/>
              <w:right w:val="nil"/>
            </w:tcBorders>
            <w:shd w:val="clear" w:color="auto" w:fill="auto"/>
          </w:tcPr>
          <w:p w14:paraId="7C9E30E7" w14:textId="1119DF7D"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r w:rsidR="00CE0F40" w:rsidRPr="00532322">
              <w:rPr>
                <w:rFonts w:asciiTheme="majorHAnsi" w:hAnsiTheme="majorHAnsi"/>
                <w:sz w:val="22"/>
              </w:rPr>
              <w:t>sp.</w:t>
            </w:r>
            <w:r w:rsidRPr="00532322">
              <w:rPr>
                <w:rFonts w:asciiTheme="majorHAnsi" w:hAnsiTheme="majorHAnsi"/>
                <w:sz w:val="22"/>
              </w:rPr>
              <w:t xml:space="preserve">, </w:t>
            </w: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pectinatus</w:t>
            </w:r>
            <w:proofErr w:type="spellEnd"/>
            <w:r w:rsidRPr="00532322">
              <w:rPr>
                <w:rFonts w:asciiTheme="majorHAnsi" w:hAnsiTheme="majorHAnsi"/>
                <w:sz w:val="22"/>
              </w:rPr>
              <w:t xml:space="preserve">, </w:t>
            </w: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racemosus</w:t>
            </w:r>
            <w:proofErr w:type="spellEnd"/>
          </w:p>
        </w:tc>
      </w:tr>
      <w:tr w:rsidR="00FB2C4E" w:rsidRPr="00532322" w14:paraId="12A6AE26" w14:textId="77777777" w:rsidTr="00F62D34">
        <w:tc>
          <w:tcPr>
            <w:tcW w:w="1704" w:type="dxa"/>
            <w:tcBorders>
              <w:top w:val="nil"/>
              <w:left w:val="nil"/>
              <w:bottom w:val="nil"/>
              <w:right w:val="nil"/>
            </w:tcBorders>
            <w:shd w:val="clear" w:color="auto" w:fill="auto"/>
          </w:tcPr>
          <w:p w14:paraId="13080DF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0D849E" w14:textId="43FE6530"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Festuca</w:t>
            </w:r>
            <w:r w:rsidR="00CE0F40" w:rsidRPr="00532322">
              <w:rPr>
                <w:rFonts w:asciiTheme="majorHAnsi" w:hAnsiTheme="majorHAnsi"/>
                <w:i/>
                <w:sz w:val="22"/>
              </w:rPr>
              <w:t xml:space="preserve"> rubra</w:t>
            </w:r>
          </w:p>
        </w:tc>
        <w:tc>
          <w:tcPr>
            <w:tcW w:w="5131" w:type="dxa"/>
            <w:tcBorders>
              <w:top w:val="nil"/>
              <w:left w:val="nil"/>
              <w:bottom w:val="nil"/>
              <w:right w:val="nil"/>
            </w:tcBorders>
            <w:shd w:val="clear" w:color="auto" w:fill="auto"/>
          </w:tcPr>
          <w:p w14:paraId="1CA575D8" w14:textId="4A8506F3" w:rsidR="00FB2C4E" w:rsidRPr="00532322" w:rsidRDefault="00A6760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Festuca </w:t>
            </w:r>
            <w:proofErr w:type="spellStart"/>
            <w:r w:rsidRPr="00532322">
              <w:rPr>
                <w:rFonts w:asciiTheme="majorHAnsi" w:hAnsiTheme="majorHAnsi"/>
                <w:i/>
                <w:sz w:val="22"/>
              </w:rPr>
              <w:t>arundinacea</w:t>
            </w:r>
            <w:proofErr w:type="spellEnd"/>
            <w:r w:rsidRPr="00532322">
              <w:rPr>
                <w:rFonts w:asciiTheme="majorHAnsi" w:hAnsiTheme="majorHAnsi"/>
                <w:sz w:val="22"/>
              </w:rPr>
              <w:t xml:space="preserve">, </w:t>
            </w:r>
            <w:r w:rsidRPr="00532322">
              <w:rPr>
                <w:rFonts w:asciiTheme="majorHAnsi" w:hAnsiTheme="majorHAnsi"/>
                <w:i/>
                <w:sz w:val="22"/>
              </w:rPr>
              <w:t xml:space="preserve">Festuca </w:t>
            </w:r>
            <w:r w:rsidR="00CE0F40" w:rsidRPr="00532322">
              <w:rPr>
                <w:rFonts w:asciiTheme="majorHAnsi" w:hAnsiTheme="majorHAnsi"/>
                <w:sz w:val="22"/>
              </w:rPr>
              <w:t>sp.</w:t>
            </w:r>
          </w:p>
        </w:tc>
      </w:tr>
      <w:tr w:rsidR="00FB2C4E" w:rsidRPr="00532322" w14:paraId="7C3FADC1" w14:textId="77777777" w:rsidTr="00F62D34">
        <w:tc>
          <w:tcPr>
            <w:tcW w:w="1704" w:type="dxa"/>
            <w:tcBorders>
              <w:top w:val="nil"/>
              <w:left w:val="nil"/>
              <w:bottom w:val="nil"/>
              <w:right w:val="nil"/>
            </w:tcBorders>
            <w:shd w:val="clear" w:color="auto" w:fill="auto"/>
          </w:tcPr>
          <w:p w14:paraId="45FF0CEB"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49F6EEE" w14:textId="796E44D2"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Poa</w:t>
            </w:r>
            <w:proofErr w:type="spellEnd"/>
            <w:r w:rsidRPr="00532322">
              <w:rPr>
                <w:rFonts w:asciiTheme="majorHAnsi" w:hAnsiTheme="majorHAnsi"/>
                <w:sz w:val="22"/>
              </w:rPr>
              <w:t xml:space="preserve"> </w:t>
            </w:r>
            <w:r w:rsidR="00CE0F40" w:rsidRPr="00532322">
              <w:rPr>
                <w:rFonts w:asciiTheme="majorHAnsi" w:hAnsiTheme="majorHAnsi"/>
                <w:i/>
                <w:sz w:val="22"/>
              </w:rPr>
              <w:t>pratensis</w:t>
            </w:r>
          </w:p>
        </w:tc>
        <w:tc>
          <w:tcPr>
            <w:tcW w:w="5131" w:type="dxa"/>
            <w:tcBorders>
              <w:top w:val="nil"/>
              <w:left w:val="nil"/>
              <w:bottom w:val="nil"/>
              <w:right w:val="nil"/>
            </w:tcBorders>
            <w:shd w:val="clear" w:color="auto" w:fill="auto"/>
          </w:tcPr>
          <w:p w14:paraId="536F9F50" w14:textId="16531EEF" w:rsidR="00FB2C4E" w:rsidRPr="00532322" w:rsidRDefault="00A6760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Poa</w:t>
            </w:r>
            <w:proofErr w:type="spellEnd"/>
            <w:r w:rsidRPr="00532322">
              <w:rPr>
                <w:rFonts w:asciiTheme="majorHAnsi" w:hAnsiTheme="majorHAnsi"/>
                <w:i/>
                <w:sz w:val="22"/>
              </w:rPr>
              <w:t xml:space="preserve"> pratensis</w:t>
            </w:r>
            <w:r w:rsidRPr="00532322">
              <w:rPr>
                <w:rFonts w:asciiTheme="majorHAnsi" w:hAnsiTheme="majorHAnsi"/>
                <w:sz w:val="22"/>
              </w:rPr>
              <w:t xml:space="preserve"> ssp. </w:t>
            </w:r>
            <w:proofErr w:type="spellStart"/>
            <w:r w:rsidRPr="00532322">
              <w:rPr>
                <w:rFonts w:asciiTheme="majorHAnsi" w:hAnsiTheme="majorHAnsi"/>
                <w:i/>
                <w:sz w:val="22"/>
              </w:rPr>
              <w:t>latifolia</w:t>
            </w:r>
            <w:proofErr w:type="spellEnd"/>
            <w:r w:rsidRPr="00532322">
              <w:rPr>
                <w:rFonts w:asciiTheme="majorHAnsi" w:hAnsiTheme="majorHAnsi"/>
                <w:sz w:val="22"/>
              </w:rPr>
              <w:t xml:space="preserve">, </w:t>
            </w:r>
            <w:proofErr w:type="spellStart"/>
            <w:r w:rsidRPr="00532322">
              <w:rPr>
                <w:rFonts w:asciiTheme="majorHAnsi" w:hAnsiTheme="majorHAnsi"/>
                <w:i/>
                <w:sz w:val="22"/>
              </w:rPr>
              <w:t>Poa</w:t>
            </w:r>
            <w:proofErr w:type="spellEnd"/>
            <w:r w:rsidRPr="00532322">
              <w:rPr>
                <w:rFonts w:asciiTheme="majorHAnsi" w:hAnsiTheme="majorHAnsi"/>
                <w:sz w:val="22"/>
              </w:rPr>
              <w:t xml:space="preserve"> sp.</w:t>
            </w:r>
            <w:r w:rsidR="00CE0F40" w:rsidRPr="00532322">
              <w:rPr>
                <w:rFonts w:asciiTheme="majorHAnsi" w:hAnsiTheme="majorHAnsi"/>
                <w:sz w:val="22"/>
              </w:rPr>
              <w:t xml:space="preserve">, </w:t>
            </w:r>
            <w:proofErr w:type="spellStart"/>
            <w:r w:rsidR="00CE0F40" w:rsidRPr="00532322">
              <w:rPr>
                <w:rFonts w:asciiTheme="majorHAnsi" w:hAnsiTheme="majorHAnsi"/>
                <w:i/>
                <w:sz w:val="22"/>
              </w:rPr>
              <w:t>Poa</w:t>
            </w:r>
            <w:proofErr w:type="spellEnd"/>
            <w:r w:rsidR="00CE0F40" w:rsidRPr="00532322">
              <w:rPr>
                <w:rFonts w:asciiTheme="majorHAnsi" w:hAnsiTheme="majorHAnsi"/>
                <w:i/>
                <w:sz w:val="22"/>
              </w:rPr>
              <w:t xml:space="preserve"> </w:t>
            </w:r>
            <w:proofErr w:type="spellStart"/>
            <w:r w:rsidR="00CE0F40" w:rsidRPr="00532322">
              <w:rPr>
                <w:rFonts w:asciiTheme="majorHAnsi" w:hAnsiTheme="majorHAnsi"/>
                <w:i/>
                <w:sz w:val="22"/>
              </w:rPr>
              <w:t>trivialis</w:t>
            </w:r>
            <w:proofErr w:type="spellEnd"/>
          </w:p>
        </w:tc>
      </w:tr>
      <w:tr w:rsidR="00C03B4B" w:rsidRPr="00532322" w14:paraId="31BBDACA" w14:textId="77777777" w:rsidTr="00F62D34">
        <w:tc>
          <w:tcPr>
            <w:tcW w:w="1704" w:type="dxa"/>
            <w:tcBorders>
              <w:top w:val="nil"/>
              <w:left w:val="nil"/>
              <w:bottom w:val="nil"/>
              <w:right w:val="nil"/>
            </w:tcBorders>
            <w:shd w:val="clear" w:color="auto" w:fill="auto"/>
          </w:tcPr>
          <w:p w14:paraId="4BE87F64" w14:textId="77777777" w:rsidR="00C03B4B" w:rsidRPr="00532322" w:rsidRDefault="00C03B4B"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6C0DA0" w14:textId="0EC538CC" w:rsidR="00C03B4B" w:rsidRPr="00532322" w:rsidRDefault="00C03B4B"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Rumex</w:t>
            </w:r>
            <w:proofErr w:type="spellEnd"/>
            <w:r w:rsidRPr="00532322">
              <w:rPr>
                <w:rFonts w:asciiTheme="majorHAnsi" w:hAnsiTheme="majorHAnsi"/>
                <w:i/>
                <w:sz w:val="22"/>
              </w:rPr>
              <w:t xml:space="preserve"> </w:t>
            </w:r>
            <w:proofErr w:type="spellStart"/>
            <w:r w:rsidRPr="00532322">
              <w:rPr>
                <w:rFonts w:asciiTheme="majorHAnsi" w:hAnsiTheme="majorHAnsi"/>
                <w:i/>
                <w:sz w:val="22"/>
              </w:rPr>
              <w:t>acetosella</w:t>
            </w:r>
            <w:proofErr w:type="spellEnd"/>
          </w:p>
        </w:tc>
        <w:tc>
          <w:tcPr>
            <w:tcW w:w="5131" w:type="dxa"/>
            <w:tcBorders>
              <w:top w:val="nil"/>
              <w:left w:val="nil"/>
              <w:bottom w:val="nil"/>
              <w:right w:val="nil"/>
            </w:tcBorders>
            <w:shd w:val="clear" w:color="auto" w:fill="auto"/>
          </w:tcPr>
          <w:p w14:paraId="195374FD" w14:textId="3F20B38A" w:rsidR="00C03B4B" w:rsidRPr="00532322" w:rsidRDefault="00C03B4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Rumex</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27ECC825" w14:textId="77777777" w:rsidTr="00CE0F40">
        <w:tc>
          <w:tcPr>
            <w:tcW w:w="1704" w:type="dxa"/>
            <w:tcBorders>
              <w:left w:val="nil"/>
              <w:bottom w:val="single" w:sz="4" w:space="0" w:color="auto"/>
              <w:right w:val="nil"/>
            </w:tcBorders>
            <w:shd w:val="clear" w:color="auto" w:fill="auto"/>
          </w:tcPr>
          <w:p w14:paraId="7C397A0C" w14:textId="41C6EF29"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chilcas.ar</w:t>
            </w:r>
          </w:p>
        </w:tc>
        <w:tc>
          <w:tcPr>
            <w:tcW w:w="2615" w:type="dxa"/>
            <w:tcBorders>
              <w:left w:val="nil"/>
              <w:bottom w:val="single" w:sz="4" w:space="0" w:color="auto"/>
              <w:right w:val="nil"/>
            </w:tcBorders>
            <w:shd w:val="clear" w:color="auto" w:fill="auto"/>
          </w:tcPr>
          <w:p w14:paraId="440C2288" w14:textId="07D1C8D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brachyantherus</w:t>
            </w:r>
            <w:proofErr w:type="spellEnd"/>
          </w:p>
        </w:tc>
        <w:tc>
          <w:tcPr>
            <w:tcW w:w="5131" w:type="dxa"/>
            <w:tcBorders>
              <w:left w:val="nil"/>
              <w:bottom w:val="single" w:sz="4" w:space="0" w:color="auto"/>
              <w:right w:val="nil"/>
            </w:tcBorders>
            <w:shd w:val="clear" w:color="auto" w:fill="auto"/>
          </w:tcPr>
          <w:p w14:paraId="2095A522" w14:textId="0929BD02" w:rsidR="00FB2C4E" w:rsidRPr="00532322" w:rsidRDefault="007C4A03"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Pr="00532322">
              <w:rPr>
                <w:rFonts w:asciiTheme="majorHAnsi" w:hAnsiTheme="majorHAnsi"/>
                <w:i/>
                <w:sz w:val="22"/>
              </w:rPr>
              <w:t>auleticus</w:t>
            </w:r>
            <w:proofErr w:type="spellEnd"/>
          </w:p>
        </w:tc>
      </w:tr>
      <w:tr w:rsidR="00FB2C4E" w:rsidRPr="00532322" w14:paraId="539603FA" w14:textId="77777777" w:rsidTr="00F62D34">
        <w:tc>
          <w:tcPr>
            <w:tcW w:w="1704" w:type="dxa"/>
            <w:tcBorders>
              <w:left w:val="nil"/>
              <w:bottom w:val="nil"/>
              <w:right w:val="nil"/>
            </w:tcBorders>
            <w:shd w:val="clear" w:color="auto" w:fill="auto"/>
          </w:tcPr>
          <w:p w14:paraId="0EBF1046" w14:textId="3D2379CB"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comp.pt</w:t>
            </w:r>
          </w:p>
        </w:tc>
        <w:tc>
          <w:tcPr>
            <w:tcW w:w="2615" w:type="dxa"/>
            <w:tcBorders>
              <w:left w:val="nil"/>
              <w:bottom w:val="nil"/>
              <w:right w:val="nil"/>
            </w:tcBorders>
            <w:shd w:val="clear" w:color="auto" w:fill="auto"/>
          </w:tcPr>
          <w:p w14:paraId="52E0162F" w14:textId="0E55028C" w:rsidR="00FB2C4E"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r w:rsidR="00EC312D" w:rsidRPr="00532322">
              <w:rPr>
                <w:rFonts w:asciiTheme="majorHAnsi" w:hAnsiTheme="majorHAnsi"/>
                <w:sz w:val="22"/>
              </w:rPr>
              <w:t>sp.</w:t>
            </w:r>
          </w:p>
        </w:tc>
        <w:tc>
          <w:tcPr>
            <w:tcW w:w="5131" w:type="dxa"/>
            <w:tcBorders>
              <w:left w:val="nil"/>
              <w:bottom w:val="nil"/>
              <w:right w:val="nil"/>
            </w:tcBorders>
            <w:shd w:val="clear" w:color="auto" w:fill="auto"/>
          </w:tcPr>
          <w:p w14:paraId="79BFF139" w14:textId="41EE366F" w:rsidR="00FB2C4E"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00EC312D" w:rsidRPr="00532322">
              <w:rPr>
                <w:rFonts w:asciiTheme="majorHAnsi" w:hAnsiTheme="majorHAnsi"/>
                <w:i/>
                <w:sz w:val="22"/>
              </w:rPr>
              <w:t>capillaris</w:t>
            </w:r>
            <w:proofErr w:type="spellEnd"/>
            <w:r w:rsidR="00EC312D" w:rsidRPr="00532322">
              <w:rPr>
                <w:rFonts w:asciiTheme="majorHAnsi" w:hAnsiTheme="majorHAnsi"/>
                <w:i/>
                <w:sz w:val="22"/>
              </w:rPr>
              <w:t xml:space="preserve">, </w:t>
            </w:r>
            <w:proofErr w:type="spellStart"/>
            <w:r w:rsidR="00EC312D" w:rsidRPr="00532322">
              <w:rPr>
                <w:rFonts w:asciiTheme="majorHAnsi" w:hAnsiTheme="majorHAnsi"/>
                <w:i/>
                <w:sz w:val="22"/>
              </w:rPr>
              <w:t>Crepis</w:t>
            </w:r>
            <w:proofErr w:type="spellEnd"/>
            <w:r w:rsidR="00EC312D" w:rsidRPr="00532322">
              <w:rPr>
                <w:rFonts w:asciiTheme="majorHAnsi" w:hAnsiTheme="majorHAnsi"/>
                <w:i/>
                <w:sz w:val="22"/>
              </w:rPr>
              <w:t xml:space="preserve"> </w:t>
            </w:r>
            <w:proofErr w:type="spellStart"/>
            <w:r w:rsidRPr="00532322">
              <w:rPr>
                <w:rFonts w:asciiTheme="majorHAnsi" w:hAnsiTheme="majorHAnsi"/>
                <w:i/>
                <w:sz w:val="22"/>
              </w:rPr>
              <w:t>vesicaria</w:t>
            </w:r>
            <w:proofErr w:type="spellEnd"/>
          </w:p>
        </w:tc>
      </w:tr>
      <w:tr w:rsidR="00CE0F40" w:rsidRPr="00532322" w14:paraId="6E640FBB" w14:textId="77777777" w:rsidTr="00CE0F40">
        <w:tc>
          <w:tcPr>
            <w:tcW w:w="1704" w:type="dxa"/>
            <w:tcBorders>
              <w:top w:val="nil"/>
              <w:left w:val="nil"/>
              <w:bottom w:val="nil"/>
              <w:right w:val="nil"/>
            </w:tcBorders>
            <w:shd w:val="clear" w:color="auto" w:fill="auto"/>
          </w:tcPr>
          <w:p w14:paraId="5CD7634A"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E08FC8D" w14:textId="0FBC6296"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Hypochaeris</w:t>
            </w:r>
            <w:proofErr w:type="spellEnd"/>
            <w:r w:rsidRPr="00532322">
              <w:rPr>
                <w:rFonts w:asciiTheme="majorHAnsi" w:hAnsiTheme="majorHAnsi"/>
                <w:i/>
                <w:sz w:val="22"/>
              </w:rPr>
              <w:t xml:space="preserve"> glabra</w:t>
            </w:r>
          </w:p>
        </w:tc>
        <w:tc>
          <w:tcPr>
            <w:tcW w:w="5131" w:type="dxa"/>
            <w:tcBorders>
              <w:top w:val="nil"/>
              <w:left w:val="nil"/>
              <w:bottom w:val="nil"/>
              <w:right w:val="nil"/>
            </w:tcBorders>
            <w:shd w:val="clear" w:color="auto" w:fill="auto"/>
          </w:tcPr>
          <w:p w14:paraId="49CD91ED" w14:textId="491ECC77"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Hypochaeris</w:t>
            </w:r>
            <w:proofErr w:type="spellEnd"/>
            <w:r w:rsidRPr="00532322">
              <w:rPr>
                <w:rFonts w:asciiTheme="majorHAnsi" w:hAnsiTheme="majorHAnsi"/>
                <w:sz w:val="22"/>
              </w:rPr>
              <w:t xml:space="preserve">, </w:t>
            </w:r>
            <w:r w:rsidRPr="00532322">
              <w:rPr>
                <w:rFonts w:asciiTheme="majorHAnsi" w:hAnsiTheme="majorHAnsi"/>
                <w:i/>
                <w:sz w:val="22"/>
              </w:rPr>
              <w:t xml:space="preserve">Leontodon </w:t>
            </w:r>
            <w:proofErr w:type="spellStart"/>
            <w:r w:rsidRPr="00532322">
              <w:rPr>
                <w:rFonts w:asciiTheme="majorHAnsi" w:hAnsiTheme="majorHAnsi"/>
                <w:i/>
                <w:sz w:val="22"/>
              </w:rPr>
              <w:t>taraxacoides</w:t>
            </w:r>
            <w:proofErr w:type="spellEnd"/>
          </w:p>
        </w:tc>
      </w:tr>
      <w:tr w:rsidR="00CE0F40" w:rsidRPr="00532322" w14:paraId="24DE63E1" w14:textId="77777777" w:rsidTr="00CE0F40">
        <w:tc>
          <w:tcPr>
            <w:tcW w:w="1704" w:type="dxa"/>
            <w:tcBorders>
              <w:top w:val="nil"/>
              <w:left w:val="nil"/>
              <w:bottom w:val="nil"/>
              <w:right w:val="nil"/>
            </w:tcBorders>
            <w:shd w:val="clear" w:color="auto" w:fill="auto"/>
          </w:tcPr>
          <w:p w14:paraId="7D9CD24E"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43CE3FD" w14:textId="02AA770C"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Trofolium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glomeratum</w:t>
            </w:r>
            <w:proofErr w:type="spellEnd"/>
          </w:p>
        </w:tc>
        <w:tc>
          <w:tcPr>
            <w:tcW w:w="5131" w:type="dxa"/>
            <w:tcBorders>
              <w:top w:val="nil"/>
              <w:left w:val="nil"/>
              <w:bottom w:val="nil"/>
              <w:right w:val="nil"/>
            </w:tcBorders>
            <w:shd w:val="clear" w:color="auto" w:fill="auto"/>
          </w:tcPr>
          <w:p w14:paraId="2F0318E2" w14:textId="529E42AA"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6325FADB" w14:textId="77777777" w:rsidTr="00F62D34">
        <w:tc>
          <w:tcPr>
            <w:tcW w:w="1704" w:type="dxa"/>
            <w:tcBorders>
              <w:top w:val="nil"/>
              <w:left w:val="nil"/>
              <w:bottom w:val="nil"/>
              <w:right w:val="nil"/>
            </w:tcBorders>
            <w:shd w:val="clear" w:color="auto" w:fill="auto"/>
          </w:tcPr>
          <w:p w14:paraId="4C54A92C"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6EADF83" w14:textId="1AA7C50F" w:rsidR="00FB2C4E" w:rsidRPr="00532322" w:rsidRDefault="007C4A03"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Erodium </w:t>
            </w:r>
            <w:r w:rsidR="00EC312D" w:rsidRPr="00532322">
              <w:rPr>
                <w:rFonts w:asciiTheme="majorHAnsi" w:hAnsiTheme="majorHAnsi"/>
                <w:sz w:val="22"/>
              </w:rPr>
              <w:t>sp.</w:t>
            </w:r>
          </w:p>
        </w:tc>
        <w:tc>
          <w:tcPr>
            <w:tcW w:w="5131" w:type="dxa"/>
            <w:tcBorders>
              <w:top w:val="nil"/>
              <w:left w:val="nil"/>
              <w:bottom w:val="nil"/>
              <w:right w:val="nil"/>
            </w:tcBorders>
            <w:shd w:val="clear" w:color="auto" w:fill="auto"/>
          </w:tcPr>
          <w:p w14:paraId="5B8D9F52" w14:textId="54B40EC7"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w:t>
            </w:r>
            <w:proofErr w:type="spellStart"/>
            <w:r w:rsidR="00EC312D" w:rsidRPr="00532322">
              <w:rPr>
                <w:rFonts w:asciiTheme="majorHAnsi" w:hAnsiTheme="majorHAnsi"/>
                <w:i/>
                <w:sz w:val="22"/>
              </w:rPr>
              <w:t>aethiopicum</w:t>
            </w:r>
            <w:proofErr w:type="spellEnd"/>
            <w:r w:rsidR="00EC312D" w:rsidRPr="00532322">
              <w:rPr>
                <w:rFonts w:asciiTheme="majorHAnsi" w:hAnsiTheme="majorHAnsi"/>
                <w:i/>
                <w:sz w:val="22"/>
              </w:rPr>
              <w:t xml:space="preserve">, Erodium </w:t>
            </w:r>
            <w:proofErr w:type="spellStart"/>
            <w:r w:rsidR="00EC312D" w:rsidRPr="00532322">
              <w:rPr>
                <w:rFonts w:asciiTheme="majorHAnsi" w:hAnsiTheme="majorHAnsi"/>
                <w:i/>
                <w:sz w:val="22"/>
              </w:rPr>
              <w:t>botrys</w:t>
            </w:r>
            <w:proofErr w:type="spellEnd"/>
            <w:r w:rsidR="00EC312D" w:rsidRPr="00532322">
              <w:rPr>
                <w:rFonts w:asciiTheme="majorHAnsi" w:hAnsiTheme="majorHAnsi"/>
                <w:i/>
                <w:sz w:val="22"/>
              </w:rPr>
              <w:t xml:space="preserve">, Erodium </w:t>
            </w:r>
            <w:proofErr w:type="spellStart"/>
            <w:r w:rsidR="00EC312D" w:rsidRPr="00532322">
              <w:rPr>
                <w:rFonts w:asciiTheme="majorHAnsi" w:hAnsiTheme="majorHAnsi"/>
                <w:i/>
                <w:sz w:val="22"/>
              </w:rPr>
              <w:t>cicutarium</w:t>
            </w:r>
            <w:proofErr w:type="spellEnd"/>
          </w:p>
        </w:tc>
      </w:tr>
      <w:tr w:rsidR="00FB2C4E" w:rsidRPr="00532322" w14:paraId="25B8554C" w14:textId="77777777" w:rsidTr="00F62D34">
        <w:tc>
          <w:tcPr>
            <w:tcW w:w="1704" w:type="dxa"/>
            <w:tcBorders>
              <w:top w:val="nil"/>
              <w:left w:val="nil"/>
              <w:bottom w:val="nil"/>
              <w:right w:val="nil"/>
            </w:tcBorders>
            <w:shd w:val="clear" w:color="auto" w:fill="auto"/>
          </w:tcPr>
          <w:p w14:paraId="7B1944DE"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373E78C" w14:textId="0F3C065E"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Orobanche</w:t>
            </w:r>
            <w:proofErr w:type="spellEnd"/>
            <w:r w:rsidRPr="00532322">
              <w:rPr>
                <w:rFonts w:asciiTheme="majorHAnsi" w:hAnsiTheme="majorHAnsi"/>
                <w:i/>
                <w:sz w:val="22"/>
              </w:rPr>
              <w:t xml:space="preserve"> minor</w:t>
            </w:r>
          </w:p>
        </w:tc>
        <w:tc>
          <w:tcPr>
            <w:tcW w:w="5131" w:type="dxa"/>
            <w:tcBorders>
              <w:top w:val="nil"/>
              <w:left w:val="nil"/>
              <w:bottom w:val="nil"/>
              <w:right w:val="nil"/>
            </w:tcBorders>
            <w:shd w:val="clear" w:color="auto" w:fill="auto"/>
          </w:tcPr>
          <w:p w14:paraId="608692BD" w14:textId="0CCCF9F3"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Orobanche</w:t>
            </w:r>
            <w:proofErr w:type="spellEnd"/>
            <w:r w:rsidRPr="00532322">
              <w:rPr>
                <w:rFonts w:asciiTheme="majorHAnsi" w:hAnsiTheme="majorHAnsi"/>
                <w:sz w:val="22"/>
              </w:rPr>
              <w:t xml:space="preserve"> sp.</w:t>
            </w:r>
          </w:p>
        </w:tc>
      </w:tr>
      <w:tr w:rsidR="00CE0F40" w:rsidRPr="00532322" w14:paraId="50D06D1D" w14:textId="77777777" w:rsidTr="00F62D34">
        <w:tc>
          <w:tcPr>
            <w:tcW w:w="1704" w:type="dxa"/>
            <w:tcBorders>
              <w:top w:val="nil"/>
              <w:left w:val="nil"/>
              <w:bottom w:val="nil"/>
              <w:right w:val="nil"/>
            </w:tcBorders>
            <w:shd w:val="clear" w:color="auto" w:fill="auto"/>
          </w:tcPr>
          <w:p w14:paraId="55E328CE" w14:textId="77777777" w:rsidR="00CE0F40" w:rsidRPr="00532322" w:rsidRDefault="00CE0F4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6A143D3" w14:textId="2585EC4E" w:rsidR="00CE0F40"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Plantago</w:t>
            </w:r>
            <w:proofErr w:type="spellEnd"/>
            <w:r w:rsidRPr="00532322">
              <w:rPr>
                <w:rFonts w:asciiTheme="majorHAnsi" w:hAnsiTheme="majorHAnsi"/>
                <w:i/>
                <w:sz w:val="22"/>
              </w:rPr>
              <w:t xml:space="preserve"> </w:t>
            </w:r>
            <w:proofErr w:type="spellStart"/>
            <w:r w:rsidRPr="00532322">
              <w:rPr>
                <w:rFonts w:asciiTheme="majorHAnsi" w:hAnsiTheme="majorHAnsi"/>
                <w:i/>
                <w:sz w:val="22"/>
              </w:rPr>
              <w:t>bellardi</w:t>
            </w:r>
            <w:proofErr w:type="spellEnd"/>
          </w:p>
        </w:tc>
        <w:tc>
          <w:tcPr>
            <w:tcW w:w="5131" w:type="dxa"/>
            <w:tcBorders>
              <w:top w:val="nil"/>
              <w:left w:val="nil"/>
              <w:bottom w:val="nil"/>
              <w:right w:val="nil"/>
            </w:tcBorders>
            <w:shd w:val="clear" w:color="auto" w:fill="auto"/>
          </w:tcPr>
          <w:p w14:paraId="73B3B916" w14:textId="0AD314BD" w:rsidR="00CE0F40"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Plantago</w:t>
            </w:r>
            <w:proofErr w:type="spellEnd"/>
            <w:r w:rsidRPr="00532322">
              <w:rPr>
                <w:rFonts w:asciiTheme="majorHAnsi" w:hAnsiTheme="majorHAnsi"/>
                <w:i/>
                <w:sz w:val="22"/>
              </w:rPr>
              <w:t xml:space="preserve"> </w:t>
            </w:r>
            <w:proofErr w:type="spellStart"/>
            <w:r w:rsidRPr="00532322">
              <w:rPr>
                <w:rFonts w:asciiTheme="majorHAnsi" w:hAnsiTheme="majorHAnsi"/>
                <w:i/>
                <w:sz w:val="22"/>
              </w:rPr>
              <w:t>bellardii</w:t>
            </w:r>
            <w:proofErr w:type="spellEnd"/>
          </w:p>
        </w:tc>
      </w:tr>
      <w:tr w:rsidR="00FB2C4E" w:rsidRPr="00532322" w14:paraId="2485F9E9" w14:textId="77777777" w:rsidTr="00F62D34">
        <w:tc>
          <w:tcPr>
            <w:tcW w:w="1704" w:type="dxa"/>
            <w:tcBorders>
              <w:top w:val="nil"/>
              <w:left w:val="nil"/>
              <w:right w:val="nil"/>
            </w:tcBorders>
            <w:shd w:val="clear" w:color="auto" w:fill="auto"/>
          </w:tcPr>
          <w:p w14:paraId="5819D40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71E8DA3A" w14:textId="72188C28" w:rsidR="00FB2C4E" w:rsidRPr="00532322" w:rsidRDefault="00CE0F4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Vulpia</w:t>
            </w:r>
            <w:proofErr w:type="spellEnd"/>
            <w:r w:rsidRPr="00532322">
              <w:rPr>
                <w:rFonts w:asciiTheme="majorHAnsi" w:hAnsiTheme="majorHAnsi"/>
                <w:i/>
                <w:sz w:val="22"/>
              </w:rPr>
              <w:t xml:space="preserve"> </w:t>
            </w:r>
            <w:proofErr w:type="spellStart"/>
            <w:r w:rsidRPr="00532322">
              <w:rPr>
                <w:rFonts w:asciiTheme="majorHAnsi" w:hAnsiTheme="majorHAnsi"/>
                <w:i/>
                <w:sz w:val="22"/>
              </w:rPr>
              <w:t>bromoides</w:t>
            </w:r>
            <w:proofErr w:type="spellEnd"/>
          </w:p>
        </w:tc>
        <w:tc>
          <w:tcPr>
            <w:tcW w:w="5131" w:type="dxa"/>
            <w:tcBorders>
              <w:top w:val="nil"/>
              <w:left w:val="nil"/>
              <w:right w:val="nil"/>
            </w:tcBorders>
            <w:shd w:val="clear" w:color="auto" w:fill="auto"/>
          </w:tcPr>
          <w:p w14:paraId="0D08C54E" w14:textId="0A3E78AC" w:rsidR="00FB2C4E" w:rsidRPr="00532322" w:rsidRDefault="00CE0F4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Vulpia</w:t>
            </w:r>
            <w:proofErr w:type="spellEnd"/>
          </w:p>
        </w:tc>
      </w:tr>
      <w:tr w:rsidR="00FB2C4E" w:rsidRPr="00532322" w14:paraId="31D9255C" w14:textId="77777777" w:rsidTr="00F62D34">
        <w:tc>
          <w:tcPr>
            <w:tcW w:w="1704" w:type="dxa"/>
            <w:tcBorders>
              <w:left w:val="nil"/>
              <w:right w:val="nil"/>
            </w:tcBorders>
            <w:shd w:val="clear" w:color="auto" w:fill="auto"/>
          </w:tcPr>
          <w:p w14:paraId="7DB21F34" w14:textId="727B1874"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cowi.ca</w:t>
            </w:r>
          </w:p>
        </w:tc>
        <w:tc>
          <w:tcPr>
            <w:tcW w:w="2615" w:type="dxa"/>
            <w:tcBorders>
              <w:left w:val="nil"/>
              <w:right w:val="nil"/>
            </w:tcBorders>
            <w:shd w:val="clear" w:color="auto" w:fill="auto"/>
          </w:tcPr>
          <w:p w14:paraId="3563FB10"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7A36150" w14:textId="776618C4"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1B81275" w14:textId="77777777" w:rsidTr="00F62D34">
        <w:tc>
          <w:tcPr>
            <w:tcW w:w="1704" w:type="dxa"/>
            <w:tcBorders>
              <w:left w:val="nil"/>
              <w:bottom w:val="single" w:sz="4" w:space="0" w:color="auto"/>
              <w:right w:val="nil"/>
            </w:tcBorders>
            <w:shd w:val="clear" w:color="auto" w:fill="auto"/>
          </w:tcPr>
          <w:p w14:paraId="4FF69817" w14:textId="399C8E7A"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elliot.us</w:t>
            </w:r>
          </w:p>
        </w:tc>
        <w:tc>
          <w:tcPr>
            <w:tcW w:w="2615" w:type="dxa"/>
            <w:tcBorders>
              <w:left w:val="nil"/>
              <w:bottom w:val="single" w:sz="4" w:space="0" w:color="auto"/>
              <w:right w:val="nil"/>
            </w:tcBorders>
            <w:shd w:val="clear" w:color="auto" w:fill="auto"/>
          </w:tcPr>
          <w:p w14:paraId="42357A61" w14:textId="70F2E58C"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Juncus </w:t>
            </w:r>
            <w:proofErr w:type="spellStart"/>
            <w:r w:rsidR="007C4A03" w:rsidRPr="00532322">
              <w:rPr>
                <w:rFonts w:asciiTheme="majorHAnsi" w:hAnsiTheme="majorHAnsi"/>
                <w:i/>
                <w:sz w:val="22"/>
              </w:rPr>
              <w:t>dubius</w:t>
            </w:r>
            <w:proofErr w:type="spellEnd"/>
          </w:p>
        </w:tc>
        <w:tc>
          <w:tcPr>
            <w:tcW w:w="5131" w:type="dxa"/>
            <w:tcBorders>
              <w:left w:val="nil"/>
              <w:bottom w:val="single" w:sz="4" w:space="0" w:color="auto"/>
              <w:right w:val="nil"/>
            </w:tcBorders>
            <w:shd w:val="clear" w:color="auto" w:fill="auto"/>
          </w:tcPr>
          <w:p w14:paraId="18A4B4C8" w14:textId="707AEC1B"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Juncus</w:t>
            </w:r>
            <w:r w:rsidRPr="00532322">
              <w:rPr>
                <w:rFonts w:asciiTheme="majorHAnsi" w:hAnsiTheme="majorHAnsi"/>
                <w:sz w:val="22"/>
              </w:rPr>
              <w:t xml:space="preserve"> sp.</w:t>
            </w:r>
          </w:p>
        </w:tc>
      </w:tr>
      <w:tr w:rsidR="000C3EFF" w:rsidRPr="00532322" w14:paraId="7B6BC591" w14:textId="77777777" w:rsidTr="00F62D34">
        <w:tc>
          <w:tcPr>
            <w:tcW w:w="1704" w:type="dxa"/>
            <w:tcBorders>
              <w:left w:val="nil"/>
              <w:bottom w:val="single" w:sz="4" w:space="0" w:color="auto"/>
              <w:right w:val="nil"/>
            </w:tcBorders>
            <w:shd w:val="clear" w:color="auto" w:fill="auto"/>
          </w:tcPr>
          <w:p w14:paraId="2573E5CF" w14:textId="10F9F2EB" w:rsidR="000C3EFF" w:rsidRPr="00532322" w:rsidRDefault="000C3EFF" w:rsidP="00532322">
            <w:pPr>
              <w:spacing w:after="120"/>
              <w:contextualSpacing/>
              <w:rPr>
                <w:rFonts w:asciiTheme="majorHAnsi" w:hAnsiTheme="majorHAnsi"/>
                <w:sz w:val="22"/>
              </w:rPr>
            </w:pPr>
            <w:r w:rsidRPr="00532322">
              <w:rPr>
                <w:rFonts w:asciiTheme="majorHAnsi" w:hAnsiTheme="majorHAnsi"/>
                <w:sz w:val="22"/>
              </w:rPr>
              <w:t>ethass.au</w:t>
            </w:r>
          </w:p>
        </w:tc>
        <w:tc>
          <w:tcPr>
            <w:tcW w:w="2615" w:type="dxa"/>
            <w:tcBorders>
              <w:left w:val="nil"/>
              <w:bottom w:val="single" w:sz="4" w:space="0" w:color="auto"/>
              <w:right w:val="nil"/>
            </w:tcBorders>
            <w:shd w:val="clear" w:color="auto" w:fill="auto"/>
          </w:tcPr>
          <w:p w14:paraId="6A440E16" w14:textId="5FE8C95F" w:rsidR="000C3EFF" w:rsidRPr="00532322" w:rsidRDefault="000C3EFF"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Portulaca</w:t>
            </w:r>
            <w:proofErr w:type="spellEnd"/>
            <w:r w:rsidRPr="00532322">
              <w:rPr>
                <w:rFonts w:asciiTheme="majorHAnsi" w:hAnsiTheme="majorHAnsi"/>
                <w:i/>
                <w:sz w:val="22"/>
              </w:rPr>
              <w:t xml:space="preserve"> </w:t>
            </w:r>
            <w:proofErr w:type="spellStart"/>
            <w:r w:rsidRPr="00532322">
              <w:rPr>
                <w:rFonts w:asciiTheme="majorHAnsi" w:hAnsiTheme="majorHAnsi"/>
                <w:i/>
                <w:sz w:val="22"/>
              </w:rPr>
              <w:t>intraterranea</w:t>
            </w:r>
            <w:proofErr w:type="spellEnd"/>
          </w:p>
        </w:tc>
        <w:tc>
          <w:tcPr>
            <w:tcW w:w="5131" w:type="dxa"/>
            <w:tcBorders>
              <w:left w:val="nil"/>
              <w:bottom w:val="single" w:sz="4" w:space="0" w:color="auto"/>
              <w:right w:val="nil"/>
            </w:tcBorders>
            <w:shd w:val="clear" w:color="auto" w:fill="auto"/>
          </w:tcPr>
          <w:p w14:paraId="4FDD64AB" w14:textId="00823252" w:rsidR="000C3EFF" w:rsidRPr="00532322" w:rsidRDefault="000C3EFF"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Portulaca</w:t>
            </w:r>
            <w:proofErr w:type="spellEnd"/>
            <w:r w:rsidRPr="00532322">
              <w:rPr>
                <w:rFonts w:asciiTheme="majorHAnsi" w:hAnsiTheme="majorHAnsi"/>
                <w:i/>
                <w:sz w:val="22"/>
              </w:rPr>
              <w:t xml:space="preserve"> </w:t>
            </w:r>
            <w:r w:rsidRPr="00532322">
              <w:rPr>
                <w:rFonts w:asciiTheme="majorHAnsi" w:hAnsiTheme="majorHAnsi"/>
                <w:sz w:val="22"/>
              </w:rPr>
              <w:t>sp.</w:t>
            </w:r>
          </w:p>
        </w:tc>
      </w:tr>
      <w:tr w:rsidR="00A02173" w:rsidRPr="00532322" w14:paraId="42BDC7A8" w14:textId="77777777" w:rsidTr="00F62D34">
        <w:tc>
          <w:tcPr>
            <w:tcW w:w="1704" w:type="dxa"/>
            <w:tcBorders>
              <w:left w:val="nil"/>
              <w:bottom w:val="single" w:sz="4" w:space="0" w:color="auto"/>
              <w:right w:val="nil"/>
            </w:tcBorders>
            <w:shd w:val="clear" w:color="auto" w:fill="auto"/>
          </w:tcPr>
          <w:p w14:paraId="5098D670" w14:textId="05A1509A" w:rsidR="00A02173" w:rsidRPr="00532322" w:rsidRDefault="00A02173" w:rsidP="00532322">
            <w:pPr>
              <w:spacing w:after="120"/>
              <w:contextualSpacing/>
              <w:rPr>
                <w:rFonts w:asciiTheme="majorHAnsi" w:hAnsiTheme="majorHAnsi"/>
                <w:sz w:val="22"/>
              </w:rPr>
            </w:pPr>
            <w:r w:rsidRPr="00532322">
              <w:rPr>
                <w:rFonts w:asciiTheme="majorHAnsi" w:hAnsiTheme="majorHAnsi"/>
                <w:sz w:val="22"/>
              </w:rPr>
              <w:t>frue.ch</w:t>
            </w:r>
          </w:p>
        </w:tc>
        <w:tc>
          <w:tcPr>
            <w:tcW w:w="2615" w:type="dxa"/>
            <w:tcBorders>
              <w:left w:val="nil"/>
              <w:bottom w:val="single" w:sz="4" w:space="0" w:color="auto"/>
              <w:right w:val="nil"/>
            </w:tcBorders>
            <w:shd w:val="clear" w:color="auto" w:fill="auto"/>
          </w:tcPr>
          <w:p w14:paraId="12676A45" w14:textId="77777777" w:rsidR="00A02173" w:rsidRPr="00532322" w:rsidRDefault="00A02173"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24649BE8" w14:textId="31DA319A" w:rsidR="00A02173" w:rsidRPr="00532322" w:rsidRDefault="0030758F"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13AF99C" w14:textId="77777777" w:rsidTr="00F62D34">
        <w:tc>
          <w:tcPr>
            <w:tcW w:w="1704" w:type="dxa"/>
            <w:tcBorders>
              <w:left w:val="nil"/>
              <w:bottom w:val="nil"/>
              <w:right w:val="nil"/>
            </w:tcBorders>
            <w:shd w:val="clear" w:color="auto" w:fill="auto"/>
          </w:tcPr>
          <w:p w14:paraId="1C3A7B31" w14:textId="4E86922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gilb.za</w:t>
            </w:r>
          </w:p>
        </w:tc>
        <w:tc>
          <w:tcPr>
            <w:tcW w:w="2615" w:type="dxa"/>
            <w:tcBorders>
              <w:left w:val="nil"/>
              <w:bottom w:val="nil"/>
              <w:right w:val="nil"/>
            </w:tcBorders>
            <w:shd w:val="clear" w:color="auto" w:fill="auto"/>
          </w:tcPr>
          <w:p w14:paraId="0A94BE67" w14:textId="5C650B18"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bottom w:val="nil"/>
              <w:right w:val="nil"/>
            </w:tcBorders>
            <w:shd w:val="clear" w:color="auto" w:fill="auto"/>
          </w:tcPr>
          <w:p w14:paraId="0759205B" w14:textId="315D1E6D"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00E729D3" w14:textId="77777777" w:rsidTr="00F62D34">
        <w:tc>
          <w:tcPr>
            <w:tcW w:w="1704" w:type="dxa"/>
            <w:tcBorders>
              <w:left w:val="nil"/>
              <w:bottom w:val="single" w:sz="4" w:space="0" w:color="auto"/>
              <w:right w:val="nil"/>
            </w:tcBorders>
            <w:shd w:val="clear" w:color="auto" w:fill="auto"/>
          </w:tcPr>
          <w:p w14:paraId="497CBAF5" w14:textId="3F3C35EE"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hall.us</w:t>
            </w:r>
          </w:p>
        </w:tc>
        <w:tc>
          <w:tcPr>
            <w:tcW w:w="2615" w:type="dxa"/>
            <w:tcBorders>
              <w:left w:val="nil"/>
              <w:bottom w:val="single" w:sz="4" w:space="0" w:color="auto"/>
              <w:right w:val="nil"/>
            </w:tcBorders>
            <w:shd w:val="clear" w:color="auto" w:fill="auto"/>
          </w:tcPr>
          <w:p w14:paraId="511D1594" w14:textId="0DC6C638"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Rubus</w:t>
            </w:r>
            <w:proofErr w:type="spellEnd"/>
            <w:r w:rsidRPr="00532322">
              <w:rPr>
                <w:rFonts w:asciiTheme="majorHAnsi" w:hAnsiTheme="majorHAnsi"/>
                <w:i/>
                <w:sz w:val="22"/>
              </w:rPr>
              <w:t xml:space="preserve"> </w:t>
            </w:r>
            <w:proofErr w:type="spellStart"/>
            <w:r w:rsidRPr="00532322">
              <w:rPr>
                <w:rFonts w:asciiTheme="majorHAnsi" w:hAnsiTheme="majorHAnsi"/>
                <w:i/>
                <w:sz w:val="22"/>
              </w:rPr>
              <w:t>allegheniensis</w:t>
            </w:r>
            <w:proofErr w:type="spellEnd"/>
          </w:p>
        </w:tc>
        <w:tc>
          <w:tcPr>
            <w:tcW w:w="5131" w:type="dxa"/>
            <w:tcBorders>
              <w:left w:val="nil"/>
              <w:bottom w:val="single" w:sz="4" w:space="0" w:color="auto"/>
              <w:right w:val="nil"/>
            </w:tcBorders>
            <w:shd w:val="clear" w:color="auto" w:fill="auto"/>
          </w:tcPr>
          <w:p w14:paraId="63D1C108" w14:textId="1DAEFC9B"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Rubus</w:t>
            </w:r>
            <w:proofErr w:type="spellEnd"/>
            <w:r w:rsidRPr="00532322">
              <w:rPr>
                <w:rFonts w:asciiTheme="majorHAnsi" w:hAnsiTheme="majorHAnsi"/>
                <w:sz w:val="22"/>
              </w:rPr>
              <w:t xml:space="preserve"> sp.</w:t>
            </w:r>
          </w:p>
        </w:tc>
      </w:tr>
      <w:tr w:rsidR="00FB2C4E" w:rsidRPr="00532322" w14:paraId="348482DD" w14:textId="77777777" w:rsidTr="00F62D34">
        <w:tc>
          <w:tcPr>
            <w:tcW w:w="1704" w:type="dxa"/>
            <w:tcBorders>
              <w:left w:val="nil"/>
              <w:bottom w:val="nil"/>
              <w:right w:val="nil"/>
            </w:tcBorders>
            <w:shd w:val="clear" w:color="auto" w:fill="auto"/>
          </w:tcPr>
          <w:p w14:paraId="6C3CFB13" w14:textId="5A9D1D11"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hart.us</w:t>
            </w:r>
          </w:p>
        </w:tc>
        <w:tc>
          <w:tcPr>
            <w:tcW w:w="2615" w:type="dxa"/>
            <w:tcBorders>
              <w:left w:val="nil"/>
              <w:bottom w:val="nil"/>
              <w:right w:val="nil"/>
            </w:tcBorders>
            <w:shd w:val="clear" w:color="auto" w:fill="auto"/>
          </w:tcPr>
          <w:p w14:paraId="7A78EF73" w14:textId="6B8812C1"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Allium </w:t>
            </w:r>
            <w:proofErr w:type="spellStart"/>
            <w:r w:rsidR="007C4A03" w:rsidRPr="00532322">
              <w:rPr>
                <w:rFonts w:asciiTheme="majorHAnsi" w:hAnsiTheme="majorHAnsi"/>
                <w:i/>
                <w:sz w:val="22"/>
              </w:rPr>
              <w:t>acuminatum</w:t>
            </w:r>
            <w:proofErr w:type="spellEnd"/>
          </w:p>
        </w:tc>
        <w:tc>
          <w:tcPr>
            <w:tcW w:w="5131" w:type="dxa"/>
            <w:tcBorders>
              <w:left w:val="nil"/>
              <w:bottom w:val="nil"/>
              <w:right w:val="nil"/>
            </w:tcBorders>
            <w:shd w:val="clear" w:color="auto" w:fill="auto"/>
          </w:tcPr>
          <w:p w14:paraId="0C87102F" w14:textId="5E446AED"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Allium</w:t>
            </w:r>
            <w:r w:rsidRPr="00532322">
              <w:rPr>
                <w:rFonts w:asciiTheme="majorHAnsi" w:hAnsiTheme="majorHAnsi"/>
                <w:sz w:val="22"/>
              </w:rPr>
              <w:t xml:space="preserve"> sp.</w:t>
            </w:r>
          </w:p>
        </w:tc>
      </w:tr>
      <w:tr w:rsidR="00FB2C4E" w:rsidRPr="00532322" w14:paraId="1C5A0D5D" w14:textId="77777777" w:rsidTr="00F62D34">
        <w:tc>
          <w:tcPr>
            <w:tcW w:w="1704" w:type="dxa"/>
            <w:tcBorders>
              <w:top w:val="nil"/>
              <w:left w:val="nil"/>
              <w:bottom w:val="nil"/>
              <w:right w:val="nil"/>
            </w:tcBorders>
            <w:shd w:val="clear" w:color="auto" w:fill="auto"/>
          </w:tcPr>
          <w:p w14:paraId="6B336BEB"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EC001F8" w14:textId="730A8FF4" w:rsidR="00FB2C4E" w:rsidRPr="00532322" w:rsidRDefault="007C4A03"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Agoseris</w:t>
            </w:r>
            <w:proofErr w:type="spellEnd"/>
            <w:r w:rsidRPr="00532322">
              <w:rPr>
                <w:rFonts w:asciiTheme="majorHAnsi" w:hAnsiTheme="majorHAnsi"/>
                <w:i/>
                <w:sz w:val="22"/>
              </w:rPr>
              <w:t xml:space="preserve"> glauca</w:t>
            </w:r>
          </w:p>
        </w:tc>
        <w:tc>
          <w:tcPr>
            <w:tcW w:w="5131" w:type="dxa"/>
            <w:tcBorders>
              <w:top w:val="nil"/>
              <w:left w:val="nil"/>
              <w:bottom w:val="nil"/>
              <w:right w:val="nil"/>
            </w:tcBorders>
            <w:shd w:val="clear" w:color="auto" w:fill="auto"/>
          </w:tcPr>
          <w:p w14:paraId="17185AA4" w14:textId="01C6E6D6"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Agoseris</w:t>
            </w:r>
            <w:proofErr w:type="spellEnd"/>
            <w:r w:rsidRPr="00532322">
              <w:rPr>
                <w:rFonts w:asciiTheme="majorHAnsi" w:hAnsiTheme="majorHAnsi"/>
                <w:sz w:val="22"/>
              </w:rPr>
              <w:t xml:space="preserve"> sp.</w:t>
            </w:r>
          </w:p>
        </w:tc>
      </w:tr>
      <w:tr w:rsidR="00FB2C4E" w:rsidRPr="00532322" w14:paraId="2D3FE355" w14:textId="77777777" w:rsidTr="00F62D34">
        <w:tc>
          <w:tcPr>
            <w:tcW w:w="1704" w:type="dxa"/>
            <w:tcBorders>
              <w:top w:val="nil"/>
              <w:left w:val="nil"/>
              <w:bottom w:val="nil"/>
              <w:right w:val="nil"/>
            </w:tcBorders>
            <w:shd w:val="clear" w:color="auto" w:fill="auto"/>
          </w:tcPr>
          <w:p w14:paraId="2952A29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235248B" w14:textId="0701058E"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Crepis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2BC7DB96" w14:textId="77416DE3" w:rsidR="00FB2C4E" w:rsidRPr="00532322" w:rsidRDefault="007C4A03"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p>
        </w:tc>
      </w:tr>
      <w:tr w:rsidR="00FB2C4E" w:rsidRPr="00532322" w14:paraId="21E1C516" w14:textId="77777777" w:rsidTr="00F62D34">
        <w:tc>
          <w:tcPr>
            <w:tcW w:w="1704" w:type="dxa"/>
            <w:tcBorders>
              <w:top w:val="nil"/>
              <w:left w:val="nil"/>
              <w:bottom w:val="nil"/>
              <w:right w:val="nil"/>
            </w:tcBorders>
            <w:shd w:val="clear" w:color="auto" w:fill="auto"/>
          </w:tcPr>
          <w:p w14:paraId="4539D6C5"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6F12B6A" w14:textId="5EA56538"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Astragalus </w:t>
            </w:r>
            <w:r w:rsidR="007C4A03" w:rsidRPr="00532322">
              <w:rPr>
                <w:rFonts w:asciiTheme="majorHAnsi" w:hAnsiTheme="majorHAnsi"/>
                <w:i/>
                <w:sz w:val="22"/>
              </w:rPr>
              <w:t>filipes</w:t>
            </w:r>
          </w:p>
        </w:tc>
        <w:tc>
          <w:tcPr>
            <w:tcW w:w="5131" w:type="dxa"/>
            <w:tcBorders>
              <w:top w:val="nil"/>
              <w:left w:val="nil"/>
              <w:bottom w:val="nil"/>
              <w:right w:val="nil"/>
            </w:tcBorders>
            <w:shd w:val="clear" w:color="auto" w:fill="auto"/>
          </w:tcPr>
          <w:p w14:paraId="7D1B7844" w14:textId="0A290F55" w:rsidR="00FB2C4E" w:rsidRPr="00532322" w:rsidRDefault="007C4A03" w:rsidP="00532322">
            <w:pPr>
              <w:spacing w:after="120"/>
              <w:ind w:left="333" w:right="-18" w:hanging="333"/>
              <w:contextualSpacing/>
              <w:rPr>
                <w:rFonts w:asciiTheme="majorHAnsi" w:hAnsiTheme="majorHAnsi"/>
                <w:sz w:val="22"/>
              </w:rPr>
            </w:pPr>
            <w:r w:rsidRPr="00532322">
              <w:rPr>
                <w:rFonts w:asciiTheme="majorHAnsi" w:hAnsiTheme="majorHAnsi"/>
                <w:i/>
                <w:sz w:val="22"/>
              </w:rPr>
              <w:t>Astragalus</w:t>
            </w:r>
            <w:r w:rsidRPr="00532322">
              <w:rPr>
                <w:rFonts w:asciiTheme="majorHAnsi" w:hAnsiTheme="majorHAnsi"/>
                <w:sz w:val="22"/>
              </w:rPr>
              <w:t xml:space="preserve"> sp.</w:t>
            </w:r>
          </w:p>
        </w:tc>
      </w:tr>
      <w:tr w:rsidR="00FB2C4E" w:rsidRPr="00532322" w14:paraId="65809C74" w14:textId="77777777" w:rsidTr="00F62D34">
        <w:tc>
          <w:tcPr>
            <w:tcW w:w="1704" w:type="dxa"/>
            <w:tcBorders>
              <w:top w:val="nil"/>
              <w:left w:val="nil"/>
              <w:right w:val="nil"/>
            </w:tcBorders>
            <w:shd w:val="clear" w:color="auto" w:fill="auto"/>
          </w:tcPr>
          <w:p w14:paraId="70CAD356"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301A7F6E" w14:textId="5430B1B8"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Lupinus</w:t>
            </w:r>
            <w:proofErr w:type="spellEnd"/>
            <w:r w:rsidR="00CE0F40" w:rsidRPr="00532322">
              <w:rPr>
                <w:rFonts w:asciiTheme="majorHAnsi" w:hAnsiTheme="majorHAnsi"/>
                <w:i/>
                <w:sz w:val="22"/>
              </w:rPr>
              <w:t xml:space="preserve"> </w:t>
            </w:r>
            <w:proofErr w:type="spellStart"/>
            <w:r w:rsidR="00CE0F40" w:rsidRPr="00532322">
              <w:rPr>
                <w:rFonts w:asciiTheme="majorHAnsi" w:hAnsiTheme="majorHAnsi"/>
                <w:i/>
                <w:sz w:val="22"/>
              </w:rPr>
              <w:t>uncialis</w:t>
            </w:r>
            <w:proofErr w:type="spellEnd"/>
          </w:p>
        </w:tc>
        <w:tc>
          <w:tcPr>
            <w:tcW w:w="5131" w:type="dxa"/>
            <w:tcBorders>
              <w:top w:val="nil"/>
              <w:left w:val="nil"/>
              <w:right w:val="nil"/>
            </w:tcBorders>
            <w:shd w:val="clear" w:color="auto" w:fill="auto"/>
          </w:tcPr>
          <w:p w14:paraId="03977C1A" w14:textId="7273B0A9" w:rsidR="00FB2C4E" w:rsidRPr="00532322" w:rsidRDefault="007C4A03"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Lupinus</w:t>
            </w:r>
            <w:proofErr w:type="spellEnd"/>
            <w:r w:rsidRPr="00532322">
              <w:rPr>
                <w:rFonts w:asciiTheme="majorHAnsi" w:hAnsiTheme="majorHAnsi"/>
                <w:i/>
                <w:sz w:val="22"/>
              </w:rPr>
              <w:t xml:space="preserve"> </w:t>
            </w:r>
            <w:r w:rsidR="00CE0F40" w:rsidRPr="00532322">
              <w:rPr>
                <w:rFonts w:asciiTheme="majorHAnsi" w:hAnsiTheme="majorHAnsi"/>
                <w:sz w:val="22"/>
              </w:rPr>
              <w:t>sp.</w:t>
            </w:r>
          </w:p>
        </w:tc>
      </w:tr>
      <w:tr w:rsidR="00FB2C4E" w:rsidRPr="00532322" w14:paraId="7EC5050F" w14:textId="77777777" w:rsidTr="00F62D34">
        <w:tc>
          <w:tcPr>
            <w:tcW w:w="1704" w:type="dxa"/>
            <w:tcBorders>
              <w:left w:val="nil"/>
              <w:right w:val="nil"/>
            </w:tcBorders>
            <w:shd w:val="clear" w:color="auto" w:fill="auto"/>
          </w:tcPr>
          <w:p w14:paraId="5DD94AEE" w14:textId="675FFD18"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hero.uk</w:t>
            </w:r>
          </w:p>
        </w:tc>
        <w:tc>
          <w:tcPr>
            <w:tcW w:w="2615" w:type="dxa"/>
            <w:tcBorders>
              <w:left w:val="nil"/>
              <w:right w:val="nil"/>
            </w:tcBorders>
            <w:shd w:val="clear" w:color="auto" w:fill="auto"/>
          </w:tcPr>
          <w:p w14:paraId="741C7BBA"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03C384A9" w14:textId="687D6A3E"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43B37237" w14:textId="77777777" w:rsidTr="00F62D34">
        <w:tc>
          <w:tcPr>
            <w:tcW w:w="1704" w:type="dxa"/>
            <w:tcBorders>
              <w:left w:val="nil"/>
              <w:bottom w:val="nil"/>
              <w:right w:val="nil"/>
            </w:tcBorders>
            <w:shd w:val="clear" w:color="auto" w:fill="auto"/>
          </w:tcPr>
          <w:p w14:paraId="13077BC5" w14:textId="56316FFC"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hnvr.us</w:t>
            </w:r>
          </w:p>
        </w:tc>
        <w:tc>
          <w:tcPr>
            <w:tcW w:w="2615" w:type="dxa"/>
            <w:tcBorders>
              <w:left w:val="nil"/>
              <w:bottom w:val="nil"/>
              <w:right w:val="nil"/>
            </w:tcBorders>
            <w:shd w:val="clear" w:color="auto" w:fill="auto"/>
          </w:tcPr>
          <w:p w14:paraId="2123F60F" w14:textId="69698F41" w:rsidR="00FB2C4E" w:rsidRPr="00532322" w:rsidRDefault="00CE0F40"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Calystegia</w:t>
            </w:r>
            <w:proofErr w:type="spellEnd"/>
            <w:r w:rsidRPr="00532322">
              <w:rPr>
                <w:rFonts w:asciiTheme="majorHAnsi" w:hAnsiTheme="majorHAnsi"/>
                <w:i/>
                <w:sz w:val="22"/>
              </w:rPr>
              <w:t xml:space="preserve"> </w:t>
            </w:r>
            <w:proofErr w:type="spellStart"/>
            <w:r w:rsidRPr="00532322">
              <w:rPr>
                <w:rFonts w:asciiTheme="majorHAnsi" w:hAnsiTheme="majorHAnsi"/>
                <w:i/>
                <w:sz w:val="22"/>
              </w:rPr>
              <w:t>sepium</w:t>
            </w:r>
            <w:proofErr w:type="spellEnd"/>
          </w:p>
        </w:tc>
        <w:tc>
          <w:tcPr>
            <w:tcW w:w="5131" w:type="dxa"/>
            <w:tcBorders>
              <w:left w:val="nil"/>
              <w:bottom w:val="nil"/>
              <w:right w:val="nil"/>
            </w:tcBorders>
            <w:shd w:val="clear" w:color="auto" w:fill="auto"/>
          </w:tcPr>
          <w:p w14:paraId="7BA352FB" w14:textId="7EAECC3F" w:rsidR="00FB2C4E" w:rsidRPr="00532322" w:rsidRDefault="00CE0F40"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Ipomoea </w:t>
            </w:r>
            <w:r w:rsidRPr="00532322">
              <w:rPr>
                <w:rFonts w:asciiTheme="majorHAnsi" w:hAnsiTheme="majorHAnsi"/>
                <w:sz w:val="22"/>
              </w:rPr>
              <w:t>sp.</w:t>
            </w:r>
          </w:p>
        </w:tc>
      </w:tr>
      <w:tr w:rsidR="00E32937" w:rsidRPr="00532322" w14:paraId="5D44BD8C" w14:textId="77777777" w:rsidTr="00F62D34">
        <w:tc>
          <w:tcPr>
            <w:tcW w:w="1704" w:type="dxa"/>
            <w:tcBorders>
              <w:top w:val="nil"/>
              <w:left w:val="nil"/>
              <w:bottom w:val="single" w:sz="4" w:space="0" w:color="auto"/>
              <w:right w:val="nil"/>
            </w:tcBorders>
            <w:shd w:val="clear" w:color="auto" w:fill="auto"/>
          </w:tcPr>
          <w:p w14:paraId="2AB9AE94" w14:textId="77777777" w:rsidR="00E32937" w:rsidRPr="00532322" w:rsidRDefault="00E32937"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06B29C0" w14:textId="5807EF5E" w:rsidR="00E32937" w:rsidRPr="00532322" w:rsidRDefault="00E32937"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gracillima</w:t>
            </w:r>
            <w:proofErr w:type="spellEnd"/>
          </w:p>
        </w:tc>
        <w:tc>
          <w:tcPr>
            <w:tcW w:w="5131" w:type="dxa"/>
            <w:tcBorders>
              <w:top w:val="nil"/>
              <w:left w:val="nil"/>
              <w:bottom w:val="single" w:sz="4" w:space="0" w:color="auto"/>
              <w:right w:val="nil"/>
            </w:tcBorders>
            <w:shd w:val="clear" w:color="auto" w:fill="auto"/>
          </w:tcPr>
          <w:p w14:paraId="1A2D7741" w14:textId="4376D45F" w:rsidR="00E32937" w:rsidRPr="00532322" w:rsidRDefault="00E32937"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r>
      <w:tr w:rsidR="00E32937" w:rsidRPr="00532322" w14:paraId="2ECAD12D" w14:textId="77777777" w:rsidTr="00F62D34">
        <w:tc>
          <w:tcPr>
            <w:tcW w:w="1704" w:type="dxa"/>
            <w:tcBorders>
              <w:top w:val="nil"/>
              <w:left w:val="nil"/>
              <w:bottom w:val="single" w:sz="4" w:space="0" w:color="auto"/>
              <w:right w:val="nil"/>
            </w:tcBorders>
            <w:shd w:val="clear" w:color="auto" w:fill="auto"/>
          </w:tcPr>
          <w:p w14:paraId="38B3559A" w14:textId="13870E30" w:rsidR="00E32937" w:rsidRPr="00532322" w:rsidRDefault="00E32937" w:rsidP="00532322">
            <w:pPr>
              <w:spacing w:after="120"/>
              <w:contextualSpacing/>
              <w:rPr>
                <w:rFonts w:asciiTheme="majorHAnsi" w:hAnsiTheme="majorHAnsi"/>
                <w:sz w:val="22"/>
              </w:rPr>
            </w:pPr>
            <w:r w:rsidRPr="00532322">
              <w:rPr>
                <w:rFonts w:asciiTheme="majorHAnsi" w:hAnsiTheme="majorHAnsi"/>
                <w:sz w:val="22"/>
              </w:rPr>
              <w:t>jena.de</w:t>
            </w:r>
          </w:p>
        </w:tc>
        <w:tc>
          <w:tcPr>
            <w:tcW w:w="2615" w:type="dxa"/>
            <w:tcBorders>
              <w:top w:val="nil"/>
              <w:left w:val="nil"/>
              <w:bottom w:val="single" w:sz="4" w:space="0" w:color="auto"/>
              <w:right w:val="nil"/>
            </w:tcBorders>
            <w:shd w:val="clear" w:color="auto" w:fill="auto"/>
          </w:tcPr>
          <w:p w14:paraId="52E7D082" w14:textId="77777777" w:rsidR="00E32937" w:rsidRPr="00532322" w:rsidRDefault="00E32937" w:rsidP="00532322">
            <w:pPr>
              <w:spacing w:after="120"/>
              <w:ind w:left="248" w:hanging="248"/>
              <w:contextualSpacing/>
              <w:rPr>
                <w:rFonts w:asciiTheme="majorHAnsi" w:hAnsiTheme="majorHAnsi"/>
                <w:i/>
                <w:sz w:val="22"/>
              </w:rPr>
            </w:pPr>
          </w:p>
        </w:tc>
        <w:tc>
          <w:tcPr>
            <w:tcW w:w="5131" w:type="dxa"/>
            <w:tcBorders>
              <w:top w:val="nil"/>
              <w:left w:val="nil"/>
              <w:bottom w:val="single" w:sz="4" w:space="0" w:color="auto"/>
              <w:right w:val="nil"/>
            </w:tcBorders>
            <w:shd w:val="clear" w:color="auto" w:fill="auto"/>
          </w:tcPr>
          <w:p w14:paraId="2236E3B8" w14:textId="3F3803C1" w:rsidR="00E32937" w:rsidRPr="00532322" w:rsidRDefault="00E32937"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E32937" w:rsidRPr="00532322" w14:paraId="20926303" w14:textId="77777777" w:rsidTr="00F62D34">
        <w:tc>
          <w:tcPr>
            <w:tcW w:w="1704" w:type="dxa"/>
            <w:tcBorders>
              <w:top w:val="single" w:sz="4" w:space="0" w:color="auto"/>
              <w:left w:val="nil"/>
              <w:bottom w:val="nil"/>
              <w:right w:val="nil"/>
            </w:tcBorders>
            <w:shd w:val="clear" w:color="auto" w:fill="auto"/>
          </w:tcPr>
          <w:p w14:paraId="4B57D09C" w14:textId="3C58E96C" w:rsidR="00E32937" w:rsidRPr="00532322" w:rsidRDefault="00E32937" w:rsidP="00532322">
            <w:pPr>
              <w:spacing w:after="120"/>
              <w:contextualSpacing/>
              <w:rPr>
                <w:rFonts w:asciiTheme="majorHAnsi" w:hAnsiTheme="majorHAnsi"/>
                <w:sz w:val="22"/>
              </w:rPr>
            </w:pPr>
            <w:r w:rsidRPr="00532322">
              <w:rPr>
                <w:rFonts w:asciiTheme="majorHAnsi" w:hAnsiTheme="majorHAnsi"/>
                <w:sz w:val="22"/>
              </w:rPr>
              <w:t>kbs.us</w:t>
            </w:r>
          </w:p>
        </w:tc>
        <w:tc>
          <w:tcPr>
            <w:tcW w:w="2615" w:type="dxa"/>
            <w:tcBorders>
              <w:top w:val="single" w:sz="4" w:space="0" w:color="auto"/>
              <w:left w:val="nil"/>
              <w:bottom w:val="nil"/>
              <w:right w:val="nil"/>
            </w:tcBorders>
            <w:shd w:val="clear" w:color="auto" w:fill="auto"/>
          </w:tcPr>
          <w:p w14:paraId="02EAC379" w14:textId="03934EBD" w:rsidR="00E32937"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Melilotus</w:t>
            </w:r>
            <w:proofErr w:type="spellEnd"/>
            <w:r w:rsidRPr="00532322">
              <w:rPr>
                <w:rFonts w:asciiTheme="majorHAnsi" w:hAnsiTheme="majorHAnsi"/>
                <w:i/>
                <w:sz w:val="22"/>
              </w:rPr>
              <w:t xml:space="preserve"> officinalis</w:t>
            </w:r>
          </w:p>
        </w:tc>
        <w:tc>
          <w:tcPr>
            <w:tcW w:w="5131" w:type="dxa"/>
            <w:tcBorders>
              <w:top w:val="single" w:sz="4" w:space="0" w:color="auto"/>
              <w:left w:val="nil"/>
              <w:bottom w:val="nil"/>
              <w:right w:val="nil"/>
            </w:tcBorders>
            <w:shd w:val="clear" w:color="auto" w:fill="auto"/>
          </w:tcPr>
          <w:p w14:paraId="0359A16C" w14:textId="45404CA0" w:rsidR="00E32937"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Melilotus</w:t>
            </w:r>
            <w:proofErr w:type="spellEnd"/>
            <w:r w:rsidRPr="00532322">
              <w:rPr>
                <w:rFonts w:asciiTheme="majorHAnsi" w:hAnsiTheme="majorHAnsi"/>
                <w:i/>
                <w:sz w:val="22"/>
              </w:rPr>
              <w:t xml:space="preserve"> officinalis</w:t>
            </w:r>
            <w:r w:rsidRPr="00532322">
              <w:rPr>
                <w:rFonts w:asciiTheme="majorHAnsi" w:hAnsiTheme="majorHAnsi"/>
                <w:sz w:val="22"/>
              </w:rPr>
              <w:t xml:space="preserve"> ssp. </w:t>
            </w:r>
            <w:r w:rsidRPr="00532322">
              <w:rPr>
                <w:rFonts w:asciiTheme="majorHAnsi" w:hAnsiTheme="majorHAnsi"/>
                <w:i/>
                <w:sz w:val="22"/>
              </w:rPr>
              <w:t>alba</w:t>
            </w:r>
            <w:r w:rsidRPr="00532322">
              <w:rPr>
                <w:rFonts w:asciiTheme="majorHAnsi" w:hAnsiTheme="majorHAnsi"/>
                <w:sz w:val="22"/>
              </w:rPr>
              <w:t xml:space="preserve">, </w:t>
            </w:r>
            <w:proofErr w:type="spellStart"/>
            <w:r w:rsidRPr="00532322">
              <w:rPr>
                <w:rFonts w:asciiTheme="majorHAnsi" w:hAnsiTheme="majorHAnsi"/>
                <w:i/>
                <w:sz w:val="22"/>
              </w:rPr>
              <w:t>Melilotus</w:t>
            </w:r>
            <w:proofErr w:type="spellEnd"/>
            <w:r w:rsidRPr="00532322">
              <w:rPr>
                <w:rFonts w:asciiTheme="majorHAnsi" w:hAnsiTheme="majorHAnsi"/>
                <w:sz w:val="22"/>
              </w:rPr>
              <w:t xml:space="preserve"> sp.</w:t>
            </w:r>
          </w:p>
        </w:tc>
      </w:tr>
      <w:tr w:rsidR="00E32937" w:rsidRPr="00532322" w14:paraId="582FAD87" w14:textId="77777777" w:rsidTr="00F62D34">
        <w:tc>
          <w:tcPr>
            <w:tcW w:w="1704" w:type="dxa"/>
            <w:tcBorders>
              <w:top w:val="nil"/>
              <w:left w:val="nil"/>
              <w:bottom w:val="nil"/>
              <w:right w:val="nil"/>
            </w:tcBorders>
            <w:shd w:val="clear" w:color="auto" w:fill="auto"/>
          </w:tcPr>
          <w:p w14:paraId="135F9348" w14:textId="77777777" w:rsidR="00E32937" w:rsidRPr="00532322" w:rsidRDefault="00E32937"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4A1EE99" w14:textId="4EC87728" w:rsidR="00E32937"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repens</w:t>
            </w:r>
            <w:proofErr w:type="spellEnd"/>
          </w:p>
        </w:tc>
        <w:tc>
          <w:tcPr>
            <w:tcW w:w="5131" w:type="dxa"/>
            <w:tcBorders>
              <w:top w:val="nil"/>
              <w:left w:val="nil"/>
              <w:bottom w:val="nil"/>
              <w:right w:val="nil"/>
            </w:tcBorders>
            <w:shd w:val="clear" w:color="auto" w:fill="auto"/>
          </w:tcPr>
          <w:p w14:paraId="634B3B52" w14:textId="7B901BFC" w:rsidR="00E32937"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p>
        </w:tc>
      </w:tr>
      <w:tr w:rsidR="00FF21CE" w:rsidRPr="00532322" w14:paraId="1AF1FF2D" w14:textId="77777777" w:rsidTr="00F62D34">
        <w:tc>
          <w:tcPr>
            <w:tcW w:w="1704" w:type="dxa"/>
            <w:tcBorders>
              <w:top w:val="nil"/>
              <w:left w:val="nil"/>
              <w:bottom w:val="nil"/>
              <w:right w:val="nil"/>
            </w:tcBorders>
            <w:shd w:val="clear" w:color="auto" w:fill="auto"/>
          </w:tcPr>
          <w:p w14:paraId="349C4439"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9F1FE3E" w14:textId="50D71F2A" w:rsidR="00FF21C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Setaria</w:t>
            </w:r>
            <w:proofErr w:type="spellEnd"/>
            <w:r w:rsidRPr="00532322">
              <w:rPr>
                <w:rFonts w:asciiTheme="majorHAnsi" w:hAnsiTheme="majorHAnsi"/>
                <w:i/>
                <w:sz w:val="22"/>
              </w:rPr>
              <w:t xml:space="preserve"> </w:t>
            </w:r>
            <w:proofErr w:type="spellStart"/>
            <w:r w:rsidRPr="00532322">
              <w:rPr>
                <w:rFonts w:asciiTheme="majorHAnsi" w:hAnsiTheme="majorHAnsi"/>
                <w:i/>
                <w:sz w:val="22"/>
              </w:rPr>
              <w:t>pumila</w:t>
            </w:r>
            <w:proofErr w:type="spellEnd"/>
          </w:p>
        </w:tc>
        <w:tc>
          <w:tcPr>
            <w:tcW w:w="5131" w:type="dxa"/>
            <w:tcBorders>
              <w:top w:val="nil"/>
              <w:left w:val="nil"/>
              <w:bottom w:val="nil"/>
              <w:right w:val="nil"/>
            </w:tcBorders>
            <w:shd w:val="clear" w:color="auto" w:fill="auto"/>
          </w:tcPr>
          <w:p w14:paraId="03B391EE" w14:textId="67D3627A" w:rsidR="00FF21CE"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Setaria</w:t>
            </w:r>
            <w:proofErr w:type="spellEnd"/>
            <w:r w:rsidRPr="00532322">
              <w:rPr>
                <w:rFonts w:asciiTheme="majorHAnsi" w:hAnsiTheme="majorHAnsi"/>
                <w:i/>
                <w:sz w:val="22"/>
              </w:rPr>
              <w:t xml:space="preserve"> </w:t>
            </w:r>
            <w:r w:rsidRPr="00532322">
              <w:rPr>
                <w:rFonts w:asciiTheme="majorHAnsi" w:hAnsiTheme="majorHAnsi"/>
                <w:sz w:val="22"/>
              </w:rPr>
              <w:t>sp.</w:t>
            </w:r>
          </w:p>
        </w:tc>
      </w:tr>
      <w:tr w:rsidR="00FF21CE" w:rsidRPr="00532322" w14:paraId="502FF0DD" w14:textId="77777777" w:rsidTr="00F62D34">
        <w:tc>
          <w:tcPr>
            <w:tcW w:w="1704" w:type="dxa"/>
            <w:tcBorders>
              <w:top w:val="nil"/>
              <w:left w:val="nil"/>
              <w:bottom w:val="nil"/>
              <w:right w:val="nil"/>
            </w:tcBorders>
            <w:shd w:val="clear" w:color="auto" w:fill="auto"/>
          </w:tcPr>
          <w:p w14:paraId="38F9D11E"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2D84762" w14:textId="3375C274" w:rsidR="00FF21C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Malus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1E37727D" w14:textId="47B1B7B4" w:rsidR="00FF21C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Prunus</w:t>
            </w:r>
            <w:r w:rsidRPr="00532322">
              <w:rPr>
                <w:rFonts w:asciiTheme="majorHAnsi" w:hAnsiTheme="majorHAnsi"/>
                <w:sz w:val="22"/>
              </w:rPr>
              <w:t xml:space="preserve"> sp.</w:t>
            </w:r>
          </w:p>
        </w:tc>
      </w:tr>
      <w:tr w:rsidR="00FF21CE" w:rsidRPr="00532322" w14:paraId="59AD0643" w14:textId="77777777" w:rsidTr="00F62D34">
        <w:tc>
          <w:tcPr>
            <w:tcW w:w="1704" w:type="dxa"/>
            <w:tcBorders>
              <w:top w:val="nil"/>
              <w:left w:val="nil"/>
              <w:bottom w:val="single" w:sz="4" w:space="0" w:color="auto"/>
              <w:right w:val="nil"/>
            </w:tcBorders>
            <w:shd w:val="clear" w:color="auto" w:fill="auto"/>
          </w:tcPr>
          <w:p w14:paraId="64A68194"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62C60665" w14:textId="1E9B3C0E" w:rsidR="00FF21C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Acer negundo</w:t>
            </w:r>
          </w:p>
        </w:tc>
        <w:tc>
          <w:tcPr>
            <w:tcW w:w="5131" w:type="dxa"/>
            <w:tcBorders>
              <w:top w:val="nil"/>
              <w:left w:val="nil"/>
              <w:bottom w:val="single" w:sz="4" w:space="0" w:color="auto"/>
              <w:right w:val="nil"/>
            </w:tcBorders>
            <w:shd w:val="clear" w:color="auto" w:fill="auto"/>
          </w:tcPr>
          <w:p w14:paraId="61F045A7" w14:textId="445BA9A5" w:rsidR="00FF21C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Acer</w:t>
            </w:r>
            <w:r w:rsidRPr="00532322">
              <w:rPr>
                <w:rFonts w:asciiTheme="majorHAnsi" w:hAnsiTheme="majorHAnsi"/>
                <w:sz w:val="22"/>
              </w:rPr>
              <w:t xml:space="preserve"> sp.</w:t>
            </w:r>
          </w:p>
        </w:tc>
      </w:tr>
      <w:tr w:rsidR="00FB2C4E" w:rsidRPr="00532322" w14:paraId="62E8F48D" w14:textId="77777777" w:rsidTr="00F62D34">
        <w:tc>
          <w:tcPr>
            <w:tcW w:w="1704" w:type="dxa"/>
            <w:tcBorders>
              <w:left w:val="nil"/>
              <w:bottom w:val="nil"/>
              <w:right w:val="nil"/>
            </w:tcBorders>
            <w:shd w:val="clear" w:color="auto" w:fill="auto"/>
          </w:tcPr>
          <w:p w14:paraId="4436E881" w14:textId="1DFAAC40"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kibber.in</w:t>
            </w:r>
          </w:p>
        </w:tc>
        <w:tc>
          <w:tcPr>
            <w:tcW w:w="2615" w:type="dxa"/>
            <w:tcBorders>
              <w:left w:val="nil"/>
              <w:bottom w:val="nil"/>
              <w:right w:val="nil"/>
            </w:tcBorders>
            <w:shd w:val="clear" w:color="auto" w:fill="auto"/>
          </w:tcPr>
          <w:p w14:paraId="098264A6" w14:textId="208E162B" w:rsidR="00FB2C4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Elymus </w:t>
            </w:r>
            <w:proofErr w:type="spellStart"/>
            <w:r w:rsidRPr="00532322">
              <w:rPr>
                <w:rFonts w:asciiTheme="majorHAnsi" w:hAnsiTheme="majorHAnsi"/>
                <w:i/>
                <w:sz w:val="22"/>
              </w:rPr>
              <w:t>longiaristatus</w:t>
            </w:r>
            <w:proofErr w:type="spellEnd"/>
          </w:p>
        </w:tc>
        <w:tc>
          <w:tcPr>
            <w:tcW w:w="5131" w:type="dxa"/>
            <w:tcBorders>
              <w:left w:val="nil"/>
              <w:bottom w:val="nil"/>
              <w:right w:val="nil"/>
            </w:tcBorders>
            <w:shd w:val="clear" w:color="auto" w:fill="auto"/>
          </w:tcPr>
          <w:p w14:paraId="6A5BE83A" w14:textId="05F5371B"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sz w:val="22"/>
              </w:rPr>
              <w:t>Unknown grass sp.</w:t>
            </w:r>
          </w:p>
        </w:tc>
      </w:tr>
      <w:tr w:rsidR="00FB2C4E" w:rsidRPr="00532322" w14:paraId="3B4C49E8" w14:textId="77777777" w:rsidTr="00F62D34">
        <w:tc>
          <w:tcPr>
            <w:tcW w:w="1704" w:type="dxa"/>
            <w:tcBorders>
              <w:top w:val="nil"/>
              <w:left w:val="nil"/>
              <w:bottom w:val="single" w:sz="4" w:space="0" w:color="auto"/>
              <w:right w:val="nil"/>
            </w:tcBorders>
            <w:shd w:val="clear" w:color="auto" w:fill="auto"/>
          </w:tcPr>
          <w:p w14:paraId="1E5EF65A"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C1DABFE" w14:textId="78BC1328" w:rsidR="00FB2C4E" w:rsidRPr="00532322" w:rsidRDefault="00FB2C4E" w:rsidP="00532322">
            <w:pPr>
              <w:spacing w:after="120"/>
              <w:ind w:left="248" w:hanging="248"/>
              <w:contextualSpacing/>
              <w:rPr>
                <w:rFonts w:asciiTheme="majorHAnsi" w:hAnsiTheme="majorHAnsi"/>
                <w:sz w:val="22"/>
              </w:rPr>
            </w:pPr>
            <w:r w:rsidRPr="00532322">
              <w:rPr>
                <w:rFonts w:asciiTheme="majorHAnsi" w:hAnsiTheme="majorHAnsi"/>
                <w:i/>
                <w:sz w:val="22"/>
              </w:rPr>
              <w:t>Polygonum</w:t>
            </w:r>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595C0C2F" w14:textId="2B4FC53A" w:rsidR="00FB2C4E" w:rsidRPr="00532322" w:rsidRDefault="00FF21CE"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Polygonum </w:t>
            </w:r>
            <w:proofErr w:type="spellStart"/>
            <w:r w:rsidRPr="00532322">
              <w:rPr>
                <w:rFonts w:asciiTheme="majorHAnsi" w:hAnsiTheme="majorHAnsi"/>
                <w:i/>
                <w:sz w:val="22"/>
              </w:rPr>
              <w:t>aviculare</w:t>
            </w:r>
            <w:proofErr w:type="spellEnd"/>
          </w:p>
        </w:tc>
      </w:tr>
      <w:tr w:rsidR="00FB2C4E" w:rsidRPr="00532322" w14:paraId="2B11023C" w14:textId="77777777" w:rsidTr="00F62D34">
        <w:tc>
          <w:tcPr>
            <w:tcW w:w="1704" w:type="dxa"/>
            <w:tcBorders>
              <w:left w:val="nil"/>
              <w:bottom w:val="nil"/>
              <w:right w:val="nil"/>
            </w:tcBorders>
            <w:shd w:val="clear" w:color="auto" w:fill="auto"/>
          </w:tcPr>
          <w:p w14:paraId="29E1AC4D" w14:textId="468F902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kilp.fi</w:t>
            </w:r>
          </w:p>
        </w:tc>
        <w:tc>
          <w:tcPr>
            <w:tcW w:w="2615" w:type="dxa"/>
            <w:tcBorders>
              <w:left w:val="nil"/>
              <w:bottom w:val="nil"/>
              <w:right w:val="nil"/>
            </w:tcBorders>
            <w:shd w:val="clear" w:color="auto" w:fill="auto"/>
          </w:tcPr>
          <w:p w14:paraId="519BE1D6" w14:textId="0C996E7A"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Scorzoneroides</w:t>
            </w:r>
            <w:proofErr w:type="spellEnd"/>
            <w:r w:rsidRPr="00532322">
              <w:rPr>
                <w:rFonts w:asciiTheme="majorHAnsi" w:hAnsiTheme="majorHAnsi"/>
                <w:i/>
                <w:sz w:val="22"/>
              </w:rPr>
              <w:t xml:space="preserve"> </w:t>
            </w:r>
            <w:proofErr w:type="spellStart"/>
            <w:r w:rsidRPr="00532322">
              <w:rPr>
                <w:rFonts w:asciiTheme="majorHAnsi" w:hAnsiTheme="majorHAnsi"/>
                <w:i/>
                <w:sz w:val="22"/>
              </w:rPr>
              <w:t>autumnalis</w:t>
            </w:r>
            <w:proofErr w:type="spellEnd"/>
          </w:p>
        </w:tc>
        <w:tc>
          <w:tcPr>
            <w:tcW w:w="5131" w:type="dxa"/>
            <w:tcBorders>
              <w:left w:val="nil"/>
              <w:bottom w:val="nil"/>
              <w:right w:val="nil"/>
            </w:tcBorders>
            <w:shd w:val="clear" w:color="auto" w:fill="auto"/>
          </w:tcPr>
          <w:p w14:paraId="64339CBE" w14:textId="2E4E0150"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Leontodon </w:t>
            </w:r>
            <w:proofErr w:type="spellStart"/>
            <w:r w:rsidRPr="00532322">
              <w:rPr>
                <w:rFonts w:asciiTheme="majorHAnsi" w:hAnsiTheme="majorHAnsi"/>
                <w:i/>
                <w:sz w:val="22"/>
              </w:rPr>
              <w:t>autumnalis</w:t>
            </w:r>
            <w:proofErr w:type="spellEnd"/>
            <w:r w:rsidRPr="00532322">
              <w:rPr>
                <w:rFonts w:asciiTheme="majorHAnsi" w:hAnsiTheme="majorHAnsi"/>
                <w:sz w:val="22"/>
              </w:rPr>
              <w:t xml:space="preserve"> var. </w:t>
            </w:r>
            <w:proofErr w:type="spellStart"/>
            <w:r w:rsidRPr="00532322">
              <w:rPr>
                <w:rFonts w:asciiTheme="majorHAnsi" w:hAnsiTheme="majorHAnsi"/>
                <w:i/>
                <w:sz w:val="22"/>
              </w:rPr>
              <w:t>taraxaci</w:t>
            </w:r>
            <w:proofErr w:type="spellEnd"/>
          </w:p>
        </w:tc>
      </w:tr>
      <w:tr w:rsidR="00FB2C4E" w:rsidRPr="00532322" w14:paraId="689FEFFA" w14:textId="77777777" w:rsidTr="00F62D34">
        <w:tc>
          <w:tcPr>
            <w:tcW w:w="1704" w:type="dxa"/>
            <w:tcBorders>
              <w:top w:val="nil"/>
              <w:left w:val="nil"/>
              <w:bottom w:val="nil"/>
              <w:right w:val="nil"/>
            </w:tcBorders>
            <w:shd w:val="clear" w:color="auto" w:fill="auto"/>
          </w:tcPr>
          <w:p w14:paraId="570642C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63CAE14" w14:textId="5AC63FC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Empetrum</w:t>
            </w:r>
            <w:proofErr w:type="spellEnd"/>
            <w:r w:rsidRPr="00532322">
              <w:rPr>
                <w:rFonts w:asciiTheme="majorHAnsi" w:hAnsiTheme="majorHAnsi"/>
                <w:i/>
                <w:sz w:val="22"/>
              </w:rPr>
              <w:t xml:space="preserve"> nigrum</w:t>
            </w:r>
          </w:p>
        </w:tc>
        <w:tc>
          <w:tcPr>
            <w:tcW w:w="5131" w:type="dxa"/>
            <w:tcBorders>
              <w:top w:val="nil"/>
              <w:left w:val="nil"/>
              <w:bottom w:val="nil"/>
              <w:right w:val="nil"/>
            </w:tcBorders>
            <w:shd w:val="clear" w:color="auto" w:fill="auto"/>
          </w:tcPr>
          <w:p w14:paraId="00EEEA52" w14:textId="0195193B"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Empetrum</w:t>
            </w:r>
            <w:proofErr w:type="spellEnd"/>
            <w:r w:rsidRPr="00532322">
              <w:rPr>
                <w:rFonts w:asciiTheme="majorHAnsi" w:hAnsiTheme="majorHAnsi"/>
                <w:i/>
                <w:sz w:val="22"/>
              </w:rPr>
              <w:t xml:space="preserve"> nigrum</w:t>
            </w:r>
            <w:r w:rsidRPr="00532322">
              <w:rPr>
                <w:rFonts w:asciiTheme="majorHAnsi" w:hAnsiTheme="majorHAnsi"/>
                <w:sz w:val="22"/>
              </w:rPr>
              <w:t xml:space="preserve"> ssp. </w:t>
            </w:r>
            <w:proofErr w:type="spellStart"/>
            <w:r w:rsidRPr="00532322">
              <w:rPr>
                <w:rFonts w:asciiTheme="majorHAnsi" w:hAnsiTheme="majorHAnsi"/>
                <w:i/>
                <w:sz w:val="22"/>
              </w:rPr>
              <w:t>hermaphroditum</w:t>
            </w:r>
            <w:proofErr w:type="spellEnd"/>
          </w:p>
        </w:tc>
      </w:tr>
      <w:tr w:rsidR="00FB2C4E" w:rsidRPr="00532322" w14:paraId="2B206919" w14:textId="77777777" w:rsidTr="00F62D34">
        <w:tc>
          <w:tcPr>
            <w:tcW w:w="1704" w:type="dxa"/>
            <w:tcBorders>
              <w:top w:val="nil"/>
              <w:left w:val="nil"/>
              <w:bottom w:val="single" w:sz="4" w:space="0" w:color="auto"/>
              <w:right w:val="nil"/>
            </w:tcBorders>
            <w:shd w:val="clear" w:color="auto" w:fill="auto"/>
          </w:tcPr>
          <w:p w14:paraId="4447EC12"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6384648" w14:textId="156CA7D2" w:rsidR="00FB2C4E" w:rsidRPr="00532322" w:rsidRDefault="00FB2C4E" w:rsidP="00532322">
            <w:pPr>
              <w:spacing w:after="120"/>
              <w:ind w:left="248" w:hanging="248"/>
              <w:contextualSpacing/>
              <w:rPr>
                <w:rFonts w:asciiTheme="majorHAnsi" w:hAnsiTheme="majorHAnsi"/>
                <w:i/>
                <w:sz w:val="22"/>
              </w:rPr>
            </w:pPr>
            <w:r w:rsidRPr="00532322">
              <w:rPr>
                <w:rFonts w:asciiTheme="majorHAnsi" w:hAnsiTheme="majorHAnsi"/>
                <w:i/>
                <w:sz w:val="22"/>
              </w:rPr>
              <w:t>Ranunculus acris</w:t>
            </w:r>
          </w:p>
        </w:tc>
        <w:tc>
          <w:tcPr>
            <w:tcW w:w="5131" w:type="dxa"/>
            <w:tcBorders>
              <w:top w:val="nil"/>
              <w:left w:val="nil"/>
              <w:bottom w:val="single" w:sz="4" w:space="0" w:color="auto"/>
              <w:right w:val="nil"/>
            </w:tcBorders>
            <w:shd w:val="clear" w:color="auto" w:fill="auto"/>
          </w:tcPr>
          <w:p w14:paraId="07ED0689" w14:textId="4FF5A4A1"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Ranunculus acris</w:t>
            </w:r>
            <w:r w:rsidRPr="00532322">
              <w:rPr>
                <w:rFonts w:asciiTheme="majorHAnsi" w:hAnsiTheme="majorHAnsi"/>
                <w:sz w:val="22"/>
              </w:rPr>
              <w:t xml:space="preserve"> ssp. </w:t>
            </w:r>
            <w:proofErr w:type="spellStart"/>
            <w:r w:rsidRPr="00532322">
              <w:rPr>
                <w:rFonts w:asciiTheme="majorHAnsi" w:hAnsiTheme="majorHAnsi"/>
                <w:i/>
                <w:sz w:val="22"/>
              </w:rPr>
              <w:t>pumilus</w:t>
            </w:r>
            <w:proofErr w:type="spellEnd"/>
          </w:p>
        </w:tc>
      </w:tr>
      <w:tr w:rsidR="00FB2C4E" w:rsidRPr="00532322" w14:paraId="70D9C9BE" w14:textId="77777777" w:rsidTr="00F62D34">
        <w:tc>
          <w:tcPr>
            <w:tcW w:w="1704" w:type="dxa"/>
            <w:tcBorders>
              <w:left w:val="nil"/>
              <w:bottom w:val="nil"/>
              <w:right w:val="nil"/>
            </w:tcBorders>
            <w:shd w:val="clear" w:color="auto" w:fill="auto"/>
          </w:tcPr>
          <w:p w14:paraId="0EAD2285" w14:textId="6E1D83EB"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kiny.au</w:t>
            </w:r>
          </w:p>
        </w:tc>
        <w:tc>
          <w:tcPr>
            <w:tcW w:w="2615" w:type="dxa"/>
            <w:tcBorders>
              <w:left w:val="nil"/>
              <w:bottom w:val="nil"/>
              <w:right w:val="nil"/>
            </w:tcBorders>
            <w:shd w:val="clear" w:color="auto" w:fill="auto"/>
          </w:tcPr>
          <w:p w14:paraId="2311FF18" w14:textId="5571EC23"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Arthropodium</w:t>
            </w:r>
            <w:proofErr w:type="spellEnd"/>
            <w:r w:rsidRPr="00532322">
              <w:rPr>
                <w:rFonts w:asciiTheme="majorHAnsi" w:hAnsiTheme="majorHAnsi"/>
                <w:i/>
                <w:sz w:val="22"/>
              </w:rPr>
              <w:t xml:space="preserve"> minus</w:t>
            </w:r>
          </w:p>
        </w:tc>
        <w:tc>
          <w:tcPr>
            <w:tcW w:w="5131" w:type="dxa"/>
            <w:tcBorders>
              <w:left w:val="nil"/>
              <w:bottom w:val="nil"/>
              <w:right w:val="nil"/>
            </w:tcBorders>
            <w:shd w:val="clear" w:color="auto" w:fill="auto"/>
          </w:tcPr>
          <w:p w14:paraId="0473FDBC" w14:textId="1DB9972C"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Arthropodium</w:t>
            </w:r>
            <w:proofErr w:type="spellEnd"/>
            <w:r w:rsidRPr="00532322">
              <w:rPr>
                <w:rFonts w:asciiTheme="majorHAnsi" w:hAnsiTheme="majorHAnsi"/>
                <w:sz w:val="22"/>
              </w:rPr>
              <w:t xml:space="preserve"> sp.</w:t>
            </w:r>
          </w:p>
        </w:tc>
      </w:tr>
      <w:tr w:rsidR="00FB2C4E" w:rsidRPr="00532322" w14:paraId="4360FF85" w14:textId="77777777" w:rsidTr="00F62D34">
        <w:tc>
          <w:tcPr>
            <w:tcW w:w="1704" w:type="dxa"/>
            <w:tcBorders>
              <w:top w:val="nil"/>
              <w:left w:val="nil"/>
              <w:bottom w:val="nil"/>
              <w:right w:val="nil"/>
            </w:tcBorders>
            <w:shd w:val="clear" w:color="auto" w:fill="auto"/>
          </w:tcPr>
          <w:p w14:paraId="7357D70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BE1F221" w14:textId="685481D7"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Atriplex</w:t>
            </w:r>
            <w:proofErr w:type="spellEnd"/>
            <w:r w:rsidRPr="00532322">
              <w:rPr>
                <w:rFonts w:asciiTheme="majorHAnsi" w:hAnsiTheme="majorHAnsi"/>
                <w:i/>
                <w:sz w:val="22"/>
              </w:rPr>
              <w:t xml:space="preserve"> </w:t>
            </w:r>
            <w:proofErr w:type="spellStart"/>
            <w:r w:rsidRPr="00532322">
              <w:rPr>
                <w:rFonts w:asciiTheme="majorHAnsi" w:hAnsiTheme="majorHAnsi"/>
                <w:i/>
                <w:sz w:val="22"/>
              </w:rPr>
              <w:t>semibaccata</w:t>
            </w:r>
            <w:proofErr w:type="spellEnd"/>
          </w:p>
        </w:tc>
        <w:tc>
          <w:tcPr>
            <w:tcW w:w="5131" w:type="dxa"/>
            <w:tcBorders>
              <w:top w:val="nil"/>
              <w:left w:val="nil"/>
              <w:bottom w:val="nil"/>
              <w:right w:val="nil"/>
            </w:tcBorders>
            <w:shd w:val="clear" w:color="auto" w:fill="auto"/>
          </w:tcPr>
          <w:p w14:paraId="76129EBF" w14:textId="0D05F731"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Atriplex</w:t>
            </w:r>
            <w:proofErr w:type="spellEnd"/>
            <w:r w:rsidRPr="00532322">
              <w:rPr>
                <w:rFonts w:asciiTheme="majorHAnsi" w:hAnsiTheme="majorHAnsi"/>
                <w:sz w:val="22"/>
              </w:rPr>
              <w:t xml:space="preserve"> sp.</w:t>
            </w:r>
          </w:p>
        </w:tc>
      </w:tr>
      <w:tr w:rsidR="00FF21CE" w:rsidRPr="00532322" w14:paraId="2A2C2CB1" w14:textId="77777777" w:rsidTr="00F62D34">
        <w:tc>
          <w:tcPr>
            <w:tcW w:w="1704" w:type="dxa"/>
            <w:tcBorders>
              <w:top w:val="nil"/>
              <w:left w:val="nil"/>
              <w:bottom w:val="nil"/>
              <w:right w:val="nil"/>
            </w:tcBorders>
            <w:shd w:val="clear" w:color="auto" w:fill="auto"/>
          </w:tcPr>
          <w:p w14:paraId="05AC4ADD" w14:textId="77777777" w:rsidR="00FF21CE" w:rsidRPr="00532322" w:rsidRDefault="00FF21C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DC0A2D4" w14:textId="7BBB4895" w:rsidR="00FF21C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Maireana</w:t>
            </w:r>
            <w:proofErr w:type="spellEnd"/>
            <w:r w:rsidRPr="00532322">
              <w:rPr>
                <w:rFonts w:asciiTheme="majorHAnsi" w:hAnsiTheme="majorHAnsi"/>
                <w:i/>
                <w:sz w:val="22"/>
              </w:rPr>
              <w:t xml:space="preserve"> </w:t>
            </w:r>
            <w:proofErr w:type="spellStart"/>
            <w:r w:rsidRPr="00532322">
              <w:rPr>
                <w:rFonts w:asciiTheme="majorHAnsi" w:hAnsiTheme="majorHAnsi"/>
                <w:i/>
                <w:sz w:val="22"/>
              </w:rPr>
              <w:t>enchylaenoides</w:t>
            </w:r>
            <w:proofErr w:type="spellEnd"/>
          </w:p>
        </w:tc>
        <w:tc>
          <w:tcPr>
            <w:tcW w:w="5131" w:type="dxa"/>
            <w:tcBorders>
              <w:top w:val="nil"/>
              <w:left w:val="nil"/>
              <w:bottom w:val="nil"/>
              <w:right w:val="nil"/>
            </w:tcBorders>
            <w:shd w:val="clear" w:color="auto" w:fill="auto"/>
          </w:tcPr>
          <w:p w14:paraId="22336EBE" w14:textId="5ADC6481" w:rsidR="00FF21C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Maireana</w:t>
            </w:r>
            <w:proofErr w:type="spellEnd"/>
            <w:r w:rsidRPr="00532322">
              <w:rPr>
                <w:rFonts w:asciiTheme="majorHAnsi" w:hAnsiTheme="majorHAnsi"/>
                <w:sz w:val="22"/>
              </w:rPr>
              <w:t xml:space="preserve"> sp.</w:t>
            </w:r>
          </w:p>
        </w:tc>
      </w:tr>
      <w:tr w:rsidR="00FB2C4E" w:rsidRPr="00532322" w14:paraId="5D657AE7" w14:textId="77777777" w:rsidTr="00F62D34">
        <w:tc>
          <w:tcPr>
            <w:tcW w:w="1704" w:type="dxa"/>
            <w:tcBorders>
              <w:top w:val="nil"/>
              <w:left w:val="nil"/>
              <w:bottom w:val="nil"/>
              <w:right w:val="nil"/>
            </w:tcBorders>
            <w:shd w:val="clear" w:color="auto" w:fill="auto"/>
          </w:tcPr>
          <w:p w14:paraId="235E5D0C"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6245D70" w14:textId="152936D2"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Rhodanthe</w:t>
            </w:r>
            <w:proofErr w:type="spellEnd"/>
            <w:r w:rsidRPr="00532322">
              <w:rPr>
                <w:rFonts w:asciiTheme="majorHAnsi" w:hAnsiTheme="majorHAnsi"/>
                <w:i/>
                <w:sz w:val="22"/>
              </w:rPr>
              <w:t xml:space="preserve"> </w:t>
            </w:r>
            <w:proofErr w:type="spellStart"/>
            <w:r w:rsidR="00FF21CE" w:rsidRPr="00532322">
              <w:rPr>
                <w:rFonts w:asciiTheme="majorHAnsi" w:hAnsiTheme="majorHAnsi"/>
                <w:i/>
                <w:sz w:val="22"/>
              </w:rPr>
              <w:t>corymbiflora</w:t>
            </w:r>
            <w:proofErr w:type="spellEnd"/>
          </w:p>
        </w:tc>
        <w:tc>
          <w:tcPr>
            <w:tcW w:w="5131" w:type="dxa"/>
            <w:tcBorders>
              <w:top w:val="nil"/>
              <w:left w:val="nil"/>
              <w:bottom w:val="nil"/>
              <w:right w:val="nil"/>
            </w:tcBorders>
            <w:shd w:val="clear" w:color="auto" w:fill="auto"/>
          </w:tcPr>
          <w:p w14:paraId="6C2187D9" w14:textId="540883C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Rhodanthe</w:t>
            </w:r>
            <w:proofErr w:type="spellEnd"/>
            <w:r w:rsidRPr="00532322">
              <w:rPr>
                <w:rFonts w:asciiTheme="majorHAnsi" w:hAnsiTheme="majorHAnsi"/>
                <w:sz w:val="22"/>
              </w:rPr>
              <w:t xml:space="preserve"> sp.</w:t>
            </w:r>
          </w:p>
        </w:tc>
      </w:tr>
      <w:tr w:rsidR="00FB2C4E" w:rsidRPr="00532322" w14:paraId="01E61C6E" w14:textId="77777777" w:rsidTr="00F62D34">
        <w:tc>
          <w:tcPr>
            <w:tcW w:w="1704" w:type="dxa"/>
            <w:tcBorders>
              <w:top w:val="nil"/>
              <w:left w:val="nil"/>
              <w:bottom w:val="nil"/>
              <w:right w:val="nil"/>
            </w:tcBorders>
            <w:shd w:val="clear" w:color="auto" w:fill="auto"/>
          </w:tcPr>
          <w:p w14:paraId="5F420D3D"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402C038" w14:textId="5D836DDB"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Sonchus</w:t>
            </w:r>
            <w:proofErr w:type="spellEnd"/>
            <w:r w:rsidRPr="00532322">
              <w:rPr>
                <w:rFonts w:asciiTheme="majorHAnsi" w:hAnsiTheme="majorHAnsi"/>
                <w:i/>
                <w:sz w:val="22"/>
              </w:rPr>
              <w:t xml:space="preserve"> </w:t>
            </w:r>
            <w:proofErr w:type="spellStart"/>
            <w:r w:rsidRPr="00532322">
              <w:rPr>
                <w:rFonts w:asciiTheme="majorHAnsi" w:hAnsiTheme="majorHAnsi"/>
                <w:i/>
                <w:sz w:val="22"/>
              </w:rPr>
              <w:t>oleraceus</w:t>
            </w:r>
            <w:proofErr w:type="spellEnd"/>
          </w:p>
        </w:tc>
        <w:tc>
          <w:tcPr>
            <w:tcW w:w="5131" w:type="dxa"/>
            <w:tcBorders>
              <w:top w:val="nil"/>
              <w:left w:val="nil"/>
              <w:bottom w:val="nil"/>
              <w:right w:val="nil"/>
            </w:tcBorders>
            <w:shd w:val="clear" w:color="auto" w:fill="auto"/>
          </w:tcPr>
          <w:p w14:paraId="7894DCC3" w14:textId="161A50FD"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Sonchus</w:t>
            </w:r>
            <w:proofErr w:type="spellEnd"/>
            <w:r w:rsidRPr="00532322">
              <w:rPr>
                <w:rFonts w:asciiTheme="majorHAnsi" w:hAnsiTheme="majorHAnsi"/>
                <w:sz w:val="22"/>
              </w:rPr>
              <w:t xml:space="preserve"> sp., </w:t>
            </w:r>
            <w:proofErr w:type="spellStart"/>
            <w:r w:rsidRPr="00532322">
              <w:rPr>
                <w:rFonts w:asciiTheme="majorHAnsi" w:hAnsiTheme="majorHAnsi"/>
                <w:i/>
                <w:sz w:val="22"/>
              </w:rPr>
              <w:t>Sonchus</w:t>
            </w:r>
            <w:proofErr w:type="spellEnd"/>
            <w:r w:rsidRPr="00532322">
              <w:rPr>
                <w:rFonts w:asciiTheme="majorHAnsi" w:hAnsiTheme="majorHAnsi"/>
                <w:i/>
                <w:sz w:val="22"/>
              </w:rPr>
              <w:t xml:space="preserve"> asper</w:t>
            </w:r>
          </w:p>
        </w:tc>
      </w:tr>
      <w:tr w:rsidR="00FB2C4E" w:rsidRPr="00532322" w14:paraId="1C7006AB" w14:textId="77777777" w:rsidTr="00F62D34">
        <w:tc>
          <w:tcPr>
            <w:tcW w:w="1704" w:type="dxa"/>
            <w:tcBorders>
              <w:top w:val="nil"/>
              <w:left w:val="nil"/>
              <w:bottom w:val="nil"/>
              <w:right w:val="nil"/>
            </w:tcBorders>
            <w:shd w:val="clear" w:color="auto" w:fill="auto"/>
          </w:tcPr>
          <w:p w14:paraId="41E1AC46"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99AC316" w14:textId="79430C97" w:rsidR="00FB2C4E" w:rsidRPr="00532322" w:rsidRDefault="00FF21CE"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Crassula </w:t>
            </w:r>
            <w:proofErr w:type="spellStart"/>
            <w:r w:rsidRPr="00532322">
              <w:rPr>
                <w:rFonts w:asciiTheme="majorHAnsi" w:hAnsiTheme="majorHAnsi"/>
                <w:i/>
                <w:sz w:val="22"/>
              </w:rPr>
              <w:t>sieberiana</w:t>
            </w:r>
            <w:proofErr w:type="spellEnd"/>
          </w:p>
        </w:tc>
        <w:tc>
          <w:tcPr>
            <w:tcW w:w="5131" w:type="dxa"/>
            <w:tcBorders>
              <w:top w:val="nil"/>
              <w:left w:val="nil"/>
              <w:bottom w:val="nil"/>
              <w:right w:val="nil"/>
            </w:tcBorders>
            <w:shd w:val="clear" w:color="auto" w:fill="auto"/>
          </w:tcPr>
          <w:p w14:paraId="113AEBAD" w14:textId="1C46E3A9" w:rsidR="00FB2C4E" w:rsidRPr="00532322" w:rsidRDefault="00FF21CE" w:rsidP="00532322">
            <w:pPr>
              <w:spacing w:after="120"/>
              <w:ind w:left="333" w:right="-18" w:hanging="333"/>
              <w:contextualSpacing/>
              <w:rPr>
                <w:rFonts w:asciiTheme="majorHAnsi" w:hAnsiTheme="majorHAnsi"/>
                <w:sz w:val="22"/>
              </w:rPr>
            </w:pPr>
            <w:r w:rsidRPr="00532322">
              <w:rPr>
                <w:rFonts w:asciiTheme="majorHAnsi" w:hAnsiTheme="majorHAnsi"/>
                <w:i/>
                <w:sz w:val="22"/>
              </w:rPr>
              <w:t>Crassula</w:t>
            </w:r>
            <w:r w:rsidRPr="00532322">
              <w:rPr>
                <w:rFonts w:asciiTheme="majorHAnsi" w:hAnsiTheme="majorHAnsi"/>
                <w:sz w:val="22"/>
              </w:rPr>
              <w:t xml:space="preserve"> sp.</w:t>
            </w:r>
          </w:p>
        </w:tc>
      </w:tr>
      <w:tr w:rsidR="00FB2C4E" w:rsidRPr="00532322" w14:paraId="779FA803" w14:textId="77777777" w:rsidTr="00F62D34">
        <w:tc>
          <w:tcPr>
            <w:tcW w:w="1704" w:type="dxa"/>
            <w:tcBorders>
              <w:top w:val="nil"/>
              <w:left w:val="nil"/>
              <w:bottom w:val="nil"/>
              <w:right w:val="nil"/>
            </w:tcBorders>
            <w:shd w:val="clear" w:color="auto" w:fill="auto"/>
          </w:tcPr>
          <w:p w14:paraId="451BE5C0"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A49D65B" w14:textId="104595C8"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r w:rsidR="00D45891" w:rsidRPr="00532322">
              <w:rPr>
                <w:rFonts w:asciiTheme="majorHAnsi" w:hAnsiTheme="majorHAnsi"/>
                <w:i/>
                <w:sz w:val="22"/>
              </w:rPr>
              <w:t>sp.</w:t>
            </w:r>
          </w:p>
        </w:tc>
        <w:tc>
          <w:tcPr>
            <w:tcW w:w="5131" w:type="dxa"/>
            <w:tcBorders>
              <w:top w:val="nil"/>
              <w:left w:val="nil"/>
              <w:bottom w:val="nil"/>
              <w:right w:val="nil"/>
            </w:tcBorders>
            <w:shd w:val="clear" w:color="auto" w:fill="auto"/>
          </w:tcPr>
          <w:p w14:paraId="5DB15891" w14:textId="2E9B9AF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00D45891" w:rsidRPr="00532322">
              <w:rPr>
                <w:rFonts w:asciiTheme="majorHAnsi" w:hAnsiTheme="majorHAnsi"/>
                <w:i/>
                <w:sz w:val="22"/>
              </w:rPr>
              <w:t xml:space="preserve"> </w:t>
            </w:r>
            <w:proofErr w:type="spellStart"/>
            <w:r w:rsidR="00D45891" w:rsidRPr="00532322">
              <w:rPr>
                <w:rFonts w:asciiTheme="majorHAnsi" w:hAnsiTheme="majorHAnsi"/>
                <w:i/>
                <w:sz w:val="22"/>
              </w:rPr>
              <w:t>dubium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glomeratum</w:t>
            </w:r>
            <w:proofErr w:type="spellEnd"/>
            <w:r w:rsidRPr="00532322">
              <w:rPr>
                <w:rFonts w:asciiTheme="majorHAnsi" w:hAnsiTheme="majorHAnsi"/>
                <w:sz w:val="22"/>
              </w:rPr>
              <w:t xml:space="preserve">, </w:t>
            </w: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arvense</w:t>
            </w:r>
            <w:proofErr w:type="spellEnd"/>
          </w:p>
        </w:tc>
      </w:tr>
      <w:tr w:rsidR="00FB2C4E" w:rsidRPr="00532322" w14:paraId="49CBD8CE" w14:textId="77777777" w:rsidTr="00F62D34">
        <w:tc>
          <w:tcPr>
            <w:tcW w:w="1704" w:type="dxa"/>
            <w:tcBorders>
              <w:top w:val="nil"/>
              <w:left w:val="nil"/>
              <w:bottom w:val="nil"/>
              <w:right w:val="nil"/>
            </w:tcBorders>
            <w:shd w:val="clear" w:color="auto" w:fill="auto"/>
          </w:tcPr>
          <w:p w14:paraId="54527C88"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B803EB3" w14:textId="1C9893B5" w:rsidR="00FB2C4E" w:rsidRPr="00532322" w:rsidRDefault="00FF21C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Avena</w:t>
            </w:r>
            <w:proofErr w:type="spellEnd"/>
            <w:r w:rsidRPr="00532322">
              <w:rPr>
                <w:rFonts w:asciiTheme="majorHAnsi" w:hAnsiTheme="majorHAnsi"/>
                <w:i/>
                <w:sz w:val="22"/>
              </w:rPr>
              <w:t xml:space="preserve"> </w:t>
            </w:r>
            <w:proofErr w:type="spellStart"/>
            <w:r w:rsidRPr="00532322">
              <w:rPr>
                <w:rFonts w:asciiTheme="majorHAnsi" w:hAnsiTheme="majorHAnsi"/>
                <w:i/>
                <w:sz w:val="22"/>
              </w:rPr>
              <w:t>barbata</w:t>
            </w:r>
            <w:proofErr w:type="spellEnd"/>
          </w:p>
        </w:tc>
        <w:tc>
          <w:tcPr>
            <w:tcW w:w="5131" w:type="dxa"/>
            <w:tcBorders>
              <w:top w:val="nil"/>
              <w:left w:val="nil"/>
              <w:bottom w:val="nil"/>
              <w:right w:val="nil"/>
            </w:tcBorders>
            <w:shd w:val="clear" w:color="auto" w:fill="auto"/>
          </w:tcPr>
          <w:p w14:paraId="01F25C4E" w14:textId="2293C1C1"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Avena</w:t>
            </w:r>
            <w:proofErr w:type="spellEnd"/>
            <w:r w:rsidRPr="00532322">
              <w:rPr>
                <w:rFonts w:asciiTheme="majorHAnsi" w:hAnsiTheme="majorHAnsi"/>
                <w:sz w:val="22"/>
              </w:rPr>
              <w:t xml:space="preserve"> sp</w:t>
            </w:r>
            <w:r w:rsidR="00D45891" w:rsidRPr="00532322">
              <w:rPr>
                <w:rFonts w:asciiTheme="majorHAnsi" w:hAnsiTheme="majorHAnsi"/>
                <w:sz w:val="22"/>
              </w:rPr>
              <w:t>.</w:t>
            </w:r>
            <w:r w:rsidRPr="00532322">
              <w:rPr>
                <w:rFonts w:asciiTheme="majorHAnsi" w:hAnsiTheme="majorHAnsi"/>
                <w:sz w:val="22"/>
              </w:rPr>
              <w:t xml:space="preserve">, </w:t>
            </w:r>
            <w:proofErr w:type="spellStart"/>
            <w:r w:rsidRPr="00532322">
              <w:rPr>
                <w:rFonts w:asciiTheme="majorHAnsi" w:hAnsiTheme="majorHAnsi"/>
                <w:i/>
                <w:sz w:val="22"/>
              </w:rPr>
              <w:t>Avena</w:t>
            </w:r>
            <w:proofErr w:type="spellEnd"/>
            <w:r w:rsidRPr="00532322">
              <w:rPr>
                <w:rFonts w:asciiTheme="majorHAnsi" w:hAnsiTheme="majorHAnsi"/>
                <w:i/>
                <w:sz w:val="22"/>
              </w:rPr>
              <w:t xml:space="preserve"> </w:t>
            </w:r>
            <w:proofErr w:type="spellStart"/>
            <w:r w:rsidRPr="00532322">
              <w:rPr>
                <w:rFonts w:asciiTheme="majorHAnsi" w:hAnsiTheme="majorHAnsi"/>
                <w:i/>
                <w:sz w:val="22"/>
              </w:rPr>
              <w:t>fatua</w:t>
            </w:r>
            <w:proofErr w:type="spellEnd"/>
          </w:p>
        </w:tc>
      </w:tr>
      <w:tr w:rsidR="00FB2C4E" w:rsidRPr="00532322" w14:paraId="434E1D65" w14:textId="77777777" w:rsidTr="00F62D34">
        <w:tc>
          <w:tcPr>
            <w:tcW w:w="1704" w:type="dxa"/>
            <w:tcBorders>
              <w:top w:val="nil"/>
              <w:left w:val="nil"/>
              <w:bottom w:val="nil"/>
              <w:right w:val="nil"/>
            </w:tcBorders>
            <w:shd w:val="clear" w:color="auto" w:fill="auto"/>
          </w:tcPr>
          <w:p w14:paraId="4F7BA39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53FAC60" w14:textId="2985EFD9"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00FF21CE" w:rsidRPr="00532322">
              <w:rPr>
                <w:rFonts w:asciiTheme="majorHAnsi" w:hAnsiTheme="majorHAnsi"/>
                <w:i/>
                <w:sz w:val="22"/>
              </w:rPr>
              <w:t>rubens</w:t>
            </w:r>
            <w:proofErr w:type="spellEnd"/>
          </w:p>
        </w:tc>
        <w:tc>
          <w:tcPr>
            <w:tcW w:w="5131" w:type="dxa"/>
            <w:tcBorders>
              <w:top w:val="nil"/>
              <w:left w:val="nil"/>
              <w:bottom w:val="nil"/>
              <w:right w:val="nil"/>
            </w:tcBorders>
            <w:shd w:val="clear" w:color="auto" w:fill="auto"/>
          </w:tcPr>
          <w:p w14:paraId="06C4B486" w14:textId="124F22B0"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sz w:val="22"/>
              </w:rPr>
              <w:t xml:space="preserve"> sp.</w:t>
            </w:r>
          </w:p>
        </w:tc>
      </w:tr>
      <w:tr w:rsidR="00FB2C4E" w:rsidRPr="00532322" w14:paraId="307A13D1" w14:textId="77777777" w:rsidTr="00F62D34">
        <w:tc>
          <w:tcPr>
            <w:tcW w:w="1704" w:type="dxa"/>
            <w:tcBorders>
              <w:top w:val="nil"/>
              <w:left w:val="nil"/>
              <w:bottom w:val="nil"/>
              <w:right w:val="nil"/>
            </w:tcBorders>
            <w:shd w:val="clear" w:color="auto" w:fill="auto"/>
          </w:tcPr>
          <w:p w14:paraId="09A6B99F"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C2BB977" w14:textId="5656F94A"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Lolium</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1476E69F" w14:textId="00F27F07" w:rsidR="00FB2C4E" w:rsidRPr="00532322" w:rsidRDefault="00FF21CE"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perenne</w:t>
            </w:r>
            <w:proofErr w:type="spellEnd"/>
            <w:r w:rsidRPr="00532322">
              <w:rPr>
                <w:rFonts w:asciiTheme="majorHAnsi" w:hAnsiTheme="majorHAnsi"/>
                <w:sz w:val="22"/>
              </w:rPr>
              <w:t xml:space="preserve">, </w:t>
            </w:r>
            <w:proofErr w:type="spellStart"/>
            <w:r w:rsidRPr="00532322">
              <w:rPr>
                <w:rFonts w:asciiTheme="majorHAnsi" w:hAnsiTheme="majorHAnsi"/>
                <w:i/>
                <w:sz w:val="22"/>
              </w:rPr>
              <w:t>Lolium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rigidum</w:t>
            </w:r>
            <w:proofErr w:type="spellEnd"/>
          </w:p>
        </w:tc>
      </w:tr>
      <w:tr w:rsidR="00FB2C4E" w:rsidRPr="00532322" w14:paraId="6313495E" w14:textId="77777777" w:rsidTr="00F62D34">
        <w:tc>
          <w:tcPr>
            <w:tcW w:w="1704" w:type="dxa"/>
            <w:tcBorders>
              <w:top w:val="nil"/>
              <w:left w:val="nil"/>
              <w:bottom w:val="nil"/>
              <w:right w:val="nil"/>
            </w:tcBorders>
            <w:shd w:val="clear" w:color="auto" w:fill="auto"/>
          </w:tcPr>
          <w:p w14:paraId="72D97341"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B276845" w14:textId="75F29235"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Rytidosperma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51D7E905" w14:textId="71FFCEC9" w:rsidR="00FB2C4E" w:rsidRPr="00532322" w:rsidRDefault="00FF21CE"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Rytidosperma</w:t>
            </w:r>
            <w:proofErr w:type="spellEnd"/>
          </w:p>
        </w:tc>
      </w:tr>
      <w:tr w:rsidR="00FB2C4E" w:rsidRPr="00532322" w14:paraId="3CF0208A" w14:textId="77777777" w:rsidTr="00F62D34">
        <w:tc>
          <w:tcPr>
            <w:tcW w:w="1704" w:type="dxa"/>
            <w:tcBorders>
              <w:top w:val="nil"/>
              <w:left w:val="nil"/>
              <w:right w:val="nil"/>
            </w:tcBorders>
            <w:shd w:val="clear" w:color="auto" w:fill="auto"/>
          </w:tcPr>
          <w:p w14:paraId="67829607"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7C266A2" w14:textId="631D2798" w:rsidR="00FB2C4E" w:rsidRPr="00532322" w:rsidRDefault="00FB2C4E"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Vulpia</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17E81165" w14:textId="070156BB" w:rsidR="00FB2C4E" w:rsidRPr="00532322" w:rsidRDefault="007F7E0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Vulpia</w:t>
            </w:r>
            <w:proofErr w:type="spellEnd"/>
            <w:r w:rsidRPr="00532322">
              <w:rPr>
                <w:rFonts w:asciiTheme="majorHAnsi" w:hAnsiTheme="majorHAnsi"/>
                <w:i/>
                <w:sz w:val="22"/>
              </w:rPr>
              <w:t xml:space="preserve"> </w:t>
            </w:r>
            <w:proofErr w:type="spellStart"/>
            <w:r w:rsidRPr="00532322">
              <w:rPr>
                <w:rFonts w:asciiTheme="majorHAnsi" w:hAnsiTheme="majorHAnsi"/>
                <w:i/>
                <w:sz w:val="22"/>
              </w:rPr>
              <w:t>bromoides</w:t>
            </w:r>
            <w:proofErr w:type="spellEnd"/>
          </w:p>
        </w:tc>
      </w:tr>
      <w:tr w:rsidR="000947E6" w:rsidRPr="00532322" w14:paraId="14C627EB" w14:textId="77777777" w:rsidTr="00F62D34">
        <w:tc>
          <w:tcPr>
            <w:tcW w:w="1704" w:type="dxa"/>
            <w:tcBorders>
              <w:top w:val="nil"/>
              <w:left w:val="nil"/>
              <w:bottom w:val="single" w:sz="4" w:space="0" w:color="auto"/>
              <w:right w:val="nil"/>
            </w:tcBorders>
            <w:shd w:val="clear" w:color="auto" w:fill="auto"/>
          </w:tcPr>
          <w:p w14:paraId="45DD0F56" w14:textId="704BDCD4" w:rsidR="000947E6" w:rsidRPr="00532322" w:rsidRDefault="002823FC" w:rsidP="00532322">
            <w:pPr>
              <w:spacing w:after="120"/>
              <w:contextualSpacing/>
              <w:rPr>
                <w:rFonts w:asciiTheme="majorHAnsi" w:hAnsiTheme="majorHAnsi"/>
                <w:sz w:val="22"/>
              </w:rPr>
            </w:pPr>
            <w:r w:rsidRPr="00532322">
              <w:rPr>
                <w:rFonts w:asciiTheme="majorHAnsi" w:hAnsiTheme="majorHAnsi"/>
                <w:sz w:val="22"/>
              </w:rPr>
              <w:t>koffler.ca</w:t>
            </w:r>
          </w:p>
        </w:tc>
        <w:tc>
          <w:tcPr>
            <w:tcW w:w="2615" w:type="dxa"/>
            <w:tcBorders>
              <w:top w:val="nil"/>
              <w:left w:val="nil"/>
              <w:bottom w:val="single" w:sz="4" w:space="0" w:color="auto"/>
              <w:right w:val="nil"/>
            </w:tcBorders>
            <w:shd w:val="clear" w:color="auto" w:fill="auto"/>
          </w:tcPr>
          <w:p w14:paraId="4CA23E18" w14:textId="33397751" w:rsidR="000947E6" w:rsidRPr="00532322" w:rsidRDefault="000947E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0734EF1F" w14:textId="172CF82C" w:rsidR="000947E6" w:rsidRPr="00532322" w:rsidRDefault="000947E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plantaginea</w:t>
            </w:r>
            <w:proofErr w:type="spellEnd"/>
          </w:p>
        </w:tc>
      </w:tr>
      <w:tr w:rsidR="00FB2C4E" w:rsidRPr="00532322" w14:paraId="18B5C3DA" w14:textId="77777777" w:rsidTr="00F62D34">
        <w:tc>
          <w:tcPr>
            <w:tcW w:w="1704" w:type="dxa"/>
            <w:tcBorders>
              <w:left w:val="nil"/>
              <w:bottom w:val="nil"/>
              <w:right w:val="nil"/>
            </w:tcBorders>
            <w:shd w:val="clear" w:color="auto" w:fill="auto"/>
          </w:tcPr>
          <w:p w14:paraId="6258903D" w14:textId="102744E2"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konz.us</w:t>
            </w:r>
          </w:p>
        </w:tc>
        <w:tc>
          <w:tcPr>
            <w:tcW w:w="2615" w:type="dxa"/>
            <w:tcBorders>
              <w:left w:val="nil"/>
              <w:bottom w:val="nil"/>
              <w:right w:val="nil"/>
            </w:tcBorders>
            <w:shd w:val="clear" w:color="auto" w:fill="auto"/>
          </w:tcPr>
          <w:p w14:paraId="7AA25B09" w14:textId="7178428F"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proofErr w:type="spellStart"/>
            <w:r w:rsidR="000947E6" w:rsidRPr="00532322">
              <w:rPr>
                <w:rFonts w:asciiTheme="majorHAnsi" w:hAnsiTheme="majorHAnsi"/>
                <w:i/>
                <w:sz w:val="22"/>
              </w:rPr>
              <w:t>missouriensis</w:t>
            </w:r>
            <w:proofErr w:type="spellEnd"/>
          </w:p>
        </w:tc>
        <w:tc>
          <w:tcPr>
            <w:tcW w:w="5131" w:type="dxa"/>
            <w:tcBorders>
              <w:left w:val="nil"/>
              <w:bottom w:val="nil"/>
              <w:right w:val="nil"/>
            </w:tcBorders>
            <w:shd w:val="clear" w:color="auto" w:fill="auto"/>
          </w:tcPr>
          <w:p w14:paraId="418B512B" w14:textId="4E212F4A" w:rsidR="00FB2C4E" w:rsidRPr="00532322" w:rsidRDefault="000947E6"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canadensis</w:t>
            </w:r>
          </w:p>
        </w:tc>
      </w:tr>
      <w:tr w:rsidR="000947E6" w:rsidRPr="00532322" w14:paraId="34E030E3" w14:textId="77777777" w:rsidTr="00F62D34">
        <w:tc>
          <w:tcPr>
            <w:tcW w:w="1704" w:type="dxa"/>
            <w:tcBorders>
              <w:top w:val="nil"/>
              <w:left w:val="nil"/>
              <w:bottom w:val="nil"/>
              <w:right w:val="nil"/>
            </w:tcBorders>
            <w:shd w:val="clear" w:color="auto" w:fill="auto"/>
          </w:tcPr>
          <w:p w14:paraId="1E43F4E0"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15E4D8" w14:textId="72807E37" w:rsidR="000947E6" w:rsidRPr="00532322" w:rsidRDefault="000947E6" w:rsidP="00532322">
            <w:pPr>
              <w:spacing w:after="120"/>
              <w:ind w:left="248" w:hanging="248"/>
              <w:contextualSpacing/>
              <w:rPr>
                <w:rFonts w:asciiTheme="majorHAnsi" w:hAnsiTheme="majorHAnsi"/>
                <w:i/>
                <w:sz w:val="22"/>
              </w:rPr>
            </w:pPr>
            <w:r w:rsidRPr="00532322">
              <w:rPr>
                <w:rFonts w:asciiTheme="majorHAnsi" w:hAnsiTheme="majorHAnsi"/>
                <w:i/>
                <w:sz w:val="22"/>
              </w:rPr>
              <w:t>Euphorbia nutans</w:t>
            </w:r>
          </w:p>
        </w:tc>
        <w:tc>
          <w:tcPr>
            <w:tcW w:w="5131" w:type="dxa"/>
            <w:tcBorders>
              <w:top w:val="nil"/>
              <w:left w:val="nil"/>
              <w:bottom w:val="nil"/>
              <w:right w:val="nil"/>
            </w:tcBorders>
            <w:shd w:val="clear" w:color="auto" w:fill="auto"/>
          </w:tcPr>
          <w:p w14:paraId="52F8FBC9" w14:textId="57809DBF" w:rsidR="000947E6" w:rsidRPr="00532322" w:rsidRDefault="000947E6" w:rsidP="00532322">
            <w:pPr>
              <w:spacing w:after="120"/>
              <w:ind w:left="333" w:right="-18" w:hanging="333"/>
              <w:contextualSpacing/>
              <w:rPr>
                <w:rFonts w:asciiTheme="majorHAnsi" w:hAnsiTheme="majorHAnsi"/>
                <w:i/>
                <w:sz w:val="22"/>
                <w:lang w:val="es-AR"/>
              </w:rPr>
            </w:pP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marginata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serpens</w:t>
            </w:r>
            <w:proofErr w:type="spellEnd"/>
            <w:r w:rsidR="004D7654" w:rsidRPr="00532322">
              <w:rPr>
                <w:rFonts w:asciiTheme="majorHAnsi" w:hAnsiTheme="majorHAnsi"/>
                <w:sz w:val="22"/>
                <w:lang w:val="es-AR"/>
              </w:rPr>
              <w:t xml:space="preserve">, </w:t>
            </w:r>
            <w:proofErr w:type="spellStart"/>
            <w:r w:rsidR="004D7654" w:rsidRPr="00532322">
              <w:rPr>
                <w:rFonts w:asciiTheme="majorHAnsi" w:hAnsiTheme="majorHAnsi"/>
                <w:i/>
                <w:sz w:val="22"/>
                <w:lang w:val="es-AR"/>
              </w:rPr>
              <w:t>Euphorbia</w:t>
            </w:r>
            <w:proofErr w:type="spellEnd"/>
            <w:r w:rsidR="004D7654" w:rsidRPr="00532322">
              <w:rPr>
                <w:rFonts w:asciiTheme="majorHAnsi" w:hAnsiTheme="majorHAnsi"/>
                <w:i/>
                <w:sz w:val="22"/>
                <w:lang w:val="es-AR"/>
              </w:rPr>
              <w:t xml:space="preserve"> </w:t>
            </w:r>
            <w:proofErr w:type="spellStart"/>
            <w:r w:rsidR="004D7654" w:rsidRPr="00532322">
              <w:rPr>
                <w:rFonts w:asciiTheme="majorHAnsi" w:hAnsiTheme="majorHAnsi"/>
                <w:i/>
                <w:sz w:val="22"/>
                <w:lang w:val="es-AR"/>
              </w:rPr>
              <w:t>spathulata</w:t>
            </w:r>
            <w:proofErr w:type="spellEnd"/>
          </w:p>
        </w:tc>
      </w:tr>
      <w:tr w:rsidR="004D7654" w:rsidRPr="00532322" w14:paraId="5FF4DE24" w14:textId="77777777" w:rsidTr="00F62D34">
        <w:tc>
          <w:tcPr>
            <w:tcW w:w="1704" w:type="dxa"/>
            <w:tcBorders>
              <w:top w:val="nil"/>
              <w:left w:val="nil"/>
              <w:bottom w:val="nil"/>
              <w:right w:val="nil"/>
            </w:tcBorders>
            <w:shd w:val="clear" w:color="auto" w:fill="auto"/>
          </w:tcPr>
          <w:p w14:paraId="0D80733C" w14:textId="77777777" w:rsidR="004D7654" w:rsidRPr="00532322" w:rsidRDefault="004D7654"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13D189E2" w14:textId="4FFAE49E" w:rsidR="004D7654" w:rsidRPr="00532322" w:rsidRDefault="004D7654"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Baptisia </w:t>
            </w:r>
            <w:proofErr w:type="spellStart"/>
            <w:r w:rsidRPr="00532322">
              <w:rPr>
                <w:rFonts w:asciiTheme="majorHAnsi" w:hAnsiTheme="majorHAnsi"/>
                <w:i/>
                <w:sz w:val="22"/>
              </w:rPr>
              <w:t>bracteata</w:t>
            </w:r>
            <w:proofErr w:type="spellEnd"/>
          </w:p>
        </w:tc>
        <w:tc>
          <w:tcPr>
            <w:tcW w:w="5131" w:type="dxa"/>
            <w:tcBorders>
              <w:top w:val="nil"/>
              <w:left w:val="nil"/>
              <w:bottom w:val="nil"/>
              <w:right w:val="nil"/>
            </w:tcBorders>
            <w:shd w:val="clear" w:color="auto" w:fill="auto"/>
          </w:tcPr>
          <w:p w14:paraId="68A368B5" w14:textId="67215D8F" w:rsidR="004D7654" w:rsidRPr="00532322" w:rsidRDefault="004D7654"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Baptisia </w:t>
            </w:r>
            <w:proofErr w:type="spellStart"/>
            <w:r w:rsidRPr="00532322">
              <w:rPr>
                <w:rFonts w:asciiTheme="majorHAnsi" w:hAnsiTheme="majorHAnsi"/>
                <w:i/>
                <w:sz w:val="22"/>
              </w:rPr>
              <w:t>australis</w:t>
            </w:r>
            <w:proofErr w:type="spellEnd"/>
          </w:p>
        </w:tc>
      </w:tr>
      <w:tr w:rsidR="004D7654" w:rsidRPr="00532322" w14:paraId="153A6D07" w14:textId="77777777" w:rsidTr="00F62D34">
        <w:tc>
          <w:tcPr>
            <w:tcW w:w="1704" w:type="dxa"/>
            <w:tcBorders>
              <w:top w:val="nil"/>
              <w:left w:val="nil"/>
              <w:bottom w:val="nil"/>
              <w:right w:val="nil"/>
            </w:tcBorders>
            <w:shd w:val="clear" w:color="auto" w:fill="auto"/>
          </w:tcPr>
          <w:p w14:paraId="49DF6AF0"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1B165294" w14:textId="7D757184" w:rsidR="004D7654" w:rsidRPr="00532322" w:rsidRDefault="004D765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Calylophus</w:t>
            </w:r>
            <w:proofErr w:type="spellEnd"/>
            <w:r w:rsidRPr="00532322">
              <w:rPr>
                <w:rFonts w:asciiTheme="majorHAnsi" w:hAnsiTheme="majorHAnsi"/>
                <w:i/>
                <w:sz w:val="22"/>
              </w:rPr>
              <w:t xml:space="preserve"> </w:t>
            </w:r>
            <w:proofErr w:type="spellStart"/>
            <w:r w:rsidRPr="00532322">
              <w:rPr>
                <w:rFonts w:asciiTheme="majorHAnsi" w:hAnsiTheme="majorHAnsi"/>
                <w:i/>
                <w:sz w:val="22"/>
              </w:rPr>
              <w:t>serrulatus</w:t>
            </w:r>
            <w:proofErr w:type="spellEnd"/>
          </w:p>
        </w:tc>
        <w:tc>
          <w:tcPr>
            <w:tcW w:w="5131" w:type="dxa"/>
            <w:tcBorders>
              <w:top w:val="nil"/>
              <w:left w:val="nil"/>
              <w:bottom w:val="nil"/>
              <w:right w:val="nil"/>
            </w:tcBorders>
            <w:shd w:val="clear" w:color="auto" w:fill="auto"/>
          </w:tcPr>
          <w:p w14:paraId="426AC5FE" w14:textId="1D90DC33" w:rsidR="004D7654" w:rsidRPr="00532322" w:rsidRDefault="004D765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Calylophus</w:t>
            </w:r>
            <w:proofErr w:type="spellEnd"/>
            <w:r w:rsidRPr="00532322">
              <w:rPr>
                <w:rFonts w:asciiTheme="majorHAnsi" w:hAnsiTheme="majorHAnsi"/>
                <w:i/>
                <w:sz w:val="22"/>
              </w:rPr>
              <w:t xml:space="preserve"> </w:t>
            </w:r>
            <w:r w:rsidRPr="00532322">
              <w:rPr>
                <w:rFonts w:asciiTheme="majorHAnsi" w:hAnsiTheme="majorHAnsi"/>
                <w:sz w:val="22"/>
              </w:rPr>
              <w:t>sp.</w:t>
            </w:r>
          </w:p>
        </w:tc>
      </w:tr>
      <w:tr w:rsidR="00FB2C4E" w:rsidRPr="00532322" w14:paraId="7A72DE8D" w14:textId="77777777" w:rsidTr="00F62D34">
        <w:tc>
          <w:tcPr>
            <w:tcW w:w="1704" w:type="dxa"/>
            <w:tcBorders>
              <w:top w:val="nil"/>
              <w:left w:val="nil"/>
              <w:right w:val="nil"/>
            </w:tcBorders>
            <w:shd w:val="clear" w:color="auto" w:fill="auto"/>
          </w:tcPr>
          <w:p w14:paraId="2D12033F" w14:textId="77777777" w:rsidR="00FB2C4E" w:rsidRPr="00532322" w:rsidRDefault="00FB2C4E"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27136566" w14:textId="44CC8255" w:rsidR="00FB2C4E" w:rsidRPr="00532322" w:rsidRDefault="00FB2C4E"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Muhlenbergia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racemosa</w:t>
            </w:r>
            <w:proofErr w:type="spellEnd"/>
          </w:p>
        </w:tc>
        <w:tc>
          <w:tcPr>
            <w:tcW w:w="5131" w:type="dxa"/>
            <w:tcBorders>
              <w:top w:val="nil"/>
              <w:left w:val="nil"/>
              <w:right w:val="nil"/>
            </w:tcBorders>
            <w:shd w:val="clear" w:color="auto" w:fill="auto"/>
          </w:tcPr>
          <w:p w14:paraId="2E25C7E8" w14:textId="53F52AA7" w:rsidR="00FB2C4E" w:rsidRPr="00532322" w:rsidRDefault="000947E6"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Muhlenbergia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cuspidata</w:t>
            </w:r>
            <w:proofErr w:type="spellEnd"/>
          </w:p>
        </w:tc>
      </w:tr>
      <w:tr w:rsidR="00FB2C4E" w:rsidRPr="00532322" w14:paraId="3D8A357C" w14:textId="77777777" w:rsidTr="00F62D34">
        <w:tc>
          <w:tcPr>
            <w:tcW w:w="1704" w:type="dxa"/>
            <w:tcBorders>
              <w:left w:val="nil"/>
              <w:bottom w:val="single" w:sz="4" w:space="0" w:color="auto"/>
              <w:right w:val="nil"/>
            </w:tcBorders>
            <w:shd w:val="clear" w:color="auto" w:fill="auto"/>
          </w:tcPr>
          <w:p w14:paraId="5291E2B2" w14:textId="48B3537F"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lancaster.uk</w:t>
            </w:r>
          </w:p>
        </w:tc>
        <w:tc>
          <w:tcPr>
            <w:tcW w:w="2615" w:type="dxa"/>
            <w:tcBorders>
              <w:left w:val="nil"/>
              <w:bottom w:val="single" w:sz="4" w:space="0" w:color="auto"/>
              <w:right w:val="nil"/>
            </w:tcBorders>
            <w:shd w:val="clear" w:color="auto" w:fill="auto"/>
          </w:tcPr>
          <w:p w14:paraId="41B2B795"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00399EB5" w14:textId="7CFDC41F"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4D7654" w:rsidRPr="00532322" w14:paraId="16FE4920" w14:textId="77777777" w:rsidTr="00F62D34">
        <w:tc>
          <w:tcPr>
            <w:tcW w:w="1704" w:type="dxa"/>
            <w:tcBorders>
              <w:left w:val="nil"/>
              <w:bottom w:val="nil"/>
              <w:right w:val="nil"/>
            </w:tcBorders>
            <w:shd w:val="clear" w:color="auto" w:fill="auto"/>
          </w:tcPr>
          <w:p w14:paraId="2A16A918" w14:textId="344816AF" w:rsidR="004D7654" w:rsidRPr="00532322" w:rsidRDefault="004D7654" w:rsidP="00532322">
            <w:pPr>
              <w:spacing w:after="120"/>
              <w:contextualSpacing/>
              <w:rPr>
                <w:rFonts w:asciiTheme="majorHAnsi" w:hAnsiTheme="majorHAnsi"/>
                <w:sz w:val="22"/>
              </w:rPr>
            </w:pPr>
            <w:r w:rsidRPr="00532322">
              <w:rPr>
                <w:rFonts w:asciiTheme="majorHAnsi" w:hAnsiTheme="majorHAnsi"/>
                <w:sz w:val="22"/>
              </w:rPr>
              <w:t>look.us</w:t>
            </w:r>
          </w:p>
        </w:tc>
        <w:tc>
          <w:tcPr>
            <w:tcW w:w="2615" w:type="dxa"/>
            <w:tcBorders>
              <w:left w:val="nil"/>
              <w:bottom w:val="nil"/>
              <w:right w:val="nil"/>
            </w:tcBorders>
            <w:shd w:val="clear" w:color="auto" w:fill="auto"/>
          </w:tcPr>
          <w:p w14:paraId="4261BEE8" w14:textId="2963A2E9" w:rsidR="004D7654" w:rsidRPr="00532322" w:rsidRDefault="004D7654"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pensylvanica</w:t>
            </w:r>
            <w:proofErr w:type="spellEnd"/>
          </w:p>
        </w:tc>
        <w:tc>
          <w:tcPr>
            <w:tcW w:w="5131" w:type="dxa"/>
            <w:tcBorders>
              <w:left w:val="nil"/>
              <w:bottom w:val="nil"/>
              <w:right w:val="nil"/>
            </w:tcBorders>
            <w:shd w:val="clear" w:color="auto" w:fill="auto"/>
          </w:tcPr>
          <w:p w14:paraId="3AE5A52B" w14:textId="406A5BA3" w:rsidR="004D7654"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i/>
                <w:sz w:val="22"/>
              </w:rPr>
              <w:t xml:space="preserve"> </w:t>
            </w:r>
            <w:proofErr w:type="spellStart"/>
            <w:r w:rsidRPr="00532322">
              <w:rPr>
                <w:rFonts w:asciiTheme="majorHAnsi" w:hAnsiTheme="majorHAnsi"/>
                <w:i/>
                <w:sz w:val="22"/>
              </w:rPr>
              <w:t>hoodii</w:t>
            </w:r>
            <w:proofErr w:type="spellEnd"/>
          </w:p>
        </w:tc>
      </w:tr>
      <w:tr w:rsidR="000947E6" w:rsidRPr="00532322" w14:paraId="5D3A157D" w14:textId="77777777" w:rsidTr="00F62D34">
        <w:tc>
          <w:tcPr>
            <w:tcW w:w="1704" w:type="dxa"/>
            <w:tcBorders>
              <w:top w:val="nil"/>
              <w:left w:val="nil"/>
              <w:bottom w:val="single" w:sz="4" w:space="0" w:color="auto"/>
              <w:right w:val="nil"/>
            </w:tcBorders>
            <w:shd w:val="clear" w:color="auto" w:fill="auto"/>
          </w:tcPr>
          <w:p w14:paraId="46DAD6C4"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546E08E0" w14:textId="6B6D5094" w:rsidR="000947E6" w:rsidRPr="00532322" w:rsidRDefault="000947E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oreganum</w:t>
            </w:r>
            <w:proofErr w:type="spellEnd"/>
          </w:p>
        </w:tc>
        <w:tc>
          <w:tcPr>
            <w:tcW w:w="5131" w:type="dxa"/>
            <w:tcBorders>
              <w:top w:val="nil"/>
              <w:left w:val="nil"/>
              <w:bottom w:val="single" w:sz="4" w:space="0" w:color="auto"/>
              <w:right w:val="nil"/>
            </w:tcBorders>
            <w:shd w:val="clear" w:color="auto" w:fill="auto"/>
          </w:tcPr>
          <w:p w14:paraId="1C5753E4" w14:textId="5BB92BD5" w:rsidR="000947E6" w:rsidRPr="00532322" w:rsidRDefault="000947E6"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sz w:val="22"/>
              </w:rPr>
              <w:t xml:space="preserve"> sp.</w:t>
            </w:r>
          </w:p>
        </w:tc>
      </w:tr>
      <w:tr w:rsidR="00FB2C4E" w:rsidRPr="00532322" w14:paraId="3FD3E6A3" w14:textId="77777777" w:rsidTr="002823FC">
        <w:tc>
          <w:tcPr>
            <w:tcW w:w="1704" w:type="dxa"/>
            <w:tcBorders>
              <w:left w:val="nil"/>
              <w:bottom w:val="single" w:sz="4" w:space="0" w:color="auto"/>
              <w:right w:val="nil"/>
            </w:tcBorders>
            <w:shd w:val="clear" w:color="auto" w:fill="auto"/>
          </w:tcPr>
          <w:p w14:paraId="2DC7A9E0" w14:textId="3F43DB46"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marc.ar</w:t>
            </w:r>
          </w:p>
        </w:tc>
        <w:tc>
          <w:tcPr>
            <w:tcW w:w="2615" w:type="dxa"/>
            <w:tcBorders>
              <w:left w:val="nil"/>
              <w:bottom w:val="single" w:sz="4" w:space="0" w:color="auto"/>
              <w:right w:val="nil"/>
            </w:tcBorders>
            <w:shd w:val="clear" w:color="auto" w:fill="auto"/>
          </w:tcPr>
          <w:p w14:paraId="5FCCB517" w14:textId="6161255D" w:rsidR="00FB2C4E" w:rsidRPr="00532322" w:rsidRDefault="00FB2C4E" w:rsidP="00532322">
            <w:pPr>
              <w:tabs>
                <w:tab w:val="left" w:pos="1636"/>
              </w:tabs>
              <w:spacing w:after="120"/>
              <w:ind w:left="248" w:hanging="248"/>
              <w:contextualSpacing/>
              <w:rPr>
                <w:rFonts w:asciiTheme="majorHAnsi" w:hAnsiTheme="majorHAnsi"/>
                <w:i/>
                <w:sz w:val="22"/>
              </w:rPr>
            </w:pPr>
          </w:p>
        </w:tc>
        <w:tc>
          <w:tcPr>
            <w:tcW w:w="5131" w:type="dxa"/>
            <w:tcBorders>
              <w:left w:val="nil"/>
              <w:bottom w:val="single" w:sz="4" w:space="0" w:color="auto"/>
              <w:right w:val="nil"/>
            </w:tcBorders>
            <w:shd w:val="clear" w:color="auto" w:fill="auto"/>
          </w:tcPr>
          <w:p w14:paraId="4B4C0E78" w14:textId="494F0CE2" w:rsidR="00FB2C4E" w:rsidRPr="00532322" w:rsidRDefault="002823F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34280080" w14:textId="77777777" w:rsidTr="002823FC">
        <w:tc>
          <w:tcPr>
            <w:tcW w:w="1704" w:type="dxa"/>
            <w:tcBorders>
              <w:left w:val="nil"/>
              <w:bottom w:val="nil"/>
              <w:right w:val="nil"/>
            </w:tcBorders>
            <w:shd w:val="clear" w:color="auto" w:fill="auto"/>
          </w:tcPr>
          <w:p w14:paraId="45D7D254" w14:textId="7DA7FB73"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mtca.au</w:t>
            </w:r>
          </w:p>
        </w:tc>
        <w:tc>
          <w:tcPr>
            <w:tcW w:w="2615" w:type="dxa"/>
            <w:tcBorders>
              <w:left w:val="nil"/>
              <w:bottom w:val="nil"/>
              <w:right w:val="nil"/>
            </w:tcBorders>
            <w:shd w:val="clear" w:color="auto" w:fill="auto"/>
          </w:tcPr>
          <w:p w14:paraId="03ACC1C7" w14:textId="3BBCCE78" w:rsidR="00FB2C4E" w:rsidRPr="00532322" w:rsidRDefault="002823F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p>
        </w:tc>
        <w:tc>
          <w:tcPr>
            <w:tcW w:w="5131" w:type="dxa"/>
            <w:tcBorders>
              <w:left w:val="nil"/>
              <w:bottom w:val="nil"/>
              <w:right w:val="nil"/>
            </w:tcBorders>
            <w:shd w:val="clear" w:color="auto" w:fill="auto"/>
          </w:tcPr>
          <w:p w14:paraId="159299EE" w14:textId="07EE714C" w:rsidR="00FB2C4E" w:rsidRPr="00532322" w:rsidRDefault="002823F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r w:rsidRPr="00532322">
              <w:rPr>
                <w:rFonts w:asciiTheme="majorHAnsi" w:hAnsiTheme="majorHAnsi"/>
                <w:i/>
                <w:sz w:val="22"/>
              </w:rPr>
              <w:t xml:space="preserve"> </w:t>
            </w:r>
            <w:r w:rsidRPr="00532322">
              <w:rPr>
                <w:rFonts w:asciiTheme="majorHAnsi" w:hAnsiTheme="majorHAnsi"/>
                <w:sz w:val="22"/>
              </w:rPr>
              <w:t>ssp.</w:t>
            </w:r>
            <w:r w:rsidRPr="00532322">
              <w:rPr>
                <w:rFonts w:asciiTheme="majorHAnsi" w:hAnsiTheme="majorHAnsi"/>
                <w:i/>
                <w:sz w:val="22"/>
              </w:rPr>
              <w:t xml:space="preserve"> </w:t>
            </w:r>
            <w:proofErr w:type="spellStart"/>
            <w:r w:rsidRPr="00532322">
              <w:rPr>
                <w:rFonts w:asciiTheme="majorHAnsi" w:hAnsiTheme="majorHAnsi"/>
                <w:i/>
                <w:sz w:val="22"/>
              </w:rPr>
              <w:t>leporinum</w:t>
            </w:r>
            <w:proofErr w:type="spellEnd"/>
          </w:p>
        </w:tc>
      </w:tr>
      <w:tr w:rsidR="002823FC" w:rsidRPr="00532322" w14:paraId="3AD652DC" w14:textId="77777777" w:rsidTr="002823FC">
        <w:tc>
          <w:tcPr>
            <w:tcW w:w="1704" w:type="dxa"/>
            <w:tcBorders>
              <w:top w:val="nil"/>
              <w:left w:val="nil"/>
              <w:right w:val="nil"/>
            </w:tcBorders>
            <w:shd w:val="clear" w:color="auto" w:fill="auto"/>
          </w:tcPr>
          <w:p w14:paraId="264AC31B" w14:textId="77777777" w:rsidR="002823FC" w:rsidRPr="00532322" w:rsidRDefault="002823FC"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1D2BADD0" w14:textId="3784855E" w:rsidR="002823FC" w:rsidRPr="00532322" w:rsidRDefault="002823F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Stipa</w:t>
            </w:r>
            <w:proofErr w:type="spellEnd"/>
            <w:r w:rsidRPr="00532322">
              <w:rPr>
                <w:rFonts w:asciiTheme="majorHAnsi" w:hAnsiTheme="majorHAnsi"/>
                <w:sz w:val="22"/>
              </w:rPr>
              <w:t xml:space="preserve"> sp.</w:t>
            </w:r>
          </w:p>
        </w:tc>
        <w:tc>
          <w:tcPr>
            <w:tcW w:w="5131" w:type="dxa"/>
            <w:tcBorders>
              <w:top w:val="nil"/>
              <w:left w:val="nil"/>
              <w:right w:val="nil"/>
            </w:tcBorders>
            <w:shd w:val="clear" w:color="auto" w:fill="auto"/>
          </w:tcPr>
          <w:p w14:paraId="2FB7D796" w14:textId="71FD3512" w:rsidR="002823FC" w:rsidRPr="00532322" w:rsidRDefault="002823F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Stipa</w:t>
            </w:r>
            <w:proofErr w:type="spellEnd"/>
            <w:r w:rsidRPr="00532322">
              <w:rPr>
                <w:rFonts w:asciiTheme="majorHAnsi" w:hAnsiTheme="majorHAnsi"/>
                <w:i/>
                <w:sz w:val="22"/>
              </w:rPr>
              <w:t xml:space="preserve"> </w:t>
            </w:r>
            <w:proofErr w:type="spellStart"/>
            <w:r w:rsidRPr="00532322">
              <w:rPr>
                <w:rFonts w:asciiTheme="majorHAnsi" w:hAnsiTheme="majorHAnsi"/>
                <w:i/>
                <w:sz w:val="22"/>
              </w:rPr>
              <w:t>nitida</w:t>
            </w:r>
            <w:proofErr w:type="spellEnd"/>
            <w:r w:rsidRPr="00532322">
              <w:rPr>
                <w:rFonts w:asciiTheme="majorHAnsi" w:hAnsiTheme="majorHAnsi"/>
                <w:sz w:val="22"/>
              </w:rPr>
              <w:t xml:space="preserve">, </w:t>
            </w:r>
            <w:proofErr w:type="spellStart"/>
            <w:r w:rsidRPr="00532322">
              <w:rPr>
                <w:rFonts w:asciiTheme="majorHAnsi" w:hAnsiTheme="majorHAnsi"/>
                <w:i/>
                <w:sz w:val="22"/>
              </w:rPr>
              <w:t>Stipa</w:t>
            </w:r>
            <w:proofErr w:type="spellEnd"/>
            <w:r w:rsidRPr="00532322">
              <w:rPr>
                <w:rFonts w:asciiTheme="majorHAnsi" w:hAnsiTheme="majorHAnsi"/>
                <w:i/>
                <w:sz w:val="22"/>
              </w:rPr>
              <w:t xml:space="preserve"> </w:t>
            </w:r>
            <w:proofErr w:type="spellStart"/>
            <w:r w:rsidRPr="00532322">
              <w:rPr>
                <w:rFonts w:asciiTheme="majorHAnsi" w:hAnsiTheme="majorHAnsi"/>
                <w:i/>
                <w:sz w:val="22"/>
              </w:rPr>
              <w:t>trichophylla</w:t>
            </w:r>
            <w:proofErr w:type="spellEnd"/>
          </w:p>
        </w:tc>
      </w:tr>
      <w:tr w:rsidR="00FB2C4E" w:rsidRPr="00532322" w14:paraId="42BF865F" w14:textId="77777777" w:rsidTr="00F62D34">
        <w:tc>
          <w:tcPr>
            <w:tcW w:w="1704" w:type="dxa"/>
            <w:tcBorders>
              <w:left w:val="nil"/>
              <w:right w:val="nil"/>
            </w:tcBorders>
            <w:shd w:val="clear" w:color="auto" w:fill="auto"/>
          </w:tcPr>
          <w:p w14:paraId="3C113E0C" w14:textId="4892C6F9" w:rsidR="00FB2C4E" w:rsidRPr="00532322" w:rsidRDefault="00FB2C4E" w:rsidP="00532322">
            <w:pPr>
              <w:spacing w:after="120"/>
              <w:contextualSpacing/>
              <w:rPr>
                <w:rFonts w:asciiTheme="majorHAnsi" w:hAnsiTheme="majorHAnsi"/>
                <w:sz w:val="22"/>
              </w:rPr>
            </w:pPr>
            <w:r w:rsidRPr="00532322">
              <w:rPr>
                <w:rFonts w:asciiTheme="majorHAnsi" w:hAnsiTheme="majorHAnsi"/>
                <w:sz w:val="22"/>
              </w:rPr>
              <w:t>ping.au</w:t>
            </w:r>
          </w:p>
        </w:tc>
        <w:tc>
          <w:tcPr>
            <w:tcW w:w="2615" w:type="dxa"/>
            <w:tcBorders>
              <w:left w:val="nil"/>
              <w:right w:val="nil"/>
            </w:tcBorders>
            <w:shd w:val="clear" w:color="auto" w:fill="auto"/>
          </w:tcPr>
          <w:p w14:paraId="7C861CE9" w14:textId="77777777" w:rsidR="00FB2C4E" w:rsidRPr="00532322" w:rsidRDefault="00FB2C4E"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40100C95" w14:textId="41E81DD7" w:rsidR="00FB2C4E" w:rsidRPr="00532322" w:rsidRDefault="00FB2C4E"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FB2C4E" w:rsidRPr="00532322" w14:paraId="50304511" w14:textId="77777777" w:rsidTr="00F62D34">
        <w:tc>
          <w:tcPr>
            <w:tcW w:w="1704" w:type="dxa"/>
            <w:tcBorders>
              <w:left w:val="nil"/>
              <w:right w:val="nil"/>
            </w:tcBorders>
            <w:shd w:val="clear" w:color="auto" w:fill="auto"/>
          </w:tcPr>
          <w:p w14:paraId="0A950598" w14:textId="40787F24" w:rsidR="00FB2C4E" w:rsidRPr="00532322" w:rsidRDefault="00575756" w:rsidP="00532322">
            <w:pPr>
              <w:spacing w:after="120"/>
              <w:contextualSpacing/>
              <w:rPr>
                <w:rFonts w:asciiTheme="majorHAnsi" w:hAnsiTheme="majorHAnsi"/>
                <w:sz w:val="22"/>
              </w:rPr>
            </w:pPr>
            <w:r w:rsidRPr="00532322">
              <w:rPr>
                <w:rFonts w:asciiTheme="majorHAnsi" w:hAnsiTheme="majorHAnsi"/>
                <w:sz w:val="22"/>
              </w:rPr>
              <w:t>pinj.au</w:t>
            </w:r>
          </w:p>
        </w:tc>
        <w:tc>
          <w:tcPr>
            <w:tcW w:w="2615" w:type="dxa"/>
            <w:tcBorders>
              <w:left w:val="nil"/>
              <w:right w:val="nil"/>
            </w:tcBorders>
            <w:shd w:val="clear" w:color="auto" w:fill="auto"/>
          </w:tcPr>
          <w:p w14:paraId="1204469A" w14:textId="617D21D6" w:rsidR="00FB2C4E" w:rsidRPr="00532322" w:rsidRDefault="002823FC" w:rsidP="00532322">
            <w:pPr>
              <w:spacing w:after="120"/>
              <w:ind w:left="248" w:hanging="248"/>
              <w:contextualSpacing/>
              <w:rPr>
                <w:rFonts w:asciiTheme="majorHAnsi" w:hAnsiTheme="majorHAnsi"/>
                <w:sz w:val="22"/>
              </w:rPr>
            </w:pPr>
            <w:r w:rsidRPr="00532322">
              <w:rPr>
                <w:rFonts w:asciiTheme="majorHAnsi" w:hAnsiTheme="majorHAnsi"/>
                <w:i/>
                <w:sz w:val="22"/>
              </w:rPr>
              <w:t>Medicago</w:t>
            </w:r>
            <w:r w:rsidRPr="00532322">
              <w:rPr>
                <w:rFonts w:asciiTheme="majorHAnsi" w:hAnsiTheme="majorHAnsi"/>
                <w:sz w:val="22"/>
              </w:rPr>
              <w:t xml:space="preserve"> sp.</w:t>
            </w:r>
          </w:p>
        </w:tc>
        <w:tc>
          <w:tcPr>
            <w:tcW w:w="5131" w:type="dxa"/>
            <w:tcBorders>
              <w:left w:val="nil"/>
              <w:right w:val="nil"/>
            </w:tcBorders>
            <w:shd w:val="clear" w:color="auto" w:fill="auto"/>
          </w:tcPr>
          <w:p w14:paraId="49154621" w14:textId="6500B9F2" w:rsidR="00FB2C4E" w:rsidRPr="00532322" w:rsidRDefault="002823F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Medicago </w:t>
            </w:r>
            <w:proofErr w:type="spellStart"/>
            <w:r w:rsidRPr="00532322">
              <w:rPr>
                <w:rFonts w:asciiTheme="majorHAnsi" w:hAnsiTheme="majorHAnsi"/>
                <w:i/>
                <w:sz w:val="22"/>
              </w:rPr>
              <w:t>polymorpha</w:t>
            </w:r>
            <w:proofErr w:type="spellEnd"/>
          </w:p>
        </w:tc>
      </w:tr>
      <w:tr w:rsidR="00CF0B4C" w:rsidRPr="00532322" w14:paraId="5A07DAD3" w14:textId="77777777" w:rsidTr="00F62D34">
        <w:tc>
          <w:tcPr>
            <w:tcW w:w="1704" w:type="dxa"/>
            <w:tcBorders>
              <w:left w:val="nil"/>
              <w:right w:val="nil"/>
            </w:tcBorders>
            <w:shd w:val="clear" w:color="auto" w:fill="auto"/>
          </w:tcPr>
          <w:p w14:paraId="5E7DD220" w14:textId="2359070A" w:rsidR="00CF0B4C" w:rsidRPr="00532322" w:rsidRDefault="00CF0B4C" w:rsidP="00532322">
            <w:pPr>
              <w:spacing w:after="120"/>
              <w:contextualSpacing/>
              <w:rPr>
                <w:rFonts w:asciiTheme="majorHAnsi" w:hAnsiTheme="majorHAnsi"/>
                <w:sz w:val="22"/>
              </w:rPr>
            </w:pPr>
            <w:r w:rsidRPr="00532322">
              <w:rPr>
                <w:rFonts w:asciiTheme="majorHAnsi" w:hAnsiTheme="majorHAnsi"/>
                <w:sz w:val="22"/>
              </w:rPr>
              <w:lastRenderedPageBreak/>
              <w:t>potrok.ar</w:t>
            </w:r>
          </w:p>
        </w:tc>
        <w:tc>
          <w:tcPr>
            <w:tcW w:w="2615" w:type="dxa"/>
            <w:tcBorders>
              <w:left w:val="nil"/>
              <w:right w:val="nil"/>
            </w:tcBorders>
            <w:shd w:val="clear" w:color="auto" w:fill="auto"/>
          </w:tcPr>
          <w:p w14:paraId="1BF2F756" w14:textId="77777777" w:rsidR="00CF0B4C" w:rsidRPr="00532322" w:rsidRDefault="00CF0B4C"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3074C52" w14:textId="13E0E43A" w:rsidR="00CF0B4C" w:rsidRPr="00532322" w:rsidRDefault="00CF0B4C"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7BEC8CB8" w14:textId="77777777" w:rsidTr="00F62D34">
        <w:tc>
          <w:tcPr>
            <w:tcW w:w="1704" w:type="dxa"/>
            <w:tcBorders>
              <w:left w:val="nil"/>
              <w:right w:val="nil"/>
            </w:tcBorders>
            <w:shd w:val="clear" w:color="auto" w:fill="auto"/>
          </w:tcPr>
          <w:p w14:paraId="2EF2CE20" w14:textId="3CDF635C"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rook.uk</w:t>
            </w:r>
          </w:p>
        </w:tc>
        <w:tc>
          <w:tcPr>
            <w:tcW w:w="2615" w:type="dxa"/>
            <w:tcBorders>
              <w:left w:val="nil"/>
              <w:right w:val="nil"/>
            </w:tcBorders>
            <w:shd w:val="clear" w:color="auto" w:fill="auto"/>
          </w:tcPr>
          <w:p w14:paraId="33DA6C1B" w14:textId="77777777"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5D72106A" w14:textId="60F38547" w:rsidR="00575756" w:rsidRPr="00532322" w:rsidRDefault="0057575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65144E5B" w14:textId="77777777" w:rsidTr="00F62D34">
        <w:tc>
          <w:tcPr>
            <w:tcW w:w="1704" w:type="dxa"/>
            <w:tcBorders>
              <w:left w:val="nil"/>
              <w:right w:val="nil"/>
            </w:tcBorders>
            <w:shd w:val="clear" w:color="auto" w:fill="auto"/>
          </w:tcPr>
          <w:p w14:paraId="24656F5B" w14:textId="570EF630"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sage.us</w:t>
            </w:r>
          </w:p>
        </w:tc>
        <w:tc>
          <w:tcPr>
            <w:tcW w:w="2615" w:type="dxa"/>
            <w:tcBorders>
              <w:left w:val="nil"/>
              <w:right w:val="nil"/>
            </w:tcBorders>
            <w:shd w:val="clear" w:color="auto" w:fill="auto"/>
          </w:tcPr>
          <w:p w14:paraId="626DC242" w14:textId="281BD0C2"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right w:val="nil"/>
            </w:tcBorders>
            <w:shd w:val="clear" w:color="auto" w:fill="auto"/>
          </w:tcPr>
          <w:p w14:paraId="27C253C4" w14:textId="4E245F8B" w:rsidR="00575756" w:rsidRPr="00532322" w:rsidRDefault="000947E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575756" w:rsidRPr="00532322" w14:paraId="2F3041DA" w14:textId="77777777" w:rsidTr="00F62D34">
        <w:tc>
          <w:tcPr>
            <w:tcW w:w="1704" w:type="dxa"/>
            <w:tcBorders>
              <w:left w:val="nil"/>
              <w:bottom w:val="single" w:sz="4" w:space="0" w:color="auto"/>
              <w:right w:val="nil"/>
            </w:tcBorders>
            <w:shd w:val="clear" w:color="auto" w:fill="auto"/>
          </w:tcPr>
          <w:p w14:paraId="4B6F34DE" w14:textId="695B130C"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sedg.us</w:t>
            </w:r>
          </w:p>
        </w:tc>
        <w:tc>
          <w:tcPr>
            <w:tcW w:w="2615" w:type="dxa"/>
            <w:tcBorders>
              <w:left w:val="nil"/>
              <w:bottom w:val="single" w:sz="4" w:space="0" w:color="auto"/>
              <w:right w:val="nil"/>
            </w:tcBorders>
            <w:shd w:val="clear" w:color="auto" w:fill="auto"/>
          </w:tcPr>
          <w:p w14:paraId="044C0976" w14:textId="228103EF" w:rsidR="00575756" w:rsidRPr="00532322" w:rsidRDefault="00430752"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c>
          <w:tcPr>
            <w:tcW w:w="5131" w:type="dxa"/>
            <w:tcBorders>
              <w:left w:val="nil"/>
              <w:bottom w:val="single" w:sz="4" w:space="0" w:color="auto"/>
              <w:right w:val="nil"/>
            </w:tcBorders>
            <w:shd w:val="clear" w:color="auto" w:fill="auto"/>
          </w:tcPr>
          <w:p w14:paraId="74139B0D" w14:textId="55C5D9EF" w:rsidR="00575756" w:rsidRPr="00532322" w:rsidRDefault="004307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microcephalum</w:t>
            </w:r>
            <w:proofErr w:type="spellEnd"/>
          </w:p>
        </w:tc>
      </w:tr>
      <w:tr w:rsidR="004D7654" w:rsidRPr="00532322" w14:paraId="448236CD" w14:textId="77777777" w:rsidTr="00F62D34">
        <w:tc>
          <w:tcPr>
            <w:tcW w:w="1704" w:type="dxa"/>
            <w:tcBorders>
              <w:left w:val="nil"/>
              <w:bottom w:val="nil"/>
              <w:right w:val="nil"/>
            </w:tcBorders>
            <w:shd w:val="clear" w:color="auto" w:fill="auto"/>
          </w:tcPr>
          <w:p w14:paraId="3C3D84F3" w14:textId="29796A4D" w:rsidR="004D7654" w:rsidRPr="00532322" w:rsidRDefault="004D7654" w:rsidP="00532322">
            <w:pPr>
              <w:spacing w:after="120"/>
              <w:contextualSpacing/>
              <w:rPr>
                <w:rFonts w:asciiTheme="majorHAnsi" w:hAnsiTheme="majorHAnsi"/>
                <w:sz w:val="22"/>
              </w:rPr>
            </w:pPr>
            <w:r w:rsidRPr="00532322">
              <w:rPr>
                <w:rFonts w:asciiTheme="majorHAnsi" w:hAnsiTheme="majorHAnsi"/>
                <w:sz w:val="22"/>
              </w:rPr>
              <w:t>sereng.tz</w:t>
            </w:r>
          </w:p>
        </w:tc>
        <w:tc>
          <w:tcPr>
            <w:tcW w:w="2615" w:type="dxa"/>
            <w:tcBorders>
              <w:left w:val="nil"/>
              <w:bottom w:val="nil"/>
              <w:right w:val="nil"/>
            </w:tcBorders>
            <w:shd w:val="clear" w:color="auto" w:fill="auto"/>
          </w:tcPr>
          <w:p w14:paraId="1F22351F" w14:textId="694A3544" w:rsidR="004D7654" w:rsidRPr="00532322" w:rsidRDefault="004D7654"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Kyllinga</w:t>
            </w:r>
            <w:proofErr w:type="spellEnd"/>
            <w:r w:rsidRPr="00532322">
              <w:rPr>
                <w:rFonts w:asciiTheme="majorHAnsi" w:hAnsiTheme="majorHAnsi"/>
                <w:sz w:val="22"/>
              </w:rPr>
              <w:t xml:space="preserve"> </w:t>
            </w:r>
            <w:r w:rsidR="00430752" w:rsidRPr="00532322">
              <w:rPr>
                <w:rFonts w:asciiTheme="majorHAnsi" w:hAnsiTheme="majorHAnsi"/>
                <w:sz w:val="22"/>
              </w:rPr>
              <w:t>sp.</w:t>
            </w:r>
          </w:p>
        </w:tc>
        <w:tc>
          <w:tcPr>
            <w:tcW w:w="5131" w:type="dxa"/>
            <w:tcBorders>
              <w:left w:val="nil"/>
              <w:bottom w:val="nil"/>
              <w:right w:val="nil"/>
            </w:tcBorders>
            <w:shd w:val="clear" w:color="auto" w:fill="auto"/>
          </w:tcPr>
          <w:p w14:paraId="7E5CADBD" w14:textId="2FEBCF03" w:rsidR="004D7654"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Kyllinga</w:t>
            </w:r>
            <w:proofErr w:type="spellEnd"/>
            <w:r w:rsidRPr="00532322">
              <w:rPr>
                <w:rFonts w:asciiTheme="majorHAnsi" w:hAnsiTheme="majorHAnsi"/>
                <w:i/>
                <w:sz w:val="22"/>
              </w:rPr>
              <w:t xml:space="preserve"> </w:t>
            </w:r>
            <w:r w:rsidR="00430752" w:rsidRPr="00532322">
              <w:rPr>
                <w:rFonts w:asciiTheme="majorHAnsi" w:hAnsiTheme="majorHAnsi"/>
                <w:i/>
                <w:sz w:val="22"/>
              </w:rPr>
              <w:t xml:space="preserve">alba, </w:t>
            </w:r>
            <w:proofErr w:type="spellStart"/>
            <w:r w:rsidR="00430752" w:rsidRPr="00532322">
              <w:rPr>
                <w:rFonts w:asciiTheme="majorHAnsi" w:hAnsiTheme="majorHAnsi"/>
                <w:i/>
                <w:sz w:val="22"/>
              </w:rPr>
              <w:t>Kyllinga</w:t>
            </w:r>
            <w:proofErr w:type="spellEnd"/>
            <w:r w:rsidR="00430752" w:rsidRPr="00532322">
              <w:rPr>
                <w:rFonts w:asciiTheme="majorHAnsi" w:hAnsiTheme="majorHAnsi"/>
                <w:i/>
                <w:sz w:val="22"/>
              </w:rPr>
              <w:t xml:space="preserve"> nervosa</w:t>
            </w:r>
          </w:p>
        </w:tc>
      </w:tr>
      <w:tr w:rsidR="00230CED" w:rsidRPr="00532322" w14:paraId="161F1FEE" w14:textId="77777777" w:rsidTr="00F62D34">
        <w:tc>
          <w:tcPr>
            <w:tcW w:w="1704" w:type="dxa"/>
            <w:tcBorders>
              <w:top w:val="nil"/>
              <w:left w:val="nil"/>
              <w:bottom w:val="single" w:sz="4" w:space="0" w:color="auto"/>
              <w:right w:val="nil"/>
            </w:tcBorders>
            <w:shd w:val="clear" w:color="auto" w:fill="auto"/>
          </w:tcPr>
          <w:p w14:paraId="1761CDC8" w14:textId="77777777" w:rsidR="00230CED" w:rsidRPr="00532322" w:rsidRDefault="00230CED"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1E20425B" w14:textId="60AD3CED" w:rsidR="00230CED" w:rsidRPr="00532322" w:rsidRDefault="00230CED" w:rsidP="00532322">
            <w:pPr>
              <w:tabs>
                <w:tab w:val="left" w:pos="1627"/>
              </w:tabs>
              <w:spacing w:after="120"/>
              <w:ind w:left="248" w:hanging="248"/>
              <w:contextualSpacing/>
              <w:rPr>
                <w:rFonts w:asciiTheme="majorHAnsi" w:hAnsiTheme="majorHAnsi"/>
                <w:sz w:val="22"/>
              </w:rPr>
            </w:pPr>
            <w:proofErr w:type="spellStart"/>
            <w:r w:rsidRPr="00532322">
              <w:rPr>
                <w:rFonts w:asciiTheme="majorHAnsi" w:hAnsiTheme="majorHAnsi"/>
                <w:i/>
                <w:sz w:val="22"/>
              </w:rPr>
              <w:t>Dactyloctenium</w:t>
            </w:r>
            <w:proofErr w:type="spellEnd"/>
            <w:r w:rsidRPr="00532322">
              <w:rPr>
                <w:rFonts w:asciiTheme="majorHAnsi" w:hAnsiTheme="majorHAnsi"/>
                <w:sz w:val="22"/>
              </w:rPr>
              <w:t xml:space="preserve"> </w:t>
            </w:r>
            <w:proofErr w:type="spellStart"/>
            <w:r w:rsidR="004D7654" w:rsidRPr="00532322">
              <w:rPr>
                <w:rFonts w:asciiTheme="majorHAnsi" w:hAnsiTheme="majorHAnsi"/>
                <w:i/>
                <w:sz w:val="22"/>
              </w:rPr>
              <w:t>aegyptium</w:t>
            </w:r>
            <w:proofErr w:type="spellEnd"/>
          </w:p>
        </w:tc>
        <w:tc>
          <w:tcPr>
            <w:tcW w:w="5131" w:type="dxa"/>
            <w:tcBorders>
              <w:top w:val="nil"/>
              <w:left w:val="nil"/>
              <w:bottom w:val="single" w:sz="4" w:space="0" w:color="auto"/>
              <w:right w:val="nil"/>
            </w:tcBorders>
            <w:shd w:val="clear" w:color="auto" w:fill="auto"/>
          </w:tcPr>
          <w:p w14:paraId="569E6896" w14:textId="79EC0C4A" w:rsidR="00230CED" w:rsidRPr="00532322" w:rsidRDefault="00230CE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Dactyloctenium</w:t>
            </w:r>
            <w:proofErr w:type="spellEnd"/>
            <w:r w:rsidRPr="00532322">
              <w:rPr>
                <w:rFonts w:asciiTheme="majorHAnsi" w:hAnsiTheme="majorHAnsi"/>
                <w:i/>
                <w:sz w:val="22"/>
              </w:rPr>
              <w:t xml:space="preserve"> </w:t>
            </w:r>
            <w:r w:rsidR="004D7654" w:rsidRPr="00532322">
              <w:rPr>
                <w:rFonts w:asciiTheme="majorHAnsi" w:hAnsiTheme="majorHAnsi"/>
                <w:sz w:val="22"/>
              </w:rPr>
              <w:t>sp.</w:t>
            </w:r>
          </w:p>
        </w:tc>
      </w:tr>
      <w:tr w:rsidR="000947E6" w:rsidRPr="00532322" w14:paraId="6491B14C" w14:textId="77777777" w:rsidTr="00430752">
        <w:tc>
          <w:tcPr>
            <w:tcW w:w="1704" w:type="dxa"/>
            <w:tcBorders>
              <w:top w:val="single" w:sz="4" w:space="0" w:color="auto"/>
              <w:left w:val="nil"/>
              <w:bottom w:val="nil"/>
              <w:right w:val="nil"/>
            </w:tcBorders>
            <w:shd w:val="clear" w:color="auto" w:fill="auto"/>
          </w:tcPr>
          <w:p w14:paraId="48C85087" w14:textId="744FE831" w:rsidR="000947E6" w:rsidRPr="00532322" w:rsidRDefault="00230CED" w:rsidP="00532322">
            <w:pPr>
              <w:spacing w:after="120"/>
              <w:contextualSpacing/>
              <w:rPr>
                <w:rFonts w:asciiTheme="majorHAnsi" w:hAnsiTheme="majorHAnsi"/>
                <w:sz w:val="22"/>
              </w:rPr>
            </w:pPr>
            <w:r w:rsidRPr="00532322">
              <w:rPr>
                <w:rFonts w:asciiTheme="majorHAnsi" w:hAnsiTheme="majorHAnsi"/>
                <w:sz w:val="22"/>
              </w:rPr>
              <w:t>s</w:t>
            </w:r>
            <w:r w:rsidR="000947E6" w:rsidRPr="00532322">
              <w:rPr>
                <w:rFonts w:asciiTheme="majorHAnsi" w:hAnsiTheme="majorHAnsi"/>
                <w:sz w:val="22"/>
              </w:rPr>
              <w:t>evi.us</w:t>
            </w:r>
          </w:p>
        </w:tc>
        <w:tc>
          <w:tcPr>
            <w:tcW w:w="2615" w:type="dxa"/>
            <w:tcBorders>
              <w:top w:val="single" w:sz="4" w:space="0" w:color="auto"/>
              <w:left w:val="nil"/>
              <w:bottom w:val="nil"/>
              <w:right w:val="nil"/>
            </w:tcBorders>
            <w:shd w:val="clear" w:color="auto" w:fill="auto"/>
          </w:tcPr>
          <w:p w14:paraId="47C61A9E" w14:textId="37776131" w:rsidR="000947E6" w:rsidRPr="00532322" w:rsidRDefault="00430752"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Salsola</w:t>
            </w:r>
            <w:proofErr w:type="spellEnd"/>
            <w:r w:rsidRPr="00532322">
              <w:rPr>
                <w:rFonts w:asciiTheme="majorHAnsi" w:hAnsiTheme="majorHAnsi"/>
                <w:i/>
                <w:sz w:val="22"/>
              </w:rPr>
              <w:t xml:space="preserve"> kali</w:t>
            </w:r>
          </w:p>
        </w:tc>
        <w:tc>
          <w:tcPr>
            <w:tcW w:w="5131" w:type="dxa"/>
            <w:tcBorders>
              <w:top w:val="single" w:sz="4" w:space="0" w:color="auto"/>
              <w:left w:val="nil"/>
              <w:bottom w:val="nil"/>
              <w:right w:val="nil"/>
            </w:tcBorders>
            <w:shd w:val="clear" w:color="auto" w:fill="auto"/>
          </w:tcPr>
          <w:p w14:paraId="15F7F57E" w14:textId="4483B8D0" w:rsidR="000947E6" w:rsidRPr="00532322" w:rsidRDefault="00430752" w:rsidP="00532322">
            <w:pPr>
              <w:spacing w:after="120"/>
              <w:ind w:left="333" w:right="-18" w:hanging="333"/>
              <w:contextualSpacing/>
              <w:rPr>
                <w:rFonts w:asciiTheme="majorHAnsi" w:hAnsiTheme="majorHAnsi"/>
                <w:sz w:val="22"/>
                <w:lang w:val="es-AR"/>
              </w:rPr>
            </w:pPr>
            <w:proofErr w:type="spellStart"/>
            <w:r w:rsidRPr="00532322">
              <w:rPr>
                <w:rFonts w:asciiTheme="majorHAnsi" w:hAnsiTheme="majorHAnsi"/>
                <w:i/>
                <w:sz w:val="22"/>
                <w:lang w:val="es-AR"/>
              </w:rPr>
              <w:t>Salsola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kali</w:t>
            </w:r>
            <w:proofErr w:type="spellEnd"/>
            <w:r w:rsidRPr="00532322">
              <w:rPr>
                <w:rFonts w:asciiTheme="majorHAnsi" w:hAnsiTheme="majorHAnsi"/>
                <w:i/>
                <w:sz w:val="22"/>
                <w:lang w:val="es-AR"/>
              </w:rPr>
              <w:t xml:space="preserve"> </w:t>
            </w:r>
            <w:proofErr w:type="spellStart"/>
            <w:r w:rsidRPr="00532322">
              <w:rPr>
                <w:rFonts w:asciiTheme="majorHAnsi" w:hAnsiTheme="majorHAnsi"/>
                <w:sz w:val="22"/>
                <w:lang w:val="es-AR"/>
              </w:rPr>
              <w:t>ssp</w:t>
            </w:r>
            <w:proofErr w:type="spellEnd"/>
            <w:r w:rsidRPr="00532322">
              <w:rPr>
                <w:rFonts w:asciiTheme="majorHAnsi" w:hAnsiTheme="majorHAnsi"/>
                <w:sz w:val="22"/>
                <w:lang w:val="es-AR"/>
              </w:rPr>
              <w:t>.</w:t>
            </w:r>
            <w:r w:rsidRPr="00532322">
              <w:rPr>
                <w:rFonts w:asciiTheme="majorHAnsi" w:hAnsiTheme="majorHAnsi"/>
                <w:i/>
                <w:sz w:val="22"/>
                <w:lang w:val="es-AR"/>
              </w:rPr>
              <w:t xml:space="preserve"> </w:t>
            </w:r>
            <w:proofErr w:type="spellStart"/>
            <w:r w:rsidRPr="00532322">
              <w:rPr>
                <w:rFonts w:asciiTheme="majorHAnsi" w:hAnsiTheme="majorHAnsi"/>
                <w:i/>
                <w:sz w:val="22"/>
                <w:lang w:val="es-AR"/>
              </w:rPr>
              <w:t>tragus</w:t>
            </w:r>
            <w:proofErr w:type="spellEnd"/>
          </w:p>
        </w:tc>
      </w:tr>
      <w:tr w:rsidR="00430752" w:rsidRPr="00532322" w14:paraId="04F8BDB6" w14:textId="77777777" w:rsidTr="00430752">
        <w:tc>
          <w:tcPr>
            <w:tcW w:w="1704" w:type="dxa"/>
            <w:tcBorders>
              <w:top w:val="nil"/>
              <w:left w:val="nil"/>
              <w:bottom w:val="nil"/>
              <w:right w:val="nil"/>
            </w:tcBorders>
            <w:shd w:val="clear" w:color="auto" w:fill="auto"/>
          </w:tcPr>
          <w:p w14:paraId="78CF1FE4" w14:textId="77777777" w:rsidR="00430752" w:rsidRPr="00532322" w:rsidRDefault="004307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D076557" w14:textId="749B959D" w:rsidR="00430752" w:rsidRPr="00532322" w:rsidRDefault="00430752" w:rsidP="00532322">
            <w:pPr>
              <w:spacing w:after="120"/>
              <w:ind w:left="248" w:hanging="248"/>
              <w:contextualSpacing/>
              <w:rPr>
                <w:rFonts w:asciiTheme="majorHAnsi" w:hAnsiTheme="majorHAnsi"/>
                <w:i/>
                <w:sz w:val="22"/>
              </w:rPr>
            </w:pPr>
            <w:r w:rsidRPr="00532322">
              <w:rPr>
                <w:rFonts w:asciiTheme="majorHAnsi" w:hAnsiTheme="majorHAnsi"/>
                <w:i/>
                <w:sz w:val="22"/>
              </w:rPr>
              <w:t>Euphorbia</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5FC789A7" w14:textId="0FC7A04C" w:rsidR="00430752" w:rsidRPr="00532322" w:rsidRDefault="00430752" w:rsidP="00532322">
            <w:pPr>
              <w:spacing w:after="120"/>
              <w:ind w:left="333" w:right="-18" w:hanging="333"/>
              <w:contextualSpacing/>
              <w:rPr>
                <w:rFonts w:asciiTheme="majorHAnsi" w:hAnsiTheme="majorHAnsi"/>
                <w:i/>
                <w:sz w:val="22"/>
                <w:lang w:val="es-AR"/>
              </w:rPr>
            </w:pP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exstipulata</w:t>
            </w:r>
            <w:proofErr w:type="spellEnd"/>
            <w:r w:rsidRPr="00532322">
              <w:rPr>
                <w:rFonts w:asciiTheme="majorHAnsi" w:hAnsiTheme="majorHAnsi"/>
                <w:sz w:val="22"/>
                <w:lang w:val="es-AR"/>
              </w:rPr>
              <w:t xml:space="preserve">, </w:t>
            </w: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fendleri</w:t>
            </w:r>
            <w:proofErr w:type="spellEnd"/>
            <w:r w:rsidRPr="00532322">
              <w:rPr>
                <w:rFonts w:asciiTheme="majorHAnsi" w:hAnsiTheme="majorHAnsi"/>
                <w:sz w:val="22"/>
                <w:lang w:val="es-AR"/>
              </w:rPr>
              <w:t xml:space="preserve">, </w:t>
            </w: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serpyllifolia</w:t>
            </w:r>
            <w:proofErr w:type="spellEnd"/>
            <w:r w:rsidRPr="00532322">
              <w:rPr>
                <w:rFonts w:asciiTheme="majorHAnsi" w:hAnsiTheme="majorHAnsi"/>
                <w:sz w:val="22"/>
                <w:lang w:val="es-AR"/>
              </w:rPr>
              <w:t xml:space="preserve">, </w:t>
            </w:r>
            <w:proofErr w:type="spellStart"/>
            <w:r w:rsidRPr="00532322">
              <w:rPr>
                <w:rFonts w:asciiTheme="majorHAnsi" w:hAnsiTheme="majorHAnsi"/>
                <w:i/>
                <w:sz w:val="22"/>
                <w:lang w:val="es-AR"/>
              </w:rPr>
              <w:t>Euphorbia</w:t>
            </w:r>
            <w:proofErr w:type="spellEnd"/>
            <w:r w:rsidRPr="00532322">
              <w:rPr>
                <w:rFonts w:asciiTheme="majorHAnsi" w:hAnsiTheme="majorHAnsi"/>
                <w:i/>
                <w:sz w:val="22"/>
                <w:lang w:val="es-AR"/>
              </w:rPr>
              <w:t xml:space="preserve"> </w:t>
            </w:r>
            <w:proofErr w:type="spellStart"/>
            <w:r w:rsidRPr="00532322">
              <w:rPr>
                <w:rFonts w:asciiTheme="majorHAnsi" w:hAnsiTheme="majorHAnsi"/>
                <w:i/>
                <w:sz w:val="22"/>
                <w:lang w:val="es-AR"/>
              </w:rPr>
              <w:t>serrula</w:t>
            </w:r>
            <w:proofErr w:type="spellEnd"/>
          </w:p>
        </w:tc>
      </w:tr>
      <w:tr w:rsidR="000947E6" w:rsidRPr="00532322" w14:paraId="245CBD31" w14:textId="77777777" w:rsidTr="00F62D34">
        <w:tc>
          <w:tcPr>
            <w:tcW w:w="1704" w:type="dxa"/>
            <w:tcBorders>
              <w:top w:val="nil"/>
              <w:left w:val="nil"/>
              <w:bottom w:val="nil"/>
              <w:right w:val="nil"/>
            </w:tcBorders>
            <w:shd w:val="clear" w:color="auto" w:fill="auto"/>
          </w:tcPr>
          <w:p w14:paraId="319ACFD5" w14:textId="77777777" w:rsidR="000947E6" w:rsidRPr="00532322" w:rsidRDefault="000947E6"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1B23FD77" w14:textId="7D7D1F1B" w:rsidR="000947E6" w:rsidRPr="00532322" w:rsidRDefault="0011385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Sphaeralcea</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4EBF84F6" w14:textId="357C387C" w:rsidR="000947E6" w:rsidRPr="00532322" w:rsidRDefault="004307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Sphaeralcea</w:t>
            </w:r>
            <w:proofErr w:type="spellEnd"/>
            <w:r w:rsidRPr="00532322">
              <w:rPr>
                <w:rFonts w:asciiTheme="majorHAnsi" w:hAnsiTheme="majorHAnsi"/>
                <w:i/>
                <w:sz w:val="22"/>
              </w:rPr>
              <w:t xml:space="preserve"> coccinea, </w:t>
            </w:r>
            <w:proofErr w:type="spellStart"/>
            <w:r w:rsidRPr="00532322">
              <w:rPr>
                <w:rFonts w:asciiTheme="majorHAnsi" w:hAnsiTheme="majorHAnsi"/>
                <w:i/>
                <w:sz w:val="22"/>
              </w:rPr>
              <w:t>Sphaeralcea</w:t>
            </w:r>
            <w:proofErr w:type="spellEnd"/>
            <w:r w:rsidRPr="00532322">
              <w:rPr>
                <w:rFonts w:asciiTheme="majorHAnsi" w:hAnsiTheme="majorHAnsi"/>
                <w:i/>
                <w:sz w:val="22"/>
              </w:rPr>
              <w:t xml:space="preserve"> </w:t>
            </w:r>
            <w:proofErr w:type="spellStart"/>
            <w:r w:rsidRPr="00532322">
              <w:rPr>
                <w:rFonts w:asciiTheme="majorHAnsi" w:hAnsiTheme="majorHAnsi"/>
                <w:i/>
                <w:sz w:val="22"/>
              </w:rPr>
              <w:t>hastulata</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Sphaeralcea</w:t>
            </w:r>
            <w:proofErr w:type="spellEnd"/>
            <w:r w:rsidR="0011385C" w:rsidRPr="00532322">
              <w:rPr>
                <w:rFonts w:asciiTheme="majorHAnsi" w:hAnsiTheme="majorHAnsi"/>
                <w:i/>
                <w:sz w:val="22"/>
              </w:rPr>
              <w:t xml:space="preserve"> </w:t>
            </w:r>
            <w:proofErr w:type="spellStart"/>
            <w:r w:rsidR="0011385C" w:rsidRPr="00532322">
              <w:rPr>
                <w:rFonts w:asciiTheme="majorHAnsi" w:hAnsiTheme="majorHAnsi"/>
                <w:i/>
                <w:sz w:val="22"/>
              </w:rPr>
              <w:t>polychroma</w:t>
            </w:r>
            <w:proofErr w:type="spellEnd"/>
            <w:r w:rsidR="0011385C" w:rsidRPr="00532322">
              <w:rPr>
                <w:rFonts w:asciiTheme="majorHAnsi" w:hAnsiTheme="majorHAnsi"/>
                <w:sz w:val="22"/>
              </w:rPr>
              <w:t xml:space="preserve">, </w:t>
            </w:r>
            <w:proofErr w:type="spellStart"/>
            <w:r w:rsidR="0011385C" w:rsidRPr="00532322">
              <w:rPr>
                <w:rFonts w:asciiTheme="majorHAnsi" w:hAnsiTheme="majorHAnsi"/>
                <w:i/>
                <w:sz w:val="22"/>
              </w:rPr>
              <w:t>Sphaeralcea</w:t>
            </w:r>
            <w:proofErr w:type="spellEnd"/>
            <w:r w:rsidR="0011385C" w:rsidRPr="00532322">
              <w:rPr>
                <w:rFonts w:asciiTheme="majorHAnsi" w:hAnsiTheme="majorHAnsi"/>
                <w:i/>
                <w:sz w:val="22"/>
              </w:rPr>
              <w:t xml:space="preserve"> </w:t>
            </w:r>
            <w:proofErr w:type="spellStart"/>
            <w:r w:rsidR="0011385C" w:rsidRPr="00532322">
              <w:rPr>
                <w:rFonts w:asciiTheme="majorHAnsi" w:hAnsiTheme="majorHAnsi"/>
                <w:i/>
                <w:sz w:val="22"/>
              </w:rPr>
              <w:t>wrightii</w:t>
            </w:r>
            <w:proofErr w:type="spellEnd"/>
          </w:p>
        </w:tc>
      </w:tr>
      <w:tr w:rsidR="00430752" w:rsidRPr="00532322" w14:paraId="455E5AD6" w14:textId="77777777" w:rsidTr="00F62D34">
        <w:tc>
          <w:tcPr>
            <w:tcW w:w="1704" w:type="dxa"/>
            <w:tcBorders>
              <w:top w:val="nil"/>
              <w:left w:val="nil"/>
              <w:bottom w:val="nil"/>
              <w:right w:val="nil"/>
            </w:tcBorders>
            <w:shd w:val="clear" w:color="auto" w:fill="auto"/>
          </w:tcPr>
          <w:p w14:paraId="4DFB0976" w14:textId="77777777" w:rsidR="00430752" w:rsidRPr="00532322" w:rsidRDefault="00430752" w:rsidP="00532322">
            <w:pPr>
              <w:spacing w:after="120"/>
              <w:contextualSpacing/>
              <w:rPr>
                <w:rFonts w:asciiTheme="majorHAnsi" w:hAnsiTheme="majorHAnsi"/>
                <w:sz w:val="22"/>
                <w:lang w:val="es-AR"/>
              </w:rPr>
            </w:pPr>
          </w:p>
        </w:tc>
        <w:tc>
          <w:tcPr>
            <w:tcW w:w="2615" w:type="dxa"/>
            <w:tcBorders>
              <w:top w:val="nil"/>
              <w:left w:val="nil"/>
              <w:bottom w:val="nil"/>
              <w:right w:val="nil"/>
            </w:tcBorders>
            <w:shd w:val="clear" w:color="auto" w:fill="auto"/>
          </w:tcPr>
          <w:p w14:paraId="32A6DA25" w14:textId="4FCFA9CB" w:rsidR="00430752" w:rsidRPr="00532322" w:rsidRDefault="00430752" w:rsidP="00532322">
            <w:pPr>
              <w:spacing w:after="120"/>
              <w:ind w:left="248" w:hanging="248"/>
              <w:contextualSpacing/>
              <w:rPr>
                <w:rFonts w:asciiTheme="majorHAnsi" w:hAnsiTheme="majorHAnsi"/>
                <w:i/>
                <w:sz w:val="22"/>
              </w:rPr>
            </w:pPr>
            <w:r w:rsidRPr="00532322">
              <w:rPr>
                <w:rFonts w:asciiTheme="majorHAnsi" w:hAnsiTheme="majorHAnsi"/>
                <w:i/>
                <w:sz w:val="22"/>
              </w:rPr>
              <w:t>Aristida sp.</w:t>
            </w:r>
          </w:p>
        </w:tc>
        <w:tc>
          <w:tcPr>
            <w:tcW w:w="5131" w:type="dxa"/>
            <w:tcBorders>
              <w:top w:val="nil"/>
              <w:left w:val="nil"/>
              <w:bottom w:val="nil"/>
              <w:right w:val="nil"/>
            </w:tcBorders>
            <w:shd w:val="clear" w:color="auto" w:fill="auto"/>
          </w:tcPr>
          <w:p w14:paraId="460B94F5" w14:textId="6CB1B9B8" w:rsidR="00430752" w:rsidRPr="00532322" w:rsidRDefault="00430752"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Aristida </w:t>
            </w:r>
            <w:proofErr w:type="spellStart"/>
            <w:r w:rsidRPr="00532322">
              <w:rPr>
                <w:rFonts w:asciiTheme="majorHAnsi" w:hAnsiTheme="majorHAnsi"/>
                <w:i/>
                <w:sz w:val="22"/>
              </w:rPr>
              <w:t>adscensionis</w:t>
            </w:r>
            <w:proofErr w:type="spellEnd"/>
            <w:r w:rsidRPr="00532322">
              <w:rPr>
                <w:rFonts w:asciiTheme="majorHAnsi" w:hAnsiTheme="majorHAnsi"/>
                <w:i/>
                <w:sz w:val="22"/>
              </w:rPr>
              <w:t xml:space="preserve">, Aristida </w:t>
            </w:r>
            <w:proofErr w:type="spellStart"/>
            <w:r w:rsidRPr="00532322">
              <w:rPr>
                <w:rFonts w:asciiTheme="majorHAnsi" w:hAnsiTheme="majorHAnsi"/>
                <w:i/>
                <w:sz w:val="22"/>
              </w:rPr>
              <w:t>purpurea</w:t>
            </w:r>
            <w:proofErr w:type="spellEnd"/>
          </w:p>
        </w:tc>
      </w:tr>
      <w:tr w:rsidR="000947E6" w:rsidRPr="00532322" w14:paraId="56C3783D" w14:textId="77777777" w:rsidTr="004D7654">
        <w:tc>
          <w:tcPr>
            <w:tcW w:w="1704" w:type="dxa"/>
            <w:tcBorders>
              <w:top w:val="nil"/>
              <w:left w:val="nil"/>
              <w:bottom w:val="single" w:sz="4" w:space="0" w:color="auto"/>
              <w:right w:val="nil"/>
            </w:tcBorders>
            <w:shd w:val="clear" w:color="auto" w:fill="auto"/>
          </w:tcPr>
          <w:p w14:paraId="39EAB2C0" w14:textId="77777777" w:rsidR="000947E6" w:rsidRPr="00532322" w:rsidRDefault="000947E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7BD847B6" w14:textId="6B72DF5F" w:rsidR="000947E6" w:rsidRPr="00532322" w:rsidRDefault="0011385C"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Sporobolus</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33441AC3" w14:textId="792EB409" w:rsidR="000947E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Sporobolus</w:t>
            </w:r>
            <w:proofErr w:type="spellEnd"/>
            <w:r w:rsidRPr="00532322">
              <w:rPr>
                <w:rFonts w:asciiTheme="majorHAnsi" w:hAnsiTheme="majorHAnsi"/>
                <w:i/>
                <w:sz w:val="22"/>
              </w:rPr>
              <w:t xml:space="preserve"> </w:t>
            </w:r>
            <w:proofErr w:type="spellStart"/>
            <w:r w:rsidRPr="00532322">
              <w:rPr>
                <w:rFonts w:asciiTheme="majorHAnsi" w:hAnsiTheme="majorHAnsi"/>
                <w:i/>
                <w:sz w:val="22"/>
              </w:rPr>
              <w:t>contractus</w:t>
            </w:r>
            <w:proofErr w:type="spellEnd"/>
            <w:r w:rsidRPr="00532322">
              <w:rPr>
                <w:rFonts w:asciiTheme="majorHAnsi" w:hAnsiTheme="majorHAnsi"/>
                <w:sz w:val="22"/>
              </w:rPr>
              <w:t xml:space="preserve">, </w:t>
            </w:r>
            <w:proofErr w:type="spellStart"/>
            <w:r w:rsidR="00430752" w:rsidRPr="00532322">
              <w:rPr>
                <w:rFonts w:asciiTheme="majorHAnsi" w:hAnsiTheme="majorHAnsi"/>
                <w:i/>
                <w:sz w:val="22"/>
              </w:rPr>
              <w:t>Sporobolus</w:t>
            </w:r>
            <w:proofErr w:type="spellEnd"/>
            <w:r w:rsidR="00430752" w:rsidRPr="00532322">
              <w:rPr>
                <w:rFonts w:asciiTheme="majorHAnsi" w:hAnsiTheme="majorHAnsi"/>
                <w:i/>
                <w:sz w:val="22"/>
              </w:rPr>
              <w:t xml:space="preserve"> </w:t>
            </w:r>
            <w:proofErr w:type="spellStart"/>
            <w:r w:rsidR="00430752" w:rsidRPr="00532322">
              <w:rPr>
                <w:rFonts w:asciiTheme="majorHAnsi" w:hAnsiTheme="majorHAnsi"/>
                <w:i/>
                <w:sz w:val="22"/>
              </w:rPr>
              <w:t>cryptandrus</w:t>
            </w:r>
            <w:proofErr w:type="spellEnd"/>
            <w:r w:rsidR="00430752" w:rsidRPr="00532322">
              <w:rPr>
                <w:rFonts w:asciiTheme="majorHAnsi" w:hAnsiTheme="majorHAnsi"/>
                <w:sz w:val="22"/>
              </w:rPr>
              <w:t xml:space="preserve">, </w:t>
            </w:r>
            <w:proofErr w:type="spellStart"/>
            <w:r w:rsidRPr="00532322">
              <w:rPr>
                <w:rFonts w:asciiTheme="majorHAnsi" w:hAnsiTheme="majorHAnsi"/>
                <w:i/>
                <w:sz w:val="22"/>
              </w:rPr>
              <w:t>Sporobolus</w:t>
            </w:r>
            <w:proofErr w:type="spellEnd"/>
            <w:r w:rsidRPr="00532322">
              <w:rPr>
                <w:rFonts w:asciiTheme="majorHAnsi" w:hAnsiTheme="majorHAnsi"/>
                <w:i/>
                <w:sz w:val="22"/>
              </w:rPr>
              <w:t xml:space="preserve"> </w:t>
            </w:r>
            <w:proofErr w:type="spellStart"/>
            <w:r w:rsidRPr="00532322">
              <w:rPr>
                <w:rFonts w:asciiTheme="majorHAnsi" w:hAnsiTheme="majorHAnsi"/>
                <w:i/>
                <w:sz w:val="22"/>
              </w:rPr>
              <w:t>flexuosus</w:t>
            </w:r>
            <w:proofErr w:type="spellEnd"/>
          </w:p>
        </w:tc>
      </w:tr>
      <w:tr w:rsidR="00575756" w:rsidRPr="00532322" w14:paraId="4D7B642D" w14:textId="77777777" w:rsidTr="00F62D34">
        <w:tc>
          <w:tcPr>
            <w:tcW w:w="1704" w:type="dxa"/>
            <w:tcBorders>
              <w:left w:val="nil"/>
              <w:bottom w:val="nil"/>
              <w:right w:val="nil"/>
            </w:tcBorders>
            <w:shd w:val="clear" w:color="auto" w:fill="auto"/>
          </w:tcPr>
          <w:p w14:paraId="1AEA2735" w14:textId="11BEF901"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shps.us</w:t>
            </w:r>
          </w:p>
        </w:tc>
        <w:tc>
          <w:tcPr>
            <w:tcW w:w="2615" w:type="dxa"/>
            <w:tcBorders>
              <w:left w:val="nil"/>
              <w:bottom w:val="nil"/>
              <w:right w:val="nil"/>
            </w:tcBorders>
            <w:shd w:val="clear" w:color="auto" w:fill="auto"/>
          </w:tcPr>
          <w:p w14:paraId="23EEE3F6" w14:textId="5ABDD0CC" w:rsidR="00575756" w:rsidRPr="00532322" w:rsidRDefault="004D7654"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Lappula</w:t>
            </w:r>
            <w:proofErr w:type="spellEnd"/>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occidentalis</w:t>
            </w:r>
            <w:proofErr w:type="spellEnd"/>
          </w:p>
        </w:tc>
        <w:tc>
          <w:tcPr>
            <w:tcW w:w="5131" w:type="dxa"/>
            <w:tcBorders>
              <w:left w:val="nil"/>
              <w:bottom w:val="nil"/>
              <w:right w:val="nil"/>
            </w:tcBorders>
            <w:shd w:val="clear" w:color="auto" w:fill="auto"/>
          </w:tcPr>
          <w:p w14:paraId="1EAC27B1" w14:textId="62A122B8" w:rsidR="00575756" w:rsidRPr="00532322" w:rsidRDefault="004D7654"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Lappula</w:t>
            </w:r>
            <w:proofErr w:type="spellEnd"/>
            <w:r w:rsidRPr="00532322">
              <w:rPr>
                <w:rFonts w:asciiTheme="majorHAnsi" w:hAnsiTheme="majorHAnsi"/>
                <w:i/>
                <w:sz w:val="22"/>
              </w:rPr>
              <w:t xml:space="preserve"> </w:t>
            </w:r>
            <w:proofErr w:type="spellStart"/>
            <w:r w:rsidRPr="00532322">
              <w:rPr>
                <w:rFonts w:asciiTheme="majorHAnsi" w:hAnsiTheme="majorHAnsi"/>
                <w:i/>
                <w:sz w:val="22"/>
              </w:rPr>
              <w:t>redowskii</w:t>
            </w:r>
            <w:proofErr w:type="spellEnd"/>
          </w:p>
        </w:tc>
      </w:tr>
      <w:tr w:rsidR="004D7654" w:rsidRPr="00532322" w14:paraId="4583FE44" w14:textId="77777777" w:rsidTr="004D7654">
        <w:tc>
          <w:tcPr>
            <w:tcW w:w="1704" w:type="dxa"/>
            <w:tcBorders>
              <w:top w:val="nil"/>
              <w:left w:val="nil"/>
              <w:bottom w:val="nil"/>
              <w:right w:val="nil"/>
            </w:tcBorders>
            <w:shd w:val="clear" w:color="auto" w:fill="auto"/>
          </w:tcPr>
          <w:p w14:paraId="37A83DC0"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C55CF8F" w14:textId="3F0007CA" w:rsidR="004D7654" w:rsidRPr="00532322" w:rsidRDefault="004D7654"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Antennaria</w:t>
            </w:r>
            <w:proofErr w:type="spellEnd"/>
            <w:r w:rsidRPr="00532322">
              <w:rPr>
                <w:rFonts w:asciiTheme="majorHAnsi" w:hAnsiTheme="majorHAnsi"/>
                <w:i/>
                <w:sz w:val="22"/>
              </w:rPr>
              <w:t xml:space="preserve"> </w:t>
            </w:r>
            <w:proofErr w:type="spellStart"/>
            <w:r w:rsidRPr="00532322">
              <w:rPr>
                <w:rFonts w:asciiTheme="majorHAnsi" w:hAnsiTheme="majorHAnsi"/>
                <w:i/>
                <w:sz w:val="22"/>
              </w:rPr>
              <w:t>dimorpha</w:t>
            </w:r>
            <w:proofErr w:type="spellEnd"/>
          </w:p>
        </w:tc>
        <w:tc>
          <w:tcPr>
            <w:tcW w:w="5131" w:type="dxa"/>
            <w:tcBorders>
              <w:top w:val="nil"/>
              <w:left w:val="nil"/>
              <w:bottom w:val="nil"/>
              <w:right w:val="nil"/>
            </w:tcBorders>
            <w:shd w:val="clear" w:color="auto" w:fill="auto"/>
          </w:tcPr>
          <w:p w14:paraId="13086E81" w14:textId="2AA1DDC6" w:rsidR="004D7654" w:rsidRPr="00532322" w:rsidRDefault="004D7654"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Antennaria</w:t>
            </w:r>
            <w:proofErr w:type="spellEnd"/>
            <w:r w:rsidRPr="00532322">
              <w:rPr>
                <w:rFonts w:asciiTheme="majorHAnsi" w:hAnsiTheme="majorHAnsi"/>
                <w:sz w:val="22"/>
              </w:rPr>
              <w:t xml:space="preserve"> sp.</w:t>
            </w:r>
          </w:p>
        </w:tc>
      </w:tr>
      <w:tr w:rsidR="00575756" w:rsidRPr="00532322" w14:paraId="56025856" w14:textId="77777777" w:rsidTr="00F62D34">
        <w:tc>
          <w:tcPr>
            <w:tcW w:w="1704" w:type="dxa"/>
            <w:tcBorders>
              <w:top w:val="nil"/>
              <w:left w:val="nil"/>
              <w:bottom w:val="single" w:sz="4" w:space="0" w:color="auto"/>
              <w:right w:val="nil"/>
            </w:tcBorders>
            <w:shd w:val="clear" w:color="auto" w:fill="auto"/>
          </w:tcPr>
          <w:p w14:paraId="157E8E99"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3331332A" w14:textId="7F379683" w:rsidR="00575756" w:rsidRPr="00532322" w:rsidRDefault="00575756" w:rsidP="00532322">
            <w:pPr>
              <w:tabs>
                <w:tab w:val="left" w:pos="1627"/>
              </w:tabs>
              <w:spacing w:after="120"/>
              <w:ind w:left="248" w:hanging="248"/>
              <w:contextualSpacing/>
              <w:rPr>
                <w:rFonts w:asciiTheme="majorHAnsi" w:hAnsiTheme="majorHAnsi"/>
                <w:i/>
                <w:sz w:val="22"/>
              </w:rPr>
            </w:pPr>
            <w:proofErr w:type="spellStart"/>
            <w:r w:rsidRPr="00532322">
              <w:rPr>
                <w:rFonts w:asciiTheme="majorHAnsi" w:hAnsiTheme="majorHAnsi"/>
                <w:i/>
                <w:sz w:val="22"/>
              </w:rPr>
              <w:t>Poa</w:t>
            </w:r>
            <w:proofErr w:type="spellEnd"/>
            <w:r w:rsidRPr="00532322">
              <w:rPr>
                <w:rFonts w:asciiTheme="majorHAnsi" w:hAnsiTheme="majorHAnsi"/>
                <w:i/>
                <w:sz w:val="22"/>
              </w:rPr>
              <w:t xml:space="preserve"> </w:t>
            </w:r>
            <w:proofErr w:type="spellStart"/>
            <w:r w:rsidRPr="00532322">
              <w:rPr>
                <w:rFonts w:asciiTheme="majorHAnsi" w:hAnsiTheme="majorHAnsi"/>
                <w:i/>
                <w:sz w:val="22"/>
              </w:rPr>
              <w:t>secunda</w:t>
            </w:r>
            <w:proofErr w:type="spellEnd"/>
          </w:p>
        </w:tc>
        <w:tc>
          <w:tcPr>
            <w:tcW w:w="5131" w:type="dxa"/>
            <w:tcBorders>
              <w:top w:val="nil"/>
              <w:left w:val="nil"/>
              <w:bottom w:val="single" w:sz="4" w:space="0" w:color="auto"/>
              <w:right w:val="nil"/>
            </w:tcBorders>
            <w:shd w:val="clear" w:color="auto" w:fill="auto"/>
          </w:tcPr>
          <w:p w14:paraId="018492DA" w14:textId="52DD0146" w:rsidR="00575756" w:rsidRPr="00532322" w:rsidRDefault="0011385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Pseudosclerochloa</w:t>
            </w:r>
            <w:proofErr w:type="spellEnd"/>
            <w:r w:rsidRPr="00532322">
              <w:rPr>
                <w:rFonts w:asciiTheme="majorHAnsi" w:hAnsiTheme="majorHAnsi"/>
                <w:i/>
                <w:sz w:val="22"/>
              </w:rPr>
              <w:t xml:space="preserve"> </w:t>
            </w:r>
            <w:proofErr w:type="spellStart"/>
            <w:r w:rsidRPr="00532322">
              <w:rPr>
                <w:rFonts w:asciiTheme="majorHAnsi" w:hAnsiTheme="majorHAnsi"/>
                <w:i/>
                <w:sz w:val="22"/>
              </w:rPr>
              <w:t>rupestris</w:t>
            </w:r>
            <w:proofErr w:type="spellEnd"/>
          </w:p>
        </w:tc>
      </w:tr>
      <w:tr w:rsidR="00575756" w:rsidRPr="00532322" w14:paraId="1C8F80B6" w14:textId="77777777" w:rsidTr="00F62D34">
        <w:tc>
          <w:tcPr>
            <w:tcW w:w="1704" w:type="dxa"/>
            <w:tcBorders>
              <w:left w:val="nil"/>
              <w:bottom w:val="nil"/>
              <w:right w:val="nil"/>
            </w:tcBorders>
            <w:shd w:val="clear" w:color="auto" w:fill="auto"/>
          </w:tcPr>
          <w:p w14:paraId="64E421CE" w14:textId="484978FE"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sier.us</w:t>
            </w:r>
          </w:p>
        </w:tc>
        <w:tc>
          <w:tcPr>
            <w:tcW w:w="2615" w:type="dxa"/>
            <w:tcBorders>
              <w:left w:val="nil"/>
              <w:bottom w:val="nil"/>
              <w:right w:val="nil"/>
            </w:tcBorders>
            <w:shd w:val="clear" w:color="auto" w:fill="auto"/>
          </w:tcPr>
          <w:p w14:paraId="1EF1D692" w14:textId="597B801C" w:rsidR="00575756" w:rsidRPr="00532322" w:rsidRDefault="0011385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Torilis</w:t>
            </w:r>
            <w:proofErr w:type="spellEnd"/>
            <w:r w:rsidR="00493FC0" w:rsidRPr="00532322">
              <w:rPr>
                <w:rFonts w:asciiTheme="majorHAnsi" w:hAnsiTheme="majorHAnsi"/>
                <w:i/>
                <w:sz w:val="22"/>
              </w:rPr>
              <w:t xml:space="preserve"> sp.</w:t>
            </w:r>
          </w:p>
        </w:tc>
        <w:tc>
          <w:tcPr>
            <w:tcW w:w="5131" w:type="dxa"/>
            <w:tcBorders>
              <w:left w:val="nil"/>
              <w:bottom w:val="nil"/>
              <w:right w:val="nil"/>
            </w:tcBorders>
            <w:shd w:val="clear" w:color="auto" w:fill="auto"/>
          </w:tcPr>
          <w:p w14:paraId="3EC166BF" w14:textId="71EE99A5" w:rsidR="00575756" w:rsidRPr="00532322" w:rsidRDefault="00493FC0"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Torilis</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Torilis</w:t>
            </w:r>
            <w:proofErr w:type="spellEnd"/>
            <w:r w:rsidR="0011385C" w:rsidRPr="00532322">
              <w:rPr>
                <w:rFonts w:asciiTheme="majorHAnsi" w:hAnsiTheme="majorHAnsi"/>
                <w:i/>
                <w:sz w:val="22"/>
              </w:rPr>
              <w:t xml:space="preserve"> arvensis</w:t>
            </w:r>
            <w:r w:rsidR="0011385C" w:rsidRPr="00532322">
              <w:rPr>
                <w:rFonts w:asciiTheme="majorHAnsi" w:hAnsiTheme="majorHAnsi"/>
                <w:sz w:val="22"/>
              </w:rPr>
              <w:t xml:space="preserve">, </w:t>
            </w:r>
            <w:proofErr w:type="spellStart"/>
            <w:r w:rsidR="0011385C" w:rsidRPr="00532322">
              <w:rPr>
                <w:rFonts w:asciiTheme="majorHAnsi" w:hAnsiTheme="majorHAnsi"/>
                <w:i/>
                <w:sz w:val="22"/>
              </w:rPr>
              <w:t>Torilis</w:t>
            </w:r>
            <w:proofErr w:type="spellEnd"/>
            <w:r w:rsidR="0011385C" w:rsidRPr="00532322">
              <w:rPr>
                <w:rFonts w:asciiTheme="majorHAnsi" w:hAnsiTheme="majorHAnsi"/>
                <w:i/>
                <w:sz w:val="22"/>
              </w:rPr>
              <w:t xml:space="preserve"> nodosa</w:t>
            </w:r>
          </w:p>
        </w:tc>
      </w:tr>
      <w:tr w:rsidR="00575756" w:rsidRPr="00532322" w14:paraId="4DC94EA3" w14:textId="77777777" w:rsidTr="00F62D34">
        <w:tc>
          <w:tcPr>
            <w:tcW w:w="1704" w:type="dxa"/>
            <w:tcBorders>
              <w:top w:val="nil"/>
              <w:left w:val="nil"/>
              <w:bottom w:val="nil"/>
              <w:right w:val="nil"/>
            </w:tcBorders>
            <w:shd w:val="clear" w:color="auto" w:fill="auto"/>
          </w:tcPr>
          <w:p w14:paraId="38CB0F79"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11D66DA" w14:textId="64D79141"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Triteleia</w:t>
            </w:r>
            <w:proofErr w:type="spellEnd"/>
            <w:r w:rsidRPr="00532322">
              <w:rPr>
                <w:rFonts w:asciiTheme="majorHAnsi" w:hAnsiTheme="majorHAnsi"/>
                <w:sz w:val="22"/>
              </w:rPr>
              <w:t xml:space="preserve"> </w:t>
            </w:r>
            <w:proofErr w:type="spellStart"/>
            <w:r w:rsidR="004D7654" w:rsidRPr="00532322">
              <w:rPr>
                <w:rFonts w:asciiTheme="majorHAnsi" w:hAnsiTheme="majorHAnsi"/>
                <w:i/>
                <w:sz w:val="22"/>
              </w:rPr>
              <w:t>hyacinthina</w:t>
            </w:r>
            <w:proofErr w:type="spellEnd"/>
          </w:p>
        </w:tc>
        <w:tc>
          <w:tcPr>
            <w:tcW w:w="5131" w:type="dxa"/>
            <w:tcBorders>
              <w:top w:val="nil"/>
              <w:left w:val="nil"/>
              <w:bottom w:val="nil"/>
              <w:right w:val="nil"/>
            </w:tcBorders>
            <w:shd w:val="clear" w:color="auto" w:fill="auto"/>
          </w:tcPr>
          <w:p w14:paraId="3FFFA77D" w14:textId="52CAFA54" w:rsidR="00575756" w:rsidRPr="00532322" w:rsidRDefault="00493FC0"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Brodiaea sp.,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capitatum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multiflorum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Dichelostemma</w:t>
            </w:r>
            <w:proofErr w:type="spellEnd"/>
            <w:r w:rsidRPr="00532322">
              <w:rPr>
                <w:rFonts w:asciiTheme="majorHAnsi" w:hAnsiTheme="majorHAnsi"/>
                <w:i/>
                <w:sz w:val="22"/>
              </w:rPr>
              <w:t xml:space="preserve"> </w:t>
            </w:r>
            <w:proofErr w:type="spellStart"/>
            <w:r w:rsidRPr="00532322">
              <w:rPr>
                <w:rFonts w:asciiTheme="majorHAnsi" w:hAnsiTheme="majorHAnsi"/>
                <w:i/>
                <w:sz w:val="22"/>
              </w:rPr>
              <w:t>volubile</w:t>
            </w:r>
            <w:proofErr w:type="spellEnd"/>
            <w:r w:rsidRPr="00532322">
              <w:rPr>
                <w:rFonts w:asciiTheme="majorHAnsi" w:hAnsiTheme="majorHAnsi"/>
                <w:i/>
                <w:sz w:val="22"/>
              </w:rPr>
              <w:t xml:space="preserve">, </w:t>
            </w:r>
            <w:proofErr w:type="spellStart"/>
            <w:r w:rsidRPr="00532322">
              <w:rPr>
                <w:rFonts w:asciiTheme="majorHAnsi" w:hAnsiTheme="majorHAnsi"/>
                <w:i/>
                <w:sz w:val="22"/>
              </w:rPr>
              <w:t>Triteleia</w:t>
            </w:r>
            <w:proofErr w:type="spellEnd"/>
            <w:r w:rsidRPr="00532322">
              <w:rPr>
                <w:rFonts w:asciiTheme="majorHAnsi" w:hAnsiTheme="majorHAnsi"/>
                <w:i/>
                <w:sz w:val="22"/>
              </w:rPr>
              <w:t xml:space="preserve"> </w:t>
            </w:r>
            <w:proofErr w:type="spellStart"/>
            <w:r w:rsidRPr="00532322">
              <w:rPr>
                <w:rFonts w:asciiTheme="majorHAnsi" w:hAnsiTheme="majorHAnsi"/>
                <w:i/>
                <w:sz w:val="22"/>
              </w:rPr>
              <w:t>laxa</w:t>
            </w:r>
            <w:proofErr w:type="spellEnd"/>
            <w:r w:rsidRPr="00532322">
              <w:rPr>
                <w:rFonts w:asciiTheme="majorHAnsi" w:hAnsiTheme="majorHAnsi"/>
                <w:i/>
                <w:sz w:val="22"/>
              </w:rPr>
              <w:t xml:space="preserve">, </w:t>
            </w:r>
            <w:proofErr w:type="spellStart"/>
            <w:r w:rsidR="004D7654" w:rsidRPr="00532322">
              <w:rPr>
                <w:rFonts w:asciiTheme="majorHAnsi" w:hAnsiTheme="majorHAnsi"/>
                <w:i/>
                <w:sz w:val="22"/>
              </w:rPr>
              <w:t>Triteleia</w:t>
            </w:r>
            <w:proofErr w:type="spellEnd"/>
            <w:r w:rsidR="004D7654" w:rsidRPr="00532322">
              <w:rPr>
                <w:rFonts w:asciiTheme="majorHAnsi" w:hAnsiTheme="majorHAnsi"/>
                <w:i/>
                <w:sz w:val="22"/>
              </w:rPr>
              <w:t xml:space="preserve"> </w:t>
            </w:r>
            <w:r w:rsidR="004D7654" w:rsidRPr="00532322">
              <w:rPr>
                <w:rFonts w:asciiTheme="majorHAnsi" w:hAnsiTheme="majorHAnsi"/>
                <w:sz w:val="22"/>
              </w:rPr>
              <w:t>sp.</w:t>
            </w:r>
            <w:r w:rsidRPr="00532322">
              <w:rPr>
                <w:rFonts w:asciiTheme="majorHAnsi" w:hAnsiTheme="majorHAnsi"/>
                <w:sz w:val="22"/>
              </w:rPr>
              <w:t>, Unknown Liliaceae</w:t>
            </w:r>
          </w:p>
        </w:tc>
      </w:tr>
      <w:tr w:rsidR="00575756" w:rsidRPr="00532322" w14:paraId="40EF6A07" w14:textId="77777777" w:rsidTr="00F62D34">
        <w:tc>
          <w:tcPr>
            <w:tcW w:w="1704" w:type="dxa"/>
            <w:tcBorders>
              <w:top w:val="nil"/>
              <w:left w:val="nil"/>
              <w:bottom w:val="nil"/>
              <w:right w:val="nil"/>
            </w:tcBorders>
            <w:shd w:val="clear" w:color="auto" w:fill="auto"/>
          </w:tcPr>
          <w:p w14:paraId="734633E3"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7417509" w14:textId="083123B1"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Plagiobothrys</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nothofulvus</w:t>
            </w:r>
            <w:proofErr w:type="spellEnd"/>
          </w:p>
        </w:tc>
        <w:tc>
          <w:tcPr>
            <w:tcW w:w="5131" w:type="dxa"/>
            <w:tcBorders>
              <w:top w:val="nil"/>
              <w:left w:val="nil"/>
              <w:bottom w:val="nil"/>
              <w:right w:val="nil"/>
            </w:tcBorders>
            <w:shd w:val="clear" w:color="auto" w:fill="auto"/>
          </w:tcPr>
          <w:p w14:paraId="5533D7EC" w14:textId="4BC752CB"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Plagiobothrys</w:t>
            </w:r>
            <w:proofErr w:type="spellEnd"/>
            <w:r w:rsidRPr="00532322">
              <w:rPr>
                <w:rFonts w:asciiTheme="majorHAnsi" w:hAnsiTheme="majorHAnsi"/>
                <w:sz w:val="22"/>
              </w:rPr>
              <w:t xml:space="preserve"> sp.</w:t>
            </w:r>
          </w:p>
        </w:tc>
      </w:tr>
      <w:tr w:rsidR="00575756" w:rsidRPr="00532322" w14:paraId="6C301BA2" w14:textId="77777777" w:rsidTr="00F62D34">
        <w:tc>
          <w:tcPr>
            <w:tcW w:w="1704" w:type="dxa"/>
            <w:tcBorders>
              <w:top w:val="nil"/>
              <w:left w:val="nil"/>
              <w:bottom w:val="nil"/>
              <w:right w:val="nil"/>
            </w:tcBorders>
            <w:shd w:val="clear" w:color="auto" w:fill="auto"/>
          </w:tcPr>
          <w:p w14:paraId="338128D0"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D077905" w14:textId="07F0EDAF"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Cardamine</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oligosperma</w:t>
            </w:r>
            <w:proofErr w:type="spellEnd"/>
          </w:p>
        </w:tc>
        <w:tc>
          <w:tcPr>
            <w:tcW w:w="5131" w:type="dxa"/>
            <w:tcBorders>
              <w:top w:val="nil"/>
              <w:left w:val="nil"/>
              <w:bottom w:val="nil"/>
              <w:right w:val="nil"/>
            </w:tcBorders>
            <w:shd w:val="clear" w:color="auto" w:fill="auto"/>
          </w:tcPr>
          <w:p w14:paraId="22BA9D45" w14:textId="6032E8C2"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Cardamine</w:t>
            </w:r>
            <w:proofErr w:type="spellEnd"/>
            <w:r w:rsidRPr="00532322">
              <w:rPr>
                <w:rFonts w:asciiTheme="majorHAnsi" w:hAnsiTheme="majorHAnsi"/>
                <w:sz w:val="22"/>
              </w:rPr>
              <w:t xml:space="preserve"> sp.</w:t>
            </w:r>
          </w:p>
        </w:tc>
      </w:tr>
      <w:tr w:rsidR="0011385C" w:rsidRPr="00532322" w14:paraId="636C382A" w14:textId="77777777" w:rsidTr="00F62D34">
        <w:tc>
          <w:tcPr>
            <w:tcW w:w="1704" w:type="dxa"/>
            <w:tcBorders>
              <w:top w:val="nil"/>
              <w:left w:val="nil"/>
              <w:bottom w:val="nil"/>
              <w:right w:val="nil"/>
            </w:tcBorders>
            <w:shd w:val="clear" w:color="auto" w:fill="auto"/>
          </w:tcPr>
          <w:p w14:paraId="08970D36"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E296FA" w14:textId="49B3832B" w:rsidR="0011385C" w:rsidRPr="00532322" w:rsidRDefault="0011385C"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Centaurea </w:t>
            </w:r>
            <w:proofErr w:type="spellStart"/>
            <w:r w:rsidRPr="00532322">
              <w:rPr>
                <w:rFonts w:asciiTheme="majorHAnsi" w:hAnsiTheme="majorHAnsi"/>
                <w:i/>
                <w:sz w:val="22"/>
              </w:rPr>
              <w:t>melitensis</w:t>
            </w:r>
            <w:proofErr w:type="spellEnd"/>
          </w:p>
        </w:tc>
        <w:tc>
          <w:tcPr>
            <w:tcW w:w="5131" w:type="dxa"/>
            <w:tcBorders>
              <w:top w:val="nil"/>
              <w:left w:val="nil"/>
              <w:bottom w:val="nil"/>
              <w:right w:val="nil"/>
            </w:tcBorders>
            <w:shd w:val="clear" w:color="auto" w:fill="auto"/>
          </w:tcPr>
          <w:p w14:paraId="00C6BDCE" w14:textId="06BBDABF" w:rsidR="0011385C" w:rsidRPr="00532322" w:rsidRDefault="0011385C"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Centaurea </w:t>
            </w:r>
            <w:proofErr w:type="spellStart"/>
            <w:r w:rsidRPr="00532322">
              <w:rPr>
                <w:rFonts w:asciiTheme="majorHAnsi" w:hAnsiTheme="majorHAnsi"/>
                <w:i/>
                <w:sz w:val="22"/>
              </w:rPr>
              <w:t>solstitialis</w:t>
            </w:r>
            <w:proofErr w:type="spellEnd"/>
          </w:p>
        </w:tc>
      </w:tr>
      <w:tr w:rsidR="0011385C" w:rsidRPr="00532322" w14:paraId="5D2F46BE" w14:textId="77777777" w:rsidTr="00F62D34">
        <w:tc>
          <w:tcPr>
            <w:tcW w:w="1704" w:type="dxa"/>
            <w:tcBorders>
              <w:top w:val="nil"/>
              <w:left w:val="nil"/>
              <w:bottom w:val="nil"/>
              <w:right w:val="nil"/>
            </w:tcBorders>
            <w:shd w:val="clear" w:color="auto" w:fill="auto"/>
          </w:tcPr>
          <w:p w14:paraId="26E4C3C5"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372CAA" w14:textId="199255D4" w:rsidR="0011385C" w:rsidRPr="00532322" w:rsidRDefault="0011385C"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Hemizonia</w:t>
            </w:r>
            <w:proofErr w:type="spellEnd"/>
            <w:r w:rsidRPr="00532322">
              <w:rPr>
                <w:rFonts w:asciiTheme="majorHAnsi" w:hAnsiTheme="majorHAnsi"/>
                <w:i/>
                <w:sz w:val="22"/>
              </w:rPr>
              <w:t xml:space="preserve"> </w:t>
            </w:r>
            <w:proofErr w:type="spellStart"/>
            <w:r w:rsidRPr="00532322">
              <w:rPr>
                <w:rFonts w:asciiTheme="majorHAnsi" w:hAnsiTheme="majorHAnsi"/>
                <w:i/>
                <w:sz w:val="22"/>
              </w:rPr>
              <w:t>congesta</w:t>
            </w:r>
            <w:proofErr w:type="spellEnd"/>
          </w:p>
        </w:tc>
        <w:tc>
          <w:tcPr>
            <w:tcW w:w="5131" w:type="dxa"/>
            <w:tcBorders>
              <w:top w:val="nil"/>
              <w:left w:val="nil"/>
              <w:bottom w:val="nil"/>
              <w:right w:val="nil"/>
            </w:tcBorders>
            <w:shd w:val="clear" w:color="auto" w:fill="auto"/>
          </w:tcPr>
          <w:p w14:paraId="2CB95644" w14:textId="689E33A2" w:rsidR="0011385C" w:rsidRPr="00532322" w:rsidRDefault="0011385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Hemizonia</w:t>
            </w:r>
            <w:proofErr w:type="spellEnd"/>
          </w:p>
        </w:tc>
      </w:tr>
      <w:tr w:rsidR="004D7654" w:rsidRPr="00532322" w14:paraId="7549E43C" w14:textId="77777777" w:rsidTr="00F62D34">
        <w:tc>
          <w:tcPr>
            <w:tcW w:w="1704" w:type="dxa"/>
            <w:tcBorders>
              <w:top w:val="nil"/>
              <w:left w:val="nil"/>
              <w:bottom w:val="nil"/>
              <w:right w:val="nil"/>
            </w:tcBorders>
            <w:shd w:val="clear" w:color="auto" w:fill="auto"/>
          </w:tcPr>
          <w:p w14:paraId="114AB2CC" w14:textId="77777777" w:rsidR="004D7654" w:rsidRPr="00532322" w:rsidRDefault="004D7654"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B9EDDC" w14:textId="2EC5C4D0" w:rsidR="004D7654" w:rsidRPr="00532322" w:rsidRDefault="004D7654" w:rsidP="00532322">
            <w:pPr>
              <w:tabs>
                <w:tab w:val="right" w:pos="2389"/>
              </w:tabs>
              <w:spacing w:after="120"/>
              <w:ind w:left="248" w:hanging="248"/>
              <w:contextualSpacing/>
              <w:rPr>
                <w:rFonts w:asciiTheme="majorHAnsi" w:hAnsiTheme="majorHAnsi"/>
                <w:i/>
                <w:sz w:val="22"/>
              </w:rPr>
            </w:pPr>
            <w:r w:rsidRPr="00532322">
              <w:rPr>
                <w:rFonts w:asciiTheme="majorHAnsi" w:hAnsiTheme="majorHAnsi"/>
                <w:i/>
                <w:sz w:val="22"/>
              </w:rPr>
              <w:t xml:space="preserve">Aster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6CE70223" w14:textId="741C3281" w:rsidR="004D7654" w:rsidRPr="00532322" w:rsidRDefault="004D7654" w:rsidP="00532322">
            <w:pPr>
              <w:spacing w:after="120"/>
              <w:ind w:left="333" w:right="-18" w:hanging="333"/>
              <w:contextualSpacing/>
              <w:rPr>
                <w:rFonts w:asciiTheme="majorHAnsi" w:hAnsiTheme="majorHAnsi"/>
                <w:sz w:val="22"/>
              </w:rPr>
            </w:pPr>
            <w:r w:rsidRPr="00532322">
              <w:rPr>
                <w:rFonts w:asciiTheme="majorHAnsi" w:hAnsiTheme="majorHAnsi"/>
                <w:sz w:val="22"/>
              </w:rPr>
              <w:t>Unknown Asteraceae</w:t>
            </w:r>
          </w:p>
        </w:tc>
      </w:tr>
      <w:tr w:rsidR="00575756" w:rsidRPr="00532322" w14:paraId="6674A92F" w14:textId="77777777" w:rsidTr="00F62D34">
        <w:tc>
          <w:tcPr>
            <w:tcW w:w="1704" w:type="dxa"/>
            <w:tcBorders>
              <w:top w:val="nil"/>
              <w:left w:val="nil"/>
              <w:bottom w:val="nil"/>
              <w:right w:val="nil"/>
            </w:tcBorders>
            <w:shd w:val="clear" w:color="auto" w:fill="auto"/>
          </w:tcPr>
          <w:p w14:paraId="796EFAFC"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9FA03E" w14:textId="1BDF86E5" w:rsidR="00575756" w:rsidRPr="00532322" w:rsidRDefault="0011385C" w:rsidP="00532322">
            <w:pPr>
              <w:spacing w:after="120"/>
              <w:ind w:left="248" w:hanging="248"/>
              <w:contextualSpacing/>
              <w:rPr>
                <w:rFonts w:asciiTheme="majorHAnsi" w:hAnsiTheme="majorHAnsi"/>
                <w:i/>
                <w:sz w:val="22"/>
              </w:rPr>
            </w:pPr>
            <w:r w:rsidRPr="00532322">
              <w:rPr>
                <w:rFonts w:asciiTheme="majorHAnsi" w:hAnsiTheme="majorHAnsi"/>
                <w:i/>
                <w:sz w:val="22"/>
              </w:rPr>
              <w:t>Convolvulus arvensis</w:t>
            </w:r>
          </w:p>
        </w:tc>
        <w:tc>
          <w:tcPr>
            <w:tcW w:w="5131" w:type="dxa"/>
            <w:tcBorders>
              <w:top w:val="nil"/>
              <w:left w:val="nil"/>
              <w:bottom w:val="nil"/>
              <w:right w:val="nil"/>
            </w:tcBorders>
            <w:shd w:val="clear" w:color="auto" w:fill="auto"/>
          </w:tcPr>
          <w:p w14:paraId="53D32664" w14:textId="6946CD7D" w:rsidR="00575756" w:rsidRPr="00532322" w:rsidRDefault="0011385C" w:rsidP="00532322">
            <w:pPr>
              <w:spacing w:after="120"/>
              <w:ind w:left="333" w:right="-18" w:hanging="333"/>
              <w:contextualSpacing/>
              <w:rPr>
                <w:rFonts w:asciiTheme="majorHAnsi" w:hAnsiTheme="majorHAnsi"/>
                <w:sz w:val="22"/>
              </w:rPr>
            </w:pPr>
            <w:r w:rsidRPr="00532322">
              <w:rPr>
                <w:rFonts w:asciiTheme="majorHAnsi" w:hAnsiTheme="majorHAnsi"/>
                <w:i/>
                <w:sz w:val="22"/>
              </w:rPr>
              <w:t>Convolvulus</w:t>
            </w:r>
            <w:r w:rsidRPr="00532322">
              <w:rPr>
                <w:rFonts w:asciiTheme="majorHAnsi" w:hAnsiTheme="majorHAnsi"/>
                <w:sz w:val="22"/>
              </w:rPr>
              <w:t xml:space="preserve"> sp.</w:t>
            </w:r>
          </w:p>
        </w:tc>
      </w:tr>
      <w:tr w:rsidR="0011385C" w:rsidRPr="00532322" w14:paraId="587BA81A" w14:textId="77777777" w:rsidTr="00F62D34">
        <w:tc>
          <w:tcPr>
            <w:tcW w:w="1704" w:type="dxa"/>
            <w:tcBorders>
              <w:top w:val="nil"/>
              <w:left w:val="nil"/>
              <w:bottom w:val="nil"/>
              <w:right w:val="nil"/>
            </w:tcBorders>
            <w:shd w:val="clear" w:color="auto" w:fill="auto"/>
          </w:tcPr>
          <w:p w14:paraId="75B20C71" w14:textId="77777777" w:rsidR="0011385C" w:rsidRPr="00532322" w:rsidRDefault="0011385C"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A943C0B" w14:textId="1AECE2B6" w:rsidR="0011385C" w:rsidRPr="00532322" w:rsidRDefault="0011385C"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Lupinus</w:t>
            </w:r>
            <w:proofErr w:type="spellEnd"/>
          </w:p>
        </w:tc>
        <w:tc>
          <w:tcPr>
            <w:tcW w:w="5131" w:type="dxa"/>
            <w:tcBorders>
              <w:top w:val="nil"/>
              <w:left w:val="nil"/>
              <w:bottom w:val="nil"/>
              <w:right w:val="nil"/>
            </w:tcBorders>
            <w:shd w:val="clear" w:color="auto" w:fill="auto"/>
          </w:tcPr>
          <w:p w14:paraId="33D0488A" w14:textId="0CC21DDD" w:rsidR="0011385C" w:rsidRPr="00532322" w:rsidRDefault="0011385C"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Lupinus</w:t>
            </w:r>
            <w:proofErr w:type="spellEnd"/>
            <w:r w:rsidRPr="00532322">
              <w:rPr>
                <w:rFonts w:asciiTheme="majorHAnsi" w:hAnsiTheme="majorHAnsi"/>
                <w:i/>
                <w:sz w:val="22"/>
              </w:rPr>
              <w:t xml:space="preserve"> bicolor</w:t>
            </w:r>
            <w:r w:rsidRPr="00532322">
              <w:rPr>
                <w:rFonts w:asciiTheme="majorHAnsi" w:hAnsiTheme="majorHAnsi"/>
                <w:sz w:val="22"/>
              </w:rPr>
              <w:t>,</w:t>
            </w:r>
            <w:r w:rsidRPr="00532322">
              <w:rPr>
                <w:rFonts w:asciiTheme="majorHAnsi" w:hAnsiTheme="majorHAnsi"/>
                <w:i/>
                <w:sz w:val="22"/>
              </w:rPr>
              <w:t xml:space="preserve"> </w:t>
            </w:r>
            <w:proofErr w:type="spellStart"/>
            <w:r w:rsidRPr="00532322">
              <w:rPr>
                <w:rFonts w:asciiTheme="majorHAnsi" w:hAnsiTheme="majorHAnsi"/>
                <w:i/>
                <w:sz w:val="22"/>
              </w:rPr>
              <w:t>Lupinus</w:t>
            </w:r>
            <w:proofErr w:type="spellEnd"/>
            <w:r w:rsidRPr="00532322">
              <w:rPr>
                <w:rFonts w:asciiTheme="majorHAnsi" w:hAnsiTheme="majorHAnsi"/>
                <w:i/>
                <w:sz w:val="22"/>
              </w:rPr>
              <w:t xml:space="preserve"> </w:t>
            </w:r>
            <w:proofErr w:type="spellStart"/>
            <w:r w:rsidRPr="00532322">
              <w:rPr>
                <w:rFonts w:asciiTheme="majorHAnsi" w:hAnsiTheme="majorHAnsi"/>
                <w:i/>
                <w:sz w:val="22"/>
              </w:rPr>
              <w:t>nanus</w:t>
            </w:r>
            <w:proofErr w:type="spellEnd"/>
          </w:p>
        </w:tc>
      </w:tr>
      <w:tr w:rsidR="00575756" w:rsidRPr="00532322" w14:paraId="702D6FEB" w14:textId="77777777" w:rsidTr="00F62D34">
        <w:tc>
          <w:tcPr>
            <w:tcW w:w="1704" w:type="dxa"/>
            <w:tcBorders>
              <w:top w:val="nil"/>
              <w:left w:val="nil"/>
              <w:bottom w:val="nil"/>
              <w:right w:val="nil"/>
            </w:tcBorders>
            <w:shd w:val="clear" w:color="auto" w:fill="auto"/>
          </w:tcPr>
          <w:p w14:paraId="52E5078B"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5F4ACB" w14:textId="594081D1"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Trifolium</w:t>
            </w:r>
            <w:proofErr w:type="spellEnd"/>
            <w:r w:rsidRPr="00532322">
              <w:rPr>
                <w:rFonts w:asciiTheme="majorHAnsi" w:hAnsiTheme="majorHAnsi"/>
                <w:i/>
                <w:sz w:val="22"/>
              </w:rPr>
              <w:t xml:space="preserve"> </w:t>
            </w:r>
            <w:proofErr w:type="spellStart"/>
            <w:r w:rsidR="0011385C" w:rsidRPr="00532322">
              <w:rPr>
                <w:rFonts w:asciiTheme="majorHAnsi" w:hAnsiTheme="majorHAnsi"/>
                <w:i/>
                <w:sz w:val="22"/>
              </w:rPr>
              <w:t>dubium</w:t>
            </w:r>
            <w:proofErr w:type="spellEnd"/>
          </w:p>
        </w:tc>
        <w:tc>
          <w:tcPr>
            <w:tcW w:w="5131" w:type="dxa"/>
            <w:tcBorders>
              <w:top w:val="nil"/>
              <w:left w:val="nil"/>
              <w:bottom w:val="nil"/>
              <w:right w:val="nil"/>
            </w:tcBorders>
            <w:shd w:val="clear" w:color="auto" w:fill="auto"/>
          </w:tcPr>
          <w:p w14:paraId="5DC52BC8" w14:textId="5C462D7E" w:rsidR="00575756" w:rsidRPr="00532322" w:rsidRDefault="0011385C"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Trifolium</w:t>
            </w:r>
            <w:proofErr w:type="spellEnd"/>
            <w:r w:rsidRPr="00532322">
              <w:rPr>
                <w:rFonts w:asciiTheme="majorHAnsi" w:hAnsiTheme="majorHAnsi"/>
                <w:sz w:val="22"/>
              </w:rPr>
              <w:t xml:space="preserve"> sp.</w:t>
            </w:r>
          </w:p>
        </w:tc>
      </w:tr>
      <w:tr w:rsidR="00575756" w:rsidRPr="00532322" w14:paraId="23FF33B3" w14:textId="77777777" w:rsidTr="00F62D34">
        <w:tc>
          <w:tcPr>
            <w:tcW w:w="1704" w:type="dxa"/>
            <w:tcBorders>
              <w:top w:val="nil"/>
              <w:left w:val="nil"/>
              <w:bottom w:val="nil"/>
              <w:right w:val="nil"/>
            </w:tcBorders>
            <w:shd w:val="clear" w:color="auto" w:fill="auto"/>
          </w:tcPr>
          <w:p w14:paraId="0D021EC0"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56261C6" w14:textId="424290AC"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Vicia</w:t>
            </w:r>
            <w:proofErr w:type="spellEnd"/>
            <w:r w:rsidRPr="00532322">
              <w:rPr>
                <w:rFonts w:asciiTheme="majorHAnsi" w:hAnsiTheme="majorHAnsi"/>
                <w:i/>
                <w:sz w:val="22"/>
              </w:rPr>
              <w:t xml:space="preserve"> </w:t>
            </w:r>
            <w:r w:rsidR="00DD7352" w:rsidRPr="00532322">
              <w:rPr>
                <w:rFonts w:asciiTheme="majorHAnsi" w:hAnsiTheme="majorHAnsi"/>
                <w:i/>
                <w:sz w:val="22"/>
              </w:rPr>
              <w:t>sativa</w:t>
            </w:r>
          </w:p>
        </w:tc>
        <w:tc>
          <w:tcPr>
            <w:tcW w:w="5131" w:type="dxa"/>
            <w:tcBorders>
              <w:top w:val="nil"/>
              <w:left w:val="nil"/>
              <w:bottom w:val="nil"/>
              <w:right w:val="nil"/>
            </w:tcBorders>
            <w:shd w:val="clear" w:color="auto" w:fill="auto"/>
          </w:tcPr>
          <w:p w14:paraId="4A4DC158" w14:textId="7E0FA229"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r>
      <w:tr w:rsidR="00575756" w:rsidRPr="00532322" w14:paraId="2C887FCC" w14:textId="77777777" w:rsidTr="00F62D34">
        <w:tc>
          <w:tcPr>
            <w:tcW w:w="1704" w:type="dxa"/>
            <w:tcBorders>
              <w:top w:val="nil"/>
              <w:left w:val="nil"/>
              <w:bottom w:val="nil"/>
              <w:right w:val="nil"/>
            </w:tcBorders>
            <w:shd w:val="clear" w:color="auto" w:fill="auto"/>
          </w:tcPr>
          <w:p w14:paraId="07E06C2A"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7A239D6" w14:textId="14AB422D"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Erodium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35919186" w14:textId="4FF25490" w:rsidR="00575756" w:rsidRPr="00532322" w:rsidRDefault="00DD7352"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Erodium </w:t>
            </w:r>
            <w:proofErr w:type="spellStart"/>
            <w:r w:rsidRPr="00532322">
              <w:rPr>
                <w:rFonts w:asciiTheme="majorHAnsi" w:hAnsiTheme="majorHAnsi"/>
                <w:i/>
                <w:sz w:val="22"/>
              </w:rPr>
              <w:t>botrys</w:t>
            </w:r>
            <w:proofErr w:type="spellEnd"/>
            <w:r w:rsidRPr="00532322">
              <w:rPr>
                <w:rFonts w:asciiTheme="majorHAnsi" w:hAnsiTheme="majorHAnsi"/>
                <w:sz w:val="22"/>
              </w:rPr>
              <w:t xml:space="preserve">, </w:t>
            </w:r>
            <w:r w:rsidRPr="00532322">
              <w:rPr>
                <w:rFonts w:asciiTheme="majorHAnsi" w:hAnsiTheme="majorHAnsi"/>
                <w:i/>
                <w:sz w:val="22"/>
              </w:rPr>
              <w:t xml:space="preserve">Erodium </w:t>
            </w:r>
            <w:proofErr w:type="spellStart"/>
            <w:r w:rsidRPr="00532322">
              <w:rPr>
                <w:rFonts w:asciiTheme="majorHAnsi" w:hAnsiTheme="majorHAnsi"/>
                <w:i/>
                <w:sz w:val="22"/>
              </w:rPr>
              <w:t>cicutarium</w:t>
            </w:r>
            <w:proofErr w:type="spellEnd"/>
            <w:r w:rsidR="00493FC0" w:rsidRPr="00532322">
              <w:rPr>
                <w:rFonts w:asciiTheme="majorHAnsi" w:hAnsiTheme="majorHAnsi"/>
                <w:i/>
                <w:sz w:val="22"/>
              </w:rPr>
              <w:t xml:space="preserve">, Erodium </w:t>
            </w:r>
            <w:proofErr w:type="spellStart"/>
            <w:r w:rsidR="00493FC0" w:rsidRPr="00532322">
              <w:rPr>
                <w:rFonts w:asciiTheme="majorHAnsi" w:hAnsiTheme="majorHAnsi"/>
                <w:i/>
                <w:sz w:val="22"/>
              </w:rPr>
              <w:t>moschatum</w:t>
            </w:r>
            <w:proofErr w:type="spellEnd"/>
          </w:p>
        </w:tc>
      </w:tr>
      <w:tr w:rsidR="00575756" w:rsidRPr="00532322" w14:paraId="0E0BAF1E" w14:textId="77777777" w:rsidTr="00F62D34">
        <w:tc>
          <w:tcPr>
            <w:tcW w:w="1704" w:type="dxa"/>
            <w:tcBorders>
              <w:top w:val="nil"/>
              <w:left w:val="nil"/>
              <w:bottom w:val="nil"/>
              <w:right w:val="nil"/>
            </w:tcBorders>
            <w:shd w:val="clear" w:color="auto" w:fill="auto"/>
          </w:tcPr>
          <w:p w14:paraId="3BFB0CC5"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925A9E0" w14:textId="4999EA7E"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Clarkia</w:t>
            </w:r>
            <w:r w:rsidRPr="00532322">
              <w:rPr>
                <w:rFonts w:asciiTheme="majorHAnsi" w:hAnsiTheme="majorHAnsi"/>
                <w:sz w:val="22"/>
              </w:rPr>
              <w:t xml:space="preserve"> </w:t>
            </w:r>
            <w:proofErr w:type="spellStart"/>
            <w:r w:rsidR="004D7654" w:rsidRPr="00532322">
              <w:rPr>
                <w:rFonts w:asciiTheme="majorHAnsi" w:hAnsiTheme="majorHAnsi"/>
                <w:i/>
                <w:sz w:val="22"/>
              </w:rPr>
              <w:t>purpurea</w:t>
            </w:r>
            <w:proofErr w:type="spellEnd"/>
          </w:p>
        </w:tc>
        <w:tc>
          <w:tcPr>
            <w:tcW w:w="5131" w:type="dxa"/>
            <w:tcBorders>
              <w:top w:val="nil"/>
              <w:left w:val="nil"/>
              <w:bottom w:val="nil"/>
              <w:right w:val="nil"/>
            </w:tcBorders>
            <w:shd w:val="clear" w:color="auto" w:fill="auto"/>
          </w:tcPr>
          <w:p w14:paraId="24F2B4B8" w14:textId="2C6BA7EF" w:rsidR="00575756" w:rsidRPr="00532322" w:rsidRDefault="00DD7352" w:rsidP="00532322">
            <w:pPr>
              <w:spacing w:after="120"/>
              <w:ind w:left="333" w:right="-18" w:hanging="333"/>
              <w:contextualSpacing/>
              <w:rPr>
                <w:rFonts w:asciiTheme="majorHAnsi" w:hAnsiTheme="majorHAnsi"/>
                <w:sz w:val="22"/>
              </w:rPr>
            </w:pPr>
            <w:r w:rsidRPr="00532322">
              <w:rPr>
                <w:rFonts w:asciiTheme="majorHAnsi" w:hAnsiTheme="majorHAnsi"/>
                <w:i/>
                <w:sz w:val="22"/>
              </w:rPr>
              <w:t>Clarkia</w:t>
            </w:r>
            <w:r w:rsidRPr="00532322">
              <w:rPr>
                <w:rFonts w:asciiTheme="majorHAnsi" w:hAnsiTheme="majorHAnsi"/>
                <w:sz w:val="22"/>
              </w:rPr>
              <w:t xml:space="preserve"> sp.</w:t>
            </w:r>
          </w:p>
        </w:tc>
      </w:tr>
      <w:tr w:rsidR="00493FC0" w:rsidRPr="00532322" w14:paraId="2EF72864" w14:textId="77777777" w:rsidTr="00F62D34">
        <w:tc>
          <w:tcPr>
            <w:tcW w:w="1704" w:type="dxa"/>
            <w:tcBorders>
              <w:top w:val="nil"/>
              <w:left w:val="nil"/>
              <w:bottom w:val="nil"/>
              <w:right w:val="nil"/>
            </w:tcBorders>
            <w:shd w:val="clear" w:color="auto" w:fill="auto"/>
          </w:tcPr>
          <w:p w14:paraId="295B86BC" w14:textId="77777777" w:rsidR="00493FC0" w:rsidRPr="00532322" w:rsidRDefault="00493FC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4C9963" w14:textId="5AD53FE5" w:rsidR="00493FC0" w:rsidRPr="00532322" w:rsidRDefault="00493FC0"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murinum</w:t>
            </w:r>
            <w:proofErr w:type="spellEnd"/>
          </w:p>
        </w:tc>
        <w:tc>
          <w:tcPr>
            <w:tcW w:w="5131" w:type="dxa"/>
            <w:tcBorders>
              <w:top w:val="nil"/>
              <w:left w:val="nil"/>
              <w:bottom w:val="nil"/>
              <w:right w:val="nil"/>
            </w:tcBorders>
            <w:shd w:val="clear" w:color="auto" w:fill="auto"/>
          </w:tcPr>
          <w:p w14:paraId="10A5428F" w14:textId="42011D8A" w:rsidR="00493FC0" w:rsidRPr="00532322" w:rsidRDefault="00493FC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Hordeum</w:t>
            </w:r>
            <w:proofErr w:type="spellEnd"/>
            <w:r w:rsidRPr="00532322">
              <w:rPr>
                <w:rFonts w:asciiTheme="majorHAnsi" w:hAnsiTheme="majorHAnsi"/>
                <w:i/>
                <w:sz w:val="22"/>
              </w:rPr>
              <w:t xml:space="preserve"> </w:t>
            </w:r>
            <w:proofErr w:type="spellStart"/>
            <w:r w:rsidRPr="00532322">
              <w:rPr>
                <w:rFonts w:asciiTheme="majorHAnsi" w:hAnsiTheme="majorHAnsi"/>
                <w:i/>
                <w:sz w:val="22"/>
              </w:rPr>
              <w:t>marinum</w:t>
            </w:r>
            <w:proofErr w:type="spellEnd"/>
          </w:p>
        </w:tc>
      </w:tr>
      <w:tr w:rsidR="00575756" w:rsidRPr="00532322" w14:paraId="1F37C7F7" w14:textId="77777777" w:rsidTr="00F62D34">
        <w:tc>
          <w:tcPr>
            <w:tcW w:w="1704" w:type="dxa"/>
            <w:tcBorders>
              <w:top w:val="nil"/>
              <w:left w:val="nil"/>
              <w:bottom w:val="nil"/>
              <w:right w:val="nil"/>
            </w:tcBorders>
            <w:shd w:val="clear" w:color="auto" w:fill="auto"/>
          </w:tcPr>
          <w:p w14:paraId="0CCFFED3"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26FA458" w14:textId="39FF0D4C"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Linanthus</w:t>
            </w:r>
            <w:proofErr w:type="spellEnd"/>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30008695" w14:textId="39163A51"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Linanthus</w:t>
            </w:r>
            <w:proofErr w:type="spellEnd"/>
            <w:r w:rsidRPr="00532322">
              <w:rPr>
                <w:rFonts w:asciiTheme="majorHAnsi" w:hAnsiTheme="majorHAnsi"/>
                <w:i/>
                <w:sz w:val="22"/>
              </w:rPr>
              <w:t xml:space="preserve"> bicolor</w:t>
            </w:r>
            <w:r w:rsidRPr="00532322">
              <w:rPr>
                <w:rFonts w:asciiTheme="majorHAnsi" w:hAnsiTheme="majorHAnsi"/>
                <w:sz w:val="22"/>
              </w:rPr>
              <w:t xml:space="preserve">, </w:t>
            </w:r>
            <w:proofErr w:type="spellStart"/>
            <w:r w:rsidRPr="00532322">
              <w:rPr>
                <w:rFonts w:asciiTheme="majorHAnsi" w:hAnsiTheme="majorHAnsi"/>
                <w:i/>
                <w:sz w:val="22"/>
              </w:rPr>
              <w:t>Linanthus</w:t>
            </w:r>
            <w:proofErr w:type="spellEnd"/>
            <w:r w:rsidRPr="00532322">
              <w:rPr>
                <w:rFonts w:asciiTheme="majorHAnsi" w:hAnsiTheme="majorHAnsi"/>
                <w:i/>
                <w:sz w:val="22"/>
              </w:rPr>
              <w:t xml:space="preserve"> </w:t>
            </w:r>
            <w:proofErr w:type="spellStart"/>
            <w:r w:rsidRPr="00532322">
              <w:rPr>
                <w:rFonts w:asciiTheme="majorHAnsi" w:hAnsiTheme="majorHAnsi"/>
                <w:i/>
                <w:sz w:val="22"/>
              </w:rPr>
              <w:t>parviflorus</w:t>
            </w:r>
            <w:proofErr w:type="spellEnd"/>
          </w:p>
        </w:tc>
      </w:tr>
      <w:tr w:rsidR="00575756" w:rsidRPr="00532322" w14:paraId="4A19AF5F" w14:textId="77777777" w:rsidTr="00493FC0">
        <w:tc>
          <w:tcPr>
            <w:tcW w:w="1704" w:type="dxa"/>
            <w:tcBorders>
              <w:top w:val="nil"/>
              <w:left w:val="nil"/>
              <w:bottom w:val="single" w:sz="4" w:space="0" w:color="auto"/>
              <w:right w:val="nil"/>
            </w:tcBorders>
            <w:shd w:val="clear" w:color="auto" w:fill="auto"/>
          </w:tcPr>
          <w:p w14:paraId="4184F194"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24349A3A" w14:textId="5669B9D5"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110D6649" w14:textId="24C7FBA3"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Galium</w:t>
            </w:r>
            <w:proofErr w:type="spellEnd"/>
            <w:r w:rsidRPr="00532322">
              <w:rPr>
                <w:rFonts w:asciiTheme="majorHAnsi" w:hAnsiTheme="majorHAnsi"/>
                <w:i/>
                <w:sz w:val="22"/>
              </w:rPr>
              <w:t xml:space="preserve"> aparine</w:t>
            </w:r>
            <w:r w:rsidRPr="00532322">
              <w:rPr>
                <w:rFonts w:asciiTheme="majorHAnsi" w:hAnsiTheme="majorHAnsi"/>
                <w:sz w:val="22"/>
              </w:rPr>
              <w:t xml:space="preserve">, </w:t>
            </w: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parisiense</w:t>
            </w:r>
            <w:proofErr w:type="spellEnd"/>
            <w:r w:rsidRPr="00532322">
              <w:rPr>
                <w:rFonts w:asciiTheme="majorHAnsi" w:hAnsiTheme="majorHAnsi"/>
                <w:sz w:val="22"/>
              </w:rPr>
              <w:t xml:space="preserve">, </w:t>
            </w:r>
            <w:proofErr w:type="spellStart"/>
            <w:r w:rsidRPr="00532322">
              <w:rPr>
                <w:rFonts w:asciiTheme="majorHAnsi" w:hAnsiTheme="majorHAnsi"/>
                <w:i/>
                <w:sz w:val="22"/>
              </w:rPr>
              <w:t>Galium</w:t>
            </w:r>
            <w:proofErr w:type="spellEnd"/>
            <w:r w:rsidRPr="00532322">
              <w:rPr>
                <w:rFonts w:asciiTheme="majorHAnsi" w:hAnsiTheme="majorHAnsi"/>
                <w:i/>
                <w:sz w:val="22"/>
              </w:rPr>
              <w:t xml:space="preserve"> </w:t>
            </w:r>
            <w:proofErr w:type="spellStart"/>
            <w:r w:rsidRPr="00532322">
              <w:rPr>
                <w:rFonts w:asciiTheme="majorHAnsi" w:hAnsiTheme="majorHAnsi"/>
                <w:i/>
                <w:sz w:val="22"/>
              </w:rPr>
              <w:t>porrigens</w:t>
            </w:r>
            <w:proofErr w:type="spellEnd"/>
          </w:p>
        </w:tc>
      </w:tr>
      <w:tr w:rsidR="00575756" w:rsidRPr="00532322" w14:paraId="245672E0" w14:textId="77777777" w:rsidTr="00F62D34">
        <w:tc>
          <w:tcPr>
            <w:tcW w:w="1704" w:type="dxa"/>
            <w:tcBorders>
              <w:left w:val="nil"/>
              <w:bottom w:val="nil"/>
              <w:right w:val="nil"/>
            </w:tcBorders>
            <w:shd w:val="clear" w:color="auto" w:fill="auto"/>
          </w:tcPr>
          <w:p w14:paraId="2A33DC5B" w14:textId="2381B18D"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smith.us</w:t>
            </w:r>
          </w:p>
        </w:tc>
        <w:tc>
          <w:tcPr>
            <w:tcW w:w="2615" w:type="dxa"/>
            <w:tcBorders>
              <w:left w:val="nil"/>
              <w:bottom w:val="nil"/>
              <w:right w:val="nil"/>
            </w:tcBorders>
            <w:shd w:val="clear" w:color="auto" w:fill="auto"/>
          </w:tcPr>
          <w:p w14:paraId="229954BE" w14:textId="50CDDE3C" w:rsidR="00575756" w:rsidRPr="00532322" w:rsidRDefault="00DD7352" w:rsidP="00532322">
            <w:pPr>
              <w:tabs>
                <w:tab w:val="right" w:pos="2389"/>
              </w:tabs>
              <w:spacing w:after="120"/>
              <w:ind w:left="248" w:hanging="248"/>
              <w:contextualSpacing/>
              <w:rPr>
                <w:rFonts w:asciiTheme="majorHAnsi" w:hAnsiTheme="majorHAnsi"/>
                <w:i/>
                <w:sz w:val="22"/>
              </w:rPr>
            </w:pPr>
            <w:r w:rsidRPr="00532322">
              <w:rPr>
                <w:rFonts w:asciiTheme="majorHAnsi" w:hAnsiTheme="majorHAnsi"/>
                <w:i/>
                <w:sz w:val="22"/>
              </w:rPr>
              <w:t xml:space="preserve">Brodiaea </w:t>
            </w:r>
            <w:proofErr w:type="spellStart"/>
            <w:r w:rsidRPr="00532322">
              <w:rPr>
                <w:rFonts w:asciiTheme="majorHAnsi" w:hAnsiTheme="majorHAnsi"/>
                <w:i/>
                <w:sz w:val="22"/>
              </w:rPr>
              <w:t>coronaria</w:t>
            </w:r>
            <w:proofErr w:type="spellEnd"/>
          </w:p>
        </w:tc>
        <w:tc>
          <w:tcPr>
            <w:tcW w:w="5131" w:type="dxa"/>
            <w:tcBorders>
              <w:left w:val="nil"/>
              <w:bottom w:val="nil"/>
              <w:right w:val="nil"/>
            </w:tcBorders>
            <w:shd w:val="clear" w:color="auto" w:fill="auto"/>
          </w:tcPr>
          <w:p w14:paraId="6F54D403" w14:textId="326A339D"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Triteleia</w:t>
            </w:r>
            <w:proofErr w:type="spellEnd"/>
            <w:r w:rsidRPr="00532322">
              <w:rPr>
                <w:rFonts w:asciiTheme="majorHAnsi" w:hAnsiTheme="majorHAnsi"/>
                <w:i/>
                <w:sz w:val="22"/>
              </w:rPr>
              <w:t xml:space="preserve"> grandiflora</w:t>
            </w:r>
          </w:p>
        </w:tc>
      </w:tr>
      <w:tr w:rsidR="00493FC0" w:rsidRPr="00532322" w14:paraId="15079F26" w14:textId="77777777" w:rsidTr="00493FC0">
        <w:tc>
          <w:tcPr>
            <w:tcW w:w="1704" w:type="dxa"/>
            <w:tcBorders>
              <w:top w:val="nil"/>
              <w:left w:val="nil"/>
              <w:bottom w:val="nil"/>
              <w:right w:val="nil"/>
            </w:tcBorders>
            <w:shd w:val="clear" w:color="auto" w:fill="auto"/>
          </w:tcPr>
          <w:p w14:paraId="50E4209C" w14:textId="77777777" w:rsidR="00493FC0" w:rsidRPr="00532322" w:rsidRDefault="00493FC0"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5AC3EC0B" w14:textId="2BA79B05" w:rsidR="00493FC0" w:rsidRPr="00532322" w:rsidRDefault="00493FC0"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Symphoricarpos</w:t>
            </w:r>
            <w:proofErr w:type="spellEnd"/>
            <w:r w:rsidRPr="00532322">
              <w:rPr>
                <w:rFonts w:asciiTheme="majorHAnsi" w:hAnsiTheme="majorHAnsi"/>
                <w:i/>
                <w:sz w:val="22"/>
              </w:rPr>
              <w:t xml:space="preserve"> </w:t>
            </w:r>
            <w:proofErr w:type="spellStart"/>
            <w:r w:rsidRPr="00532322">
              <w:rPr>
                <w:rFonts w:asciiTheme="majorHAnsi" w:hAnsiTheme="majorHAnsi"/>
                <w:i/>
                <w:sz w:val="22"/>
              </w:rPr>
              <w:t>albus</w:t>
            </w:r>
            <w:proofErr w:type="spellEnd"/>
          </w:p>
        </w:tc>
        <w:tc>
          <w:tcPr>
            <w:tcW w:w="5131" w:type="dxa"/>
            <w:tcBorders>
              <w:top w:val="nil"/>
              <w:left w:val="nil"/>
              <w:bottom w:val="nil"/>
              <w:right w:val="nil"/>
            </w:tcBorders>
            <w:shd w:val="clear" w:color="auto" w:fill="auto"/>
          </w:tcPr>
          <w:p w14:paraId="29434700" w14:textId="57F2D3AD" w:rsidR="00493FC0" w:rsidRPr="00532322" w:rsidRDefault="00493FC0"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Symphoricarpos</w:t>
            </w:r>
            <w:proofErr w:type="spellEnd"/>
            <w:r w:rsidRPr="00532322">
              <w:rPr>
                <w:rFonts w:asciiTheme="majorHAnsi" w:hAnsiTheme="majorHAnsi"/>
                <w:i/>
                <w:sz w:val="22"/>
              </w:rPr>
              <w:t xml:space="preserve"> </w:t>
            </w:r>
            <w:proofErr w:type="spellStart"/>
            <w:r w:rsidRPr="00532322">
              <w:rPr>
                <w:rFonts w:asciiTheme="majorHAnsi" w:hAnsiTheme="majorHAnsi"/>
                <w:i/>
                <w:sz w:val="22"/>
              </w:rPr>
              <w:t>albus</w:t>
            </w:r>
            <w:proofErr w:type="spellEnd"/>
            <w:r w:rsidRPr="00532322">
              <w:rPr>
                <w:rFonts w:asciiTheme="majorHAnsi" w:hAnsiTheme="majorHAnsi"/>
                <w:sz w:val="22"/>
              </w:rPr>
              <w:t xml:space="preserve"> var. </w:t>
            </w:r>
            <w:proofErr w:type="spellStart"/>
            <w:r w:rsidRPr="00532322">
              <w:rPr>
                <w:rFonts w:asciiTheme="majorHAnsi" w:hAnsiTheme="majorHAnsi"/>
                <w:i/>
                <w:sz w:val="22"/>
              </w:rPr>
              <w:t>laevigatus</w:t>
            </w:r>
            <w:proofErr w:type="spellEnd"/>
          </w:p>
        </w:tc>
      </w:tr>
      <w:tr w:rsidR="00DD7352" w:rsidRPr="00532322" w14:paraId="06DE870D" w14:textId="77777777" w:rsidTr="00F62D34">
        <w:tc>
          <w:tcPr>
            <w:tcW w:w="1704" w:type="dxa"/>
            <w:tcBorders>
              <w:top w:val="nil"/>
              <w:left w:val="nil"/>
              <w:bottom w:val="nil"/>
              <w:right w:val="nil"/>
            </w:tcBorders>
            <w:shd w:val="clear" w:color="auto" w:fill="auto"/>
          </w:tcPr>
          <w:p w14:paraId="59B67B46" w14:textId="77777777" w:rsidR="00DD7352" w:rsidRPr="00532322" w:rsidRDefault="00DD73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48A4225E" w14:textId="2F4AD4D8" w:rsidR="00DD7352"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Taraxacum</w:t>
            </w:r>
            <w:proofErr w:type="spellEnd"/>
            <w:r w:rsidRPr="00532322">
              <w:rPr>
                <w:rFonts w:asciiTheme="majorHAnsi" w:hAnsiTheme="majorHAnsi"/>
                <w:i/>
                <w:sz w:val="22"/>
              </w:rPr>
              <w:t xml:space="preserve"> </w:t>
            </w:r>
            <w:proofErr w:type="spellStart"/>
            <w:r w:rsidRPr="00532322">
              <w:rPr>
                <w:rFonts w:asciiTheme="majorHAnsi" w:hAnsiTheme="majorHAnsi"/>
                <w:i/>
                <w:sz w:val="22"/>
              </w:rPr>
              <w:t>campylodes</w:t>
            </w:r>
            <w:proofErr w:type="spellEnd"/>
          </w:p>
        </w:tc>
        <w:tc>
          <w:tcPr>
            <w:tcW w:w="5131" w:type="dxa"/>
            <w:tcBorders>
              <w:top w:val="nil"/>
              <w:left w:val="nil"/>
              <w:bottom w:val="nil"/>
              <w:right w:val="nil"/>
            </w:tcBorders>
            <w:shd w:val="clear" w:color="auto" w:fill="auto"/>
          </w:tcPr>
          <w:p w14:paraId="5BC7463D" w14:textId="64D42EE5" w:rsidR="00DD7352"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Crepis</w:t>
            </w:r>
            <w:proofErr w:type="spellEnd"/>
            <w:r w:rsidRPr="00532322">
              <w:rPr>
                <w:rFonts w:asciiTheme="majorHAnsi" w:hAnsiTheme="majorHAnsi"/>
                <w:i/>
                <w:sz w:val="22"/>
              </w:rPr>
              <w:t xml:space="preserve"> </w:t>
            </w:r>
            <w:proofErr w:type="spellStart"/>
            <w:r w:rsidRPr="00532322">
              <w:rPr>
                <w:rFonts w:asciiTheme="majorHAnsi" w:hAnsiTheme="majorHAnsi"/>
                <w:i/>
                <w:sz w:val="22"/>
              </w:rPr>
              <w:t>capillaris</w:t>
            </w:r>
            <w:proofErr w:type="spellEnd"/>
          </w:p>
        </w:tc>
      </w:tr>
      <w:tr w:rsidR="00575756" w:rsidRPr="00532322" w14:paraId="2788D008" w14:textId="77777777" w:rsidTr="000D291D">
        <w:tc>
          <w:tcPr>
            <w:tcW w:w="1704" w:type="dxa"/>
            <w:tcBorders>
              <w:left w:val="nil"/>
              <w:bottom w:val="single" w:sz="4" w:space="0" w:color="auto"/>
              <w:right w:val="nil"/>
            </w:tcBorders>
            <w:shd w:val="clear" w:color="auto" w:fill="auto"/>
          </w:tcPr>
          <w:p w14:paraId="59605575" w14:textId="46A186A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spin.us</w:t>
            </w:r>
          </w:p>
        </w:tc>
        <w:tc>
          <w:tcPr>
            <w:tcW w:w="2615" w:type="dxa"/>
            <w:tcBorders>
              <w:left w:val="nil"/>
              <w:bottom w:val="single" w:sz="4" w:space="0" w:color="auto"/>
              <w:right w:val="nil"/>
            </w:tcBorders>
            <w:shd w:val="clear" w:color="auto" w:fill="auto"/>
          </w:tcPr>
          <w:p w14:paraId="5FBB413E" w14:textId="43DF223B" w:rsidR="00575756" w:rsidRPr="00532322" w:rsidRDefault="00422F35"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Carex</w:t>
            </w:r>
            <w:proofErr w:type="spellEnd"/>
            <w:r w:rsidRPr="00532322">
              <w:rPr>
                <w:rFonts w:asciiTheme="majorHAnsi" w:hAnsiTheme="majorHAnsi"/>
                <w:sz w:val="22"/>
              </w:rPr>
              <w:t xml:space="preserve"> sp.</w:t>
            </w:r>
          </w:p>
        </w:tc>
        <w:tc>
          <w:tcPr>
            <w:tcW w:w="5131" w:type="dxa"/>
            <w:tcBorders>
              <w:left w:val="nil"/>
              <w:bottom w:val="single" w:sz="4" w:space="0" w:color="auto"/>
              <w:right w:val="nil"/>
            </w:tcBorders>
            <w:shd w:val="clear" w:color="auto" w:fill="auto"/>
          </w:tcPr>
          <w:p w14:paraId="2DC2DC43" w14:textId="2A7053CE" w:rsidR="00575756" w:rsidRPr="00532322" w:rsidRDefault="00422F35" w:rsidP="00532322">
            <w:pPr>
              <w:spacing w:after="120"/>
              <w:ind w:left="333" w:right="-18" w:hanging="333"/>
              <w:contextualSpacing/>
              <w:rPr>
                <w:rFonts w:asciiTheme="majorHAnsi" w:hAnsiTheme="majorHAnsi"/>
                <w:sz w:val="22"/>
              </w:rPr>
            </w:pPr>
            <w:r w:rsidRPr="00532322">
              <w:rPr>
                <w:rFonts w:asciiTheme="majorHAnsi" w:hAnsiTheme="majorHAnsi"/>
                <w:sz w:val="22"/>
              </w:rPr>
              <w:t xml:space="preserve">Unknown </w:t>
            </w:r>
            <w:proofErr w:type="spellStart"/>
            <w:r w:rsidRPr="00532322">
              <w:rPr>
                <w:rFonts w:asciiTheme="majorHAnsi" w:hAnsiTheme="majorHAnsi"/>
                <w:sz w:val="22"/>
              </w:rPr>
              <w:t>Cyperaceae</w:t>
            </w:r>
            <w:proofErr w:type="spellEnd"/>
          </w:p>
        </w:tc>
      </w:tr>
      <w:tr w:rsidR="00575756" w:rsidRPr="00532322" w14:paraId="4249B230" w14:textId="77777777" w:rsidTr="00F62D34">
        <w:tc>
          <w:tcPr>
            <w:tcW w:w="1704" w:type="dxa"/>
            <w:tcBorders>
              <w:left w:val="nil"/>
              <w:bottom w:val="nil"/>
              <w:right w:val="nil"/>
            </w:tcBorders>
            <w:shd w:val="clear" w:color="auto" w:fill="auto"/>
          </w:tcPr>
          <w:p w14:paraId="0B113C6F" w14:textId="59308F45"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summ.za</w:t>
            </w:r>
          </w:p>
        </w:tc>
        <w:tc>
          <w:tcPr>
            <w:tcW w:w="2615" w:type="dxa"/>
            <w:tcBorders>
              <w:left w:val="nil"/>
              <w:bottom w:val="nil"/>
              <w:right w:val="nil"/>
            </w:tcBorders>
            <w:shd w:val="clear" w:color="auto" w:fill="auto"/>
          </w:tcPr>
          <w:p w14:paraId="2F481956" w14:textId="36F52BEC" w:rsidR="00575756" w:rsidRPr="00532322" w:rsidRDefault="00575756"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Sebaea</w:t>
            </w:r>
            <w:proofErr w:type="spellEnd"/>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7C00B5C1" w14:textId="7F5305E3"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Sebaea</w:t>
            </w:r>
            <w:proofErr w:type="spellEnd"/>
            <w:r w:rsidRPr="00532322">
              <w:rPr>
                <w:rFonts w:asciiTheme="majorHAnsi" w:hAnsiTheme="majorHAnsi"/>
                <w:i/>
                <w:sz w:val="22"/>
              </w:rPr>
              <w:t xml:space="preserve"> </w:t>
            </w:r>
            <w:proofErr w:type="spellStart"/>
            <w:r w:rsidRPr="00532322">
              <w:rPr>
                <w:rFonts w:asciiTheme="majorHAnsi" w:hAnsiTheme="majorHAnsi"/>
                <w:i/>
                <w:sz w:val="22"/>
              </w:rPr>
              <w:t>grandis</w:t>
            </w:r>
            <w:proofErr w:type="spellEnd"/>
          </w:p>
        </w:tc>
      </w:tr>
      <w:tr w:rsidR="00422F35" w:rsidRPr="00532322" w14:paraId="7681F282" w14:textId="77777777" w:rsidTr="000D291D">
        <w:tc>
          <w:tcPr>
            <w:tcW w:w="1704" w:type="dxa"/>
            <w:tcBorders>
              <w:top w:val="nil"/>
              <w:left w:val="nil"/>
              <w:bottom w:val="single" w:sz="4" w:space="0" w:color="auto"/>
              <w:right w:val="nil"/>
            </w:tcBorders>
            <w:shd w:val="clear" w:color="auto" w:fill="auto"/>
          </w:tcPr>
          <w:p w14:paraId="6C0DC113" w14:textId="77777777" w:rsidR="00422F35" w:rsidRPr="00532322" w:rsidRDefault="00422F35"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66B4D9B4" w14:textId="72416547" w:rsidR="00422F35" w:rsidRPr="00532322" w:rsidRDefault="00422F35"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Eulophia</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single" w:sz="4" w:space="0" w:color="auto"/>
              <w:right w:val="nil"/>
            </w:tcBorders>
            <w:shd w:val="clear" w:color="auto" w:fill="auto"/>
          </w:tcPr>
          <w:p w14:paraId="4310CC7F" w14:textId="51D73EF7" w:rsidR="00422F35" w:rsidRPr="00532322" w:rsidRDefault="00422F3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Eulophia</w:t>
            </w:r>
            <w:proofErr w:type="spellEnd"/>
            <w:r w:rsidRPr="00532322">
              <w:rPr>
                <w:rFonts w:asciiTheme="majorHAnsi" w:hAnsiTheme="majorHAnsi"/>
                <w:i/>
                <w:sz w:val="22"/>
              </w:rPr>
              <w:t xml:space="preserve"> </w:t>
            </w:r>
            <w:proofErr w:type="spellStart"/>
            <w:r w:rsidRPr="00532322">
              <w:rPr>
                <w:rFonts w:asciiTheme="majorHAnsi" w:hAnsiTheme="majorHAnsi"/>
                <w:i/>
                <w:sz w:val="22"/>
              </w:rPr>
              <w:t>tenella</w:t>
            </w:r>
            <w:proofErr w:type="spellEnd"/>
          </w:p>
        </w:tc>
      </w:tr>
      <w:tr w:rsidR="00575756" w:rsidRPr="00532322" w14:paraId="200E3E8A" w14:textId="77777777" w:rsidTr="000D291D">
        <w:tc>
          <w:tcPr>
            <w:tcW w:w="1704" w:type="dxa"/>
            <w:tcBorders>
              <w:top w:val="single" w:sz="4" w:space="0" w:color="auto"/>
              <w:left w:val="nil"/>
              <w:bottom w:val="nil"/>
              <w:right w:val="nil"/>
            </w:tcBorders>
            <w:shd w:val="clear" w:color="auto" w:fill="auto"/>
          </w:tcPr>
          <w:p w14:paraId="3300E62C" w14:textId="5D81F8C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temple.us</w:t>
            </w:r>
          </w:p>
        </w:tc>
        <w:tc>
          <w:tcPr>
            <w:tcW w:w="2615" w:type="dxa"/>
            <w:tcBorders>
              <w:top w:val="single" w:sz="4" w:space="0" w:color="auto"/>
              <w:left w:val="nil"/>
              <w:bottom w:val="nil"/>
              <w:right w:val="nil"/>
            </w:tcBorders>
            <w:shd w:val="clear" w:color="auto" w:fill="auto"/>
          </w:tcPr>
          <w:p w14:paraId="448AF63C" w14:textId="429C8433" w:rsidR="00575756" w:rsidRPr="00532322" w:rsidRDefault="00575756"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Polytaenia</w:t>
            </w:r>
            <w:proofErr w:type="spellEnd"/>
            <w:r w:rsidRPr="00532322">
              <w:rPr>
                <w:rFonts w:asciiTheme="majorHAnsi" w:hAnsiTheme="majorHAnsi"/>
                <w:i/>
                <w:sz w:val="22"/>
              </w:rPr>
              <w:t xml:space="preserve"> </w:t>
            </w:r>
            <w:proofErr w:type="spellStart"/>
            <w:r w:rsidRPr="00532322">
              <w:rPr>
                <w:rFonts w:asciiTheme="majorHAnsi" w:hAnsiTheme="majorHAnsi"/>
                <w:i/>
                <w:sz w:val="22"/>
              </w:rPr>
              <w:t>nuttallii</w:t>
            </w:r>
            <w:proofErr w:type="spellEnd"/>
          </w:p>
        </w:tc>
        <w:tc>
          <w:tcPr>
            <w:tcW w:w="5131" w:type="dxa"/>
            <w:tcBorders>
              <w:top w:val="single" w:sz="4" w:space="0" w:color="auto"/>
              <w:left w:val="nil"/>
              <w:bottom w:val="nil"/>
              <w:right w:val="nil"/>
            </w:tcBorders>
            <w:shd w:val="clear" w:color="auto" w:fill="auto"/>
          </w:tcPr>
          <w:p w14:paraId="221523E1" w14:textId="2F15C050" w:rsidR="00575756" w:rsidRPr="00532322" w:rsidRDefault="00DD7352"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Polytaenia</w:t>
            </w:r>
            <w:proofErr w:type="spellEnd"/>
            <w:r w:rsidRPr="00532322">
              <w:rPr>
                <w:rFonts w:asciiTheme="majorHAnsi" w:hAnsiTheme="majorHAnsi"/>
                <w:i/>
                <w:sz w:val="22"/>
              </w:rPr>
              <w:t xml:space="preserve"> </w:t>
            </w:r>
            <w:proofErr w:type="spellStart"/>
            <w:r w:rsidRPr="00532322">
              <w:rPr>
                <w:rFonts w:asciiTheme="majorHAnsi" w:hAnsiTheme="majorHAnsi"/>
                <w:i/>
                <w:sz w:val="22"/>
              </w:rPr>
              <w:t>texana</w:t>
            </w:r>
            <w:proofErr w:type="spellEnd"/>
          </w:p>
        </w:tc>
      </w:tr>
      <w:tr w:rsidR="00DD7352" w:rsidRPr="00532322" w14:paraId="1F222566" w14:textId="77777777" w:rsidTr="00F62D34">
        <w:tc>
          <w:tcPr>
            <w:tcW w:w="1704" w:type="dxa"/>
            <w:tcBorders>
              <w:top w:val="nil"/>
              <w:left w:val="nil"/>
              <w:bottom w:val="nil"/>
              <w:right w:val="nil"/>
            </w:tcBorders>
            <w:shd w:val="clear" w:color="auto" w:fill="auto"/>
          </w:tcPr>
          <w:p w14:paraId="128E284A" w14:textId="77777777" w:rsidR="00DD7352" w:rsidRPr="00532322" w:rsidRDefault="00DD7352"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2AC5E7F" w14:textId="7C01783E" w:rsidR="00DD7352"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Torilis</w:t>
            </w:r>
            <w:proofErr w:type="spellEnd"/>
            <w:r w:rsidRPr="00532322">
              <w:rPr>
                <w:rFonts w:asciiTheme="majorHAnsi" w:hAnsiTheme="majorHAnsi"/>
                <w:i/>
                <w:sz w:val="22"/>
              </w:rPr>
              <w:t xml:space="preserve"> arvensis</w:t>
            </w:r>
          </w:p>
        </w:tc>
        <w:tc>
          <w:tcPr>
            <w:tcW w:w="5131" w:type="dxa"/>
            <w:tcBorders>
              <w:top w:val="nil"/>
              <w:left w:val="nil"/>
              <w:bottom w:val="nil"/>
              <w:right w:val="nil"/>
            </w:tcBorders>
            <w:shd w:val="clear" w:color="auto" w:fill="auto"/>
          </w:tcPr>
          <w:p w14:paraId="59B21024" w14:textId="5F6ED995" w:rsidR="00DD7352"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Torilis</w:t>
            </w:r>
            <w:proofErr w:type="spellEnd"/>
            <w:r w:rsidRPr="00532322">
              <w:rPr>
                <w:rFonts w:asciiTheme="majorHAnsi" w:hAnsiTheme="majorHAnsi"/>
                <w:sz w:val="22"/>
              </w:rPr>
              <w:t xml:space="preserve"> sp.</w:t>
            </w:r>
          </w:p>
        </w:tc>
      </w:tr>
      <w:tr w:rsidR="00575756" w:rsidRPr="00532322" w14:paraId="2ADF9C71" w14:textId="77777777" w:rsidTr="00F62D34">
        <w:tc>
          <w:tcPr>
            <w:tcW w:w="1704" w:type="dxa"/>
            <w:tcBorders>
              <w:top w:val="nil"/>
              <w:left w:val="nil"/>
              <w:bottom w:val="nil"/>
              <w:right w:val="nil"/>
            </w:tcBorders>
            <w:shd w:val="clear" w:color="auto" w:fill="auto"/>
          </w:tcPr>
          <w:p w14:paraId="26BCB2C8"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0236CD6" w14:textId="47523A7C" w:rsidR="00575756" w:rsidRPr="00532322" w:rsidRDefault="00DD7352"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Lactuca</w:t>
            </w:r>
            <w:proofErr w:type="spellEnd"/>
            <w:r w:rsidRPr="00532322">
              <w:rPr>
                <w:rFonts w:asciiTheme="majorHAnsi" w:hAnsiTheme="majorHAnsi"/>
                <w:i/>
                <w:sz w:val="22"/>
              </w:rPr>
              <w:t xml:space="preserve"> </w:t>
            </w:r>
            <w:proofErr w:type="spellStart"/>
            <w:r w:rsidRPr="00532322">
              <w:rPr>
                <w:rFonts w:asciiTheme="majorHAnsi" w:hAnsiTheme="majorHAnsi"/>
                <w:i/>
                <w:sz w:val="22"/>
              </w:rPr>
              <w:t>serriola</w:t>
            </w:r>
            <w:proofErr w:type="spellEnd"/>
          </w:p>
        </w:tc>
        <w:tc>
          <w:tcPr>
            <w:tcW w:w="5131" w:type="dxa"/>
            <w:tcBorders>
              <w:top w:val="nil"/>
              <w:left w:val="nil"/>
              <w:bottom w:val="nil"/>
              <w:right w:val="nil"/>
            </w:tcBorders>
            <w:shd w:val="clear" w:color="auto" w:fill="auto"/>
          </w:tcPr>
          <w:p w14:paraId="5A1320D6" w14:textId="5AAF4E1B"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Lactuca</w:t>
            </w:r>
            <w:proofErr w:type="spellEnd"/>
            <w:r w:rsidRPr="00532322">
              <w:rPr>
                <w:rFonts w:asciiTheme="majorHAnsi" w:hAnsiTheme="majorHAnsi"/>
                <w:sz w:val="22"/>
              </w:rPr>
              <w:t xml:space="preserve"> sp.</w:t>
            </w:r>
          </w:p>
        </w:tc>
      </w:tr>
      <w:tr w:rsidR="00417F1A" w:rsidRPr="00532322" w14:paraId="56980A53" w14:textId="77777777" w:rsidTr="00F62D34">
        <w:tc>
          <w:tcPr>
            <w:tcW w:w="1704" w:type="dxa"/>
            <w:tcBorders>
              <w:top w:val="nil"/>
              <w:left w:val="nil"/>
              <w:right w:val="nil"/>
            </w:tcBorders>
            <w:shd w:val="clear" w:color="auto" w:fill="auto"/>
          </w:tcPr>
          <w:p w14:paraId="7F8AECC8" w14:textId="77777777" w:rsidR="00417F1A" w:rsidRPr="00532322" w:rsidRDefault="00417F1A"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0FAABC81" w14:textId="33F37935" w:rsidR="00417F1A" w:rsidRPr="00532322" w:rsidRDefault="00417F1A"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Agalinis</w:t>
            </w:r>
            <w:proofErr w:type="spellEnd"/>
            <w:r w:rsidRPr="00532322">
              <w:rPr>
                <w:rFonts w:asciiTheme="majorHAnsi" w:hAnsiTheme="majorHAnsi"/>
                <w:i/>
                <w:sz w:val="22"/>
              </w:rPr>
              <w:t xml:space="preserve"> fasciculata</w:t>
            </w:r>
          </w:p>
        </w:tc>
        <w:tc>
          <w:tcPr>
            <w:tcW w:w="5131" w:type="dxa"/>
            <w:tcBorders>
              <w:top w:val="nil"/>
              <w:left w:val="nil"/>
              <w:right w:val="nil"/>
            </w:tcBorders>
            <w:shd w:val="clear" w:color="auto" w:fill="auto"/>
          </w:tcPr>
          <w:p w14:paraId="240E607B" w14:textId="550C1AC2" w:rsidR="00417F1A" w:rsidRPr="00532322" w:rsidRDefault="00417F1A"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Agalinis</w:t>
            </w:r>
            <w:proofErr w:type="spellEnd"/>
            <w:r w:rsidRPr="00532322">
              <w:rPr>
                <w:rFonts w:asciiTheme="majorHAnsi" w:hAnsiTheme="majorHAnsi"/>
                <w:sz w:val="22"/>
              </w:rPr>
              <w:t xml:space="preserve"> sp.</w:t>
            </w:r>
          </w:p>
        </w:tc>
      </w:tr>
      <w:tr w:rsidR="00575756" w:rsidRPr="00532322" w14:paraId="2A8BFA11" w14:textId="77777777" w:rsidTr="00F62D34">
        <w:tc>
          <w:tcPr>
            <w:tcW w:w="1704" w:type="dxa"/>
            <w:tcBorders>
              <w:left w:val="nil"/>
              <w:bottom w:val="single" w:sz="4" w:space="0" w:color="auto"/>
              <w:right w:val="nil"/>
            </w:tcBorders>
            <w:shd w:val="clear" w:color="auto" w:fill="auto"/>
          </w:tcPr>
          <w:p w14:paraId="5E148DC3" w14:textId="57051ACB"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trel.us</w:t>
            </w:r>
          </w:p>
        </w:tc>
        <w:tc>
          <w:tcPr>
            <w:tcW w:w="2615" w:type="dxa"/>
            <w:tcBorders>
              <w:left w:val="nil"/>
              <w:bottom w:val="single" w:sz="4" w:space="0" w:color="auto"/>
              <w:right w:val="nil"/>
            </w:tcBorders>
            <w:shd w:val="clear" w:color="auto" w:fill="auto"/>
          </w:tcPr>
          <w:p w14:paraId="558F5F29" w14:textId="74E24383"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Bromus</w:t>
            </w:r>
            <w:proofErr w:type="spellEnd"/>
            <w:r w:rsidRPr="00532322">
              <w:rPr>
                <w:rFonts w:asciiTheme="majorHAnsi" w:hAnsiTheme="majorHAnsi"/>
                <w:i/>
                <w:sz w:val="22"/>
              </w:rPr>
              <w:t xml:space="preserve"> </w:t>
            </w:r>
            <w:proofErr w:type="spellStart"/>
            <w:r w:rsidR="00DD7352" w:rsidRPr="00532322">
              <w:rPr>
                <w:rFonts w:asciiTheme="majorHAnsi" w:hAnsiTheme="majorHAnsi"/>
                <w:i/>
                <w:sz w:val="22"/>
              </w:rPr>
              <w:t>inermis</w:t>
            </w:r>
            <w:proofErr w:type="spellEnd"/>
          </w:p>
        </w:tc>
        <w:tc>
          <w:tcPr>
            <w:tcW w:w="5131" w:type="dxa"/>
            <w:tcBorders>
              <w:left w:val="nil"/>
              <w:bottom w:val="single" w:sz="4" w:space="0" w:color="auto"/>
              <w:right w:val="nil"/>
            </w:tcBorders>
            <w:shd w:val="clear" w:color="auto" w:fill="auto"/>
          </w:tcPr>
          <w:p w14:paraId="78428241" w14:textId="2744E3AA" w:rsidR="00575756" w:rsidRPr="00532322" w:rsidRDefault="00DD7352"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Bromus</w:t>
            </w:r>
            <w:proofErr w:type="spellEnd"/>
            <w:r w:rsidRPr="00532322">
              <w:rPr>
                <w:rFonts w:asciiTheme="majorHAnsi" w:hAnsiTheme="majorHAnsi"/>
                <w:sz w:val="22"/>
              </w:rPr>
              <w:t xml:space="preserve"> sp.</w:t>
            </w:r>
          </w:p>
        </w:tc>
      </w:tr>
      <w:tr w:rsidR="00575756" w:rsidRPr="00532322" w14:paraId="3678ECD7" w14:textId="77777777" w:rsidTr="00F62D34">
        <w:tc>
          <w:tcPr>
            <w:tcW w:w="1704" w:type="dxa"/>
            <w:tcBorders>
              <w:left w:val="nil"/>
              <w:bottom w:val="nil"/>
              <w:right w:val="nil"/>
            </w:tcBorders>
            <w:shd w:val="clear" w:color="auto" w:fill="auto"/>
          </w:tcPr>
          <w:p w14:paraId="7B883D3C" w14:textId="5822CFE4"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ukul.za</w:t>
            </w:r>
          </w:p>
        </w:tc>
        <w:tc>
          <w:tcPr>
            <w:tcW w:w="2615" w:type="dxa"/>
            <w:tcBorders>
              <w:left w:val="nil"/>
              <w:bottom w:val="nil"/>
              <w:right w:val="nil"/>
            </w:tcBorders>
            <w:shd w:val="clear" w:color="auto" w:fill="auto"/>
          </w:tcPr>
          <w:p w14:paraId="34A21458" w14:textId="20EA9521" w:rsidR="00575756" w:rsidRPr="00532322" w:rsidRDefault="00E21AB5" w:rsidP="00532322">
            <w:pPr>
              <w:tabs>
                <w:tab w:val="right" w:pos="2389"/>
              </w:tabs>
              <w:spacing w:after="120"/>
              <w:ind w:left="248" w:hanging="248"/>
              <w:contextualSpacing/>
              <w:rPr>
                <w:rFonts w:asciiTheme="majorHAnsi" w:hAnsiTheme="majorHAnsi"/>
                <w:i/>
                <w:sz w:val="22"/>
              </w:rPr>
            </w:pPr>
            <w:proofErr w:type="spellStart"/>
            <w:r w:rsidRPr="00532322">
              <w:rPr>
                <w:rFonts w:asciiTheme="majorHAnsi" w:hAnsiTheme="majorHAnsi"/>
                <w:i/>
                <w:sz w:val="22"/>
              </w:rPr>
              <w:t>Pachycarpus</w:t>
            </w:r>
            <w:proofErr w:type="spellEnd"/>
            <w:r w:rsidRPr="00532322">
              <w:rPr>
                <w:rFonts w:asciiTheme="majorHAnsi" w:hAnsiTheme="majorHAnsi"/>
                <w:i/>
                <w:sz w:val="22"/>
              </w:rPr>
              <w:t xml:space="preserve"> </w:t>
            </w:r>
            <w:r w:rsidR="008478D9" w:rsidRPr="00532322">
              <w:rPr>
                <w:rFonts w:asciiTheme="majorHAnsi" w:hAnsiTheme="majorHAnsi"/>
                <w:sz w:val="22"/>
              </w:rPr>
              <w:t>sp.</w:t>
            </w:r>
          </w:p>
        </w:tc>
        <w:tc>
          <w:tcPr>
            <w:tcW w:w="5131" w:type="dxa"/>
            <w:tcBorders>
              <w:left w:val="nil"/>
              <w:bottom w:val="nil"/>
              <w:right w:val="nil"/>
            </w:tcBorders>
            <w:shd w:val="clear" w:color="auto" w:fill="auto"/>
          </w:tcPr>
          <w:p w14:paraId="48F33D06" w14:textId="7CFFA298" w:rsidR="00575756" w:rsidRPr="00532322" w:rsidRDefault="00E21AB5" w:rsidP="00532322">
            <w:pPr>
              <w:spacing w:after="120"/>
              <w:ind w:left="333" w:right="-18" w:hanging="333"/>
              <w:contextualSpacing/>
              <w:rPr>
                <w:rFonts w:asciiTheme="majorHAnsi" w:hAnsiTheme="majorHAnsi"/>
                <w:sz w:val="22"/>
              </w:rPr>
            </w:pPr>
            <w:proofErr w:type="spellStart"/>
            <w:r w:rsidRPr="00532322">
              <w:rPr>
                <w:rFonts w:asciiTheme="majorHAnsi" w:hAnsiTheme="majorHAnsi"/>
                <w:i/>
                <w:sz w:val="22"/>
              </w:rPr>
              <w:t>Pachycarpus</w:t>
            </w:r>
            <w:proofErr w:type="spellEnd"/>
            <w:r w:rsidRPr="00532322">
              <w:rPr>
                <w:rFonts w:asciiTheme="majorHAnsi" w:hAnsiTheme="majorHAnsi"/>
                <w:i/>
                <w:sz w:val="22"/>
              </w:rPr>
              <w:t xml:space="preserve"> </w:t>
            </w:r>
            <w:proofErr w:type="spellStart"/>
            <w:r w:rsidR="008478D9" w:rsidRPr="00532322">
              <w:rPr>
                <w:rFonts w:asciiTheme="majorHAnsi" w:hAnsiTheme="majorHAnsi"/>
                <w:i/>
                <w:sz w:val="22"/>
              </w:rPr>
              <w:t>asperifolius</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Pachycarpus</w:t>
            </w:r>
            <w:proofErr w:type="spellEnd"/>
            <w:r w:rsidR="008478D9" w:rsidRPr="00532322">
              <w:rPr>
                <w:rFonts w:asciiTheme="majorHAnsi" w:hAnsiTheme="majorHAnsi"/>
                <w:sz w:val="22"/>
              </w:rPr>
              <w:t xml:space="preserve"> </w:t>
            </w:r>
            <w:proofErr w:type="spellStart"/>
            <w:r w:rsidRPr="00532322">
              <w:rPr>
                <w:rFonts w:asciiTheme="majorHAnsi" w:hAnsiTheme="majorHAnsi"/>
                <w:i/>
                <w:sz w:val="22"/>
              </w:rPr>
              <w:t>s</w:t>
            </w:r>
            <w:r w:rsidR="008478D9" w:rsidRPr="00532322">
              <w:rPr>
                <w:rFonts w:asciiTheme="majorHAnsi" w:hAnsiTheme="majorHAnsi"/>
                <w:i/>
                <w:sz w:val="22"/>
              </w:rPr>
              <w:t>caber</w:t>
            </w:r>
            <w:proofErr w:type="spellEnd"/>
          </w:p>
        </w:tc>
      </w:tr>
      <w:tr w:rsidR="00575756" w:rsidRPr="00532322" w14:paraId="1A43D05E" w14:textId="77777777" w:rsidTr="00F62D34">
        <w:tc>
          <w:tcPr>
            <w:tcW w:w="1704" w:type="dxa"/>
            <w:tcBorders>
              <w:top w:val="nil"/>
              <w:left w:val="nil"/>
              <w:bottom w:val="nil"/>
              <w:right w:val="nil"/>
            </w:tcBorders>
            <w:shd w:val="clear" w:color="auto" w:fill="auto"/>
          </w:tcPr>
          <w:p w14:paraId="4BB1219C"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656348E4" w14:textId="2B6E1891"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Acacia</w:t>
            </w:r>
            <w:r w:rsidR="00E21AB5" w:rsidRPr="00532322">
              <w:rPr>
                <w:rFonts w:asciiTheme="majorHAnsi" w:hAnsiTheme="majorHAnsi"/>
                <w:i/>
                <w:sz w:val="22"/>
              </w:rPr>
              <w:t xml:space="preserve"> </w:t>
            </w:r>
            <w:proofErr w:type="spellStart"/>
            <w:r w:rsidR="00E21AB5" w:rsidRPr="00532322">
              <w:rPr>
                <w:rFonts w:asciiTheme="majorHAnsi" w:hAnsiTheme="majorHAnsi"/>
                <w:i/>
                <w:sz w:val="22"/>
              </w:rPr>
              <w:t>nilotica</w:t>
            </w:r>
            <w:proofErr w:type="spellEnd"/>
            <w:r w:rsidR="00E21AB5" w:rsidRPr="00532322">
              <w:rPr>
                <w:rFonts w:asciiTheme="majorHAnsi" w:hAnsiTheme="majorHAnsi"/>
                <w:sz w:val="22"/>
              </w:rPr>
              <w:t xml:space="preserve"> ssp. </w:t>
            </w:r>
            <w:proofErr w:type="spellStart"/>
            <w:r w:rsidR="00E21AB5" w:rsidRPr="00532322">
              <w:rPr>
                <w:rFonts w:asciiTheme="majorHAnsi" w:hAnsiTheme="majorHAnsi"/>
                <w:i/>
                <w:sz w:val="22"/>
              </w:rPr>
              <w:t>kraussiana</w:t>
            </w:r>
            <w:proofErr w:type="spellEnd"/>
          </w:p>
        </w:tc>
        <w:tc>
          <w:tcPr>
            <w:tcW w:w="5131" w:type="dxa"/>
            <w:tcBorders>
              <w:top w:val="nil"/>
              <w:left w:val="nil"/>
              <w:bottom w:val="nil"/>
              <w:right w:val="nil"/>
            </w:tcBorders>
            <w:shd w:val="clear" w:color="auto" w:fill="auto"/>
          </w:tcPr>
          <w:p w14:paraId="2CF05042" w14:textId="08874AFB"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Acacia</w:t>
            </w:r>
            <w:r w:rsidRPr="00532322">
              <w:rPr>
                <w:rFonts w:asciiTheme="majorHAnsi" w:hAnsiTheme="majorHAnsi"/>
                <w:sz w:val="22"/>
              </w:rPr>
              <w:t xml:space="preserve"> sp.</w:t>
            </w:r>
          </w:p>
        </w:tc>
      </w:tr>
      <w:tr w:rsidR="00575756" w:rsidRPr="00532322" w14:paraId="415711FE" w14:textId="77777777" w:rsidTr="00F62D34">
        <w:tc>
          <w:tcPr>
            <w:tcW w:w="1704" w:type="dxa"/>
            <w:tcBorders>
              <w:top w:val="nil"/>
              <w:left w:val="nil"/>
              <w:bottom w:val="nil"/>
              <w:right w:val="nil"/>
            </w:tcBorders>
            <w:shd w:val="clear" w:color="auto" w:fill="auto"/>
          </w:tcPr>
          <w:p w14:paraId="0BE9DE51"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60276E9" w14:textId="38665D6E"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Chamaecrista</w:t>
            </w:r>
            <w:proofErr w:type="spellEnd"/>
            <w:r w:rsidRPr="00532322">
              <w:rPr>
                <w:rFonts w:asciiTheme="majorHAnsi" w:hAnsiTheme="majorHAnsi"/>
                <w:i/>
                <w:sz w:val="22"/>
              </w:rPr>
              <w:t xml:space="preserve"> </w:t>
            </w:r>
            <w:r w:rsidR="008478D9" w:rsidRPr="00532322">
              <w:rPr>
                <w:rFonts w:asciiTheme="majorHAnsi" w:hAnsiTheme="majorHAnsi"/>
                <w:sz w:val="22"/>
              </w:rPr>
              <w:t>sp.</w:t>
            </w:r>
          </w:p>
        </w:tc>
        <w:tc>
          <w:tcPr>
            <w:tcW w:w="5131" w:type="dxa"/>
            <w:tcBorders>
              <w:top w:val="nil"/>
              <w:left w:val="nil"/>
              <w:bottom w:val="nil"/>
              <w:right w:val="nil"/>
            </w:tcBorders>
            <w:shd w:val="clear" w:color="auto" w:fill="auto"/>
          </w:tcPr>
          <w:p w14:paraId="479885F0" w14:textId="4801C114" w:rsidR="00575756" w:rsidRPr="00532322" w:rsidRDefault="00E21AB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Chamaecrista</w:t>
            </w:r>
            <w:proofErr w:type="spellEnd"/>
            <w:r w:rsidRPr="00532322">
              <w:rPr>
                <w:rFonts w:asciiTheme="majorHAnsi" w:hAnsiTheme="majorHAnsi"/>
                <w:i/>
                <w:sz w:val="22"/>
              </w:rPr>
              <w:t xml:space="preserve"> </w:t>
            </w:r>
            <w:proofErr w:type="spellStart"/>
            <w:r w:rsidR="008478D9" w:rsidRPr="00532322">
              <w:rPr>
                <w:rFonts w:asciiTheme="majorHAnsi" w:hAnsiTheme="majorHAnsi"/>
                <w:i/>
                <w:sz w:val="22"/>
              </w:rPr>
              <w:t>comosa</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Chamaecrista</w:t>
            </w:r>
            <w:proofErr w:type="spellEnd"/>
            <w:r w:rsidR="008478D9" w:rsidRPr="00532322">
              <w:rPr>
                <w:rFonts w:asciiTheme="majorHAnsi" w:hAnsiTheme="majorHAnsi"/>
                <w:i/>
                <w:sz w:val="22"/>
              </w:rPr>
              <w:t xml:space="preserve"> </w:t>
            </w:r>
            <w:proofErr w:type="spellStart"/>
            <w:r w:rsidR="008478D9" w:rsidRPr="00532322">
              <w:rPr>
                <w:rFonts w:asciiTheme="majorHAnsi" w:hAnsiTheme="majorHAnsi"/>
                <w:i/>
                <w:sz w:val="22"/>
              </w:rPr>
              <w:t>plumosa</w:t>
            </w:r>
            <w:proofErr w:type="spellEnd"/>
          </w:p>
        </w:tc>
      </w:tr>
      <w:tr w:rsidR="008478D9" w:rsidRPr="00532322" w14:paraId="590BA187" w14:textId="77777777" w:rsidTr="00F62D34">
        <w:tc>
          <w:tcPr>
            <w:tcW w:w="1704" w:type="dxa"/>
            <w:tcBorders>
              <w:top w:val="nil"/>
              <w:left w:val="nil"/>
              <w:bottom w:val="nil"/>
              <w:right w:val="nil"/>
            </w:tcBorders>
            <w:shd w:val="clear" w:color="auto" w:fill="auto"/>
          </w:tcPr>
          <w:p w14:paraId="74EC88F7"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14F4FD6" w14:textId="2E40933B" w:rsidR="008478D9" w:rsidRPr="00532322" w:rsidRDefault="008478D9" w:rsidP="00532322">
            <w:pPr>
              <w:spacing w:after="120"/>
              <w:ind w:left="248" w:hanging="248"/>
              <w:contextualSpacing/>
              <w:rPr>
                <w:rFonts w:asciiTheme="majorHAnsi" w:hAnsiTheme="majorHAnsi"/>
                <w:i/>
                <w:sz w:val="22"/>
              </w:rPr>
            </w:pPr>
            <w:r w:rsidRPr="00532322">
              <w:rPr>
                <w:rFonts w:asciiTheme="majorHAnsi" w:hAnsiTheme="majorHAnsi"/>
                <w:i/>
                <w:sz w:val="22"/>
              </w:rPr>
              <w:t xml:space="preserve">Crotalaria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4AB691FE" w14:textId="7E5D1A71" w:rsidR="008478D9" w:rsidRPr="00532322" w:rsidRDefault="008478D9" w:rsidP="00532322">
            <w:pPr>
              <w:spacing w:after="120"/>
              <w:ind w:left="333" w:right="-18" w:hanging="333"/>
              <w:contextualSpacing/>
              <w:rPr>
                <w:rFonts w:asciiTheme="majorHAnsi" w:hAnsiTheme="majorHAnsi"/>
                <w:i/>
                <w:sz w:val="22"/>
              </w:rPr>
            </w:pPr>
            <w:r w:rsidRPr="00532322">
              <w:rPr>
                <w:rFonts w:asciiTheme="majorHAnsi" w:hAnsiTheme="majorHAnsi"/>
                <w:i/>
                <w:sz w:val="22"/>
              </w:rPr>
              <w:t xml:space="preserve">Crotalaria </w:t>
            </w:r>
            <w:proofErr w:type="spellStart"/>
            <w:r w:rsidRPr="00532322">
              <w:rPr>
                <w:rFonts w:asciiTheme="majorHAnsi" w:hAnsiTheme="majorHAnsi"/>
                <w:i/>
                <w:sz w:val="22"/>
              </w:rPr>
              <w:t>globifera</w:t>
            </w:r>
            <w:proofErr w:type="spellEnd"/>
          </w:p>
        </w:tc>
      </w:tr>
      <w:tr w:rsidR="00575756" w:rsidRPr="00532322" w14:paraId="5A53FA17" w14:textId="77777777" w:rsidTr="00F62D34">
        <w:tc>
          <w:tcPr>
            <w:tcW w:w="1704" w:type="dxa"/>
            <w:tcBorders>
              <w:top w:val="nil"/>
              <w:left w:val="nil"/>
              <w:bottom w:val="nil"/>
              <w:right w:val="nil"/>
            </w:tcBorders>
            <w:shd w:val="clear" w:color="auto" w:fill="auto"/>
          </w:tcPr>
          <w:p w14:paraId="3A49AB82"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74569E0" w14:textId="62AE2C6E" w:rsidR="00575756" w:rsidRPr="00532322" w:rsidRDefault="00575756"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Albuca</w:t>
            </w:r>
            <w:proofErr w:type="spellEnd"/>
            <w:r w:rsidRPr="00532322">
              <w:rPr>
                <w:rFonts w:asciiTheme="majorHAnsi" w:hAnsiTheme="majorHAnsi"/>
                <w:i/>
                <w:sz w:val="22"/>
              </w:rPr>
              <w:t xml:space="preserve"> </w:t>
            </w:r>
            <w:proofErr w:type="spellStart"/>
            <w:r w:rsidRPr="00532322">
              <w:rPr>
                <w:rFonts w:asciiTheme="majorHAnsi" w:hAnsiTheme="majorHAnsi"/>
                <w:i/>
                <w:sz w:val="22"/>
              </w:rPr>
              <w:t>setosa</w:t>
            </w:r>
            <w:proofErr w:type="spellEnd"/>
          </w:p>
        </w:tc>
        <w:tc>
          <w:tcPr>
            <w:tcW w:w="5131" w:type="dxa"/>
            <w:tcBorders>
              <w:top w:val="nil"/>
              <w:left w:val="nil"/>
              <w:bottom w:val="nil"/>
              <w:right w:val="nil"/>
            </w:tcBorders>
            <w:shd w:val="clear" w:color="auto" w:fill="auto"/>
          </w:tcPr>
          <w:p w14:paraId="7CFB936F" w14:textId="46B11F2D" w:rsidR="00575756" w:rsidRPr="00532322" w:rsidRDefault="00E21AB5"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Albuca</w:t>
            </w:r>
            <w:proofErr w:type="spellEnd"/>
          </w:p>
        </w:tc>
      </w:tr>
      <w:tr w:rsidR="00575756" w:rsidRPr="00532322" w14:paraId="6C72D6C9" w14:textId="77777777" w:rsidTr="00F62D34">
        <w:tc>
          <w:tcPr>
            <w:tcW w:w="1704" w:type="dxa"/>
            <w:tcBorders>
              <w:top w:val="nil"/>
              <w:left w:val="nil"/>
              <w:bottom w:val="nil"/>
              <w:right w:val="nil"/>
            </w:tcBorders>
            <w:shd w:val="clear" w:color="auto" w:fill="auto"/>
          </w:tcPr>
          <w:p w14:paraId="3940EBA1"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0A9C4999" w14:textId="0CA6CFAA"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Hypericum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28C01859" w14:textId="1405D68B"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Hypericum </w:t>
            </w:r>
            <w:proofErr w:type="spellStart"/>
            <w:r w:rsidRPr="00532322">
              <w:rPr>
                <w:rFonts w:asciiTheme="majorHAnsi" w:hAnsiTheme="majorHAnsi"/>
                <w:i/>
                <w:sz w:val="22"/>
              </w:rPr>
              <w:t>aethiopicum</w:t>
            </w:r>
            <w:proofErr w:type="spellEnd"/>
            <w:r w:rsidRPr="00532322">
              <w:rPr>
                <w:rFonts w:asciiTheme="majorHAnsi" w:hAnsiTheme="majorHAnsi"/>
                <w:sz w:val="22"/>
              </w:rPr>
              <w:t xml:space="preserve"> ssp. </w:t>
            </w:r>
            <w:proofErr w:type="spellStart"/>
            <w:r w:rsidRPr="00532322">
              <w:rPr>
                <w:rFonts w:asciiTheme="majorHAnsi" w:hAnsiTheme="majorHAnsi"/>
                <w:i/>
                <w:sz w:val="22"/>
              </w:rPr>
              <w:t>sonderi</w:t>
            </w:r>
            <w:proofErr w:type="spellEnd"/>
          </w:p>
        </w:tc>
      </w:tr>
      <w:tr w:rsidR="008478D9" w:rsidRPr="00532322" w14:paraId="143D9ED4" w14:textId="77777777" w:rsidTr="00F62D34">
        <w:tc>
          <w:tcPr>
            <w:tcW w:w="1704" w:type="dxa"/>
            <w:tcBorders>
              <w:top w:val="nil"/>
              <w:left w:val="nil"/>
              <w:bottom w:val="nil"/>
              <w:right w:val="nil"/>
            </w:tcBorders>
            <w:shd w:val="clear" w:color="auto" w:fill="auto"/>
          </w:tcPr>
          <w:p w14:paraId="29581971"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33D4BA4D" w14:textId="5874AC91"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Leonotis</w:t>
            </w:r>
            <w:proofErr w:type="spellEnd"/>
            <w:r w:rsidRPr="00532322">
              <w:rPr>
                <w:rFonts w:asciiTheme="majorHAnsi" w:hAnsiTheme="majorHAnsi"/>
                <w:i/>
                <w:sz w:val="22"/>
              </w:rPr>
              <w:t xml:space="preserve"> </w:t>
            </w:r>
            <w:proofErr w:type="spellStart"/>
            <w:r w:rsidRPr="00532322">
              <w:rPr>
                <w:rFonts w:asciiTheme="majorHAnsi" w:hAnsiTheme="majorHAnsi"/>
                <w:i/>
                <w:sz w:val="22"/>
              </w:rPr>
              <w:t>leonurus</w:t>
            </w:r>
            <w:proofErr w:type="spellEnd"/>
          </w:p>
        </w:tc>
        <w:tc>
          <w:tcPr>
            <w:tcW w:w="5131" w:type="dxa"/>
            <w:tcBorders>
              <w:top w:val="nil"/>
              <w:left w:val="nil"/>
              <w:bottom w:val="nil"/>
              <w:right w:val="nil"/>
            </w:tcBorders>
            <w:shd w:val="clear" w:color="auto" w:fill="auto"/>
          </w:tcPr>
          <w:p w14:paraId="02FBE2EF" w14:textId="0F0D24D3"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Leonotis</w:t>
            </w:r>
            <w:proofErr w:type="spellEnd"/>
            <w:r w:rsidRPr="00532322">
              <w:rPr>
                <w:rFonts w:asciiTheme="majorHAnsi" w:hAnsiTheme="majorHAnsi"/>
                <w:i/>
                <w:sz w:val="22"/>
              </w:rPr>
              <w:t xml:space="preserve"> </w:t>
            </w:r>
            <w:proofErr w:type="spellStart"/>
            <w:r w:rsidRPr="00532322">
              <w:rPr>
                <w:rFonts w:asciiTheme="majorHAnsi" w:hAnsiTheme="majorHAnsi"/>
                <w:i/>
                <w:sz w:val="22"/>
              </w:rPr>
              <w:t>ocymifolia</w:t>
            </w:r>
            <w:proofErr w:type="spellEnd"/>
            <w:r w:rsidRPr="00532322">
              <w:rPr>
                <w:rFonts w:asciiTheme="majorHAnsi" w:hAnsiTheme="majorHAnsi"/>
                <w:i/>
                <w:sz w:val="22"/>
              </w:rPr>
              <w:t xml:space="preserve"> </w:t>
            </w:r>
            <w:r w:rsidRPr="00532322">
              <w:rPr>
                <w:rFonts w:asciiTheme="majorHAnsi" w:hAnsiTheme="majorHAnsi"/>
                <w:sz w:val="22"/>
              </w:rPr>
              <w:t>var.</w:t>
            </w:r>
            <w:r w:rsidRPr="00532322">
              <w:rPr>
                <w:rFonts w:asciiTheme="majorHAnsi" w:hAnsiTheme="majorHAnsi"/>
                <w:i/>
                <w:sz w:val="22"/>
              </w:rPr>
              <w:t xml:space="preserve"> </w:t>
            </w:r>
            <w:proofErr w:type="spellStart"/>
            <w:r w:rsidRPr="00532322">
              <w:rPr>
                <w:rFonts w:asciiTheme="majorHAnsi" w:hAnsiTheme="majorHAnsi"/>
                <w:i/>
                <w:sz w:val="22"/>
              </w:rPr>
              <w:t>raineriana</w:t>
            </w:r>
            <w:proofErr w:type="spellEnd"/>
          </w:p>
        </w:tc>
      </w:tr>
      <w:tr w:rsidR="00575756" w:rsidRPr="00532322" w14:paraId="6D47A9D3" w14:textId="77777777" w:rsidTr="000D291D">
        <w:tc>
          <w:tcPr>
            <w:tcW w:w="1704" w:type="dxa"/>
            <w:tcBorders>
              <w:top w:val="nil"/>
              <w:left w:val="nil"/>
              <w:bottom w:val="single" w:sz="4" w:space="0" w:color="auto"/>
              <w:right w:val="nil"/>
            </w:tcBorders>
            <w:shd w:val="clear" w:color="auto" w:fill="auto"/>
          </w:tcPr>
          <w:p w14:paraId="0A16F398"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single" w:sz="4" w:space="0" w:color="auto"/>
              <w:right w:val="nil"/>
            </w:tcBorders>
            <w:shd w:val="clear" w:color="auto" w:fill="auto"/>
          </w:tcPr>
          <w:p w14:paraId="2D8BD361" w14:textId="714B03ED"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Solanum</w:t>
            </w:r>
            <w:r w:rsidRPr="00532322">
              <w:rPr>
                <w:rFonts w:asciiTheme="majorHAnsi" w:hAnsiTheme="majorHAnsi"/>
                <w:sz w:val="22"/>
              </w:rPr>
              <w:t xml:space="preserve"> sp.</w:t>
            </w:r>
          </w:p>
        </w:tc>
        <w:tc>
          <w:tcPr>
            <w:tcW w:w="5131" w:type="dxa"/>
            <w:tcBorders>
              <w:top w:val="nil"/>
              <w:left w:val="nil"/>
              <w:bottom w:val="single" w:sz="4" w:space="0" w:color="auto"/>
              <w:right w:val="nil"/>
            </w:tcBorders>
            <w:shd w:val="clear" w:color="auto" w:fill="auto"/>
          </w:tcPr>
          <w:p w14:paraId="6838FCD0" w14:textId="3F045A21"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Solanum </w:t>
            </w:r>
            <w:proofErr w:type="spellStart"/>
            <w:r w:rsidRPr="00532322">
              <w:rPr>
                <w:rFonts w:asciiTheme="majorHAnsi" w:hAnsiTheme="majorHAnsi"/>
                <w:i/>
                <w:sz w:val="22"/>
              </w:rPr>
              <w:t>americanum</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mauritianum</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panduriforme</w:t>
            </w:r>
            <w:proofErr w:type="spellEnd"/>
            <w:r w:rsidRPr="00532322">
              <w:rPr>
                <w:rFonts w:asciiTheme="majorHAnsi" w:hAnsiTheme="majorHAnsi"/>
                <w:sz w:val="22"/>
              </w:rPr>
              <w:t xml:space="preserve">, </w:t>
            </w:r>
            <w:r w:rsidRPr="00532322">
              <w:rPr>
                <w:rFonts w:asciiTheme="majorHAnsi" w:hAnsiTheme="majorHAnsi"/>
                <w:i/>
                <w:sz w:val="22"/>
              </w:rPr>
              <w:t xml:space="preserve">Solanum </w:t>
            </w:r>
            <w:proofErr w:type="spellStart"/>
            <w:r w:rsidRPr="00532322">
              <w:rPr>
                <w:rFonts w:asciiTheme="majorHAnsi" w:hAnsiTheme="majorHAnsi"/>
                <w:i/>
                <w:sz w:val="22"/>
              </w:rPr>
              <w:t>retroflexum</w:t>
            </w:r>
            <w:proofErr w:type="spellEnd"/>
          </w:p>
        </w:tc>
      </w:tr>
      <w:tr w:rsidR="00575756" w:rsidRPr="00532322" w14:paraId="5F3E0333" w14:textId="77777777" w:rsidTr="00F62D34">
        <w:tc>
          <w:tcPr>
            <w:tcW w:w="1704" w:type="dxa"/>
            <w:tcBorders>
              <w:left w:val="nil"/>
              <w:bottom w:val="nil"/>
              <w:right w:val="nil"/>
            </w:tcBorders>
            <w:shd w:val="clear" w:color="auto" w:fill="auto"/>
          </w:tcPr>
          <w:p w14:paraId="32E6D2C0" w14:textId="690D9F1B"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unc.us</w:t>
            </w:r>
          </w:p>
        </w:tc>
        <w:tc>
          <w:tcPr>
            <w:tcW w:w="2615" w:type="dxa"/>
            <w:tcBorders>
              <w:left w:val="nil"/>
              <w:bottom w:val="nil"/>
              <w:right w:val="nil"/>
            </w:tcBorders>
            <w:shd w:val="clear" w:color="auto" w:fill="auto"/>
          </w:tcPr>
          <w:p w14:paraId="5C2FEDDC" w14:textId="4A9DB802" w:rsidR="00575756" w:rsidRPr="00532322" w:rsidRDefault="00575756" w:rsidP="00532322">
            <w:pPr>
              <w:spacing w:after="120"/>
              <w:ind w:left="248" w:hanging="248"/>
              <w:contextualSpacing/>
              <w:rPr>
                <w:rFonts w:asciiTheme="majorHAnsi" w:hAnsiTheme="majorHAnsi"/>
                <w:sz w:val="22"/>
              </w:rPr>
            </w:pPr>
            <w:r w:rsidRPr="00532322">
              <w:rPr>
                <w:rFonts w:asciiTheme="majorHAnsi" w:hAnsiTheme="majorHAnsi"/>
                <w:i/>
                <w:sz w:val="22"/>
              </w:rPr>
              <w:t>Erigeron</w:t>
            </w:r>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35C4F028" w14:textId="6743171C"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Erigeron </w:t>
            </w:r>
            <w:proofErr w:type="spellStart"/>
            <w:r w:rsidRPr="00532322">
              <w:rPr>
                <w:rFonts w:asciiTheme="majorHAnsi" w:hAnsiTheme="majorHAnsi"/>
                <w:i/>
                <w:sz w:val="22"/>
              </w:rPr>
              <w:t>annuus</w:t>
            </w:r>
            <w:proofErr w:type="spellEnd"/>
            <w:r w:rsidRPr="00532322">
              <w:rPr>
                <w:rFonts w:asciiTheme="majorHAnsi" w:hAnsiTheme="majorHAnsi"/>
                <w:sz w:val="22"/>
              </w:rPr>
              <w:t xml:space="preserve">, </w:t>
            </w:r>
            <w:r w:rsidRPr="00532322">
              <w:rPr>
                <w:rFonts w:asciiTheme="majorHAnsi" w:hAnsiTheme="majorHAnsi"/>
                <w:i/>
                <w:sz w:val="22"/>
              </w:rPr>
              <w:t xml:space="preserve">Erigeron </w:t>
            </w:r>
            <w:proofErr w:type="spellStart"/>
            <w:r w:rsidRPr="00532322">
              <w:rPr>
                <w:rFonts w:asciiTheme="majorHAnsi" w:hAnsiTheme="majorHAnsi"/>
                <w:i/>
                <w:sz w:val="22"/>
              </w:rPr>
              <w:t>strigosus</w:t>
            </w:r>
            <w:proofErr w:type="spellEnd"/>
          </w:p>
        </w:tc>
      </w:tr>
      <w:tr w:rsidR="000D291D" w:rsidRPr="00532322" w14:paraId="56AE4065" w14:textId="77777777" w:rsidTr="000D291D">
        <w:tc>
          <w:tcPr>
            <w:tcW w:w="1704" w:type="dxa"/>
            <w:tcBorders>
              <w:top w:val="nil"/>
              <w:left w:val="nil"/>
              <w:bottom w:val="nil"/>
              <w:right w:val="nil"/>
            </w:tcBorders>
            <w:shd w:val="clear" w:color="auto" w:fill="auto"/>
          </w:tcPr>
          <w:p w14:paraId="6BECF0A4" w14:textId="77777777" w:rsidR="000D291D" w:rsidRPr="00532322" w:rsidRDefault="000D291D"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BD8C790" w14:textId="75E9358F" w:rsidR="000D291D" w:rsidRPr="00532322" w:rsidRDefault="000D291D"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proofErr w:type="spellStart"/>
            <w:r w:rsidRPr="00532322">
              <w:rPr>
                <w:rFonts w:asciiTheme="majorHAnsi" w:hAnsiTheme="majorHAnsi"/>
                <w:i/>
                <w:sz w:val="22"/>
              </w:rPr>
              <w:t>pinetorum</w:t>
            </w:r>
            <w:proofErr w:type="spellEnd"/>
          </w:p>
        </w:tc>
        <w:tc>
          <w:tcPr>
            <w:tcW w:w="5131" w:type="dxa"/>
            <w:tcBorders>
              <w:top w:val="nil"/>
              <w:left w:val="nil"/>
              <w:bottom w:val="nil"/>
              <w:right w:val="nil"/>
            </w:tcBorders>
            <w:shd w:val="clear" w:color="auto" w:fill="auto"/>
          </w:tcPr>
          <w:p w14:paraId="466CCAD6" w14:textId="0EB8AB1C" w:rsidR="000D291D" w:rsidRPr="00532322" w:rsidRDefault="000D291D"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Solidago</w:t>
            </w:r>
            <w:proofErr w:type="spellEnd"/>
            <w:r w:rsidRPr="00532322">
              <w:rPr>
                <w:rFonts w:asciiTheme="majorHAnsi" w:hAnsiTheme="majorHAnsi"/>
                <w:i/>
                <w:sz w:val="22"/>
              </w:rPr>
              <w:t xml:space="preserve"> </w:t>
            </w:r>
            <w:r w:rsidRPr="00532322">
              <w:rPr>
                <w:rFonts w:asciiTheme="majorHAnsi" w:hAnsiTheme="majorHAnsi"/>
                <w:sz w:val="22"/>
              </w:rPr>
              <w:t>sp.</w:t>
            </w:r>
          </w:p>
        </w:tc>
      </w:tr>
      <w:tr w:rsidR="00575756" w:rsidRPr="00532322" w14:paraId="2477B669" w14:textId="77777777" w:rsidTr="00F62D34">
        <w:tc>
          <w:tcPr>
            <w:tcW w:w="1704" w:type="dxa"/>
            <w:tcBorders>
              <w:top w:val="nil"/>
              <w:left w:val="nil"/>
              <w:bottom w:val="nil"/>
              <w:right w:val="nil"/>
            </w:tcBorders>
            <w:shd w:val="clear" w:color="auto" w:fill="auto"/>
          </w:tcPr>
          <w:p w14:paraId="40723EDE"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79E29280" w14:textId="18293325" w:rsidR="00575756" w:rsidRPr="00532322" w:rsidRDefault="00E21AB5" w:rsidP="00532322">
            <w:pPr>
              <w:spacing w:after="120"/>
              <w:ind w:left="248" w:hanging="248"/>
              <w:contextualSpacing/>
              <w:rPr>
                <w:rFonts w:asciiTheme="majorHAnsi" w:hAnsiTheme="majorHAnsi"/>
                <w:sz w:val="22"/>
              </w:rPr>
            </w:pPr>
            <w:r w:rsidRPr="00532322">
              <w:rPr>
                <w:rFonts w:asciiTheme="majorHAnsi" w:hAnsiTheme="majorHAnsi"/>
                <w:i/>
                <w:sz w:val="22"/>
              </w:rPr>
              <w:t>Panicum</w:t>
            </w:r>
            <w:r w:rsidRPr="00532322">
              <w:rPr>
                <w:rFonts w:asciiTheme="majorHAnsi" w:hAnsiTheme="majorHAnsi"/>
                <w:sz w:val="22"/>
              </w:rPr>
              <w:t xml:space="preserve"> sp.</w:t>
            </w:r>
          </w:p>
        </w:tc>
        <w:tc>
          <w:tcPr>
            <w:tcW w:w="5131" w:type="dxa"/>
            <w:tcBorders>
              <w:top w:val="nil"/>
              <w:left w:val="nil"/>
              <w:bottom w:val="nil"/>
              <w:right w:val="nil"/>
            </w:tcBorders>
            <w:shd w:val="clear" w:color="auto" w:fill="auto"/>
          </w:tcPr>
          <w:p w14:paraId="041B4020" w14:textId="7F9BDF9D" w:rsidR="00575756" w:rsidRPr="00532322" w:rsidRDefault="00E21AB5" w:rsidP="00532322">
            <w:pPr>
              <w:spacing w:after="120"/>
              <w:ind w:left="333" w:right="-18" w:hanging="333"/>
              <w:contextualSpacing/>
              <w:rPr>
                <w:rFonts w:asciiTheme="majorHAnsi" w:hAnsiTheme="majorHAnsi"/>
                <w:sz w:val="22"/>
              </w:rPr>
            </w:pPr>
            <w:r w:rsidRPr="00532322">
              <w:rPr>
                <w:rFonts w:asciiTheme="majorHAnsi" w:hAnsiTheme="majorHAnsi"/>
                <w:i/>
                <w:sz w:val="22"/>
              </w:rPr>
              <w:t xml:space="preserve">Panicum </w:t>
            </w:r>
            <w:proofErr w:type="spellStart"/>
            <w:r w:rsidRPr="00532322">
              <w:rPr>
                <w:rFonts w:asciiTheme="majorHAnsi" w:hAnsiTheme="majorHAnsi"/>
                <w:i/>
                <w:sz w:val="22"/>
              </w:rPr>
              <w:t>dichotomum</w:t>
            </w:r>
            <w:proofErr w:type="spellEnd"/>
            <w:r w:rsidRPr="00532322">
              <w:rPr>
                <w:rFonts w:asciiTheme="majorHAnsi" w:hAnsiTheme="majorHAnsi"/>
                <w:sz w:val="22"/>
              </w:rPr>
              <w:t xml:space="preserve">, </w:t>
            </w:r>
            <w:r w:rsidRPr="00532322">
              <w:rPr>
                <w:rFonts w:asciiTheme="majorHAnsi" w:hAnsiTheme="majorHAnsi"/>
                <w:i/>
                <w:sz w:val="22"/>
              </w:rPr>
              <w:t xml:space="preserve">Panicum </w:t>
            </w:r>
            <w:proofErr w:type="spellStart"/>
            <w:r w:rsidRPr="00532322">
              <w:rPr>
                <w:rFonts w:asciiTheme="majorHAnsi" w:hAnsiTheme="majorHAnsi"/>
                <w:i/>
                <w:sz w:val="22"/>
              </w:rPr>
              <w:t>linearifolium</w:t>
            </w:r>
            <w:proofErr w:type="spellEnd"/>
          </w:p>
        </w:tc>
      </w:tr>
      <w:tr w:rsidR="00575756" w:rsidRPr="00532322" w14:paraId="4F169702" w14:textId="77777777" w:rsidTr="00F62D34">
        <w:tc>
          <w:tcPr>
            <w:tcW w:w="1704" w:type="dxa"/>
            <w:tcBorders>
              <w:top w:val="nil"/>
              <w:left w:val="nil"/>
              <w:right w:val="nil"/>
            </w:tcBorders>
            <w:shd w:val="clear" w:color="auto" w:fill="auto"/>
          </w:tcPr>
          <w:p w14:paraId="3FE4A6EE" w14:textId="77777777" w:rsidR="00575756" w:rsidRPr="00532322" w:rsidRDefault="00575756"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41E4C005" w14:textId="5D8903E6" w:rsidR="00575756" w:rsidRPr="00532322" w:rsidRDefault="00E21AB5" w:rsidP="00532322">
            <w:pPr>
              <w:tabs>
                <w:tab w:val="right" w:pos="2389"/>
              </w:tabs>
              <w:spacing w:after="120"/>
              <w:ind w:left="248" w:hanging="248"/>
              <w:contextualSpacing/>
              <w:rPr>
                <w:rFonts w:asciiTheme="majorHAnsi" w:hAnsiTheme="majorHAnsi"/>
                <w:i/>
                <w:sz w:val="22"/>
              </w:rPr>
            </w:pPr>
            <w:r w:rsidRPr="00532322">
              <w:rPr>
                <w:rFonts w:asciiTheme="majorHAnsi" w:hAnsiTheme="majorHAnsi"/>
                <w:i/>
                <w:sz w:val="22"/>
              </w:rPr>
              <w:t xml:space="preserve">Smilax </w:t>
            </w:r>
            <w:proofErr w:type="spellStart"/>
            <w:r w:rsidRPr="00532322">
              <w:rPr>
                <w:rFonts w:asciiTheme="majorHAnsi" w:hAnsiTheme="majorHAnsi"/>
                <w:i/>
                <w:sz w:val="22"/>
              </w:rPr>
              <w:t>rotundifolia</w:t>
            </w:r>
            <w:proofErr w:type="spellEnd"/>
          </w:p>
        </w:tc>
        <w:tc>
          <w:tcPr>
            <w:tcW w:w="5131" w:type="dxa"/>
            <w:tcBorders>
              <w:top w:val="nil"/>
              <w:left w:val="nil"/>
              <w:right w:val="nil"/>
            </w:tcBorders>
            <w:shd w:val="clear" w:color="auto" w:fill="auto"/>
          </w:tcPr>
          <w:p w14:paraId="7FA74532" w14:textId="05C96A03" w:rsidR="00575756" w:rsidRPr="00532322" w:rsidRDefault="00E21AB5" w:rsidP="00532322">
            <w:pPr>
              <w:spacing w:after="120"/>
              <w:ind w:left="333" w:right="-18" w:hanging="333"/>
              <w:contextualSpacing/>
              <w:rPr>
                <w:rFonts w:asciiTheme="majorHAnsi" w:hAnsiTheme="majorHAnsi"/>
                <w:i/>
                <w:sz w:val="22"/>
              </w:rPr>
            </w:pPr>
            <w:r w:rsidRPr="00532322">
              <w:rPr>
                <w:rFonts w:asciiTheme="majorHAnsi" w:hAnsiTheme="majorHAnsi"/>
                <w:i/>
                <w:sz w:val="22"/>
              </w:rPr>
              <w:t>Smilax bona-</w:t>
            </w:r>
            <w:proofErr w:type="spellStart"/>
            <w:r w:rsidRPr="00532322">
              <w:rPr>
                <w:rFonts w:asciiTheme="majorHAnsi" w:hAnsiTheme="majorHAnsi"/>
                <w:i/>
                <w:sz w:val="22"/>
              </w:rPr>
              <w:t>nox</w:t>
            </w:r>
            <w:proofErr w:type="spellEnd"/>
          </w:p>
        </w:tc>
      </w:tr>
      <w:tr w:rsidR="00575756" w:rsidRPr="00532322" w14:paraId="6DF37AEA" w14:textId="77777777" w:rsidTr="001723E6">
        <w:tc>
          <w:tcPr>
            <w:tcW w:w="1704" w:type="dxa"/>
            <w:tcBorders>
              <w:left w:val="nil"/>
              <w:bottom w:val="single" w:sz="4" w:space="0" w:color="auto"/>
              <w:right w:val="nil"/>
            </w:tcBorders>
            <w:shd w:val="clear" w:color="auto" w:fill="auto"/>
          </w:tcPr>
          <w:p w14:paraId="55CB36DA" w14:textId="30BF63D0" w:rsidR="00575756" w:rsidRPr="00532322" w:rsidRDefault="00575756" w:rsidP="00532322">
            <w:pPr>
              <w:spacing w:after="120"/>
              <w:contextualSpacing/>
              <w:rPr>
                <w:rFonts w:asciiTheme="majorHAnsi" w:hAnsiTheme="majorHAnsi"/>
                <w:sz w:val="22"/>
              </w:rPr>
            </w:pPr>
            <w:r w:rsidRPr="00532322">
              <w:rPr>
                <w:rFonts w:asciiTheme="majorHAnsi" w:hAnsiTheme="majorHAnsi"/>
                <w:sz w:val="22"/>
              </w:rPr>
              <w:t>valm.ch</w:t>
            </w:r>
          </w:p>
        </w:tc>
        <w:tc>
          <w:tcPr>
            <w:tcW w:w="2615" w:type="dxa"/>
            <w:tcBorders>
              <w:left w:val="nil"/>
              <w:bottom w:val="single" w:sz="4" w:space="0" w:color="auto"/>
              <w:right w:val="nil"/>
            </w:tcBorders>
            <w:shd w:val="clear" w:color="auto" w:fill="auto"/>
          </w:tcPr>
          <w:p w14:paraId="70043B15" w14:textId="77777777" w:rsidR="00575756" w:rsidRPr="00532322" w:rsidRDefault="00575756" w:rsidP="00532322">
            <w:pPr>
              <w:spacing w:after="120"/>
              <w:ind w:left="248" w:hanging="248"/>
              <w:contextualSpacing/>
              <w:rPr>
                <w:rFonts w:asciiTheme="majorHAnsi" w:hAnsiTheme="majorHAnsi"/>
                <w:sz w:val="22"/>
              </w:rPr>
            </w:pPr>
          </w:p>
        </w:tc>
        <w:tc>
          <w:tcPr>
            <w:tcW w:w="5131" w:type="dxa"/>
            <w:tcBorders>
              <w:left w:val="nil"/>
              <w:bottom w:val="single" w:sz="4" w:space="0" w:color="auto"/>
              <w:right w:val="nil"/>
            </w:tcBorders>
            <w:shd w:val="clear" w:color="auto" w:fill="auto"/>
          </w:tcPr>
          <w:p w14:paraId="6D5B986D" w14:textId="3964DF54" w:rsidR="00575756" w:rsidRPr="00532322" w:rsidRDefault="00575756" w:rsidP="00532322">
            <w:pPr>
              <w:spacing w:after="120"/>
              <w:ind w:left="333" w:right="-18" w:hanging="333"/>
              <w:contextualSpacing/>
              <w:rPr>
                <w:rFonts w:asciiTheme="majorHAnsi" w:hAnsiTheme="majorHAnsi"/>
                <w:sz w:val="22"/>
              </w:rPr>
            </w:pPr>
            <w:r w:rsidRPr="00532322">
              <w:rPr>
                <w:rFonts w:asciiTheme="majorHAnsi" w:hAnsiTheme="majorHAnsi"/>
                <w:sz w:val="22"/>
              </w:rPr>
              <w:t>No changes</w:t>
            </w:r>
          </w:p>
        </w:tc>
      </w:tr>
      <w:tr w:rsidR="00CF0B4C" w:rsidRPr="00532322" w14:paraId="332944DC" w14:textId="77777777" w:rsidTr="001723E6">
        <w:tc>
          <w:tcPr>
            <w:tcW w:w="1704" w:type="dxa"/>
            <w:tcBorders>
              <w:left w:val="nil"/>
              <w:bottom w:val="nil"/>
              <w:right w:val="nil"/>
            </w:tcBorders>
            <w:shd w:val="clear" w:color="auto" w:fill="auto"/>
          </w:tcPr>
          <w:p w14:paraId="53600343" w14:textId="718ADC1E" w:rsidR="00CF0B4C" w:rsidRPr="00532322" w:rsidRDefault="00CF0B4C" w:rsidP="00532322">
            <w:pPr>
              <w:spacing w:after="120"/>
              <w:contextualSpacing/>
              <w:rPr>
                <w:rFonts w:asciiTheme="majorHAnsi" w:hAnsiTheme="majorHAnsi"/>
                <w:sz w:val="22"/>
              </w:rPr>
            </w:pPr>
            <w:r w:rsidRPr="00532322">
              <w:rPr>
                <w:rFonts w:asciiTheme="majorHAnsi" w:hAnsiTheme="majorHAnsi"/>
                <w:sz w:val="22"/>
              </w:rPr>
              <w:t>yarra.au</w:t>
            </w:r>
          </w:p>
        </w:tc>
        <w:tc>
          <w:tcPr>
            <w:tcW w:w="2615" w:type="dxa"/>
            <w:tcBorders>
              <w:left w:val="nil"/>
              <w:bottom w:val="nil"/>
              <w:right w:val="nil"/>
            </w:tcBorders>
            <w:shd w:val="clear" w:color="auto" w:fill="auto"/>
          </w:tcPr>
          <w:p w14:paraId="256A09DE" w14:textId="33679235" w:rsidR="00CF0B4C" w:rsidRPr="00532322" w:rsidRDefault="0070606B" w:rsidP="00532322">
            <w:pPr>
              <w:spacing w:after="120"/>
              <w:ind w:left="248" w:hanging="248"/>
              <w:contextualSpacing/>
              <w:rPr>
                <w:rFonts w:asciiTheme="majorHAnsi" w:hAnsiTheme="majorHAnsi"/>
                <w:sz w:val="22"/>
              </w:rPr>
            </w:pPr>
            <w:proofErr w:type="spellStart"/>
            <w:r w:rsidRPr="00532322">
              <w:rPr>
                <w:rFonts w:asciiTheme="majorHAnsi" w:hAnsiTheme="majorHAnsi"/>
                <w:i/>
                <w:sz w:val="22"/>
              </w:rPr>
              <w:t>Vicia</w:t>
            </w:r>
            <w:proofErr w:type="spellEnd"/>
            <w:r w:rsidRPr="00532322">
              <w:rPr>
                <w:rFonts w:asciiTheme="majorHAnsi" w:hAnsiTheme="majorHAnsi"/>
                <w:sz w:val="22"/>
              </w:rPr>
              <w:t xml:space="preserve"> sp.</w:t>
            </w:r>
          </w:p>
        </w:tc>
        <w:tc>
          <w:tcPr>
            <w:tcW w:w="5131" w:type="dxa"/>
            <w:tcBorders>
              <w:left w:val="nil"/>
              <w:bottom w:val="nil"/>
              <w:right w:val="nil"/>
            </w:tcBorders>
            <w:shd w:val="clear" w:color="auto" w:fill="auto"/>
          </w:tcPr>
          <w:p w14:paraId="70096309" w14:textId="72DDCD42" w:rsidR="00CF0B4C" w:rsidRPr="00532322" w:rsidRDefault="0070606B"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Vicia</w:t>
            </w:r>
            <w:proofErr w:type="spellEnd"/>
            <w:r w:rsidRPr="00532322">
              <w:rPr>
                <w:rFonts w:asciiTheme="majorHAnsi" w:hAnsiTheme="majorHAnsi"/>
                <w:i/>
                <w:sz w:val="22"/>
              </w:rPr>
              <w:t xml:space="preserve"> sativa</w:t>
            </w:r>
          </w:p>
        </w:tc>
      </w:tr>
      <w:tr w:rsidR="008478D9" w:rsidRPr="00532322" w14:paraId="5B1B872C" w14:textId="77777777" w:rsidTr="001723E6">
        <w:tc>
          <w:tcPr>
            <w:tcW w:w="1704" w:type="dxa"/>
            <w:tcBorders>
              <w:top w:val="nil"/>
              <w:left w:val="nil"/>
              <w:bottom w:val="nil"/>
              <w:right w:val="nil"/>
            </w:tcBorders>
            <w:shd w:val="clear" w:color="auto" w:fill="auto"/>
          </w:tcPr>
          <w:p w14:paraId="6F3D8E17"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bottom w:val="nil"/>
              <w:right w:val="nil"/>
            </w:tcBorders>
            <w:shd w:val="clear" w:color="auto" w:fill="auto"/>
          </w:tcPr>
          <w:p w14:paraId="278100EB" w14:textId="4A1D939A"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Dichelachne</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bottom w:val="nil"/>
              <w:right w:val="nil"/>
            </w:tcBorders>
            <w:shd w:val="clear" w:color="auto" w:fill="auto"/>
          </w:tcPr>
          <w:p w14:paraId="1B0CF4E4" w14:textId="6BB45502"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Dichelachne</w:t>
            </w:r>
            <w:proofErr w:type="spellEnd"/>
            <w:r w:rsidRPr="00532322">
              <w:rPr>
                <w:rFonts w:asciiTheme="majorHAnsi" w:hAnsiTheme="majorHAnsi"/>
                <w:i/>
                <w:sz w:val="22"/>
              </w:rPr>
              <w:t xml:space="preserve"> </w:t>
            </w:r>
            <w:proofErr w:type="spellStart"/>
            <w:r w:rsidRPr="00532322">
              <w:rPr>
                <w:rFonts w:asciiTheme="majorHAnsi" w:hAnsiTheme="majorHAnsi"/>
                <w:i/>
                <w:sz w:val="22"/>
              </w:rPr>
              <w:t>squamulosum</w:t>
            </w:r>
            <w:proofErr w:type="spellEnd"/>
          </w:p>
        </w:tc>
      </w:tr>
      <w:tr w:rsidR="008478D9" w:rsidRPr="00532322" w14:paraId="0D265038" w14:textId="77777777" w:rsidTr="001723E6">
        <w:tc>
          <w:tcPr>
            <w:tcW w:w="1704" w:type="dxa"/>
            <w:tcBorders>
              <w:top w:val="nil"/>
              <w:left w:val="nil"/>
              <w:right w:val="nil"/>
            </w:tcBorders>
            <w:shd w:val="clear" w:color="auto" w:fill="auto"/>
          </w:tcPr>
          <w:p w14:paraId="7473642A" w14:textId="77777777" w:rsidR="008478D9" w:rsidRPr="00532322" w:rsidRDefault="008478D9" w:rsidP="00532322">
            <w:pPr>
              <w:spacing w:after="120"/>
              <w:contextualSpacing/>
              <w:rPr>
                <w:rFonts w:asciiTheme="majorHAnsi" w:hAnsiTheme="majorHAnsi"/>
                <w:sz w:val="22"/>
              </w:rPr>
            </w:pPr>
          </w:p>
        </w:tc>
        <w:tc>
          <w:tcPr>
            <w:tcW w:w="2615" w:type="dxa"/>
            <w:tcBorders>
              <w:top w:val="nil"/>
              <w:left w:val="nil"/>
              <w:right w:val="nil"/>
            </w:tcBorders>
            <w:shd w:val="clear" w:color="auto" w:fill="auto"/>
          </w:tcPr>
          <w:p w14:paraId="09D69C34" w14:textId="11E01D08" w:rsidR="008478D9" w:rsidRPr="00532322" w:rsidRDefault="008478D9" w:rsidP="00532322">
            <w:pPr>
              <w:spacing w:after="120"/>
              <w:ind w:left="248" w:hanging="248"/>
              <w:contextualSpacing/>
              <w:rPr>
                <w:rFonts w:asciiTheme="majorHAnsi" w:hAnsiTheme="majorHAnsi"/>
                <w:i/>
                <w:sz w:val="22"/>
              </w:rPr>
            </w:pP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w:t>
            </w:r>
            <w:r w:rsidRPr="00532322">
              <w:rPr>
                <w:rFonts w:asciiTheme="majorHAnsi" w:hAnsiTheme="majorHAnsi"/>
                <w:sz w:val="22"/>
              </w:rPr>
              <w:t>sp.</w:t>
            </w:r>
          </w:p>
        </w:tc>
        <w:tc>
          <w:tcPr>
            <w:tcW w:w="5131" w:type="dxa"/>
            <w:tcBorders>
              <w:top w:val="nil"/>
              <w:left w:val="nil"/>
              <w:right w:val="nil"/>
            </w:tcBorders>
            <w:shd w:val="clear" w:color="auto" w:fill="auto"/>
          </w:tcPr>
          <w:p w14:paraId="09333935" w14:textId="5DC68795" w:rsidR="008478D9" w:rsidRPr="00532322" w:rsidRDefault="008478D9" w:rsidP="00532322">
            <w:pPr>
              <w:spacing w:after="120"/>
              <w:ind w:left="333" w:right="-18" w:hanging="333"/>
              <w:contextualSpacing/>
              <w:rPr>
                <w:rFonts w:asciiTheme="majorHAnsi" w:hAnsiTheme="majorHAnsi"/>
                <w:i/>
                <w:sz w:val="22"/>
              </w:rPr>
            </w:pP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w:t>
            </w:r>
            <w:proofErr w:type="spellStart"/>
            <w:r w:rsidRPr="00532322">
              <w:rPr>
                <w:rFonts w:asciiTheme="majorHAnsi" w:hAnsiTheme="majorHAnsi"/>
                <w:i/>
                <w:sz w:val="22"/>
              </w:rPr>
              <w:t>dilatatum</w:t>
            </w:r>
            <w:proofErr w:type="spellEnd"/>
            <w:r w:rsidRPr="00532322">
              <w:rPr>
                <w:rFonts w:asciiTheme="majorHAnsi" w:hAnsiTheme="majorHAnsi"/>
                <w:i/>
                <w:sz w:val="22"/>
              </w:rPr>
              <w:t xml:space="preserve">, </w:t>
            </w:r>
            <w:proofErr w:type="spellStart"/>
            <w:r w:rsidRPr="00532322">
              <w:rPr>
                <w:rFonts w:asciiTheme="majorHAnsi" w:hAnsiTheme="majorHAnsi"/>
                <w:i/>
                <w:sz w:val="22"/>
              </w:rPr>
              <w:t>Paspalum</w:t>
            </w:r>
            <w:proofErr w:type="spellEnd"/>
            <w:r w:rsidRPr="00532322">
              <w:rPr>
                <w:rFonts w:asciiTheme="majorHAnsi" w:hAnsiTheme="majorHAnsi"/>
                <w:i/>
                <w:sz w:val="22"/>
              </w:rPr>
              <w:t xml:space="preserve"> notatum</w:t>
            </w:r>
          </w:p>
        </w:tc>
      </w:tr>
    </w:tbl>
    <w:p w14:paraId="6428A1B2" w14:textId="77777777" w:rsidR="00542308" w:rsidRPr="00532322" w:rsidRDefault="00542308" w:rsidP="00532322">
      <w:pPr>
        <w:spacing w:after="120"/>
        <w:rPr>
          <w:rFonts w:asciiTheme="majorHAnsi" w:hAnsiTheme="majorHAnsi"/>
        </w:rPr>
        <w:sectPr w:rsidR="00542308" w:rsidRPr="00532322" w:rsidSect="00D131BF">
          <w:footerReference w:type="default" r:id="rId23"/>
          <w:pgSz w:w="12240" w:h="15840"/>
          <w:pgMar w:top="1440" w:right="1440" w:bottom="1440" w:left="1440" w:header="0" w:footer="720" w:gutter="0"/>
          <w:cols w:space="720"/>
          <w:formProt w:val="0"/>
          <w:docGrid w:linePitch="360"/>
        </w:sectPr>
      </w:pPr>
    </w:p>
    <w:p w14:paraId="22C74C13" w14:textId="14C66B7A" w:rsidR="003B6C85" w:rsidRPr="00532322" w:rsidRDefault="00D03CE3" w:rsidP="00532322">
      <w:pPr>
        <w:spacing w:after="120"/>
        <w:rPr>
          <w:rFonts w:asciiTheme="majorHAnsi" w:hAnsiTheme="majorHAnsi"/>
        </w:rPr>
      </w:pPr>
      <w:r w:rsidRPr="00532322">
        <w:rPr>
          <w:rFonts w:asciiTheme="majorHAnsi" w:hAnsiTheme="majorHAnsi"/>
        </w:rPr>
        <w:lastRenderedPageBreak/>
        <w:t>Table S3. Results of simple linear models relating potential site-level explanatory variable to each compositional metric.</w:t>
      </w:r>
      <w:r w:rsidR="005674F2" w:rsidRPr="00532322">
        <w:rPr>
          <w:rFonts w:asciiTheme="majorHAnsi" w:hAnsiTheme="majorHAnsi"/>
        </w:rPr>
        <w:t xml:space="preserve"> </w:t>
      </w:r>
      <w:r w:rsidRPr="00532322">
        <w:rPr>
          <w:rFonts w:asciiTheme="majorHAnsi" w:hAnsiTheme="majorHAnsi"/>
        </w:rPr>
        <w:t xml:space="preserve">Shown is the </w:t>
      </w:r>
      <w:r w:rsidRPr="00532322">
        <w:rPr>
          <w:rFonts w:asciiTheme="majorHAnsi" w:hAnsiTheme="majorHAnsi"/>
          <w:i/>
        </w:rPr>
        <w:t>P</w:t>
      </w:r>
      <w:r w:rsidR="00CA6FFA" w:rsidRPr="00532322">
        <w:rPr>
          <w:rFonts w:asciiTheme="majorHAnsi" w:hAnsiTheme="majorHAnsi"/>
        </w:rPr>
        <w:t>-</w:t>
      </w:r>
      <w:r w:rsidRPr="00532322">
        <w:rPr>
          <w:rFonts w:asciiTheme="majorHAnsi" w:hAnsiTheme="majorHAnsi"/>
        </w:rPr>
        <w:t>value associated with each model.</w:t>
      </w:r>
      <w:r w:rsidR="005674F2" w:rsidRPr="00532322">
        <w:rPr>
          <w:rFonts w:asciiTheme="majorHAnsi" w:hAnsiTheme="majorHAnsi"/>
        </w:rPr>
        <w:t xml:space="preserve"> </w:t>
      </w:r>
      <w:r w:rsidR="00CA6FFA" w:rsidRPr="00532322">
        <w:rPr>
          <w:rFonts w:asciiTheme="majorHAnsi" w:hAnsiTheme="majorHAnsi"/>
        </w:rPr>
        <w:t>Values &lt; 0.10 are underlined, and those &lt; 0.05 are in bold.</w:t>
      </w:r>
      <w:r w:rsidR="00C65FDF" w:rsidRPr="00532322">
        <w:rPr>
          <w:rFonts w:asciiTheme="majorHAnsi" w:hAnsiTheme="majorHAnsi"/>
        </w:rPr>
        <w:t xml:space="preserve">  Models with </w:t>
      </w:r>
      <w:r w:rsidR="00C65FDF" w:rsidRPr="00532322">
        <w:rPr>
          <w:rFonts w:asciiTheme="majorHAnsi" w:hAnsiTheme="majorHAnsi"/>
          <w:i/>
        </w:rPr>
        <w:t>P</w:t>
      </w:r>
      <w:r w:rsidR="00C65FDF" w:rsidRPr="00532322">
        <w:rPr>
          <w:rFonts w:asciiTheme="majorHAnsi" w:hAnsiTheme="majorHAnsi"/>
        </w:rPr>
        <w:t xml:space="preserve"> &lt; 0.05 for any variable were included in </w:t>
      </w:r>
      <w:r w:rsidR="000675E3" w:rsidRPr="00532322">
        <w:rPr>
          <w:rFonts w:asciiTheme="majorHAnsi" w:hAnsiTheme="majorHAnsi"/>
        </w:rPr>
        <w:t xml:space="preserve">the </w:t>
      </w:r>
      <w:r w:rsidR="00C65FDF" w:rsidRPr="00532322">
        <w:rPr>
          <w:rFonts w:asciiTheme="majorHAnsi" w:hAnsiTheme="majorHAnsi"/>
        </w:rPr>
        <w:t>model selection process.</w:t>
      </w:r>
    </w:p>
    <w:p w14:paraId="0E6313A7" w14:textId="77777777" w:rsidR="00D03CE3" w:rsidRPr="00532322" w:rsidRDefault="00D03CE3" w:rsidP="00532322">
      <w:pPr>
        <w:spacing w:after="120"/>
        <w:rPr>
          <w:rFonts w:asciiTheme="majorHAnsi" w:hAnsiTheme="majorHAnsi"/>
        </w:rPr>
      </w:pPr>
    </w:p>
    <w:tbl>
      <w:tblPr>
        <w:tblStyle w:val="TableGrid"/>
        <w:tblW w:w="138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0"/>
        <w:gridCol w:w="1730"/>
        <w:gridCol w:w="372"/>
        <w:gridCol w:w="1056"/>
        <w:gridCol w:w="1092"/>
        <w:gridCol w:w="227"/>
        <w:gridCol w:w="1525"/>
        <w:gridCol w:w="249"/>
        <w:gridCol w:w="843"/>
        <w:gridCol w:w="249"/>
        <w:gridCol w:w="367"/>
        <w:gridCol w:w="1525"/>
        <w:gridCol w:w="1092"/>
      </w:tblGrid>
      <w:tr w:rsidR="005E6D63" w:rsidRPr="00532322" w14:paraId="0682B6B4" w14:textId="77777777" w:rsidTr="005E6D63">
        <w:tc>
          <w:tcPr>
            <w:tcW w:w="3490" w:type="dxa"/>
            <w:tcBorders>
              <w:top w:val="single" w:sz="4" w:space="0" w:color="auto"/>
              <w:bottom w:val="nil"/>
            </w:tcBorders>
          </w:tcPr>
          <w:p w14:paraId="7D355D7F" w14:textId="77777777" w:rsidR="00F550EB" w:rsidRPr="00532322" w:rsidRDefault="00F550EB" w:rsidP="00532322">
            <w:pPr>
              <w:spacing w:after="120"/>
              <w:ind w:left="274" w:hanging="274"/>
              <w:contextualSpacing/>
              <w:rPr>
                <w:rFonts w:asciiTheme="majorHAnsi" w:hAnsiTheme="majorHAnsi"/>
                <w:b/>
                <w:sz w:val="22"/>
              </w:rPr>
            </w:pPr>
          </w:p>
        </w:tc>
        <w:tc>
          <w:tcPr>
            <w:tcW w:w="2102" w:type="dxa"/>
            <w:gridSpan w:val="2"/>
            <w:tcBorders>
              <w:top w:val="single" w:sz="4" w:space="0" w:color="auto"/>
              <w:bottom w:val="nil"/>
            </w:tcBorders>
          </w:tcPr>
          <w:p w14:paraId="0350DED5" w14:textId="77777777" w:rsidR="00F550EB" w:rsidRPr="00532322" w:rsidRDefault="00F550EB" w:rsidP="00532322">
            <w:pPr>
              <w:spacing w:after="120"/>
              <w:contextualSpacing/>
              <w:jc w:val="center"/>
              <w:rPr>
                <w:rFonts w:asciiTheme="majorHAnsi" w:hAnsiTheme="majorHAnsi"/>
                <w:b/>
                <w:sz w:val="22"/>
              </w:rPr>
            </w:pPr>
          </w:p>
        </w:tc>
        <w:tc>
          <w:tcPr>
            <w:tcW w:w="2148" w:type="dxa"/>
            <w:gridSpan w:val="2"/>
            <w:tcBorders>
              <w:top w:val="single" w:sz="4" w:space="0" w:color="auto"/>
              <w:bottom w:val="nil"/>
            </w:tcBorders>
          </w:tcPr>
          <w:p w14:paraId="50813113" w14:textId="77777777" w:rsidR="00F550EB" w:rsidRPr="00532322" w:rsidRDefault="00F550EB" w:rsidP="00532322">
            <w:pPr>
              <w:spacing w:after="120"/>
              <w:contextualSpacing/>
              <w:jc w:val="center"/>
              <w:rPr>
                <w:rFonts w:asciiTheme="majorHAnsi" w:hAnsiTheme="majorHAnsi"/>
                <w:b/>
                <w:sz w:val="22"/>
              </w:rPr>
            </w:pPr>
          </w:p>
        </w:tc>
        <w:tc>
          <w:tcPr>
            <w:tcW w:w="2844" w:type="dxa"/>
            <w:gridSpan w:val="4"/>
            <w:tcBorders>
              <w:top w:val="single" w:sz="4" w:space="0" w:color="auto"/>
              <w:bottom w:val="single" w:sz="4" w:space="0" w:color="auto"/>
            </w:tcBorders>
          </w:tcPr>
          <w:p w14:paraId="63535DF8" w14:textId="12E59211"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Type of Dissimilarity</w:t>
            </w:r>
          </w:p>
        </w:tc>
        <w:tc>
          <w:tcPr>
            <w:tcW w:w="249" w:type="dxa"/>
            <w:tcBorders>
              <w:top w:val="single" w:sz="4" w:space="0" w:color="auto"/>
              <w:bottom w:val="nil"/>
            </w:tcBorders>
          </w:tcPr>
          <w:p w14:paraId="77FDCE0D" w14:textId="5584D104" w:rsidR="00F550EB" w:rsidRPr="00532322" w:rsidRDefault="00F550EB" w:rsidP="00532322">
            <w:pPr>
              <w:spacing w:after="120"/>
              <w:contextualSpacing/>
              <w:jc w:val="center"/>
              <w:rPr>
                <w:rFonts w:asciiTheme="majorHAnsi" w:hAnsiTheme="majorHAnsi"/>
                <w:b/>
                <w:sz w:val="22"/>
              </w:rPr>
            </w:pPr>
          </w:p>
        </w:tc>
        <w:tc>
          <w:tcPr>
            <w:tcW w:w="2984" w:type="dxa"/>
            <w:gridSpan w:val="3"/>
            <w:tcBorders>
              <w:top w:val="single" w:sz="4" w:space="0" w:color="auto"/>
              <w:bottom w:val="single" w:sz="4" w:space="0" w:color="auto"/>
            </w:tcBorders>
          </w:tcPr>
          <w:p w14:paraId="56048582" w14:textId="583FB511"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Aspect of dissimilarity</w:t>
            </w:r>
          </w:p>
        </w:tc>
      </w:tr>
      <w:tr w:rsidR="000E48EC" w:rsidRPr="00532322" w14:paraId="7C193E9C" w14:textId="77777777" w:rsidTr="000E48EC">
        <w:trPr>
          <w:gridAfter w:val="1"/>
          <w:wAfter w:w="1092" w:type="dxa"/>
        </w:trPr>
        <w:tc>
          <w:tcPr>
            <w:tcW w:w="3490" w:type="dxa"/>
            <w:tcBorders>
              <w:top w:val="nil"/>
              <w:bottom w:val="single" w:sz="4" w:space="0" w:color="auto"/>
            </w:tcBorders>
          </w:tcPr>
          <w:p w14:paraId="4B91EC62" w14:textId="77777777" w:rsidR="00F550EB" w:rsidRPr="00532322" w:rsidRDefault="00F550EB" w:rsidP="00532322">
            <w:pPr>
              <w:spacing w:after="120"/>
              <w:ind w:left="274" w:hanging="274"/>
              <w:contextualSpacing/>
              <w:rPr>
                <w:rFonts w:asciiTheme="majorHAnsi" w:hAnsiTheme="majorHAnsi"/>
                <w:b/>
                <w:sz w:val="22"/>
              </w:rPr>
            </w:pPr>
            <w:r w:rsidRPr="00532322">
              <w:rPr>
                <w:rFonts w:asciiTheme="majorHAnsi" w:hAnsiTheme="majorHAnsi"/>
                <w:b/>
                <w:sz w:val="22"/>
              </w:rPr>
              <w:t>Explanatory Variable</w:t>
            </w:r>
          </w:p>
        </w:tc>
        <w:tc>
          <w:tcPr>
            <w:tcW w:w="1730" w:type="dxa"/>
            <w:tcBorders>
              <w:top w:val="nil"/>
              <w:bottom w:val="single" w:sz="4" w:space="0" w:color="auto"/>
            </w:tcBorders>
          </w:tcPr>
          <w:p w14:paraId="753F0DFE" w14:textId="7F3B8B35"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Abbrev.</w:t>
            </w:r>
          </w:p>
        </w:tc>
        <w:tc>
          <w:tcPr>
            <w:tcW w:w="1428" w:type="dxa"/>
            <w:gridSpan w:val="2"/>
            <w:tcBorders>
              <w:top w:val="nil"/>
              <w:bottom w:val="single" w:sz="4" w:space="0" w:color="auto"/>
            </w:tcBorders>
          </w:tcPr>
          <w:p w14:paraId="3103DC09" w14:textId="56541921" w:rsidR="00F550EB" w:rsidRPr="00532322" w:rsidRDefault="00F550EB" w:rsidP="00532322">
            <w:pPr>
              <w:spacing w:after="120"/>
              <w:ind w:right="-110"/>
              <w:contextualSpacing/>
              <w:jc w:val="center"/>
              <w:rPr>
                <w:rFonts w:asciiTheme="majorHAnsi" w:hAnsiTheme="majorHAnsi"/>
                <w:b/>
                <w:sz w:val="22"/>
              </w:rPr>
            </w:pPr>
            <w:r w:rsidRPr="00532322">
              <w:rPr>
                <w:rFonts w:asciiTheme="majorHAnsi" w:hAnsiTheme="majorHAnsi"/>
                <w:b/>
                <w:sz w:val="22"/>
              </w:rPr>
              <w:t>Units</w:t>
            </w:r>
          </w:p>
        </w:tc>
        <w:tc>
          <w:tcPr>
            <w:tcW w:w="1319" w:type="dxa"/>
            <w:gridSpan w:val="2"/>
            <w:tcBorders>
              <w:top w:val="single" w:sz="4" w:space="0" w:color="auto"/>
              <w:bottom w:val="single" w:sz="4" w:space="0" w:color="auto"/>
            </w:tcBorders>
          </w:tcPr>
          <w:p w14:paraId="1FC09B6E"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 xml:space="preserve">Abundance-based </w:t>
            </w:r>
          </w:p>
          <w:p w14:paraId="38264FEE" w14:textId="3B178EEC"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(Bray-Curtis)</w:t>
            </w:r>
          </w:p>
        </w:tc>
        <w:tc>
          <w:tcPr>
            <w:tcW w:w="1525" w:type="dxa"/>
            <w:tcBorders>
              <w:top w:val="single" w:sz="4" w:space="0" w:color="auto"/>
              <w:bottom w:val="single" w:sz="4" w:space="0" w:color="auto"/>
            </w:tcBorders>
          </w:tcPr>
          <w:p w14:paraId="54D0B426" w14:textId="3BC186A8"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Incidence-based (Sorensen)</w:t>
            </w:r>
          </w:p>
        </w:tc>
        <w:tc>
          <w:tcPr>
            <w:tcW w:w="249" w:type="dxa"/>
            <w:tcBorders>
              <w:top w:val="nil"/>
              <w:bottom w:val="single" w:sz="4" w:space="0" w:color="auto"/>
            </w:tcBorders>
          </w:tcPr>
          <w:p w14:paraId="7176B760" w14:textId="1048D2EE" w:rsidR="00F550EB" w:rsidRPr="00532322" w:rsidRDefault="00F550EB" w:rsidP="00532322">
            <w:pPr>
              <w:spacing w:after="120"/>
              <w:contextualSpacing/>
              <w:jc w:val="center"/>
              <w:rPr>
                <w:rFonts w:asciiTheme="majorHAnsi" w:hAnsiTheme="majorHAnsi"/>
                <w:b/>
                <w:sz w:val="22"/>
              </w:rPr>
            </w:pPr>
          </w:p>
        </w:tc>
        <w:tc>
          <w:tcPr>
            <w:tcW w:w="1459" w:type="dxa"/>
            <w:gridSpan w:val="3"/>
            <w:tcBorders>
              <w:top w:val="single" w:sz="4" w:space="0" w:color="auto"/>
              <w:bottom w:val="single" w:sz="4" w:space="0" w:color="auto"/>
            </w:tcBorders>
          </w:tcPr>
          <w:p w14:paraId="11D2C3E9"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Balanced Variation</w:t>
            </w:r>
          </w:p>
          <w:p w14:paraId="30D53F9E" w14:textId="244F2066"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w:t>
            </w:r>
          </w:p>
        </w:tc>
        <w:tc>
          <w:tcPr>
            <w:tcW w:w="1525" w:type="dxa"/>
            <w:tcBorders>
              <w:top w:val="single" w:sz="4" w:space="0" w:color="auto"/>
              <w:bottom w:val="single" w:sz="4" w:space="0" w:color="auto"/>
            </w:tcBorders>
          </w:tcPr>
          <w:p w14:paraId="0A9AAD51" w14:textId="77777777"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 xml:space="preserve">Species Turnover </w:t>
            </w:r>
          </w:p>
          <w:p w14:paraId="2B0BBB32" w14:textId="6AF7C21B" w:rsidR="00F550EB" w:rsidRPr="00532322" w:rsidRDefault="00F550EB" w:rsidP="00532322">
            <w:pPr>
              <w:spacing w:after="120"/>
              <w:contextualSpacing/>
              <w:jc w:val="center"/>
              <w:rPr>
                <w:rFonts w:asciiTheme="majorHAnsi" w:hAnsiTheme="majorHAnsi"/>
                <w:b/>
                <w:sz w:val="22"/>
              </w:rPr>
            </w:pPr>
            <w:r w:rsidRPr="00532322">
              <w:rPr>
                <w:rFonts w:asciiTheme="majorHAnsi" w:hAnsiTheme="majorHAnsi"/>
                <w:b/>
                <w:sz w:val="22"/>
              </w:rPr>
              <w:t>(%)</w:t>
            </w:r>
          </w:p>
        </w:tc>
      </w:tr>
      <w:tr w:rsidR="000E48EC" w:rsidRPr="00532322" w14:paraId="3AFAB4FC" w14:textId="77777777" w:rsidTr="000E48EC">
        <w:trPr>
          <w:gridAfter w:val="1"/>
          <w:wAfter w:w="1092" w:type="dxa"/>
        </w:trPr>
        <w:tc>
          <w:tcPr>
            <w:tcW w:w="3490" w:type="dxa"/>
            <w:tcBorders>
              <w:top w:val="nil"/>
            </w:tcBorders>
          </w:tcPr>
          <w:p w14:paraId="6F83D184" w14:textId="1A40B0F9"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Gamma diversity</w:t>
            </w:r>
          </w:p>
        </w:tc>
        <w:tc>
          <w:tcPr>
            <w:tcW w:w="1730" w:type="dxa"/>
            <w:tcBorders>
              <w:top w:val="nil"/>
            </w:tcBorders>
          </w:tcPr>
          <w:p w14:paraId="6010C4B2" w14:textId="4C34F3A8"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log(S)</w:t>
            </w:r>
          </w:p>
        </w:tc>
        <w:tc>
          <w:tcPr>
            <w:tcW w:w="1428" w:type="dxa"/>
            <w:gridSpan w:val="2"/>
            <w:tcBorders>
              <w:top w:val="nil"/>
            </w:tcBorders>
          </w:tcPr>
          <w:p w14:paraId="0660B838" w14:textId="77777777" w:rsidR="00F550EB" w:rsidRPr="00532322" w:rsidRDefault="00F550EB" w:rsidP="00532322">
            <w:pPr>
              <w:spacing w:after="120"/>
              <w:ind w:right="-110"/>
              <w:contextualSpacing/>
              <w:jc w:val="center"/>
              <w:rPr>
                <w:rFonts w:asciiTheme="majorHAnsi" w:hAnsiTheme="majorHAnsi"/>
                <w:sz w:val="22"/>
              </w:rPr>
            </w:pPr>
          </w:p>
        </w:tc>
        <w:tc>
          <w:tcPr>
            <w:tcW w:w="1319" w:type="dxa"/>
            <w:gridSpan w:val="2"/>
            <w:tcBorders>
              <w:top w:val="nil"/>
            </w:tcBorders>
          </w:tcPr>
          <w:p w14:paraId="2F09B60E" w14:textId="53CD717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0.117</w:t>
            </w:r>
          </w:p>
        </w:tc>
        <w:tc>
          <w:tcPr>
            <w:tcW w:w="1525" w:type="dxa"/>
            <w:tcBorders>
              <w:top w:val="nil"/>
            </w:tcBorders>
          </w:tcPr>
          <w:p w14:paraId="00A81AC9" w14:textId="0B87C3BF" w:rsidR="00F550EB" w:rsidRPr="00532322" w:rsidRDefault="00F550EB"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0.001</w:t>
            </w:r>
          </w:p>
        </w:tc>
        <w:tc>
          <w:tcPr>
            <w:tcW w:w="249" w:type="dxa"/>
            <w:tcBorders>
              <w:top w:val="nil"/>
            </w:tcBorders>
          </w:tcPr>
          <w:p w14:paraId="4E74CCFA" w14:textId="45DB1457" w:rsidR="00F550EB" w:rsidRPr="00532322" w:rsidRDefault="00F550EB" w:rsidP="00532322">
            <w:pPr>
              <w:spacing w:after="120"/>
              <w:contextualSpacing/>
              <w:jc w:val="center"/>
              <w:rPr>
                <w:rFonts w:asciiTheme="majorHAnsi" w:hAnsiTheme="majorHAnsi"/>
                <w:b/>
                <w:sz w:val="22"/>
                <w:u w:val="single"/>
              </w:rPr>
            </w:pPr>
          </w:p>
        </w:tc>
        <w:tc>
          <w:tcPr>
            <w:tcW w:w="1459" w:type="dxa"/>
            <w:gridSpan w:val="3"/>
            <w:tcBorders>
              <w:top w:val="nil"/>
            </w:tcBorders>
          </w:tcPr>
          <w:p w14:paraId="229A0FBA" w14:textId="726D291C"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w:t>
            </w:r>
            <w:r w:rsidR="00F550EB" w:rsidRPr="00532322">
              <w:rPr>
                <w:rFonts w:asciiTheme="majorHAnsi" w:hAnsiTheme="majorHAnsi"/>
                <w:b/>
                <w:sz w:val="22"/>
                <w:u w:val="single"/>
              </w:rPr>
              <w:t>0.001</w:t>
            </w:r>
          </w:p>
        </w:tc>
        <w:tc>
          <w:tcPr>
            <w:tcW w:w="1525" w:type="dxa"/>
            <w:tcBorders>
              <w:top w:val="nil"/>
            </w:tcBorders>
          </w:tcPr>
          <w:p w14:paraId="1CB731B5" w14:textId="23AEE611" w:rsidR="00F550EB" w:rsidRPr="00532322" w:rsidRDefault="00F550EB"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r>
      <w:tr w:rsidR="000E48EC" w:rsidRPr="00532322" w14:paraId="009788DF" w14:textId="77777777" w:rsidTr="000E48EC">
        <w:trPr>
          <w:gridAfter w:val="1"/>
          <w:wAfter w:w="1092" w:type="dxa"/>
        </w:trPr>
        <w:tc>
          <w:tcPr>
            <w:tcW w:w="3490" w:type="dxa"/>
          </w:tcPr>
          <w:p w14:paraId="3EFE0548" w14:textId="19CEF3D0"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Productivity</w:t>
            </w:r>
          </w:p>
        </w:tc>
        <w:tc>
          <w:tcPr>
            <w:tcW w:w="1730" w:type="dxa"/>
          </w:tcPr>
          <w:p w14:paraId="6300D8B8" w14:textId="7C5EBF8F"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Prod.</w:t>
            </w:r>
          </w:p>
        </w:tc>
        <w:tc>
          <w:tcPr>
            <w:tcW w:w="1428" w:type="dxa"/>
            <w:gridSpan w:val="2"/>
          </w:tcPr>
          <w:p w14:paraId="46558DF6" w14:textId="7354FCFF"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g m</w:t>
            </w:r>
            <w:r w:rsidRPr="00532322">
              <w:rPr>
                <w:rFonts w:asciiTheme="majorHAnsi" w:hAnsiTheme="majorHAnsi"/>
                <w:sz w:val="22"/>
                <w:vertAlign w:val="superscript"/>
              </w:rPr>
              <w:t>-2</w:t>
            </w:r>
          </w:p>
        </w:tc>
        <w:tc>
          <w:tcPr>
            <w:tcW w:w="1319" w:type="dxa"/>
            <w:gridSpan w:val="2"/>
          </w:tcPr>
          <w:p w14:paraId="321D7DEA" w14:textId="172F92E4"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0.010</w:t>
            </w:r>
          </w:p>
        </w:tc>
        <w:tc>
          <w:tcPr>
            <w:tcW w:w="1525" w:type="dxa"/>
          </w:tcPr>
          <w:p w14:paraId="5A8CC7DC" w14:textId="17812D49"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0.753</w:t>
            </w:r>
          </w:p>
        </w:tc>
        <w:tc>
          <w:tcPr>
            <w:tcW w:w="249" w:type="dxa"/>
          </w:tcPr>
          <w:p w14:paraId="7C80A25B" w14:textId="4C1847F1" w:rsidR="00F550EB" w:rsidRPr="00532322" w:rsidRDefault="00F550EB" w:rsidP="00532322">
            <w:pPr>
              <w:spacing w:after="120"/>
              <w:contextualSpacing/>
              <w:jc w:val="center"/>
              <w:rPr>
                <w:rFonts w:asciiTheme="majorHAnsi" w:hAnsiTheme="majorHAnsi"/>
                <w:sz w:val="22"/>
              </w:rPr>
            </w:pPr>
          </w:p>
        </w:tc>
        <w:tc>
          <w:tcPr>
            <w:tcW w:w="1459" w:type="dxa"/>
            <w:gridSpan w:val="3"/>
          </w:tcPr>
          <w:p w14:paraId="30743CEC" w14:textId="5EF000D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0.824</w:t>
            </w:r>
          </w:p>
        </w:tc>
        <w:tc>
          <w:tcPr>
            <w:tcW w:w="1525" w:type="dxa"/>
          </w:tcPr>
          <w:p w14:paraId="3ECE04B6" w14:textId="7A73D077"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0.023</w:t>
            </w:r>
          </w:p>
        </w:tc>
      </w:tr>
      <w:tr w:rsidR="000E48EC" w:rsidRPr="00532322" w14:paraId="4DBD6356" w14:textId="77777777" w:rsidTr="000E48EC">
        <w:trPr>
          <w:gridAfter w:val="1"/>
          <w:wAfter w:w="1092" w:type="dxa"/>
        </w:trPr>
        <w:tc>
          <w:tcPr>
            <w:tcW w:w="3490" w:type="dxa"/>
          </w:tcPr>
          <w:p w14:paraId="506A82D1" w14:textId="4AD90BF5" w:rsidR="00F550EB" w:rsidRPr="00532322" w:rsidRDefault="00D46835" w:rsidP="00532322">
            <w:pPr>
              <w:spacing w:after="120"/>
              <w:ind w:left="274" w:hanging="274"/>
              <w:contextualSpacing/>
              <w:rPr>
                <w:rFonts w:asciiTheme="majorHAnsi" w:hAnsiTheme="majorHAnsi"/>
                <w:sz w:val="22"/>
              </w:rPr>
            </w:pPr>
            <w:r w:rsidRPr="00532322">
              <w:rPr>
                <w:rFonts w:asciiTheme="majorHAnsi" w:hAnsiTheme="majorHAnsi"/>
                <w:sz w:val="22"/>
              </w:rPr>
              <w:t>Local</w:t>
            </w:r>
            <w:r w:rsidR="00F550EB" w:rsidRPr="00532322">
              <w:rPr>
                <w:rFonts w:asciiTheme="majorHAnsi" w:hAnsiTheme="majorHAnsi"/>
                <w:sz w:val="22"/>
              </w:rPr>
              <w:t xml:space="preserve"> Varia</w:t>
            </w:r>
            <w:r w:rsidRPr="00532322">
              <w:rPr>
                <w:rFonts w:asciiTheme="majorHAnsi" w:hAnsiTheme="majorHAnsi"/>
                <w:sz w:val="22"/>
              </w:rPr>
              <w:t>tion in Productivity</w:t>
            </w:r>
          </w:p>
        </w:tc>
        <w:tc>
          <w:tcPr>
            <w:tcW w:w="1730" w:type="dxa"/>
          </w:tcPr>
          <w:p w14:paraId="7F3BB9FF" w14:textId="5A001953"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Local Var.</w:t>
            </w:r>
          </w:p>
        </w:tc>
        <w:tc>
          <w:tcPr>
            <w:tcW w:w="1428" w:type="dxa"/>
            <w:gridSpan w:val="2"/>
          </w:tcPr>
          <w:p w14:paraId="6FDB5238" w14:textId="1E7AC610"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w:t>
            </w:r>
          </w:p>
        </w:tc>
        <w:tc>
          <w:tcPr>
            <w:tcW w:w="1319" w:type="dxa"/>
            <w:gridSpan w:val="2"/>
          </w:tcPr>
          <w:p w14:paraId="2129616C" w14:textId="268D6418"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0.013</w:t>
            </w:r>
          </w:p>
        </w:tc>
        <w:tc>
          <w:tcPr>
            <w:tcW w:w="1525" w:type="dxa"/>
          </w:tcPr>
          <w:p w14:paraId="4A44FF9F" w14:textId="368C817F" w:rsidR="00F550EB" w:rsidRPr="00532322" w:rsidRDefault="00720C82" w:rsidP="00532322">
            <w:pPr>
              <w:spacing w:after="120"/>
              <w:contextualSpacing/>
              <w:jc w:val="center"/>
              <w:rPr>
                <w:rFonts w:asciiTheme="majorHAnsi" w:hAnsiTheme="majorHAnsi"/>
                <w:sz w:val="22"/>
                <w:u w:val="single"/>
              </w:rPr>
            </w:pPr>
            <w:r w:rsidRPr="00532322">
              <w:rPr>
                <w:rFonts w:asciiTheme="majorHAnsi" w:hAnsiTheme="majorHAnsi"/>
                <w:sz w:val="22"/>
                <w:u w:val="single"/>
              </w:rPr>
              <w:t>0.067</w:t>
            </w:r>
          </w:p>
        </w:tc>
        <w:tc>
          <w:tcPr>
            <w:tcW w:w="249" w:type="dxa"/>
          </w:tcPr>
          <w:p w14:paraId="7EEB40F2" w14:textId="65DC2A05" w:rsidR="00F550EB" w:rsidRPr="00532322" w:rsidRDefault="00F550EB" w:rsidP="00532322">
            <w:pPr>
              <w:spacing w:after="120"/>
              <w:contextualSpacing/>
              <w:jc w:val="center"/>
              <w:rPr>
                <w:rFonts w:asciiTheme="majorHAnsi" w:hAnsiTheme="majorHAnsi"/>
                <w:sz w:val="22"/>
                <w:u w:val="single"/>
              </w:rPr>
            </w:pPr>
          </w:p>
        </w:tc>
        <w:tc>
          <w:tcPr>
            <w:tcW w:w="1459" w:type="dxa"/>
            <w:gridSpan w:val="3"/>
          </w:tcPr>
          <w:p w14:paraId="4B8B34D7" w14:textId="775D5CD4"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0.009</w:t>
            </w:r>
          </w:p>
        </w:tc>
        <w:tc>
          <w:tcPr>
            <w:tcW w:w="1525" w:type="dxa"/>
          </w:tcPr>
          <w:p w14:paraId="0CD475F1" w14:textId="1D5C8F0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0.610</w:t>
            </w:r>
          </w:p>
        </w:tc>
      </w:tr>
      <w:tr w:rsidR="000E48EC" w:rsidRPr="00532322" w14:paraId="5DCA29BF" w14:textId="77777777" w:rsidTr="000E48EC">
        <w:trPr>
          <w:gridAfter w:val="1"/>
          <w:wAfter w:w="1092" w:type="dxa"/>
        </w:trPr>
        <w:tc>
          <w:tcPr>
            <w:tcW w:w="3490" w:type="dxa"/>
          </w:tcPr>
          <w:p w14:paraId="7DDDA9C6" w14:textId="0B25912A"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annual temperature</w:t>
            </w:r>
          </w:p>
        </w:tc>
        <w:tc>
          <w:tcPr>
            <w:tcW w:w="1730" w:type="dxa"/>
          </w:tcPr>
          <w:p w14:paraId="1B8FA57E" w14:textId="11FEDE6C"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MAT</w:t>
            </w:r>
          </w:p>
        </w:tc>
        <w:tc>
          <w:tcPr>
            <w:tcW w:w="1428" w:type="dxa"/>
            <w:gridSpan w:val="2"/>
          </w:tcPr>
          <w:p w14:paraId="0B6583A5" w14:textId="7D52CBB8"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3BC71C86" w14:textId="3524724B"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0.593</w:t>
            </w:r>
          </w:p>
        </w:tc>
        <w:tc>
          <w:tcPr>
            <w:tcW w:w="1525" w:type="dxa"/>
          </w:tcPr>
          <w:p w14:paraId="6A6E974C" w14:textId="50A31F9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0.212</w:t>
            </w:r>
          </w:p>
        </w:tc>
        <w:tc>
          <w:tcPr>
            <w:tcW w:w="249" w:type="dxa"/>
          </w:tcPr>
          <w:p w14:paraId="5F7D563B" w14:textId="540F4FA0" w:rsidR="00F550EB" w:rsidRPr="00532322" w:rsidRDefault="00F550EB" w:rsidP="00532322">
            <w:pPr>
              <w:spacing w:after="120"/>
              <w:contextualSpacing/>
              <w:jc w:val="center"/>
              <w:rPr>
                <w:rFonts w:asciiTheme="majorHAnsi" w:hAnsiTheme="majorHAnsi"/>
                <w:sz w:val="22"/>
              </w:rPr>
            </w:pPr>
          </w:p>
        </w:tc>
        <w:tc>
          <w:tcPr>
            <w:tcW w:w="1459" w:type="dxa"/>
            <w:gridSpan w:val="3"/>
          </w:tcPr>
          <w:p w14:paraId="609E0370" w14:textId="3CBD8023"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0.851</w:t>
            </w:r>
          </w:p>
        </w:tc>
        <w:tc>
          <w:tcPr>
            <w:tcW w:w="1525" w:type="dxa"/>
          </w:tcPr>
          <w:p w14:paraId="210F29FA" w14:textId="3EF65FE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0.521</w:t>
            </w:r>
          </w:p>
        </w:tc>
      </w:tr>
      <w:tr w:rsidR="000E48EC" w:rsidRPr="00532322" w14:paraId="7681FD95" w14:textId="77777777" w:rsidTr="000E48EC">
        <w:trPr>
          <w:gridAfter w:val="1"/>
          <w:wAfter w:w="1092" w:type="dxa"/>
        </w:trPr>
        <w:tc>
          <w:tcPr>
            <w:tcW w:w="3490" w:type="dxa"/>
          </w:tcPr>
          <w:p w14:paraId="643A4E7B" w14:textId="184507A6"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Standard deviation in temperature</w:t>
            </w:r>
          </w:p>
        </w:tc>
        <w:tc>
          <w:tcPr>
            <w:tcW w:w="1730" w:type="dxa"/>
          </w:tcPr>
          <w:p w14:paraId="7371DDF6" w14:textId="79A796F1"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TEMP_VAR</w:t>
            </w:r>
          </w:p>
        </w:tc>
        <w:tc>
          <w:tcPr>
            <w:tcW w:w="1428" w:type="dxa"/>
            <w:gridSpan w:val="2"/>
          </w:tcPr>
          <w:p w14:paraId="27796C9B" w14:textId="78EEAE92"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2BE1A03F" w14:textId="6692CFC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0.485</w:t>
            </w:r>
          </w:p>
        </w:tc>
        <w:tc>
          <w:tcPr>
            <w:tcW w:w="1525" w:type="dxa"/>
          </w:tcPr>
          <w:p w14:paraId="6D800BF8" w14:textId="4BF4F48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u w:val="single"/>
              </w:rPr>
              <w:t>0.096</w:t>
            </w:r>
          </w:p>
        </w:tc>
        <w:tc>
          <w:tcPr>
            <w:tcW w:w="249" w:type="dxa"/>
          </w:tcPr>
          <w:p w14:paraId="5AA00E80" w14:textId="2FAF2736" w:rsidR="00F550EB" w:rsidRPr="00532322" w:rsidRDefault="00F550EB" w:rsidP="00532322">
            <w:pPr>
              <w:spacing w:after="120"/>
              <w:contextualSpacing/>
              <w:jc w:val="center"/>
              <w:rPr>
                <w:rFonts w:asciiTheme="majorHAnsi" w:hAnsiTheme="majorHAnsi"/>
                <w:sz w:val="22"/>
              </w:rPr>
            </w:pPr>
          </w:p>
        </w:tc>
        <w:tc>
          <w:tcPr>
            <w:tcW w:w="1459" w:type="dxa"/>
            <w:gridSpan w:val="3"/>
          </w:tcPr>
          <w:p w14:paraId="09CD6961" w14:textId="6CA5976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0.762</w:t>
            </w:r>
          </w:p>
        </w:tc>
        <w:tc>
          <w:tcPr>
            <w:tcW w:w="1525" w:type="dxa"/>
          </w:tcPr>
          <w:p w14:paraId="31BB38E2" w14:textId="03A3DC70"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0.833</w:t>
            </w:r>
          </w:p>
        </w:tc>
      </w:tr>
      <w:tr w:rsidR="000E48EC" w:rsidRPr="00532322" w14:paraId="53F9610F" w14:textId="77777777" w:rsidTr="000E48EC">
        <w:trPr>
          <w:gridAfter w:val="1"/>
          <w:wAfter w:w="1092" w:type="dxa"/>
        </w:trPr>
        <w:tc>
          <w:tcPr>
            <w:tcW w:w="3490" w:type="dxa"/>
          </w:tcPr>
          <w:p w14:paraId="6FDDE10D" w14:textId="678EF6E6"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Annual temperature range</w:t>
            </w:r>
          </w:p>
        </w:tc>
        <w:tc>
          <w:tcPr>
            <w:tcW w:w="1730" w:type="dxa"/>
          </w:tcPr>
          <w:p w14:paraId="765931ED" w14:textId="6F40751D" w:rsidR="00F550EB"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ATR</w:t>
            </w:r>
          </w:p>
        </w:tc>
        <w:tc>
          <w:tcPr>
            <w:tcW w:w="1428" w:type="dxa"/>
            <w:gridSpan w:val="2"/>
          </w:tcPr>
          <w:p w14:paraId="05A29CBC" w14:textId="77AC05B5"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2E0FA789" w14:textId="7D28FF69"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1525" w:type="dxa"/>
          </w:tcPr>
          <w:p w14:paraId="243545F1" w14:textId="18BC4784"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b/>
                <w:sz w:val="22"/>
                <w:u w:val="single"/>
              </w:rPr>
              <w:t>0.003</w:t>
            </w:r>
          </w:p>
        </w:tc>
        <w:tc>
          <w:tcPr>
            <w:tcW w:w="249" w:type="dxa"/>
          </w:tcPr>
          <w:p w14:paraId="7BA898DE" w14:textId="645822A0" w:rsidR="00F550EB" w:rsidRPr="00532322" w:rsidRDefault="00F550EB" w:rsidP="00532322">
            <w:pPr>
              <w:spacing w:after="120"/>
              <w:contextualSpacing/>
              <w:jc w:val="center"/>
              <w:rPr>
                <w:rFonts w:asciiTheme="majorHAnsi" w:hAnsiTheme="majorHAnsi"/>
                <w:sz w:val="22"/>
              </w:rPr>
            </w:pPr>
          </w:p>
        </w:tc>
        <w:tc>
          <w:tcPr>
            <w:tcW w:w="1459" w:type="dxa"/>
            <w:gridSpan w:val="3"/>
          </w:tcPr>
          <w:p w14:paraId="299AF755" w14:textId="05C28A2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0.571</w:t>
            </w:r>
          </w:p>
        </w:tc>
        <w:tc>
          <w:tcPr>
            <w:tcW w:w="1525" w:type="dxa"/>
          </w:tcPr>
          <w:p w14:paraId="1727266A" w14:textId="45D9C7D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0.494</w:t>
            </w:r>
          </w:p>
        </w:tc>
      </w:tr>
      <w:tr w:rsidR="000E48EC" w:rsidRPr="00532322" w14:paraId="0225EF33" w14:textId="77777777" w:rsidTr="000E48EC">
        <w:trPr>
          <w:gridAfter w:val="1"/>
          <w:wAfter w:w="1092" w:type="dxa"/>
        </w:trPr>
        <w:tc>
          <w:tcPr>
            <w:tcW w:w="3490" w:type="dxa"/>
          </w:tcPr>
          <w:p w14:paraId="149A13D6" w14:textId="70677D14"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temperature, wettest quarter</w:t>
            </w:r>
          </w:p>
        </w:tc>
        <w:tc>
          <w:tcPr>
            <w:tcW w:w="1730" w:type="dxa"/>
          </w:tcPr>
          <w:p w14:paraId="0379493E" w14:textId="7059D8FF"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TEMP_WET_Q</w:t>
            </w:r>
          </w:p>
        </w:tc>
        <w:tc>
          <w:tcPr>
            <w:tcW w:w="1428" w:type="dxa"/>
            <w:gridSpan w:val="2"/>
          </w:tcPr>
          <w:p w14:paraId="69716B87" w14:textId="14993516"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°C</w:t>
            </w:r>
          </w:p>
        </w:tc>
        <w:tc>
          <w:tcPr>
            <w:tcW w:w="1319" w:type="dxa"/>
            <w:gridSpan w:val="2"/>
          </w:tcPr>
          <w:p w14:paraId="75F7B282" w14:textId="3B616906"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0.550</w:t>
            </w:r>
          </w:p>
        </w:tc>
        <w:tc>
          <w:tcPr>
            <w:tcW w:w="1525" w:type="dxa"/>
          </w:tcPr>
          <w:p w14:paraId="7CD25BD1" w14:textId="76896AB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u w:val="single"/>
              </w:rPr>
              <w:t>0.071</w:t>
            </w:r>
          </w:p>
        </w:tc>
        <w:tc>
          <w:tcPr>
            <w:tcW w:w="249" w:type="dxa"/>
          </w:tcPr>
          <w:p w14:paraId="50B428A1" w14:textId="2AC90505" w:rsidR="00F550EB" w:rsidRPr="00532322" w:rsidRDefault="00F550EB" w:rsidP="00532322">
            <w:pPr>
              <w:spacing w:after="120"/>
              <w:contextualSpacing/>
              <w:jc w:val="center"/>
              <w:rPr>
                <w:rFonts w:asciiTheme="majorHAnsi" w:hAnsiTheme="majorHAnsi"/>
                <w:sz w:val="22"/>
              </w:rPr>
            </w:pPr>
          </w:p>
        </w:tc>
        <w:tc>
          <w:tcPr>
            <w:tcW w:w="1459" w:type="dxa"/>
            <w:gridSpan w:val="3"/>
          </w:tcPr>
          <w:p w14:paraId="3A882727" w14:textId="44DE3D6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0.753</w:t>
            </w:r>
          </w:p>
        </w:tc>
        <w:tc>
          <w:tcPr>
            <w:tcW w:w="1525" w:type="dxa"/>
          </w:tcPr>
          <w:p w14:paraId="49C76978" w14:textId="4DCAA7DB"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0.992</w:t>
            </w:r>
          </w:p>
        </w:tc>
      </w:tr>
      <w:tr w:rsidR="000E48EC" w:rsidRPr="00532322" w14:paraId="5A55C972" w14:textId="77777777" w:rsidTr="000E48EC">
        <w:trPr>
          <w:gridAfter w:val="1"/>
          <w:wAfter w:w="1092" w:type="dxa"/>
        </w:trPr>
        <w:tc>
          <w:tcPr>
            <w:tcW w:w="3490" w:type="dxa"/>
          </w:tcPr>
          <w:p w14:paraId="2587F017" w14:textId="021BE81E"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Mean annual precipitation</w:t>
            </w:r>
          </w:p>
        </w:tc>
        <w:tc>
          <w:tcPr>
            <w:tcW w:w="1730" w:type="dxa"/>
          </w:tcPr>
          <w:p w14:paraId="6F90232E" w14:textId="41E69DAE"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MAP</w:t>
            </w:r>
          </w:p>
        </w:tc>
        <w:tc>
          <w:tcPr>
            <w:tcW w:w="1428" w:type="dxa"/>
            <w:gridSpan w:val="2"/>
          </w:tcPr>
          <w:p w14:paraId="3EDD013C" w14:textId="77C9236E"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mm</w:t>
            </w:r>
          </w:p>
        </w:tc>
        <w:tc>
          <w:tcPr>
            <w:tcW w:w="1319" w:type="dxa"/>
            <w:gridSpan w:val="2"/>
          </w:tcPr>
          <w:p w14:paraId="6B12741A" w14:textId="649F4CD0"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0.047</w:t>
            </w:r>
          </w:p>
        </w:tc>
        <w:tc>
          <w:tcPr>
            <w:tcW w:w="1525" w:type="dxa"/>
          </w:tcPr>
          <w:p w14:paraId="40AA6C6E" w14:textId="1EC1AFEE"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sz w:val="22"/>
              </w:rPr>
              <w:t>0.162</w:t>
            </w:r>
          </w:p>
        </w:tc>
        <w:tc>
          <w:tcPr>
            <w:tcW w:w="249" w:type="dxa"/>
          </w:tcPr>
          <w:p w14:paraId="2BCAC040" w14:textId="2D195A50" w:rsidR="00F550EB" w:rsidRPr="00532322" w:rsidRDefault="00F550EB" w:rsidP="00532322">
            <w:pPr>
              <w:spacing w:after="120"/>
              <w:contextualSpacing/>
              <w:jc w:val="center"/>
              <w:rPr>
                <w:rFonts w:asciiTheme="majorHAnsi" w:hAnsiTheme="majorHAnsi"/>
                <w:b/>
                <w:sz w:val="22"/>
                <w:u w:val="single"/>
              </w:rPr>
            </w:pPr>
          </w:p>
        </w:tc>
        <w:tc>
          <w:tcPr>
            <w:tcW w:w="1459" w:type="dxa"/>
            <w:gridSpan w:val="3"/>
          </w:tcPr>
          <w:p w14:paraId="3DFCE9CE" w14:textId="35A31323" w:rsidR="00F550EB" w:rsidRPr="00532322" w:rsidRDefault="00720C82"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0.011</w:t>
            </w:r>
          </w:p>
        </w:tc>
        <w:tc>
          <w:tcPr>
            <w:tcW w:w="1525" w:type="dxa"/>
          </w:tcPr>
          <w:p w14:paraId="2F9AA26C" w14:textId="2F99655F"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0.342</w:t>
            </w:r>
          </w:p>
        </w:tc>
      </w:tr>
      <w:tr w:rsidR="000E48EC" w:rsidRPr="00532322" w14:paraId="13C0324E" w14:textId="77777777" w:rsidTr="000E48EC">
        <w:trPr>
          <w:gridAfter w:val="1"/>
          <w:wAfter w:w="1092" w:type="dxa"/>
        </w:trPr>
        <w:tc>
          <w:tcPr>
            <w:tcW w:w="3490" w:type="dxa"/>
          </w:tcPr>
          <w:p w14:paraId="6C943A0A" w14:textId="39F995E1"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Seasonality (CV of precipitation)</w:t>
            </w:r>
          </w:p>
        </w:tc>
        <w:tc>
          <w:tcPr>
            <w:tcW w:w="1730" w:type="dxa"/>
          </w:tcPr>
          <w:p w14:paraId="04529109" w14:textId="70C4B325" w:rsidR="00F550EB" w:rsidRPr="00532322" w:rsidRDefault="00F550EB" w:rsidP="00532322">
            <w:pPr>
              <w:spacing w:after="120"/>
              <w:contextualSpacing/>
              <w:jc w:val="center"/>
              <w:rPr>
                <w:rFonts w:asciiTheme="majorHAnsi" w:hAnsiTheme="majorHAnsi"/>
                <w:sz w:val="22"/>
              </w:rPr>
            </w:pPr>
            <w:r w:rsidRPr="00532322">
              <w:rPr>
                <w:rFonts w:asciiTheme="majorHAnsi" w:hAnsiTheme="majorHAnsi"/>
                <w:sz w:val="22"/>
              </w:rPr>
              <w:t>MAP_VAR</w:t>
            </w:r>
          </w:p>
        </w:tc>
        <w:tc>
          <w:tcPr>
            <w:tcW w:w="1428" w:type="dxa"/>
            <w:gridSpan w:val="2"/>
          </w:tcPr>
          <w:p w14:paraId="717842F5" w14:textId="1A03A816" w:rsidR="00F550EB" w:rsidRPr="00532322" w:rsidRDefault="00F550EB" w:rsidP="00532322">
            <w:pPr>
              <w:spacing w:after="120"/>
              <w:ind w:right="-110"/>
              <w:contextualSpacing/>
              <w:jc w:val="center"/>
              <w:rPr>
                <w:rFonts w:asciiTheme="majorHAnsi" w:hAnsiTheme="majorHAnsi"/>
                <w:sz w:val="22"/>
              </w:rPr>
            </w:pPr>
            <w:r w:rsidRPr="00532322">
              <w:rPr>
                <w:rFonts w:asciiTheme="majorHAnsi" w:hAnsiTheme="majorHAnsi"/>
                <w:sz w:val="22"/>
              </w:rPr>
              <w:t>%</w:t>
            </w:r>
          </w:p>
        </w:tc>
        <w:tc>
          <w:tcPr>
            <w:tcW w:w="1319" w:type="dxa"/>
            <w:gridSpan w:val="2"/>
          </w:tcPr>
          <w:p w14:paraId="0D839296" w14:textId="1CCA8B9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0.206</w:t>
            </w:r>
          </w:p>
        </w:tc>
        <w:tc>
          <w:tcPr>
            <w:tcW w:w="1525" w:type="dxa"/>
          </w:tcPr>
          <w:p w14:paraId="79A066CA" w14:textId="5ED58B7E"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0.208</w:t>
            </w:r>
          </w:p>
        </w:tc>
        <w:tc>
          <w:tcPr>
            <w:tcW w:w="249" w:type="dxa"/>
          </w:tcPr>
          <w:p w14:paraId="15591A49" w14:textId="650E88BB" w:rsidR="00F550EB" w:rsidRPr="00532322" w:rsidRDefault="00F550EB" w:rsidP="00532322">
            <w:pPr>
              <w:spacing w:after="120"/>
              <w:contextualSpacing/>
              <w:jc w:val="center"/>
              <w:rPr>
                <w:rFonts w:asciiTheme="majorHAnsi" w:hAnsiTheme="majorHAnsi"/>
                <w:sz w:val="22"/>
              </w:rPr>
            </w:pPr>
          </w:p>
        </w:tc>
        <w:tc>
          <w:tcPr>
            <w:tcW w:w="1459" w:type="dxa"/>
            <w:gridSpan w:val="3"/>
          </w:tcPr>
          <w:p w14:paraId="0B9B4F33" w14:textId="10A0900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0.257</w:t>
            </w:r>
          </w:p>
        </w:tc>
        <w:tc>
          <w:tcPr>
            <w:tcW w:w="1525" w:type="dxa"/>
          </w:tcPr>
          <w:p w14:paraId="2E51D0B3" w14:textId="66788D27"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0.867</w:t>
            </w:r>
          </w:p>
        </w:tc>
      </w:tr>
      <w:tr w:rsidR="000E48EC" w:rsidRPr="00532322" w14:paraId="7C9685C9" w14:textId="77777777" w:rsidTr="000E48EC">
        <w:trPr>
          <w:gridAfter w:val="1"/>
          <w:wAfter w:w="1092" w:type="dxa"/>
        </w:trPr>
        <w:tc>
          <w:tcPr>
            <w:tcW w:w="3490" w:type="dxa"/>
          </w:tcPr>
          <w:p w14:paraId="3DFF3F9E" w14:textId="1E21494C" w:rsidR="00F550EB" w:rsidRPr="00532322" w:rsidRDefault="00F550EB" w:rsidP="00532322">
            <w:pPr>
              <w:spacing w:after="120"/>
              <w:ind w:left="274" w:hanging="274"/>
              <w:contextualSpacing/>
              <w:rPr>
                <w:rFonts w:asciiTheme="majorHAnsi" w:hAnsiTheme="majorHAnsi"/>
                <w:sz w:val="22"/>
              </w:rPr>
            </w:pPr>
            <w:r w:rsidRPr="00532322">
              <w:rPr>
                <w:rFonts w:asciiTheme="majorHAnsi" w:hAnsiTheme="majorHAnsi"/>
                <w:sz w:val="22"/>
              </w:rPr>
              <w:t>Nitrogen deposition</w:t>
            </w:r>
          </w:p>
        </w:tc>
        <w:tc>
          <w:tcPr>
            <w:tcW w:w="1730" w:type="dxa"/>
          </w:tcPr>
          <w:p w14:paraId="1084A830" w14:textId="45198621" w:rsidR="00F550EB" w:rsidRPr="00532322" w:rsidRDefault="00F550EB" w:rsidP="00532322">
            <w:pPr>
              <w:spacing w:after="120"/>
              <w:contextualSpacing/>
              <w:jc w:val="center"/>
              <w:rPr>
                <w:rFonts w:asciiTheme="majorHAnsi" w:hAnsiTheme="majorHAnsi"/>
                <w:sz w:val="22"/>
              </w:rPr>
            </w:pPr>
            <w:proofErr w:type="spellStart"/>
            <w:r w:rsidRPr="00532322">
              <w:rPr>
                <w:rFonts w:asciiTheme="majorHAnsi" w:hAnsiTheme="majorHAnsi"/>
                <w:sz w:val="22"/>
              </w:rPr>
              <w:t>N_Dep</w:t>
            </w:r>
            <w:proofErr w:type="spellEnd"/>
          </w:p>
        </w:tc>
        <w:tc>
          <w:tcPr>
            <w:tcW w:w="1428" w:type="dxa"/>
            <w:gridSpan w:val="2"/>
          </w:tcPr>
          <w:p w14:paraId="7951E892" w14:textId="0CE9D210" w:rsidR="00F550EB" w:rsidRPr="00532322" w:rsidRDefault="005E6D63" w:rsidP="00532322">
            <w:pPr>
              <w:tabs>
                <w:tab w:val="left" w:pos="1115"/>
              </w:tabs>
              <w:spacing w:after="120"/>
              <w:ind w:right="-110"/>
              <w:contextualSpacing/>
              <w:jc w:val="center"/>
              <w:rPr>
                <w:rFonts w:asciiTheme="majorHAnsi" w:hAnsiTheme="majorHAnsi"/>
                <w:sz w:val="22"/>
              </w:rPr>
            </w:pPr>
            <w:r w:rsidRPr="00532322">
              <w:rPr>
                <w:rFonts w:asciiTheme="majorHAnsi" w:hAnsiTheme="majorHAnsi"/>
              </w:rPr>
              <w:t>kg N ha</w:t>
            </w:r>
            <w:r w:rsidRPr="00532322">
              <w:rPr>
                <w:rFonts w:asciiTheme="majorHAnsi" w:hAnsiTheme="majorHAnsi"/>
                <w:vertAlign w:val="superscript"/>
              </w:rPr>
              <w:t>-1</w:t>
            </w:r>
            <w:r w:rsidRPr="00532322">
              <w:rPr>
                <w:rFonts w:asciiTheme="majorHAnsi" w:hAnsiTheme="majorHAnsi"/>
              </w:rPr>
              <w:t xml:space="preserve"> yr</w:t>
            </w:r>
            <w:r w:rsidRPr="00532322">
              <w:rPr>
                <w:rFonts w:asciiTheme="majorHAnsi" w:hAnsiTheme="majorHAnsi"/>
                <w:vertAlign w:val="superscript"/>
              </w:rPr>
              <w:t>-1</w:t>
            </w:r>
          </w:p>
        </w:tc>
        <w:tc>
          <w:tcPr>
            <w:tcW w:w="1319" w:type="dxa"/>
            <w:gridSpan w:val="2"/>
          </w:tcPr>
          <w:p w14:paraId="043874A8" w14:textId="5679BB11"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0.516</w:t>
            </w:r>
          </w:p>
        </w:tc>
        <w:tc>
          <w:tcPr>
            <w:tcW w:w="1525" w:type="dxa"/>
          </w:tcPr>
          <w:p w14:paraId="6A435411" w14:textId="214BBA05"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0.415</w:t>
            </w:r>
          </w:p>
        </w:tc>
        <w:tc>
          <w:tcPr>
            <w:tcW w:w="249" w:type="dxa"/>
          </w:tcPr>
          <w:p w14:paraId="679B385D" w14:textId="19945310" w:rsidR="00F550EB" w:rsidRPr="00532322" w:rsidRDefault="00F550EB" w:rsidP="00532322">
            <w:pPr>
              <w:spacing w:after="120"/>
              <w:contextualSpacing/>
              <w:jc w:val="center"/>
              <w:rPr>
                <w:rFonts w:asciiTheme="majorHAnsi" w:hAnsiTheme="majorHAnsi"/>
                <w:sz w:val="22"/>
              </w:rPr>
            </w:pPr>
          </w:p>
        </w:tc>
        <w:tc>
          <w:tcPr>
            <w:tcW w:w="1459" w:type="dxa"/>
            <w:gridSpan w:val="3"/>
          </w:tcPr>
          <w:p w14:paraId="04E005DC" w14:textId="3216CC2B" w:rsidR="00F550EB" w:rsidRPr="00532322" w:rsidRDefault="00720C82" w:rsidP="00532322">
            <w:pPr>
              <w:spacing w:after="120"/>
              <w:contextualSpacing/>
              <w:jc w:val="center"/>
              <w:rPr>
                <w:rFonts w:asciiTheme="majorHAnsi" w:hAnsiTheme="majorHAnsi"/>
                <w:sz w:val="22"/>
                <w:u w:val="single"/>
              </w:rPr>
            </w:pPr>
            <w:r w:rsidRPr="00532322">
              <w:rPr>
                <w:rFonts w:asciiTheme="majorHAnsi" w:hAnsiTheme="majorHAnsi"/>
                <w:sz w:val="22"/>
                <w:u w:val="single"/>
              </w:rPr>
              <w:t>0.084</w:t>
            </w:r>
          </w:p>
        </w:tc>
        <w:tc>
          <w:tcPr>
            <w:tcW w:w="1525" w:type="dxa"/>
          </w:tcPr>
          <w:p w14:paraId="34FD82FA" w14:textId="3E5DF5B0" w:rsidR="00F550EB"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0.834</w:t>
            </w:r>
          </w:p>
        </w:tc>
      </w:tr>
      <w:tr w:rsidR="000E48EC" w:rsidRPr="00532322" w14:paraId="4CADB9FE" w14:textId="77777777" w:rsidTr="000E48EC">
        <w:trPr>
          <w:gridAfter w:val="1"/>
          <w:wAfter w:w="1092" w:type="dxa"/>
        </w:trPr>
        <w:tc>
          <w:tcPr>
            <w:tcW w:w="3490" w:type="dxa"/>
          </w:tcPr>
          <w:p w14:paraId="1D5FAA76" w14:textId="3FC5275B" w:rsidR="006F0C4F" w:rsidRPr="00532322" w:rsidRDefault="006F0C4F" w:rsidP="00532322">
            <w:pPr>
              <w:spacing w:after="120"/>
              <w:ind w:left="274" w:hanging="274"/>
              <w:contextualSpacing/>
              <w:rPr>
                <w:rFonts w:asciiTheme="majorHAnsi" w:hAnsiTheme="majorHAnsi"/>
                <w:sz w:val="22"/>
              </w:rPr>
            </w:pPr>
            <w:r w:rsidRPr="00532322">
              <w:rPr>
                <w:rFonts w:asciiTheme="majorHAnsi" w:hAnsiTheme="majorHAnsi"/>
                <w:sz w:val="22"/>
              </w:rPr>
              <w:t>Management</w:t>
            </w:r>
          </w:p>
        </w:tc>
        <w:tc>
          <w:tcPr>
            <w:tcW w:w="1730" w:type="dxa"/>
          </w:tcPr>
          <w:p w14:paraId="7A1B4096" w14:textId="64296693"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Manage.</w:t>
            </w:r>
          </w:p>
        </w:tc>
        <w:tc>
          <w:tcPr>
            <w:tcW w:w="1428" w:type="dxa"/>
            <w:gridSpan w:val="2"/>
          </w:tcPr>
          <w:p w14:paraId="0289C4E4" w14:textId="09839EFC" w:rsidR="006F0C4F" w:rsidRPr="00532322" w:rsidRDefault="006F0C4F" w:rsidP="00532322">
            <w:pPr>
              <w:spacing w:after="120"/>
              <w:ind w:right="-110"/>
              <w:contextualSpacing/>
              <w:jc w:val="center"/>
              <w:rPr>
                <w:rFonts w:asciiTheme="majorHAnsi" w:hAnsiTheme="majorHAnsi"/>
                <w:sz w:val="22"/>
                <w:highlight w:val="yellow"/>
              </w:rPr>
            </w:pPr>
            <w:r w:rsidRPr="00532322">
              <w:rPr>
                <w:rFonts w:asciiTheme="majorHAnsi" w:hAnsiTheme="majorHAnsi"/>
                <w:sz w:val="22"/>
              </w:rPr>
              <w:t>0, 1</w:t>
            </w:r>
          </w:p>
        </w:tc>
        <w:tc>
          <w:tcPr>
            <w:tcW w:w="1319" w:type="dxa"/>
            <w:gridSpan w:val="2"/>
          </w:tcPr>
          <w:p w14:paraId="7A52FED2" w14:textId="4C256882"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0.569</w:t>
            </w:r>
          </w:p>
        </w:tc>
        <w:tc>
          <w:tcPr>
            <w:tcW w:w="1525" w:type="dxa"/>
          </w:tcPr>
          <w:p w14:paraId="5D06ADA2" w14:textId="21CF32D0"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0.378</w:t>
            </w:r>
          </w:p>
        </w:tc>
        <w:tc>
          <w:tcPr>
            <w:tcW w:w="249" w:type="dxa"/>
          </w:tcPr>
          <w:p w14:paraId="64400D9F" w14:textId="77777777" w:rsidR="006F0C4F" w:rsidRPr="00532322" w:rsidRDefault="006F0C4F" w:rsidP="00532322">
            <w:pPr>
              <w:spacing w:after="120"/>
              <w:contextualSpacing/>
              <w:jc w:val="center"/>
              <w:rPr>
                <w:rFonts w:asciiTheme="majorHAnsi" w:hAnsiTheme="majorHAnsi"/>
                <w:sz w:val="22"/>
              </w:rPr>
            </w:pPr>
          </w:p>
        </w:tc>
        <w:tc>
          <w:tcPr>
            <w:tcW w:w="1459" w:type="dxa"/>
            <w:gridSpan w:val="3"/>
          </w:tcPr>
          <w:p w14:paraId="08576A93" w14:textId="0280D7F2"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0.255</w:t>
            </w:r>
          </w:p>
        </w:tc>
        <w:tc>
          <w:tcPr>
            <w:tcW w:w="1525" w:type="dxa"/>
          </w:tcPr>
          <w:p w14:paraId="1CA04CC4" w14:textId="62DB845B" w:rsidR="006F0C4F" w:rsidRPr="00532322" w:rsidRDefault="00720C82" w:rsidP="00532322">
            <w:pPr>
              <w:spacing w:after="120"/>
              <w:contextualSpacing/>
              <w:jc w:val="center"/>
              <w:rPr>
                <w:rFonts w:asciiTheme="majorHAnsi" w:hAnsiTheme="majorHAnsi"/>
                <w:sz w:val="22"/>
              </w:rPr>
            </w:pPr>
            <w:r w:rsidRPr="00532322">
              <w:rPr>
                <w:rFonts w:asciiTheme="majorHAnsi" w:hAnsiTheme="majorHAnsi"/>
                <w:sz w:val="22"/>
              </w:rPr>
              <w:t>0.849</w:t>
            </w:r>
          </w:p>
        </w:tc>
      </w:tr>
    </w:tbl>
    <w:p w14:paraId="1A5A5845" w14:textId="77777777" w:rsidR="00D54C8D" w:rsidRPr="00532322" w:rsidRDefault="00D54C8D" w:rsidP="00532322">
      <w:pPr>
        <w:spacing w:after="120"/>
        <w:rPr>
          <w:rFonts w:asciiTheme="majorHAnsi" w:hAnsiTheme="majorHAnsi"/>
        </w:rPr>
        <w:sectPr w:rsidR="00D54C8D" w:rsidRPr="00532322" w:rsidSect="00542308">
          <w:pgSz w:w="15840" w:h="12240" w:orient="landscape"/>
          <w:pgMar w:top="1440" w:right="1440" w:bottom="1440" w:left="1440" w:header="0" w:footer="720" w:gutter="0"/>
          <w:cols w:space="720"/>
          <w:formProt w:val="0"/>
          <w:docGrid w:linePitch="360"/>
        </w:sectPr>
      </w:pPr>
    </w:p>
    <w:p w14:paraId="6402329E" w14:textId="7D301FF8" w:rsidR="00482655" w:rsidRPr="00532322" w:rsidRDefault="001B6FA9" w:rsidP="00532322">
      <w:pPr>
        <w:spacing w:after="120"/>
        <w:rPr>
          <w:rFonts w:asciiTheme="majorHAnsi" w:hAnsiTheme="majorHAnsi"/>
          <w:noProof/>
        </w:rPr>
      </w:pPr>
      <w:r w:rsidRPr="00532322">
        <w:rPr>
          <w:rFonts w:asciiTheme="majorHAnsi" w:hAnsiTheme="majorHAnsi"/>
          <w:noProof/>
        </w:rPr>
        <w:lastRenderedPageBreak/>
        <w:t>A)</w:t>
      </w:r>
    </w:p>
    <w:p w14:paraId="41E79A86" w14:textId="77777777" w:rsidR="001B6FA9" w:rsidRPr="00532322" w:rsidRDefault="001B6FA9" w:rsidP="00532322">
      <w:pPr>
        <w:spacing w:after="120"/>
        <w:rPr>
          <w:rFonts w:asciiTheme="majorHAnsi" w:hAnsiTheme="majorHAnsi"/>
          <w:noProof/>
        </w:rPr>
      </w:pPr>
      <w:r w:rsidRPr="00532322">
        <w:rPr>
          <w:rFonts w:asciiTheme="majorHAnsi" w:hAnsiTheme="majorHAnsi"/>
          <w:noProof/>
        </w:rPr>
        <w:drawing>
          <wp:inline distT="0" distB="0" distL="0" distR="0" wp14:anchorId="699834EE" wp14:editId="0941F1D8">
            <wp:extent cx="5943612" cy="274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S1.bra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68DFD013" w14:textId="6D1FE337" w:rsidR="001B6FA9" w:rsidRPr="00532322" w:rsidRDefault="001B6FA9" w:rsidP="00532322">
      <w:pPr>
        <w:spacing w:after="120"/>
        <w:rPr>
          <w:rFonts w:asciiTheme="majorHAnsi" w:hAnsiTheme="majorHAnsi"/>
          <w:noProof/>
        </w:rPr>
      </w:pPr>
      <w:r w:rsidRPr="00532322">
        <w:rPr>
          <w:rFonts w:asciiTheme="majorHAnsi" w:hAnsiTheme="majorHAnsi"/>
          <w:noProof/>
        </w:rPr>
        <w:t>B)</w:t>
      </w:r>
    </w:p>
    <w:p w14:paraId="7B5C9B54" w14:textId="77777777" w:rsidR="001B6FA9" w:rsidRPr="00532322" w:rsidRDefault="001B6FA9" w:rsidP="00532322">
      <w:pPr>
        <w:spacing w:after="120"/>
        <w:rPr>
          <w:rFonts w:asciiTheme="majorHAnsi" w:hAnsiTheme="majorHAnsi"/>
        </w:rPr>
      </w:pPr>
      <w:r w:rsidRPr="00532322">
        <w:rPr>
          <w:rFonts w:asciiTheme="majorHAnsi" w:hAnsiTheme="majorHAnsi"/>
          <w:noProof/>
        </w:rPr>
        <w:drawing>
          <wp:inline distT="0" distB="0" distL="0" distR="0" wp14:anchorId="6E6BF5C3" wp14:editId="73DF70A2">
            <wp:extent cx="5943612" cy="2743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1.prop_si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14:paraId="037CFC91" w14:textId="6A58382C" w:rsidR="000663FA" w:rsidRPr="00532322" w:rsidRDefault="003B21E3" w:rsidP="00532322">
      <w:pPr>
        <w:spacing w:after="120"/>
        <w:rPr>
          <w:rFonts w:asciiTheme="majorHAnsi" w:hAnsiTheme="majorHAnsi"/>
        </w:rPr>
      </w:pPr>
      <w:r w:rsidRPr="00532322">
        <w:rPr>
          <w:rFonts w:asciiTheme="majorHAnsi" w:hAnsiTheme="majorHAnsi"/>
        </w:rPr>
        <w:t>Figure S</w:t>
      </w:r>
      <w:r w:rsidR="00897EC8" w:rsidRPr="00532322">
        <w:rPr>
          <w:rFonts w:asciiTheme="majorHAnsi" w:hAnsiTheme="majorHAnsi"/>
        </w:rPr>
        <w:t>1</w:t>
      </w:r>
      <w:r w:rsidRPr="00532322">
        <w:rPr>
          <w:rFonts w:asciiTheme="majorHAnsi" w:hAnsiTheme="majorHAnsi"/>
        </w:rPr>
        <w:t>.</w:t>
      </w:r>
      <w:r w:rsidR="005674F2" w:rsidRPr="00532322">
        <w:rPr>
          <w:rFonts w:asciiTheme="majorHAnsi" w:hAnsiTheme="majorHAnsi"/>
        </w:rPr>
        <w:t xml:space="preserve"> </w:t>
      </w:r>
      <w:r w:rsidRPr="00532322">
        <w:rPr>
          <w:rFonts w:asciiTheme="majorHAnsi" w:hAnsiTheme="majorHAnsi"/>
        </w:rPr>
        <w:t>Study site locations around the globe.</w:t>
      </w:r>
      <w:r w:rsidR="005674F2" w:rsidRPr="00532322">
        <w:rPr>
          <w:rFonts w:asciiTheme="majorHAnsi" w:hAnsiTheme="majorHAnsi"/>
        </w:rPr>
        <w:t xml:space="preserve"> </w:t>
      </w:r>
      <w:r w:rsidR="00A54450" w:rsidRPr="00532322">
        <w:rPr>
          <w:rFonts w:asciiTheme="majorHAnsi" w:hAnsiTheme="majorHAnsi"/>
        </w:rPr>
        <w:t>Sites are</w:t>
      </w:r>
      <w:r w:rsidRPr="00532322">
        <w:rPr>
          <w:rFonts w:asciiTheme="majorHAnsi" w:hAnsiTheme="majorHAnsi"/>
        </w:rPr>
        <w:t xml:space="preserve"> coded by </w:t>
      </w:r>
      <w:r w:rsidR="001B6FA9" w:rsidRPr="00532322">
        <w:rPr>
          <w:rFonts w:asciiTheme="majorHAnsi" w:hAnsiTheme="majorHAnsi"/>
        </w:rPr>
        <w:t xml:space="preserve">(A) </w:t>
      </w:r>
      <w:r w:rsidR="00A54450" w:rsidRPr="00532322">
        <w:rPr>
          <w:rFonts w:asciiTheme="majorHAnsi" w:hAnsiTheme="majorHAnsi"/>
        </w:rPr>
        <w:t xml:space="preserve">magnitude of </w:t>
      </w:r>
      <w:r w:rsidR="001B6FA9" w:rsidRPr="00532322">
        <w:rPr>
          <w:rFonts w:asciiTheme="majorHAnsi" w:hAnsiTheme="majorHAnsi"/>
        </w:rPr>
        <w:t xml:space="preserve">abundance-based </w:t>
      </w:r>
      <w:r w:rsidR="00A54450" w:rsidRPr="00532322">
        <w:rPr>
          <w:rFonts w:asciiTheme="majorHAnsi" w:hAnsiTheme="majorHAnsi"/>
        </w:rPr>
        <w:t xml:space="preserve">compositional variation and by </w:t>
      </w:r>
      <w:r w:rsidR="001B6FA9" w:rsidRPr="00532322">
        <w:rPr>
          <w:rFonts w:asciiTheme="majorHAnsi" w:hAnsiTheme="majorHAnsi"/>
        </w:rPr>
        <w:t xml:space="preserve">(B) </w:t>
      </w:r>
      <w:r w:rsidR="00A54450" w:rsidRPr="00532322">
        <w:rPr>
          <w:rFonts w:asciiTheme="majorHAnsi" w:hAnsiTheme="majorHAnsi"/>
        </w:rPr>
        <w:t>the percentage of compositional chang</w:t>
      </w:r>
      <w:r w:rsidR="001B6FA9" w:rsidRPr="00532322">
        <w:rPr>
          <w:rFonts w:asciiTheme="majorHAnsi" w:hAnsiTheme="majorHAnsi"/>
        </w:rPr>
        <w:t>e due to species turnover</w:t>
      </w:r>
      <w:r w:rsidR="00A54450" w:rsidRPr="00532322">
        <w:rPr>
          <w:rFonts w:asciiTheme="majorHAnsi" w:hAnsiTheme="majorHAnsi"/>
        </w:rPr>
        <w:t xml:space="preserve">.  </w:t>
      </w:r>
      <w:r w:rsidRPr="00532322">
        <w:rPr>
          <w:rFonts w:asciiTheme="majorHAnsi" w:hAnsiTheme="majorHAnsi"/>
        </w:rPr>
        <w:t>Detailed characteristics of each site are provided in Table S1.</w:t>
      </w:r>
    </w:p>
    <w:p w14:paraId="2AFF1BCB" w14:textId="77777777" w:rsidR="0002389A" w:rsidRPr="00532322" w:rsidRDefault="0002389A" w:rsidP="00532322">
      <w:pPr>
        <w:spacing w:after="120"/>
        <w:rPr>
          <w:rFonts w:asciiTheme="majorHAnsi" w:hAnsiTheme="majorHAnsi"/>
        </w:rPr>
      </w:pPr>
    </w:p>
    <w:p w14:paraId="17DA071A" w14:textId="2530DD40" w:rsidR="0002389A" w:rsidRPr="00532322" w:rsidRDefault="0002389A"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EA4ADCD" wp14:editId="679ACDDD">
            <wp:extent cx="5943612" cy="36576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1.Abund.group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711C765E" w14:textId="630863D4" w:rsidR="0002389A" w:rsidRPr="00532322" w:rsidRDefault="0002389A" w:rsidP="00532322">
      <w:pPr>
        <w:spacing w:after="120"/>
        <w:rPr>
          <w:rFonts w:asciiTheme="majorHAnsi" w:hAnsiTheme="majorHAnsi"/>
        </w:rPr>
      </w:pPr>
      <w:r w:rsidRPr="00532322">
        <w:rPr>
          <w:rFonts w:asciiTheme="majorHAnsi" w:hAnsiTheme="majorHAnsi"/>
          <w:noProof/>
        </w:rPr>
        <w:drawing>
          <wp:inline distT="0" distB="0" distL="0" distR="0" wp14:anchorId="53EAAD88" wp14:editId="1DF69A46">
            <wp:extent cx="5943612" cy="3657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Incid.group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CDF9AE3" w14:textId="1F1C6DC9" w:rsidR="007B5B34" w:rsidRPr="00532322" w:rsidRDefault="0002389A" w:rsidP="00532322">
      <w:pPr>
        <w:spacing w:after="120"/>
        <w:rPr>
          <w:rFonts w:asciiTheme="majorHAnsi" w:hAnsiTheme="majorHAnsi"/>
        </w:rPr>
      </w:pPr>
      <w:r w:rsidRPr="00532322">
        <w:rPr>
          <w:rFonts w:asciiTheme="majorHAnsi" w:hAnsiTheme="majorHAnsi"/>
          <w:highlight w:val="yellow"/>
        </w:rPr>
        <w:t>Figure S1.alt</w:t>
      </w:r>
      <w:r w:rsidRPr="00532322">
        <w:rPr>
          <w:rFonts w:asciiTheme="majorHAnsi" w:hAnsiTheme="majorHAnsi"/>
        </w:rPr>
        <w:t>. Study site locations around the globe. Sites are coded by abundance- and incidence-based metrics in the top and bottom graphs.  Detailed characteristics of each site are provided in Table S1.</w:t>
      </w:r>
      <w:r w:rsidR="007B5B34" w:rsidRPr="00532322">
        <w:rPr>
          <w:rFonts w:asciiTheme="majorHAnsi" w:hAnsiTheme="majorHAnsi"/>
        </w:rPr>
        <w:br w:type="page"/>
      </w:r>
    </w:p>
    <w:p w14:paraId="1190B0B8" w14:textId="6035E4C8" w:rsidR="00A60CB9" w:rsidRPr="00532322" w:rsidRDefault="00A60CB9" w:rsidP="00532322">
      <w:pPr>
        <w:spacing w:after="120"/>
        <w:rPr>
          <w:rFonts w:asciiTheme="majorHAnsi" w:hAnsiTheme="majorHAnsi"/>
        </w:rPr>
      </w:pPr>
      <w:r w:rsidRPr="00532322">
        <w:rPr>
          <w:rFonts w:asciiTheme="majorHAnsi" w:hAnsiTheme="majorHAnsi"/>
          <w:noProof/>
        </w:rPr>
        <w:lastRenderedPageBreak/>
        <w:drawing>
          <wp:inline distT="0" distB="0" distL="0" distR="0" wp14:anchorId="0E96B52F" wp14:editId="30D439B5">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S3.a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D849A6" w14:textId="77777777" w:rsidR="00A60CB9" w:rsidRPr="00532322" w:rsidRDefault="00A60CB9" w:rsidP="00532322">
      <w:pPr>
        <w:spacing w:after="120"/>
        <w:rPr>
          <w:rFonts w:asciiTheme="majorHAnsi" w:hAnsiTheme="majorHAnsi"/>
        </w:rPr>
      </w:pPr>
      <w:r w:rsidRPr="00532322">
        <w:rPr>
          <w:rFonts w:asciiTheme="majorHAnsi" w:hAnsiTheme="majorHAnsi"/>
        </w:rPr>
        <w:t>Figure S2. Results of simple linear models relating potential site-level explanatory variable to each compositional metric.  Panels with solid lines indicate statistically significant (P ≤ 0.05) relationships as identified through simple linear regression (Table S3).  White panels were included in the final models resulting from a model selection process (Table 3).</w:t>
      </w:r>
    </w:p>
    <w:p w14:paraId="20AC6AFA" w14:textId="77777777" w:rsidR="00A60CB9" w:rsidRPr="00532322" w:rsidRDefault="00A60CB9" w:rsidP="00532322">
      <w:pPr>
        <w:spacing w:after="120"/>
        <w:rPr>
          <w:rFonts w:asciiTheme="majorHAnsi" w:hAnsiTheme="majorHAnsi"/>
        </w:rPr>
      </w:pPr>
    </w:p>
    <w:p w14:paraId="55024CFF" w14:textId="34CAA371" w:rsidR="001A566A" w:rsidRPr="00532322" w:rsidRDefault="001A566A"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CED0608" wp14:editId="767EB5EC">
            <wp:extent cx="5486411" cy="7315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ay.variance.piecharts.site_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6B92CD15" w14:textId="05AC198F" w:rsidR="000663FA" w:rsidRPr="00532322" w:rsidRDefault="00686A68" w:rsidP="00532322">
      <w:pPr>
        <w:spacing w:after="120"/>
        <w:rPr>
          <w:rFonts w:asciiTheme="majorHAnsi" w:hAnsiTheme="majorHAnsi"/>
        </w:rPr>
      </w:pPr>
      <w:r w:rsidRPr="00532322">
        <w:rPr>
          <w:rFonts w:asciiTheme="majorHAnsi" w:hAnsiTheme="majorHAnsi"/>
        </w:rPr>
        <w:t>Figure S</w:t>
      </w:r>
      <w:r w:rsidR="009F5470" w:rsidRPr="00532322">
        <w:rPr>
          <w:rFonts w:asciiTheme="majorHAnsi" w:hAnsiTheme="majorHAnsi"/>
        </w:rPr>
        <w:t>3</w:t>
      </w:r>
      <w:r w:rsidR="007B5B34" w:rsidRPr="00532322">
        <w:rPr>
          <w:rFonts w:asciiTheme="majorHAnsi" w:hAnsiTheme="majorHAnsi"/>
        </w:rPr>
        <w:t>. Partitioning of abundance-based com</w:t>
      </w:r>
      <w:r w:rsidR="001A566A" w:rsidRPr="00532322">
        <w:rPr>
          <w:rFonts w:asciiTheme="majorHAnsi" w:hAnsiTheme="majorHAnsi"/>
        </w:rPr>
        <w:t>positional variation, by site.</w:t>
      </w:r>
    </w:p>
    <w:p w14:paraId="096F9108" w14:textId="77777777" w:rsidR="000663FA" w:rsidRPr="00532322" w:rsidRDefault="000663FA" w:rsidP="00532322">
      <w:pPr>
        <w:spacing w:after="120"/>
        <w:rPr>
          <w:rFonts w:asciiTheme="majorHAnsi" w:hAnsiTheme="majorHAnsi"/>
        </w:rPr>
        <w:sectPr w:rsidR="000663FA" w:rsidRPr="00532322" w:rsidSect="002C6197">
          <w:footerReference w:type="default" r:id="rId30"/>
          <w:pgSz w:w="12240" w:h="15840"/>
          <w:pgMar w:top="1440" w:right="1440" w:bottom="1440" w:left="1440" w:header="0" w:footer="720" w:gutter="0"/>
          <w:cols w:space="720"/>
          <w:formProt w:val="0"/>
          <w:docGrid w:linePitch="360"/>
        </w:sectPr>
      </w:pPr>
    </w:p>
    <w:p w14:paraId="729DEBD1" w14:textId="2EF92D94" w:rsidR="009E0D32" w:rsidRPr="00532322" w:rsidRDefault="0024016B" w:rsidP="00532322">
      <w:pPr>
        <w:spacing w:after="120"/>
        <w:rPr>
          <w:rFonts w:asciiTheme="majorHAnsi" w:hAnsiTheme="majorHAnsi"/>
          <w:b/>
        </w:rPr>
      </w:pPr>
      <w:r w:rsidRPr="00532322">
        <w:rPr>
          <w:rFonts w:asciiTheme="majorHAnsi" w:hAnsiTheme="majorHAnsi"/>
          <w:b/>
        </w:rPr>
        <w:lastRenderedPageBreak/>
        <w:t>Appendix S</w:t>
      </w:r>
      <w:r w:rsidR="00461EDA" w:rsidRPr="00532322">
        <w:rPr>
          <w:rFonts w:asciiTheme="majorHAnsi" w:hAnsiTheme="majorHAnsi"/>
          <w:b/>
        </w:rPr>
        <w:t>1</w:t>
      </w:r>
      <w:r w:rsidRPr="00532322">
        <w:rPr>
          <w:rFonts w:asciiTheme="majorHAnsi" w:hAnsiTheme="majorHAnsi"/>
          <w:b/>
        </w:rPr>
        <w:t>.</w:t>
      </w:r>
      <w:r w:rsidR="00461EDA" w:rsidRPr="00532322">
        <w:rPr>
          <w:rFonts w:asciiTheme="majorHAnsi" w:hAnsiTheme="majorHAnsi"/>
          <w:b/>
        </w:rPr>
        <w:t xml:space="preserve">  I</w:t>
      </w:r>
      <w:r w:rsidR="00F550EB" w:rsidRPr="00532322">
        <w:rPr>
          <w:rFonts w:asciiTheme="majorHAnsi" w:hAnsiTheme="majorHAnsi"/>
          <w:b/>
        </w:rPr>
        <w:t>llustration of</w:t>
      </w:r>
      <w:r w:rsidRPr="00532322">
        <w:rPr>
          <w:rFonts w:asciiTheme="majorHAnsi" w:hAnsiTheme="majorHAnsi"/>
          <w:b/>
        </w:rPr>
        <w:t xml:space="preserve"> how a dissimilarity matrix can be partitioned to express variation associated with different sources.  </w:t>
      </w:r>
    </w:p>
    <w:p w14:paraId="7ADD469D" w14:textId="509942A5" w:rsidR="0010153F" w:rsidRPr="00532322" w:rsidRDefault="00113C77" w:rsidP="00532322">
      <w:pPr>
        <w:spacing w:after="120"/>
        <w:rPr>
          <w:rFonts w:asciiTheme="majorHAnsi" w:hAnsiTheme="majorHAnsi"/>
        </w:rPr>
      </w:pPr>
      <w:r w:rsidRPr="00532322">
        <w:rPr>
          <w:rFonts w:asciiTheme="majorHAnsi" w:hAnsiTheme="majorHAnsi"/>
        </w:rPr>
        <w:t xml:space="preserve">Here is a small dataset </w:t>
      </w:r>
      <w:r w:rsidR="009E0D32" w:rsidRPr="00532322">
        <w:rPr>
          <w:rFonts w:asciiTheme="majorHAnsi" w:hAnsiTheme="majorHAnsi"/>
        </w:rPr>
        <w:t>comparing</w:t>
      </w:r>
      <w:r w:rsidRPr="00532322">
        <w:rPr>
          <w:rFonts w:asciiTheme="majorHAnsi" w:hAnsiTheme="majorHAnsi"/>
        </w:rPr>
        <w:t xml:space="preserve"> species richness (S) in four plots.  T</w:t>
      </w:r>
      <w:r w:rsidR="009E0D32" w:rsidRPr="00532322">
        <w:rPr>
          <w:rFonts w:asciiTheme="majorHAnsi" w:hAnsiTheme="majorHAnsi"/>
        </w:rPr>
        <w:t xml:space="preserve">wo </w:t>
      </w:r>
      <w:r w:rsidRPr="00532322">
        <w:rPr>
          <w:rFonts w:asciiTheme="majorHAnsi" w:hAnsiTheme="majorHAnsi"/>
        </w:rPr>
        <w:t xml:space="preserve">plots </w:t>
      </w:r>
      <w:r w:rsidR="009E0D32" w:rsidRPr="00532322">
        <w:rPr>
          <w:rFonts w:asciiTheme="majorHAnsi" w:hAnsiTheme="majorHAnsi"/>
        </w:rPr>
        <w:t xml:space="preserve">occur in each of two </w:t>
      </w:r>
      <w:r w:rsidRPr="00532322">
        <w:rPr>
          <w:rFonts w:asciiTheme="majorHAnsi" w:hAnsiTheme="majorHAnsi"/>
        </w:rPr>
        <w:t>blocks, and a nutrient addition treatment is applied within each block.</w:t>
      </w:r>
      <w:r w:rsidR="009E0D32" w:rsidRPr="00532322">
        <w:rPr>
          <w:rFonts w:asciiTheme="majorHAnsi" w:hAnsiTheme="majorHAnsi"/>
        </w:rPr>
        <w:t xml:space="preserve">  The objective is to partition the variation in species richness into </w:t>
      </w:r>
      <w:r w:rsidR="00461EDA" w:rsidRPr="00532322">
        <w:rPr>
          <w:rFonts w:asciiTheme="majorHAnsi" w:hAnsiTheme="majorHAnsi"/>
        </w:rPr>
        <w:t xml:space="preserve">three sources: </w:t>
      </w:r>
      <w:r w:rsidR="009E0D32" w:rsidRPr="00532322">
        <w:rPr>
          <w:rFonts w:asciiTheme="majorHAnsi" w:hAnsiTheme="majorHAnsi"/>
        </w:rPr>
        <w:t xml:space="preserve">that among blocks, </w:t>
      </w:r>
      <w:r w:rsidR="00461EDA" w:rsidRPr="00532322">
        <w:rPr>
          <w:rFonts w:asciiTheme="majorHAnsi" w:hAnsiTheme="majorHAnsi"/>
        </w:rPr>
        <w:t xml:space="preserve">that </w:t>
      </w:r>
      <w:r w:rsidR="009E0D32" w:rsidRPr="00532322">
        <w:rPr>
          <w:rFonts w:asciiTheme="majorHAnsi" w:hAnsiTheme="majorHAnsi"/>
        </w:rPr>
        <w:t>among nutrient treatments, and that which is not explained by either term (conceptually, this is equivalent to the block x nutrient interaction).</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260"/>
        <w:gridCol w:w="1080"/>
        <w:gridCol w:w="900"/>
      </w:tblGrid>
      <w:tr w:rsidR="008A70E4" w:rsidRPr="00532322" w14:paraId="60DD01D5" w14:textId="77777777" w:rsidTr="0010153F">
        <w:tc>
          <w:tcPr>
            <w:tcW w:w="1080" w:type="dxa"/>
            <w:tcBorders>
              <w:top w:val="single" w:sz="4" w:space="0" w:color="auto"/>
              <w:bottom w:val="single" w:sz="4" w:space="0" w:color="auto"/>
            </w:tcBorders>
          </w:tcPr>
          <w:p w14:paraId="5F07E9C0" w14:textId="77777777" w:rsidR="008A70E4" w:rsidRPr="00532322" w:rsidRDefault="008A70E4" w:rsidP="00532322">
            <w:pPr>
              <w:spacing w:after="120"/>
              <w:jc w:val="center"/>
              <w:rPr>
                <w:rFonts w:asciiTheme="majorHAnsi" w:hAnsiTheme="majorHAnsi"/>
              </w:rPr>
            </w:pPr>
            <w:r w:rsidRPr="00532322">
              <w:rPr>
                <w:rFonts w:asciiTheme="majorHAnsi" w:hAnsiTheme="majorHAnsi"/>
              </w:rPr>
              <w:t>Block</w:t>
            </w:r>
          </w:p>
        </w:tc>
        <w:tc>
          <w:tcPr>
            <w:tcW w:w="1260" w:type="dxa"/>
            <w:tcBorders>
              <w:top w:val="single" w:sz="4" w:space="0" w:color="auto"/>
              <w:bottom w:val="single" w:sz="4" w:space="0" w:color="auto"/>
            </w:tcBorders>
          </w:tcPr>
          <w:p w14:paraId="4D9F530D" w14:textId="77777777" w:rsidR="008A70E4" w:rsidRPr="00532322" w:rsidRDefault="008A70E4" w:rsidP="00532322">
            <w:pPr>
              <w:spacing w:after="120"/>
              <w:jc w:val="center"/>
              <w:rPr>
                <w:rFonts w:asciiTheme="majorHAnsi" w:hAnsiTheme="majorHAnsi"/>
              </w:rPr>
            </w:pPr>
            <w:r w:rsidRPr="00532322">
              <w:rPr>
                <w:rFonts w:asciiTheme="majorHAnsi" w:hAnsiTheme="majorHAnsi"/>
              </w:rPr>
              <w:t>Nutrient</w:t>
            </w:r>
          </w:p>
        </w:tc>
        <w:tc>
          <w:tcPr>
            <w:tcW w:w="1080" w:type="dxa"/>
            <w:tcBorders>
              <w:top w:val="single" w:sz="4" w:space="0" w:color="auto"/>
              <w:bottom w:val="single" w:sz="4" w:space="0" w:color="auto"/>
            </w:tcBorders>
          </w:tcPr>
          <w:p w14:paraId="7441ED91" w14:textId="77777777" w:rsidR="008A70E4" w:rsidRPr="00532322" w:rsidRDefault="008A70E4" w:rsidP="00532322">
            <w:pPr>
              <w:spacing w:after="120"/>
              <w:jc w:val="center"/>
              <w:rPr>
                <w:rFonts w:asciiTheme="majorHAnsi" w:hAnsiTheme="majorHAnsi"/>
              </w:rPr>
            </w:pPr>
            <w:r w:rsidRPr="00532322">
              <w:rPr>
                <w:rFonts w:asciiTheme="majorHAnsi" w:hAnsiTheme="majorHAnsi"/>
              </w:rPr>
              <w:t>Plot</w:t>
            </w:r>
          </w:p>
        </w:tc>
        <w:tc>
          <w:tcPr>
            <w:tcW w:w="900" w:type="dxa"/>
            <w:tcBorders>
              <w:top w:val="single" w:sz="4" w:space="0" w:color="auto"/>
              <w:bottom w:val="single" w:sz="4" w:space="0" w:color="auto"/>
            </w:tcBorders>
          </w:tcPr>
          <w:p w14:paraId="2043B755" w14:textId="77777777" w:rsidR="008A70E4" w:rsidRPr="00532322" w:rsidRDefault="008A70E4" w:rsidP="00532322">
            <w:pPr>
              <w:spacing w:after="120"/>
              <w:jc w:val="center"/>
              <w:rPr>
                <w:rFonts w:asciiTheme="majorHAnsi" w:hAnsiTheme="majorHAnsi"/>
              </w:rPr>
            </w:pPr>
            <w:r w:rsidRPr="00532322">
              <w:rPr>
                <w:rFonts w:asciiTheme="majorHAnsi" w:hAnsiTheme="majorHAnsi"/>
              </w:rPr>
              <w:t>S</w:t>
            </w:r>
          </w:p>
        </w:tc>
      </w:tr>
      <w:tr w:rsidR="008A70E4" w:rsidRPr="00532322" w14:paraId="31691442" w14:textId="77777777" w:rsidTr="0010153F">
        <w:tc>
          <w:tcPr>
            <w:tcW w:w="1080" w:type="dxa"/>
            <w:tcBorders>
              <w:top w:val="single" w:sz="4" w:space="0" w:color="auto"/>
            </w:tcBorders>
          </w:tcPr>
          <w:p w14:paraId="199C2CEF" w14:textId="77777777" w:rsidR="008A70E4" w:rsidRPr="00532322" w:rsidRDefault="008A70E4" w:rsidP="00532322">
            <w:pPr>
              <w:spacing w:after="120"/>
              <w:jc w:val="center"/>
              <w:rPr>
                <w:rFonts w:asciiTheme="majorHAnsi" w:hAnsiTheme="majorHAnsi"/>
              </w:rPr>
            </w:pPr>
            <w:r w:rsidRPr="00532322">
              <w:rPr>
                <w:rFonts w:asciiTheme="majorHAnsi" w:hAnsiTheme="majorHAnsi"/>
              </w:rPr>
              <w:t>1</w:t>
            </w:r>
          </w:p>
        </w:tc>
        <w:tc>
          <w:tcPr>
            <w:tcW w:w="1260" w:type="dxa"/>
            <w:tcBorders>
              <w:top w:val="single" w:sz="4" w:space="0" w:color="auto"/>
            </w:tcBorders>
          </w:tcPr>
          <w:p w14:paraId="17749D86" w14:textId="77777777" w:rsidR="008A70E4" w:rsidRPr="00532322" w:rsidRDefault="008A70E4" w:rsidP="00532322">
            <w:pPr>
              <w:spacing w:after="120"/>
              <w:jc w:val="center"/>
              <w:rPr>
                <w:rFonts w:asciiTheme="majorHAnsi" w:hAnsiTheme="majorHAnsi"/>
              </w:rPr>
            </w:pPr>
            <w:r w:rsidRPr="00532322">
              <w:rPr>
                <w:rFonts w:asciiTheme="majorHAnsi" w:hAnsiTheme="majorHAnsi"/>
              </w:rPr>
              <w:t>N</w:t>
            </w:r>
          </w:p>
        </w:tc>
        <w:tc>
          <w:tcPr>
            <w:tcW w:w="1080" w:type="dxa"/>
            <w:tcBorders>
              <w:top w:val="single" w:sz="4" w:space="0" w:color="auto"/>
            </w:tcBorders>
          </w:tcPr>
          <w:p w14:paraId="6FCBE934"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900" w:type="dxa"/>
            <w:tcBorders>
              <w:top w:val="single" w:sz="4" w:space="0" w:color="auto"/>
            </w:tcBorders>
          </w:tcPr>
          <w:p w14:paraId="7CBE73B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18</w:t>
            </w:r>
          </w:p>
        </w:tc>
      </w:tr>
      <w:tr w:rsidR="008A70E4" w:rsidRPr="00532322" w14:paraId="54E29C47" w14:textId="77777777" w:rsidTr="0010153F">
        <w:tc>
          <w:tcPr>
            <w:tcW w:w="1080" w:type="dxa"/>
          </w:tcPr>
          <w:p w14:paraId="273B026B" w14:textId="77777777" w:rsidR="008A70E4" w:rsidRPr="00532322" w:rsidRDefault="008A70E4" w:rsidP="00532322">
            <w:pPr>
              <w:spacing w:after="120"/>
              <w:jc w:val="center"/>
              <w:rPr>
                <w:rFonts w:asciiTheme="majorHAnsi" w:hAnsiTheme="majorHAnsi"/>
              </w:rPr>
            </w:pPr>
            <w:r w:rsidRPr="00532322">
              <w:rPr>
                <w:rFonts w:asciiTheme="majorHAnsi" w:hAnsiTheme="majorHAnsi"/>
              </w:rPr>
              <w:t>1</w:t>
            </w:r>
          </w:p>
        </w:tc>
        <w:tc>
          <w:tcPr>
            <w:tcW w:w="1260" w:type="dxa"/>
          </w:tcPr>
          <w:p w14:paraId="1DD87F91" w14:textId="77777777" w:rsidR="008A70E4" w:rsidRPr="00532322" w:rsidRDefault="008A70E4" w:rsidP="00532322">
            <w:pPr>
              <w:spacing w:after="120"/>
              <w:jc w:val="center"/>
              <w:rPr>
                <w:rFonts w:asciiTheme="majorHAnsi" w:hAnsiTheme="majorHAnsi"/>
              </w:rPr>
            </w:pPr>
            <w:r w:rsidRPr="00532322">
              <w:rPr>
                <w:rFonts w:asciiTheme="majorHAnsi" w:hAnsiTheme="majorHAnsi"/>
              </w:rPr>
              <w:t>Control</w:t>
            </w:r>
          </w:p>
        </w:tc>
        <w:tc>
          <w:tcPr>
            <w:tcW w:w="1080" w:type="dxa"/>
          </w:tcPr>
          <w:p w14:paraId="15A2961A" w14:textId="77777777" w:rsidR="008A70E4" w:rsidRPr="00532322" w:rsidRDefault="008A70E4" w:rsidP="00532322">
            <w:pPr>
              <w:spacing w:after="120"/>
              <w:jc w:val="center"/>
              <w:rPr>
                <w:rFonts w:asciiTheme="majorHAnsi" w:hAnsiTheme="majorHAnsi"/>
              </w:rPr>
            </w:pPr>
            <w:r w:rsidRPr="00532322">
              <w:rPr>
                <w:rFonts w:asciiTheme="majorHAnsi" w:hAnsiTheme="majorHAnsi"/>
              </w:rPr>
              <w:t>6</w:t>
            </w:r>
          </w:p>
        </w:tc>
        <w:tc>
          <w:tcPr>
            <w:tcW w:w="900" w:type="dxa"/>
          </w:tcPr>
          <w:p w14:paraId="19650E4F" w14:textId="77777777" w:rsidR="008A70E4" w:rsidRPr="00532322" w:rsidRDefault="008A70E4" w:rsidP="00532322">
            <w:pPr>
              <w:spacing w:after="120"/>
              <w:jc w:val="center"/>
              <w:rPr>
                <w:rFonts w:asciiTheme="majorHAnsi" w:hAnsiTheme="majorHAnsi"/>
              </w:rPr>
            </w:pPr>
            <w:r w:rsidRPr="00532322">
              <w:rPr>
                <w:rFonts w:asciiTheme="majorHAnsi" w:hAnsiTheme="majorHAnsi"/>
              </w:rPr>
              <w:t>20</w:t>
            </w:r>
          </w:p>
        </w:tc>
      </w:tr>
      <w:tr w:rsidR="008A70E4" w:rsidRPr="00532322" w14:paraId="779BB387" w14:textId="77777777" w:rsidTr="0010153F">
        <w:tc>
          <w:tcPr>
            <w:tcW w:w="1080" w:type="dxa"/>
          </w:tcPr>
          <w:p w14:paraId="149236BF"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1260" w:type="dxa"/>
          </w:tcPr>
          <w:p w14:paraId="484B06E4" w14:textId="77777777" w:rsidR="008A70E4" w:rsidRPr="00532322" w:rsidRDefault="008A70E4" w:rsidP="00532322">
            <w:pPr>
              <w:spacing w:after="120"/>
              <w:jc w:val="center"/>
              <w:rPr>
                <w:rFonts w:asciiTheme="majorHAnsi" w:hAnsiTheme="majorHAnsi"/>
              </w:rPr>
            </w:pPr>
            <w:r w:rsidRPr="00532322">
              <w:rPr>
                <w:rFonts w:asciiTheme="majorHAnsi" w:hAnsiTheme="majorHAnsi"/>
              </w:rPr>
              <w:t>N</w:t>
            </w:r>
          </w:p>
        </w:tc>
        <w:tc>
          <w:tcPr>
            <w:tcW w:w="1080" w:type="dxa"/>
          </w:tcPr>
          <w:p w14:paraId="015439F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19</w:t>
            </w:r>
          </w:p>
        </w:tc>
        <w:tc>
          <w:tcPr>
            <w:tcW w:w="900" w:type="dxa"/>
          </w:tcPr>
          <w:p w14:paraId="173F6F40" w14:textId="77777777" w:rsidR="008A70E4" w:rsidRPr="00532322" w:rsidRDefault="008A70E4" w:rsidP="00532322">
            <w:pPr>
              <w:spacing w:after="120"/>
              <w:jc w:val="center"/>
              <w:rPr>
                <w:rFonts w:asciiTheme="majorHAnsi" w:hAnsiTheme="majorHAnsi"/>
              </w:rPr>
            </w:pPr>
            <w:r w:rsidRPr="00532322">
              <w:rPr>
                <w:rFonts w:asciiTheme="majorHAnsi" w:hAnsiTheme="majorHAnsi"/>
              </w:rPr>
              <w:t>19</w:t>
            </w:r>
          </w:p>
        </w:tc>
      </w:tr>
      <w:tr w:rsidR="008A70E4" w:rsidRPr="00532322" w14:paraId="594F3B6B" w14:textId="77777777" w:rsidTr="0010153F">
        <w:tc>
          <w:tcPr>
            <w:tcW w:w="1080" w:type="dxa"/>
            <w:tcBorders>
              <w:bottom w:val="single" w:sz="4" w:space="0" w:color="auto"/>
            </w:tcBorders>
          </w:tcPr>
          <w:p w14:paraId="2B43401D" w14:textId="77777777" w:rsidR="008A70E4" w:rsidRPr="00532322" w:rsidRDefault="008A70E4" w:rsidP="00532322">
            <w:pPr>
              <w:spacing w:after="120"/>
              <w:jc w:val="center"/>
              <w:rPr>
                <w:rFonts w:asciiTheme="majorHAnsi" w:hAnsiTheme="majorHAnsi"/>
              </w:rPr>
            </w:pPr>
            <w:r w:rsidRPr="00532322">
              <w:rPr>
                <w:rFonts w:asciiTheme="majorHAnsi" w:hAnsiTheme="majorHAnsi"/>
              </w:rPr>
              <w:t>2</w:t>
            </w:r>
          </w:p>
        </w:tc>
        <w:tc>
          <w:tcPr>
            <w:tcW w:w="1260" w:type="dxa"/>
            <w:tcBorders>
              <w:bottom w:val="single" w:sz="4" w:space="0" w:color="auto"/>
            </w:tcBorders>
          </w:tcPr>
          <w:p w14:paraId="4DFF505B" w14:textId="77777777" w:rsidR="008A70E4" w:rsidRPr="00532322" w:rsidRDefault="008A70E4" w:rsidP="00532322">
            <w:pPr>
              <w:spacing w:after="120"/>
              <w:jc w:val="center"/>
              <w:rPr>
                <w:rFonts w:asciiTheme="majorHAnsi" w:hAnsiTheme="majorHAnsi"/>
              </w:rPr>
            </w:pPr>
            <w:r w:rsidRPr="00532322">
              <w:rPr>
                <w:rFonts w:asciiTheme="majorHAnsi" w:hAnsiTheme="majorHAnsi"/>
              </w:rPr>
              <w:t>Control</w:t>
            </w:r>
          </w:p>
        </w:tc>
        <w:tc>
          <w:tcPr>
            <w:tcW w:w="1080" w:type="dxa"/>
            <w:tcBorders>
              <w:bottom w:val="single" w:sz="4" w:space="0" w:color="auto"/>
            </w:tcBorders>
          </w:tcPr>
          <w:p w14:paraId="56BA9942" w14:textId="77777777" w:rsidR="008A70E4" w:rsidRPr="00532322" w:rsidRDefault="008A70E4" w:rsidP="00532322">
            <w:pPr>
              <w:spacing w:after="120"/>
              <w:jc w:val="center"/>
              <w:rPr>
                <w:rFonts w:asciiTheme="majorHAnsi" w:hAnsiTheme="majorHAnsi"/>
              </w:rPr>
            </w:pPr>
            <w:r w:rsidRPr="00532322">
              <w:rPr>
                <w:rFonts w:asciiTheme="majorHAnsi" w:hAnsiTheme="majorHAnsi"/>
              </w:rPr>
              <w:t>11</w:t>
            </w:r>
          </w:p>
        </w:tc>
        <w:tc>
          <w:tcPr>
            <w:tcW w:w="900" w:type="dxa"/>
            <w:tcBorders>
              <w:bottom w:val="single" w:sz="4" w:space="0" w:color="auto"/>
            </w:tcBorders>
          </w:tcPr>
          <w:p w14:paraId="4F966FE3" w14:textId="77777777" w:rsidR="008A70E4" w:rsidRPr="00532322" w:rsidRDefault="008A70E4" w:rsidP="00532322">
            <w:pPr>
              <w:spacing w:after="120"/>
              <w:jc w:val="center"/>
              <w:rPr>
                <w:rFonts w:asciiTheme="majorHAnsi" w:hAnsiTheme="majorHAnsi"/>
              </w:rPr>
            </w:pPr>
            <w:r w:rsidRPr="00532322">
              <w:rPr>
                <w:rFonts w:asciiTheme="majorHAnsi" w:hAnsiTheme="majorHAnsi"/>
              </w:rPr>
              <w:t>28</w:t>
            </w:r>
          </w:p>
        </w:tc>
      </w:tr>
    </w:tbl>
    <w:p w14:paraId="516C4111" w14:textId="77777777" w:rsidR="00113C77" w:rsidRPr="00532322" w:rsidRDefault="00113C77" w:rsidP="00532322">
      <w:pPr>
        <w:spacing w:after="120"/>
        <w:rPr>
          <w:rFonts w:asciiTheme="majorHAnsi" w:hAnsiTheme="majorHAnsi"/>
        </w:rPr>
      </w:pPr>
    </w:p>
    <w:p w14:paraId="7D001F00" w14:textId="274D03D8" w:rsidR="00113C77" w:rsidRPr="00532322" w:rsidRDefault="00113C77" w:rsidP="00532322">
      <w:pPr>
        <w:spacing w:after="120"/>
        <w:rPr>
          <w:rFonts w:asciiTheme="majorHAnsi" w:hAnsiTheme="majorHAnsi"/>
        </w:rPr>
      </w:pPr>
      <w:r w:rsidRPr="00532322">
        <w:rPr>
          <w:rFonts w:asciiTheme="majorHAnsi" w:hAnsiTheme="majorHAnsi"/>
        </w:rPr>
        <w:t xml:space="preserve">Express </w:t>
      </w:r>
      <w:r w:rsidR="008A70E4" w:rsidRPr="00532322">
        <w:rPr>
          <w:rFonts w:asciiTheme="majorHAnsi" w:hAnsiTheme="majorHAnsi"/>
        </w:rPr>
        <w:t xml:space="preserve">S </w:t>
      </w:r>
      <w:r w:rsidRPr="00532322">
        <w:rPr>
          <w:rFonts w:asciiTheme="majorHAnsi" w:hAnsiTheme="majorHAnsi"/>
        </w:rPr>
        <w:t>as a distance matrix</w:t>
      </w:r>
      <w:r w:rsidR="00F36C01" w:rsidRPr="00532322">
        <w:rPr>
          <w:rFonts w:asciiTheme="majorHAnsi" w:hAnsiTheme="majorHAnsi"/>
        </w:rPr>
        <w:t xml:space="preserve"> showing the difference in richness (i.e., distance) between every pair of plots</w:t>
      </w:r>
      <w:r w:rsidRPr="00532322">
        <w:rPr>
          <w:rFonts w:asciiTheme="majorHAnsi" w:hAnsiTheme="majorHAnsi"/>
        </w:rPr>
        <w:t>:</w:t>
      </w:r>
    </w:p>
    <w:tbl>
      <w:tblPr>
        <w:tblStyle w:val="TableGrid"/>
        <w:tblW w:w="0" w:type="auto"/>
        <w:tblInd w:w="720" w:type="dxa"/>
        <w:tblLook w:val="04A0" w:firstRow="1" w:lastRow="0" w:firstColumn="1" w:lastColumn="0" w:noHBand="0" w:noVBand="1"/>
      </w:tblPr>
      <w:tblGrid>
        <w:gridCol w:w="1152"/>
        <w:gridCol w:w="1080"/>
        <w:gridCol w:w="1080"/>
        <w:gridCol w:w="1080"/>
        <w:gridCol w:w="1080"/>
      </w:tblGrid>
      <w:tr w:rsidR="009E0D32" w:rsidRPr="00532322" w14:paraId="314F8556" w14:textId="14439BE0" w:rsidTr="00F54610">
        <w:tc>
          <w:tcPr>
            <w:tcW w:w="1152" w:type="dxa"/>
            <w:tcBorders>
              <w:top w:val="nil"/>
              <w:left w:val="nil"/>
              <w:bottom w:val="nil"/>
              <w:right w:val="nil"/>
            </w:tcBorders>
          </w:tcPr>
          <w:p w14:paraId="6CF288A0"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2F705225" w14:textId="5606553B" w:rsidR="009E0D32" w:rsidRPr="00532322" w:rsidRDefault="009E0D32" w:rsidP="00532322">
            <w:pPr>
              <w:spacing w:after="120"/>
              <w:jc w:val="center"/>
              <w:rPr>
                <w:rFonts w:asciiTheme="majorHAnsi" w:hAnsiTheme="majorHAnsi"/>
              </w:rPr>
            </w:pPr>
            <w:r w:rsidRPr="00532322">
              <w:rPr>
                <w:rFonts w:asciiTheme="majorHAnsi" w:hAnsiTheme="majorHAnsi"/>
              </w:rPr>
              <w:t>Plot 2</w:t>
            </w:r>
          </w:p>
        </w:tc>
        <w:tc>
          <w:tcPr>
            <w:tcW w:w="1080" w:type="dxa"/>
            <w:tcBorders>
              <w:top w:val="nil"/>
              <w:left w:val="nil"/>
              <w:bottom w:val="nil"/>
              <w:right w:val="nil"/>
            </w:tcBorders>
          </w:tcPr>
          <w:p w14:paraId="030C1E33" w14:textId="55D75EBA" w:rsidR="009E0D32" w:rsidRPr="00532322" w:rsidRDefault="009E0D32" w:rsidP="00532322">
            <w:pPr>
              <w:spacing w:after="120"/>
              <w:jc w:val="center"/>
              <w:rPr>
                <w:rFonts w:asciiTheme="majorHAnsi" w:hAnsiTheme="majorHAnsi"/>
              </w:rPr>
            </w:pPr>
            <w:r w:rsidRPr="00532322">
              <w:rPr>
                <w:rFonts w:asciiTheme="majorHAnsi" w:hAnsiTheme="majorHAnsi"/>
              </w:rPr>
              <w:t>Plot 6</w:t>
            </w:r>
          </w:p>
        </w:tc>
        <w:tc>
          <w:tcPr>
            <w:tcW w:w="1080" w:type="dxa"/>
            <w:tcBorders>
              <w:top w:val="nil"/>
              <w:left w:val="nil"/>
              <w:bottom w:val="nil"/>
              <w:right w:val="nil"/>
            </w:tcBorders>
          </w:tcPr>
          <w:p w14:paraId="02EF4C52" w14:textId="69752177" w:rsidR="009E0D32" w:rsidRPr="00532322" w:rsidRDefault="009E0D32" w:rsidP="00532322">
            <w:pPr>
              <w:spacing w:after="120"/>
              <w:jc w:val="center"/>
              <w:rPr>
                <w:rFonts w:asciiTheme="majorHAnsi" w:hAnsiTheme="majorHAnsi"/>
              </w:rPr>
            </w:pPr>
            <w:r w:rsidRPr="00532322">
              <w:rPr>
                <w:rFonts w:asciiTheme="majorHAnsi" w:hAnsiTheme="majorHAnsi"/>
              </w:rPr>
              <w:t>Plot 19</w:t>
            </w:r>
          </w:p>
        </w:tc>
        <w:tc>
          <w:tcPr>
            <w:tcW w:w="1080" w:type="dxa"/>
            <w:tcBorders>
              <w:top w:val="nil"/>
              <w:left w:val="nil"/>
              <w:bottom w:val="nil"/>
              <w:right w:val="nil"/>
            </w:tcBorders>
          </w:tcPr>
          <w:p w14:paraId="00BFA563" w14:textId="69A0B526" w:rsidR="009E0D32" w:rsidRPr="00532322" w:rsidRDefault="009E0D32" w:rsidP="00532322">
            <w:pPr>
              <w:spacing w:after="120"/>
              <w:jc w:val="center"/>
              <w:rPr>
                <w:rFonts w:asciiTheme="majorHAnsi" w:hAnsiTheme="majorHAnsi"/>
              </w:rPr>
            </w:pPr>
            <w:r w:rsidRPr="00532322">
              <w:rPr>
                <w:rFonts w:asciiTheme="majorHAnsi" w:hAnsiTheme="majorHAnsi"/>
              </w:rPr>
              <w:t>Plot 11</w:t>
            </w:r>
          </w:p>
        </w:tc>
      </w:tr>
      <w:tr w:rsidR="009E0D32" w:rsidRPr="00532322" w14:paraId="5395B0AE" w14:textId="5338859B" w:rsidTr="00F54610">
        <w:tc>
          <w:tcPr>
            <w:tcW w:w="1152" w:type="dxa"/>
            <w:tcBorders>
              <w:top w:val="nil"/>
              <w:left w:val="nil"/>
              <w:bottom w:val="nil"/>
              <w:right w:val="nil"/>
            </w:tcBorders>
          </w:tcPr>
          <w:p w14:paraId="1CFB793A" w14:textId="30A7DED9" w:rsidR="009E0D32" w:rsidRPr="00532322" w:rsidRDefault="009E0D32" w:rsidP="00532322">
            <w:pPr>
              <w:spacing w:after="120"/>
              <w:jc w:val="center"/>
              <w:rPr>
                <w:rFonts w:asciiTheme="majorHAnsi" w:hAnsiTheme="majorHAnsi"/>
              </w:rPr>
            </w:pPr>
            <w:r w:rsidRPr="00532322">
              <w:rPr>
                <w:rFonts w:asciiTheme="majorHAnsi" w:hAnsiTheme="majorHAnsi"/>
              </w:rPr>
              <w:t>Plot 2</w:t>
            </w:r>
          </w:p>
        </w:tc>
        <w:tc>
          <w:tcPr>
            <w:tcW w:w="1080" w:type="dxa"/>
            <w:tcBorders>
              <w:top w:val="nil"/>
              <w:left w:val="nil"/>
              <w:bottom w:val="single" w:sz="4" w:space="0" w:color="auto"/>
              <w:right w:val="nil"/>
            </w:tcBorders>
          </w:tcPr>
          <w:p w14:paraId="76665B91"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4FD3BE0A"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092E62EC"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3A6A5F74" w14:textId="77777777" w:rsidR="009E0D32" w:rsidRPr="00532322" w:rsidRDefault="009E0D32" w:rsidP="00532322">
            <w:pPr>
              <w:spacing w:after="120"/>
              <w:jc w:val="center"/>
              <w:rPr>
                <w:rFonts w:asciiTheme="majorHAnsi" w:hAnsiTheme="majorHAnsi"/>
              </w:rPr>
            </w:pPr>
          </w:p>
        </w:tc>
      </w:tr>
      <w:tr w:rsidR="009E0D32" w:rsidRPr="00532322" w14:paraId="386E0D80" w14:textId="1DDCC9C6" w:rsidTr="009E0D32">
        <w:tc>
          <w:tcPr>
            <w:tcW w:w="1152" w:type="dxa"/>
            <w:tcBorders>
              <w:top w:val="nil"/>
              <w:left w:val="nil"/>
              <w:bottom w:val="nil"/>
              <w:right w:val="single" w:sz="4" w:space="0" w:color="auto"/>
            </w:tcBorders>
          </w:tcPr>
          <w:p w14:paraId="52BB10C6" w14:textId="741C93C4" w:rsidR="009E0D32" w:rsidRPr="00532322" w:rsidRDefault="009E0D32" w:rsidP="00532322">
            <w:pPr>
              <w:spacing w:after="120"/>
              <w:jc w:val="center"/>
              <w:rPr>
                <w:rFonts w:asciiTheme="majorHAnsi" w:hAnsiTheme="majorHAnsi"/>
              </w:rPr>
            </w:pPr>
            <w:r w:rsidRPr="00532322">
              <w:rPr>
                <w:rFonts w:asciiTheme="majorHAnsi" w:hAnsiTheme="majorHAnsi"/>
              </w:rPr>
              <w:t>Plot 6</w:t>
            </w:r>
          </w:p>
        </w:tc>
        <w:tc>
          <w:tcPr>
            <w:tcW w:w="1080" w:type="dxa"/>
            <w:tcBorders>
              <w:top w:val="single" w:sz="4" w:space="0" w:color="auto"/>
              <w:left w:val="single" w:sz="4" w:space="0" w:color="auto"/>
              <w:right w:val="single" w:sz="4" w:space="0" w:color="auto"/>
            </w:tcBorders>
          </w:tcPr>
          <w:p w14:paraId="6D7F5AA3" w14:textId="77777777" w:rsidR="009E0D32" w:rsidRPr="00532322" w:rsidRDefault="009E0D32" w:rsidP="00532322">
            <w:pPr>
              <w:spacing w:after="120"/>
              <w:jc w:val="center"/>
              <w:rPr>
                <w:rFonts w:asciiTheme="majorHAnsi" w:hAnsiTheme="majorHAnsi"/>
              </w:rPr>
            </w:pPr>
            <w:r w:rsidRPr="00532322">
              <w:rPr>
                <w:rFonts w:asciiTheme="majorHAnsi" w:hAnsiTheme="majorHAnsi"/>
              </w:rPr>
              <w:t>2</w:t>
            </w:r>
          </w:p>
        </w:tc>
        <w:tc>
          <w:tcPr>
            <w:tcW w:w="1080" w:type="dxa"/>
            <w:tcBorders>
              <w:top w:val="nil"/>
              <w:left w:val="single" w:sz="4" w:space="0" w:color="auto"/>
              <w:bottom w:val="single" w:sz="4" w:space="0" w:color="auto"/>
              <w:right w:val="nil"/>
            </w:tcBorders>
          </w:tcPr>
          <w:p w14:paraId="49C50FD5"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27FD3885"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3A35623C" w14:textId="77777777" w:rsidR="009E0D32" w:rsidRPr="00532322" w:rsidRDefault="009E0D32" w:rsidP="00532322">
            <w:pPr>
              <w:spacing w:after="120"/>
              <w:jc w:val="center"/>
              <w:rPr>
                <w:rFonts w:asciiTheme="majorHAnsi" w:hAnsiTheme="majorHAnsi"/>
              </w:rPr>
            </w:pPr>
          </w:p>
        </w:tc>
      </w:tr>
      <w:tr w:rsidR="009E0D32" w:rsidRPr="00532322" w14:paraId="12A8E635" w14:textId="2D065F34" w:rsidTr="009E0D32">
        <w:tc>
          <w:tcPr>
            <w:tcW w:w="1152" w:type="dxa"/>
            <w:tcBorders>
              <w:top w:val="nil"/>
              <w:left w:val="nil"/>
              <w:bottom w:val="nil"/>
              <w:right w:val="single" w:sz="4" w:space="0" w:color="auto"/>
            </w:tcBorders>
          </w:tcPr>
          <w:p w14:paraId="7108B067" w14:textId="1E86EE0A" w:rsidR="009E0D32" w:rsidRPr="00532322" w:rsidRDefault="009E0D32" w:rsidP="00532322">
            <w:pPr>
              <w:spacing w:after="120"/>
              <w:jc w:val="center"/>
              <w:rPr>
                <w:rFonts w:asciiTheme="majorHAnsi" w:hAnsiTheme="majorHAnsi"/>
              </w:rPr>
            </w:pPr>
            <w:r w:rsidRPr="00532322">
              <w:rPr>
                <w:rFonts w:asciiTheme="majorHAnsi" w:hAnsiTheme="majorHAnsi"/>
              </w:rPr>
              <w:t>Plot 19</w:t>
            </w:r>
          </w:p>
        </w:tc>
        <w:tc>
          <w:tcPr>
            <w:tcW w:w="1080" w:type="dxa"/>
            <w:tcBorders>
              <w:left w:val="single" w:sz="4" w:space="0" w:color="auto"/>
            </w:tcBorders>
          </w:tcPr>
          <w:p w14:paraId="75645581" w14:textId="77777777" w:rsidR="009E0D32" w:rsidRPr="00532322" w:rsidRDefault="009E0D32" w:rsidP="00532322">
            <w:pPr>
              <w:spacing w:after="120"/>
              <w:jc w:val="center"/>
              <w:rPr>
                <w:rFonts w:asciiTheme="majorHAnsi" w:hAnsiTheme="majorHAnsi"/>
              </w:rPr>
            </w:pPr>
            <w:r w:rsidRPr="00532322">
              <w:rPr>
                <w:rFonts w:asciiTheme="majorHAnsi" w:hAnsiTheme="majorHAnsi"/>
              </w:rPr>
              <w:t>1</w:t>
            </w:r>
          </w:p>
        </w:tc>
        <w:tc>
          <w:tcPr>
            <w:tcW w:w="1080" w:type="dxa"/>
            <w:tcBorders>
              <w:top w:val="single" w:sz="4" w:space="0" w:color="auto"/>
              <w:right w:val="single" w:sz="4" w:space="0" w:color="auto"/>
            </w:tcBorders>
          </w:tcPr>
          <w:p w14:paraId="253119E5" w14:textId="77777777" w:rsidR="009E0D32" w:rsidRPr="00532322" w:rsidRDefault="009E0D32" w:rsidP="00532322">
            <w:pPr>
              <w:spacing w:after="120"/>
              <w:jc w:val="center"/>
              <w:rPr>
                <w:rFonts w:asciiTheme="majorHAnsi" w:hAnsiTheme="majorHAnsi"/>
              </w:rPr>
            </w:pPr>
            <w:r w:rsidRPr="00532322">
              <w:rPr>
                <w:rFonts w:asciiTheme="majorHAnsi" w:hAnsiTheme="majorHAnsi"/>
              </w:rPr>
              <w:t>1</w:t>
            </w:r>
          </w:p>
        </w:tc>
        <w:tc>
          <w:tcPr>
            <w:tcW w:w="1080" w:type="dxa"/>
            <w:tcBorders>
              <w:top w:val="nil"/>
              <w:left w:val="single" w:sz="4" w:space="0" w:color="auto"/>
              <w:bottom w:val="single" w:sz="4" w:space="0" w:color="auto"/>
              <w:right w:val="nil"/>
            </w:tcBorders>
          </w:tcPr>
          <w:p w14:paraId="67BB2C8C" w14:textId="77777777" w:rsidR="009E0D32" w:rsidRPr="00532322" w:rsidRDefault="009E0D32" w:rsidP="00532322">
            <w:pPr>
              <w:spacing w:after="120"/>
              <w:jc w:val="center"/>
              <w:rPr>
                <w:rFonts w:asciiTheme="majorHAnsi" w:hAnsiTheme="majorHAnsi"/>
              </w:rPr>
            </w:pPr>
          </w:p>
        </w:tc>
        <w:tc>
          <w:tcPr>
            <w:tcW w:w="1080" w:type="dxa"/>
            <w:tcBorders>
              <w:top w:val="nil"/>
              <w:left w:val="nil"/>
              <w:bottom w:val="nil"/>
              <w:right w:val="nil"/>
            </w:tcBorders>
          </w:tcPr>
          <w:p w14:paraId="687F2BB3" w14:textId="77777777" w:rsidR="009E0D32" w:rsidRPr="00532322" w:rsidRDefault="009E0D32" w:rsidP="00532322">
            <w:pPr>
              <w:spacing w:after="120"/>
              <w:jc w:val="center"/>
              <w:rPr>
                <w:rFonts w:asciiTheme="majorHAnsi" w:hAnsiTheme="majorHAnsi"/>
              </w:rPr>
            </w:pPr>
          </w:p>
        </w:tc>
      </w:tr>
      <w:tr w:rsidR="009E0D32" w:rsidRPr="00532322" w14:paraId="143A80BE" w14:textId="71BC5BC0" w:rsidTr="009E0D32">
        <w:tc>
          <w:tcPr>
            <w:tcW w:w="1152" w:type="dxa"/>
            <w:tcBorders>
              <w:top w:val="nil"/>
              <w:left w:val="nil"/>
              <w:bottom w:val="nil"/>
              <w:right w:val="single" w:sz="4" w:space="0" w:color="auto"/>
            </w:tcBorders>
          </w:tcPr>
          <w:p w14:paraId="74942F94" w14:textId="2BBC9904" w:rsidR="009E0D32" w:rsidRPr="00532322" w:rsidRDefault="009E0D32" w:rsidP="00532322">
            <w:pPr>
              <w:spacing w:after="120"/>
              <w:jc w:val="center"/>
              <w:rPr>
                <w:rFonts w:asciiTheme="majorHAnsi" w:hAnsiTheme="majorHAnsi"/>
              </w:rPr>
            </w:pPr>
            <w:r w:rsidRPr="00532322">
              <w:rPr>
                <w:rFonts w:asciiTheme="majorHAnsi" w:hAnsiTheme="majorHAnsi"/>
              </w:rPr>
              <w:t>Plot 11</w:t>
            </w:r>
          </w:p>
        </w:tc>
        <w:tc>
          <w:tcPr>
            <w:tcW w:w="1080" w:type="dxa"/>
            <w:tcBorders>
              <w:left w:val="single" w:sz="4" w:space="0" w:color="auto"/>
            </w:tcBorders>
          </w:tcPr>
          <w:p w14:paraId="73F24709" w14:textId="77777777" w:rsidR="009E0D32" w:rsidRPr="00532322" w:rsidRDefault="009E0D32" w:rsidP="00532322">
            <w:pPr>
              <w:spacing w:after="120"/>
              <w:jc w:val="center"/>
              <w:rPr>
                <w:rFonts w:asciiTheme="majorHAnsi" w:hAnsiTheme="majorHAnsi"/>
              </w:rPr>
            </w:pPr>
            <w:r w:rsidRPr="00532322">
              <w:rPr>
                <w:rFonts w:asciiTheme="majorHAnsi" w:hAnsiTheme="majorHAnsi"/>
              </w:rPr>
              <w:t>10</w:t>
            </w:r>
          </w:p>
        </w:tc>
        <w:tc>
          <w:tcPr>
            <w:tcW w:w="1080" w:type="dxa"/>
            <w:tcBorders>
              <w:right w:val="single" w:sz="4" w:space="0" w:color="auto"/>
            </w:tcBorders>
          </w:tcPr>
          <w:p w14:paraId="309C114B" w14:textId="77777777" w:rsidR="009E0D32" w:rsidRPr="00532322" w:rsidRDefault="009E0D32" w:rsidP="00532322">
            <w:pPr>
              <w:spacing w:after="120"/>
              <w:jc w:val="center"/>
              <w:rPr>
                <w:rFonts w:asciiTheme="majorHAnsi" w:hAnsiTheme="majorHAnsi"/>
              </w:rPr>
            </w:pPr>
            <w:r w:rsidRPr="00532322">
              <w:rPr>
                <w:rFonts w:asciiTheme="majorHAnsi" w:hAnsiTheme="majorHAnsi"/>
              </w:rPr>
              <w:t>8</w:t>
            </w:r>
          </w:p>
        </w:tc>
        <w:tc>
          <w:tcPr>
            <w:tcW w:w="1080" w:type="dxa"/>
            <w:tcBorders>
              <w:top w:val="single" w:sz="4" w:space="0" w:color="auto"/>
              <w:left w:val="single" w:sz="4" w:space="0" w:color="auto"/>
              <w:bottom w:val="single" w:sz="4" w:space="0" w:color="auto"/>
              <w:right w:val="single" w:sz="4" w:space="0" w:color="auto"/>
            </w:tcBorders>
          </w:tcPr>
          <w:p w14:paraId="6E5028CF" w14:textId="77777777" w:rsidR="009E0D32" w:rsidRPr="00532322" w:rsidRDefault="009E0D32" w:rsidP="00532322">
            <w:pPr>
              <w:spacing w:after="120"/>
              <w:jc w:val="center"/>
              <w:rPr>
                <w:rFonts w:asciiTheme="majorHAnsi" w:hAnsiTheme="majorHAnsi"/>
              </w:rPr>
            </w:pPr>
            <w:r w:rsidRPr="00532322">
              <w:rPr>
                <w:rFonts w:asciiTheme="majorHAnsi" w:hAnsiTheme="majorHAnsi"/>
              </w:rPr>
              <w:t>9</w:t>
            </w:r>
          </w:p>
        </w:tc>
        <w:tc>
          <w:tcPr>
            <w:tcW w:w="1080" w:type="dxa"/>
            <w:tcBorders>
              <w:top w:val="nil"/>
              <w:left w:val="single" w:sz="4" w:space="0" w:color="auto"/>
              <w:bottom w:val="nil"/>
              <w:right w:val="nil"/>
            </w:tcBorders>
          </w:tcPr>
          <w:p w14:paraId="6218B9E7" w14:textId="77777777" w:rsidR="009E0D32" w:rsidRPr="00532322" w:rsidRDefault="009E0D32" w:rsidP="00532322">
            <w:pPr>
              <w:spacing w:after="120"/>
              <w:jc w:val="center"/>
              <w:rPr>
                <w:rFonts w:asciiTheme="majorHAnsi" w:hAnsiTheme="majorHAnsi"/>
              </w:rPr>
            </w:pPr>
          </w:p>
        </w:tc>
      </w:tr>
    </w:tbl>
    <w:p w14:paraId="4E12B098" w14:textId="77777777" w:rsidR="008A70E4" w:rsidRPr="00532322" w:rsidRDefault="008A70E4" w:rsidP="00532322">
      <w:pPr>
        <w:spacing w:after="120"/>
        <w:rPr>
          <w:rFonts w:asciiTheme="majorHAnsi" w:hAnsiTheme="majorHAnsi"/>
        </w:rPr>
      </w:pPr>
    </w:p>
    <w:p w14:paraId="5A78F8DE" w14:textId="25721497" w:rsidR="00113C77" w:rsidRPr="00532322" w:rsidRDefault="00113C77" w:rsidP="00532322">
      <w:pPr>
        <w:spacing w:after="120"/>
        <w:rPr>
          <w:rFonts w:asciiTheme="majorHAnsi" w:hAnsiTheme="majorHAnsi"/>
        </w:rPr>
      </w:pPr>
      <w:r w:rsidRPr="00532322">
        <w:rPr>
          <w:rFonts w:asciiTheme="majorHAnsi" w:hAnsiTheme="majorHAnsi"/>
        </w:rPr>
        <w:t>The sum of the squared distances from plots to their centroid is equal to the sum of the squared inter-point distances divided by the number of plots</w:t>
      </w:r>
      <w:r w:rsidR="0010153F" w:rsidRPr="00532322">
        <w:rPr>
          <w:rFonts w:asciiTheme="majorHAnsi" w:hAnsiTheme="majorHAnsi"/>
        </w:rPr>
        <w:t xml:space="preserve"> (Anderson</w:t>
      </w:r>
      <w:r w:rsidR="00461EDA" w:rsidRPr="00532322">
        <w:rPr>
          <w:rFonts w:asciiTheme="majorHAnsi" w:hAnsiTheme="majorHAnsi"/>
        </w:rPr>
        <w:t xml:space="preserve"> 2001</w:t>
      </w:r>
      <w:r w:rsidR="0010153F" w:rsidRPr="00532322">
        <w:rPr>
          <w:rFonts w:asciiTheme="majorHAnsi" w:hAnsiTheme="majorHAnsi"/>
        </w:rPr>
        <w:t>)</w:t>
      </w:r>
      <w:r w:rsidRPr="00532322">
        <w:rPr>
          <w:rFonts w:asciiTheme="majorHAnsi" w:hAnsiTheme="majorHAnsi"/>
        </w:rPr>
        <w:t>.  For example, the total variation (SST) is the sum of the squared distance matrix divided by 4:</w:t>
      </w:r>
    </w:p>
    <w:p w14:paraId="2DC37455" w14:textId="7DE04655" w:rsidR="00113C77" w:rsidRPr="00532322" w:rsidRDefault="00113C77" w:rsidP="00532322">
      <w:pPr>
        <w:spacing w:after="120"/>
        <w:ind w:left="720"/>
        <w:rPr>
          <w:rFonts w:asciiTheme="majorHAnsi" w:hAnsiTheme="majorHAnsi"/>
        </w:rPr>
      </w:pPr>
      <w:r w:rsidRPr="00532322">
        <w:rPr>
          <w:rFonts w:asciiTheme="majorHAnsi" w:hAnsiTheme="majorHAnsi"/>
        </w:rPr>
        <w:t>SST = (2</w:t>
      </w:r>
      <w:r w:rsidRPr="00532322">
        <w:rPr>
          <w:rFonts w:asciiTheme="majorHAnsi" w:hAnsiTheme="majorHAnsi"/>
          <w:vertAlign w:val="superscript"/>
        </w:rPr>
        <w:t>2</w:t>
      </w:r>
      <w:r w:rsidRPr="00532322">
        <w:rPr>
          <w:rFonts w:asciiTheme="majorHAnsi" w:hAnsiTheme="majorHAnsi"/>
        </w:rPr>
        <w:t xml:space="preserve"> + 1</w:t>
      </w:r>
      <w:r w:rsidRPr="00532322">
        <w:rPr>
          <w:rFonts w:asciiTheme="majorHAnsi" w:hAnsiTheme="majorHAnsi"/>
          <w:vertAlign w:val="superscript"/>
        </w:rPr>
        <w:t>2</w:t>
      </w:r>
      <w:r w:rsidRPr="00532322">
        <w:rPr>
          <w:rFonts w:asciiTheme="majorHAnsi" w:hAnsiTheme="majorHAnsi"/>
        </w:rPr>
        <w:t xml:space="preserve"> + 1</w:t>
      </w:r>
      <w:r w:rsidRPr="00532322">
        <w:rPr>
          <w:rFonts w:asciiTheme="majorHAnsi" w:hAnsiTheme="majorHAnsi"/>
          <w:vertAlign w:val="superscript"/>
        </w:rPr>
        <w:t>2</w:t>
      </w:r>
      <w:r w:rsidRPr="00532322">
        <w:rPr>
          <w:rFonts w:asciiTheme="majorHAnsi" w:hAnsiTheme="majorHAnsi"/>
        </w:rPr>
        <w:t xml:space="preserve"> + 10</w:t>
      </w:r>
      <w:r w:rsidRPr="00532322">
        <w:rPr>
          <w:rFonts w:asciiTheme="majorHAnsi" w:hAnsiTheme="majorHAnsi"/>
          <w:vertAlign w:val="superscript"/>
        </w:rPr>
        <w:t>2</w:t>
      </w:r>
      <w:r w:rsidRPr="00532322">
        <w:rPr>
          <w:rFonts w:asciiTheme="majorHAnsi" w:hAnsiTheme="majorHAnsi"/>
        </w:rPr>
        <w:t xml:space="preserve"> + 8</w:t>
      </w:r>
      <w:r w:rsidRPr="00532322">
        <w:rPr>
          <w:rFonts w:asciiTheme="majorHAnsi" w:hAnsiTheme="majorHAnsi"/>
          <w:vertAlign w:val="superscript"/>
        </w:rPr>
        <w:t>2</w:t>
      </w:r>
      <w:r w:rsidRPr="00532322">
        <w:rPr>
          <w:rFonts w:asciiTheme="majorHAnsi" w:hAnsiTheme="majorHAnsi"/>
        </w:rPr>
        <w:t xml:space="preserve"> + 9</w:t>
      </w:r>
      <w:r w:rsidRPr="00532322">
        <w:rPr>
          <w:rFonts w:asciiTheme="majorHAnsi" w:hAnsiTheme="majorHAnsi"/>
          <w:vertAlign w:val="superscript"/>
        </w:rPr>
        <w:t>2</w:t>
      </w:r>
      <w:r w:rsidRPr="00532322">
        <w:rPr>
          <w:rFonts w:asciiTheme="majorHAnsi" w:hAnsiTheme="majorHAnsi"/>
        </w:rPr>
        <w:t>) / 4 = 62.75</w:t>
      </w:r>
    </w:p>
    <w:p w14:paraId="2E8E8725" w14:textId="77777777" w:rsidR="006F0C4F" w:rsidRPr="00532322" w:rsidRDefault="006F0C4F" w:rsidP="00532322">
      <w:pPr>
        <w:spacing w:after="120"/>
        <w:rPr>
          <w:rFonts w:asciiTheme="majorHAnsi" w:hAnsiTheme="majorHAnsi"/>
        </w:rPr>
      </w:pPr>
    </w:p>
    <w:p w14:paraId="18F72466" w14:textId="47A99159" w:rsidR="00113C77" w:rsidRPr="00532322" w:rsidRDefault="009E0D32" w:rsidP="00532322">
      <w:pPr>
        <w:spacing w:after="120"/>
        <w:rPr>
          <w:rFonts w:asciiTheme="majorHAnsi" w:hAnsiTheme="majorHAnsi"/>
        </w:rPr>
      </w:pPr>
      <w:r w:rsidRPr="00532322">
        <w:rPr>
          <w:rFonts w:asciiTheme="majorHAnsi" w:hAnsiTheme="majorHAnsi"/>
        </w:rPr>
        <w:t xml:space="preserve">Follow </w:t>
      </w:r>
      <w:r w:rsidR="00F36C01" w:rsidRPr="00532322">
        <w:rPr>
          <w:rFonts w:asciiTheme="majorHAnsi" w:hAnsiTheme="majorHAnsi"/>
        </w:rPr>
        <w:t xml:space="preserve">the </w:t>
      </w:r>
      <w:r w:rsidRPr="00532322">
        <w:rPr>
          <w:rFonts w:asciiTheme="majorHAnsi" w:hAnsiTheme="majorHAnsi"/>
        </w:rPr>
        <w:t>same procedure to c</w:t>
      </w:r>
      <w:r w:rsidR="00113C77" w:rsidRPr="00532322">
        <w:rPr>
          <w:rFonts w:asciiTheme="majorHAnsi" w:hAnsiTheme="majorHAnsi"/>
        </w:rPr>
        <w:t>alculate the variation within different subsets of the distance matrix:</w:t>
      </w:r>
    </w:p>
    <w:p w14:paraId="1E0C322C" w14:textId="5AF45005" w:rsidR="00113C77" w:rsidRPr="00532322" w:rsidRDefault="00F36C01" w:rsidP="00532322">
      <w:pPr>
        <w:spacing w:after="120"/>
        <w:ind w:left="720"/>
        <w:rPr>
          <w:rFonts w:asciiTheme="majorHAnsi" w:hAnsiTheme="majorHAnsi"/>
        </w:rPr>
      </w:pPr>
      <w:r w:rsidRPr="00532322">
        <w:rPr>
          <w:rFonts w:asciiTheme="majorHAnsi" w:hAnsiTheme="majorHAnsi"/>
        </w:rPr>
        <w:t>Variation within blocks (SSWB)</w:t>
      </w:r>
      <w:r w:rsidR="009E0D32" w:rsidRPr="00532322">
        <w:rPr>
          <w:rFonts w:asciiTheme="majorHAnsi" w:hAnsiTheme="majorHAnsi"/>
        </w:rPr>
        <w:t xml:space="preserve"> </w:t>
      </w:r>
      <w:r w:rsidR="008A70E4" w:rsidRPr="00532322">
        <w:rPr>
          <w:rFonts w:asciiTheme="majorHAnsi" w:hAnsiTheme="majorHAnsi"/>
        </w:rPr>
        <w:t>= (2</w:t>
      </w:r>
      <w:r w:rsidR="008A70E4" w:rsidRPr="00532322">
        <w:rPr>
          <w:rFonts w:asciiTheme="majorHAnsi" w:hAnsiTheme="majorHAnsi"/>
          <w:vertAlign w:val="superscript"/>
        </w:rPr>
        <w:t>2</w:t>
      </w:r>
      <w:r w:rsidR="008A70E4" w:rsidRPr="00532322">
        <w:rPr>
          <w:rFonts w:asciiTheme="majorHAnsi" w:hAnsiTheme="majorHAnsi"/>
        </w:rPr>
        <w:t xml:space="preserve"> + 9</w:t>
      </w:r>
      <w:r w:rsidR="008A70E4" w:rsidRPr="00532322">
        <w:rPr>
          <w:rFonts w:asciiTheme="majorHAnsi" w:hAnsiTheme="majorHAnsi"/>
          <w:vertAlign w:val="superscript"/>
        </w:rPr>
        <w:t>2</w:t>
      </w:r>
      <w:r w:rsidR="008A70E4" w:rsidRPr="00532322">
        <w:rPr>
          <w:rFonts w:asciiTheme="majorHAnsi" w:hAnsiTheme="majorHAnsi"/>
        </w:rPr>
        <w:t>) / 2 = 42.5</w:t>
      </w:r>
    </w:p>
    <w:p w14:paraId="5C474B6D" w14:textId="45542202" w:rsidR="008A70E4" w:rsidRPr="00532322" w:rsidRDefault="00F36C01" w:rsidP="00532322">
      <w:pPr>
        <w:spacing w:after="120"/>
        <w:ind w:left="720"/>
        <w:rPr>
          <w:rFonts w:asciiTheme="majorHAnsi" w:hAnsiTheme="majorHAnsi"/>
        </w:rPr>
      </w:pPr>
      <w:r w:rsidRPr="00532322">
        <w:rPr>
          <w:rFonts w:asciiTheme="majorHAnsi" w:hAnsiTheme="majorHAnsi"/>
        </w:rPr>
        <w:t>Variation within n</w:t>
      </w:r>
      <w:r w:rsidR="0010153F" w:rsidRPr="00532322">
        <w:rPr>
          <w:rFonts w:asciiTheme="majorHAnsi" w:hAnsiTheme="majorHAnsi"/>
        </w:rPr>
        <w:t>utrient treatments</w:t>
      </w:r>
      <w:r w:rsidRPr="00532322">
        <w:rPr>
          <w:rFonts w:asciiTheme="majorHAnsi" w:hAnsiTheme="majorHAnsi"/>
        </w:rPr>
        <w:t xml:space="preserve"> (SSWN</w:t>
      </w:r>
      <w:r w:rsidR="009E0D32" w:rsidRPr="00532322">
        <w:rPr>
          <w:rFonts w:asciiTheme="majorHAnsi" w:hAnsiTheme="majorHAnsi"/>
        </w:rPr>
        <w:t>)</w:t>
      </w:r>
      <w:r w:rsidR="008A70E4" w:rsidRPr="00532322">
        <w:rPr>
          <w:rFonts w:asciiTheme="majorHAnsi" w:hAnsiTheme="majorHAnsi"/>
        </w:rPr>
        <w:t xml:space="preserve"> = (1</w:t>
      </w:r>
      <w:r w:rsidR="008A70E4" w:rsidRPr="00532322">
        <w:rPr>
          <w:rFonts w:asciiTheme="majorHAnsi" w:hAnsiTheme="majorHAnsi"/>
          <w:vertAlign w:val="superscript"/>
        </w:rPr>
        <w:t>2</w:t>
      </w:r>
      <w:r w:rsidR="008A70E4" w:rsidRPr="00532322">
        <w:rPr>
          <w:rFonts w:asciiTheme="majorHAnsi" w:hAnsiTheme="majorHAnsi"/>
        </w:rPr>
        <w:t xml:space="preserve"> + 8</w:t>
      </w:r>
      <w:r w:rsidR="008A70E4" w:rsidRPr="00532322">
        <w:rPr>
          <w:rFonts w:asciiTheme="majorHAnsi" w:hAnsiTheme="majorHAnsi"/>
          <w:vertAlign w:val="superscript"/>
        </w:rPr>
        <w:t>2</w:t>
      </w:r>
      <w:r w:rsidR="008A70E4" w:rsidRPr="00532322">
        <w:rPr>
          <w:rFonts w:asciiTheme="majorHAnsi" w:hAnsiTheme="majorHAnsi"/>
        </w:rPr>
        <w:t>) / 2 = 32.5</w:t>
      </w:r>
    </w:p>
    <w:p w14:paraId="135E81EF" w14:textId="77777777" w:rsidR="008A70E4" w:rsidRPr="00532322" w:rsidRDefault="008A70E4" w:rsidP="00532322">
      <w:pPr>
        <w:spacing w:after="120"/>
        <w:rPr>
          <w:rFonts w:asciiTheme="majorHAnsi" w:hAnsiTheme="majorHAnsi"/>
        </w:rPr>
      </w:pPr>
    </w:p>
    <w:p w14:paraId="35A5F732" w14:textId="23DC2D04" w:rsidR="00113C77" w:rsidRPr="00532322" w:rsidRDefault="00113C77" w:rsidP="00532322">
      <w:pPr>
        <w:spacing w:after="120"/>
        <w:rPr>
          <w:rFonts w:asciiTheme="majorHAnsi" w:hAnsiTheme="majorHAnsi"/>
        </w:rPr>
      </w:pPr>
      <w:r w:rsidRPr="00532322">
        <w:rPr>
          <w:rFonts w:asciiTheme="majorHAnsi" w:hAnsiTheme="majorHAnsi"/>
        </w:rPr>
        <w:t xml:space="preserve">Calculate the variation associated with </w:t>
      </w:r>
      <w:r w:rsidR="009E0D32" w:rsidRPr="00532322">
        <w:rPr>
          <w:rFonts w:asciiTheme="majorHAnsi" w:hAnsiTheme="majorHAnsi"/>
        </w:rPr>
        <w:t xml:space="preserve">every </w:t>
      </w:r>
      <w:r w:rsidRPr="00532322">
        <w:rPr>
          <w:rFonts w:asciiTheme="majorHAnsi" w:hAnsiTheme="majorHAnsi"/>
        </w:rPr>
        <w:t>term via subtraction:</w:t>
      </w:r>
    </w:p>
    <w:tbl>
      <w:tblPr>
        <w:tblStyle w:val="TableGrid"/>
        <w:tblW w:w="909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720"/>
        <w:gridCol w:w="2700"/>
        <w:gridCol w:w="999"/>
      </w:tblGrid>
      <w:tr w:rsidR="008A70E4" w:rsidRPr="00532322" w14:paraId="178CC7D3" w14:textId="77777777" w:rsidTr="00461EDA">
        <w:trPr>
          <w:tblHeader/>
        </w:trPr>
        <w:tc>
          <w:tcPr>
            <w:tcW w:w="4680" w:type="dxa"/>
            <w:tcBorders>
              <w:top w:val="single" w:sz="4" w:space="0" w:color="auto"/>
              <w:bottom w:val="single" w:sz="4" w:space="0" w:color="auto"/>
            </w:tcBorders>
          </w:tcPr>
          <w:p w14:paraId="39B4FCAE" w14:textId="77777777" w:rsidR="008A70E4" w:rsidRPr="00532322" w:rsidRDefault="008A70E4" w:rsidP="00532322">
            <w:pPr>
              <w:spacing w:after="120"/>
              <w:rPr>
                <w:rFonts w:asciiTheme="majorHAnsi" w:hAnsiTheme="majorHAnsi"/>
                <w:b/>
              </w:rPr>
            </w:pPr>
            <w:r w:rsidRPr="00532322">
              <w:rPr>
                <w:rFonts w:asciiTheme="majorHAnsi" w:hAnsiTheme="majorHAnsi"/>
                <w:b/>
              </w:rPr>
              <w:lastRenderedPageBreak/>
              <w:t>Source</w:t>
            </w:r>
          </w:p>
        </w:tc>
        <w:tc>
          <w:tcPr>
            <w:tcW w:w="720" w:type="dxa"/>
            <w:tcBorders>
              <w:top w:val="single" w:sz="4" w:space="0" w:color="auto"/>
              <w:bottom w:val="single" w:sz="4" w:space="0" w:color="auto"/>
            </w:tcBorders>
          </w:tcPr>
          <w:p w14:paraId="557A1355" w14:textId="3732E774" w:rsidR="008A70E4" w:rsidRPr="00532322" w:rsidRDefault="008A70E4" w:rsidP="00532322">
            <w:pPr>
              <w:spacing w:after="120"/>
              <w:rPr>
                <w:rFonts w:asciiTheme="majorHAnsi" w:hAnsiTheme="majorHAnsi"/>
                <w:b/>
              </w:rPr>
            </w:pPr>
            <w:r w:rsidRPr="00532322">
              <w:rPr>
                <w:rFonts w:asciiTheme="majorHAnsi" w:hAnsiTheme="majorHAnsi"/>
                <w:b/>
              </w:rPr>
              <w:t>df</w:t>
            </w:r>
          </w:p>
        </w:tc>
        <w:tc>
          <w:tcPr>
            <w:tcW w:w="2700" w:type="dxa"/>
            <w:tcBorders>
              <w:top w:val="single" w:sz="4" w:space="0" w:color="auto"/>
              <w:bottom w:val="single" w:sz="4" w:space="0" w:color="auto"/>
            </w:tcBorders>
          </w:tcPr>
          <w:p w14:paraId="2D61DD9B" w14:textId="0A4007DB" w:rsidR="008A70E4" w:rsidRPr="00532322" w:rsidRDefault="008A70E4" w:rsidP="00532322">
            <w:pPr>
              <w:spacing w:after="120"/>
              <w:rPr>
                <w:rFonts w:asciiTheme="majorHAnsi" w:hAnsiTheme="majorHAnsi"/>
                <w:b/>
              </w:rPr>
            </w:pPr>
            <w:r w:rsidRPr="00532322">
              <w:rPr>
                <w:rFonts w:asciiTheme="majorHAnsi" w:hAnsiTheme="majorHAnsi"/>
                <w:b/>
              </w:rPr>
              <w:t>Calculation</w:t>
            </w:r>
          </w:p>
        </w:tc>
        <w:tc>
          <w:tcPr>
            <w:tcW w:w="999" w:type="dxa"/>
            <w:tcBorders>
              <w:top w:val="single" w:sz="4" w:space="0" w:color="auto"/>
              <w:bottom w:val="single" w:sz="4" w:space="0" w:color="auto"/>
            </w:tcBorders>
          </w:tcPr>
          <w:p w14:paraId="1E7F5FD9" w14:textId="77777777" w:rsidR="008A70E4" w:rsidRPr="00532322" w:rsidRDefault="008A70E4" w:rsidP="00532322">
            <w:pPr>
              <w:spacing w:after="120"/>
              <w:rPr>
                <w:rFonts w:asciiTheme="majorHAnsi" w:hAnsiTheme="majorHAnsi"/>
                <w:b/>
              </w:rPr>
            </w:pPr>
            <w:r w:rsidRPr="00532322">
              <w:rPr>
                <w:rFonts w:asciiTheme="majorHAnsi" w:hAnsiTheme="majorHAnsi"/>
                <w:b/>
              </w:rPr>
              <w:t>SS</w:t>
            </w:r>
          </w:p>
        </w:tc>
      </w:tr>
      <w:tr w:rsidR="008A70E4" w:rsidRPr="00532322" w14:paraId="1D9DE677" w14:textId="77777777" w:rsidTr="009E0D32">
        <w:tc>
          <w:tcPr>
            <w:tcW w:w="4680" w:type="dxa"/>
            <w:tcBorders>
              <w:top w:val="single" w:sz="4" w:space="0" w:color="auto"/>
            </w:tcBorders>
          </w:tcPr>
          <w:p w14:paraId="0EDAA1C7" w14:textId="2FB2BA68" w:rsidR="008A70E4" w:rsidRPr="00532322" w:rsidRDefault="0010153F" w:rsidP="00532322">
            <w:pPr>
              <w:spacing w:after="120"/>
              <w:rPr>
                <w:rFonts w:asciiTheme="majorHAnsi" w:hAnsiTheme="majorHAnsi"/>
              </w:rPr>
            </w:pPr>
            <w:r w:rsidRPr="00532322">
              <w:rPr>
                <w:rFonts w:asciiTheme="majorHAnsi" w:hAnsiTheme="majorHAnsi"/>
              </w:rPr>
              <w:t xml:space="preserve">Among </w:t>
            </w:r>
            <w:r w:rsidR="008A70E4" w:rsidRPr="00532322">
              <w:rPr>
                <w:rFonts w:asciiTheme="majorHAnsi" w:hAnsiTheme="majorHAnsi"/>
              </w:rPr>
              <w:t>Block</w:t>
            </w:r>
          </w:p>
        </w:tc>
        <w:tc>
          <w:tcPr>
            <w:tcW w:w="720" w:type="dxa"/>
            <w:tcBorders>
              <w:top w:val="single" w:sz="4" w:space="0" w:color="auto"/>
            </w:tcBorders>
          </w:tcPr>
          <w:p w14:paraId="2852FC22" w14:textId="55FD0218"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Borders>
              <w:top w:val="single" w:sz="4" w:space="0" w:color="auto"/>
            </w:tcBorders>
          </w:tcPr>
          <w:p w14:paraId="7B27EE00" w14:textId="03C797F6"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Pr="00532322">
              <w:rPr>
                <w:rFonts w:asciiTheme="majorHAnsi" w:hAnsiTheme="majorHAnsi"/>
              </w:rPr>
              <w:t xml:space="preserve"> SSWB</w:t>
            </w:r>
          </w:p>
        </w:tc>
        <w:tc>
          <w:tcPr>
            <w:tcW w:w="999" w:type="dxa"/>
            <w:tcBorders>
              <w:top w:val="single" w:sz="4" w:space="0" w:color="auto"/>
            </w:tcBorders>
          </w:tcPr>
          <w:p w14:paraId="45E281E4" w14:textId="77777777" w:rsidR="008A70E4" w:rsidRPr="00532322" w:rsidRDefault="008A70E4" w:rsidP="00532322">
            <w:pPr>
              <w:spacing w:after="120"/>
              <w:rPr>
                <w:rFonts w:asciiTheme="majorHAnsi" w:hAnsiTheme="majorHAnsi"/>
              </w:rPr>
            </w:pPr>
            <w:r w:rsidRPr="00532322">
              <w:rPr>
                <w:rFonts w:asciiTheme="majorHAnsi" w:hAnsiTheme="majorHAnsi"/>
              </w:rPr>
              <w:t>20.25</w:t>
            </w:r>
          </w:p>
        </w:tc>
      </w:tr>
      <w:tr w:rsidR="008A70E4" w:rsidRPr="00532322" w14:paraId="210A2E54" w14:textId="77777777" w:rsidTr="009E0D32">
        <w:tc>
          <w:tcPr>
            <w:tcW w:w="4680" w:type="dxa"/>
          </w:tcPr>
          <w:p w14:paraId="4D9F2684" w14:textId="5554B394" w:rsidR="008A70E4" w:rsidRPr="00532322" w:rsidRDefault="0010153F" w:rsidP="00532322">
            <w:pPr>
              <w:spacing w:after="120"/>
              <w:rPr>
                <w:rFonts w:asciiTheme="majorHAnsi" w:hAnsiTheme="majorHAnsi"/>
              </w:rPr>
            </w:pPr>
            <w:r w:rsidRPr="00532322">
              <w:rPr>
                <w:rFonts w:asciiTheme="majorHAnsi" w:hAnsiTheme="majorHAnsi"/>
              </w:rPr>
              <w:t xml:space="preserve">Among </w:t>
            </w:r>
            <w:r w:rsidR="008A70E4" w:rsidRPr="00532322">
              <w:rPr>
                <w:rFonts w:asciiTheme="majorHAnsi" w:hAnsiTheme="majorHAnsi"/>
              </w:rPr>
              <w:t>Nutrient</w:t>
            </w:r>
            <w:r w:rsidRPr="00532322">
              <w:rPr>
                <w:rFonts w:asciiTheme="majorHAnsi" w:hAnsiTheme="majorHAnsi"/>
              </w:rPr>
              <w:t xml:space="preserve"> treatments</w:t>
            </w:r>
          </w:p>
        </w:tc>
        <w:tc>
          <w:tcPr>
            <w:tcW w:w="720" w:type="dxa"/>
          </w:tcPr>
          <w:p w14:paraId="06B40949" w14:textId="66462643"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Pr>
          <w:p w14:paraId="199548EB" w14:textId="50E7A459"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008A70E4" w:rsidRPr="00532322">
              <w:rPr>
                <w:rFonts w:asciiTheme="majorHAnsi" w:hAnsiTheme="majorHAnsi"/>
              </w:rPr>
              <w:t xml:space="preserve"> </w:t>
            </w:r>
            <w:r w:rsidRPr="00532322">
              <w:rPr>
                <w:rFonts w:asciiTheme="majorHAnsi" w:hAnsiTheme="majorHAnsi"/>
              </w:rPr>
              <w:t>SS</w:t>
            </w:r>
            <w:r w:rsidR="0010153F" w:rsidRPr="00532322">
              <w:rPr>
                <w:rFonts w:asciiTheme="majorHAnsi" w:hAnsiTheme="majorHAnsi"/>
              </w:rPr>
              <w:t>WN</w:t>
            </w:r>
          </w:p>
        </w:tc>
        <w:tc>
          <w:tcPr>
            <w:tcW w:w="999" w:type="dxa"/>
          </w:tcPr>
          <w:p w14:paraId="0F1B2FEC" w14:textId="77777777" w:rsidR="008A70E4" w:rsidRPr="00532322" w:rsidRDefault="008A70E4" w:rsidP="00532322">
            <w:pPr>
              <w:spacing w:after="120"/>
              <w:rPr>
                <w:rFonts w:asciiTheme="majorHAnsi" w:hAnsiTheme="majorHAnsi"/>
              </w:rPr>
            </w:pPr>
            <w:r w:rsidRPr="00532322">
              <w:rPr>
                <w:rFonts w:asciiTheme="majorHAnsi" w:hAnsiTheme="majorHAnsi"/>
              </w:rPr>
              <w:t>30.25</w:t>
            </w:r>
          </w:p>
        </w:tc>
      </w:tr>
      <w:tr w:rsidR="008A70E4" w:rsidRPr="00532322" w14:paraId="66FB4B3C" w14:textId="77777777" w:rsidTr="009E0D32">
        <w:tc>
          <w:tcPr>
            <w:tcW w:w="4680" w:type="dxa"/>
          </w:tcPr>
          <w:p w14:paraId="1EA00BD5" w14:textId="77777777" w:rsidR="008A70E4" w:rsidRPr="00532322" w:rsidRDefault="008A70E4" w:rsidP="00532322">
            <w:pPr>
              <w:spacing w:after="120"/>
              <w:rPr>
                <w:rFonts w:asciiTheme="majorHAnsi" w:hAnsiTheme="majorHAnsi"/>
              </w:rPr>
            </w:pPr>
            <w:r w:rsidRPr="00532322">
              <w:rPr>
                <w:rFonts w:asciiTheme="majorHAnsi" w:hAnsiTheme="majorHAnsi"/>
              </w:rPr>
              <w:t>Residual (aka Block x Nutrient interaction)</w:t>
            </w:r>
          </w:p>
        </w:tc>
        <w:tc>
          <w:tcPr>
            <w:tcW w:w="720" w:type="dxa"/>
          </w:tcPr>
          <w:p w14:paraId="5A03EFEB" w14:textId="2C36C67C" w:rsidR="008A70E4" w:rsidRPr="00532322" w:rsidRDefault="008A70E4" w:rsidP="00532322">
            <w:pPr>
              <w:spacing w:after="120"/>
              <w:rPr>
                <w:rFonts w:asciiTheme="majorHAnsi" w:hAnsiTheme="majorHAnsi"/>
              </w:rPr>
            </w:pPr>
            <w:r w:rsidRPr="00532322">
              <w:rPr>
                <w:rFonts w:asciiTheme="majorHAnsi" w:hAnsiTheme="majorHAnsi"/>
              </w:rPr>
              <w:t>1</w:t>
            </w:r>
          </w:p>
        </w:tc>
        <w:tc>
          <w:tcPr>
            <w:tcW w:w="2700" w:type="dxa"/>
          </w:tcPr>
          <w:p w14:paraId="056A6C08" w14:textId="56188F51" w:rsidR="008A70E4" w:rsidRPr="00532322" w:rsidRDefault="009E0D32" w:rsidP="00532322">
            <w:pPr>
              <w:spacing w:after="120"/>
              <w:rPr>
                <w:rFonts w:asciiTheme="majorHAnsi" w:hAnsiTheme="majorHAnsi"/>
              </w:rPr>
            </w:pPr>
            <w:r w:rsidRPr="00532322">
              <w:rPr>
                <w:rFonts w:asciiTheme="majorHAnsi" w:hAnsiTheme="majorHAnsi"/>
              </w:rPr>
              <w:t>SST</w:t>
            </w:r>
            <w:r w:rsidR="008A70E4" w:rsidRPr="00532322">
              <w:rPr>
                <w:rFonts w:asciiTheme="majorHAnsi" w:hAnsiTheme="majorHAnsi"/>
              </w:rPr>
              <w:t xml:space="preserve"> </w:t>
            </w:r>
            <w:r w:rsidR="006F0C4F" w:rsidRPr="00532322">
              <w:rPr>
                <w:rFonts w:asciiTheme="majorHAnsi" w:hAnsiTheme="majorHAnsi"/>
              </w:rPr>
              <w:t>-</w:t>
            </w:r>
            <w:r w:rsidR="008A70E4" w:rsidRPr="00532322">
              <w:rPr>
                <w:rFonts w:asciiTheme="majorHAnsi" w:hAnsiTheme="majorHAnsi"/>
              </w:rPr>
              <w:t xml:space="preserve"> </w:t>
            </w:r>
            <w:r w:rsidRPr="00532322">
              <w:rPr>
                <w:rFonts w:asciiTheme="majorHAnsi" w:hAnsiTheme="majorHAnsi"/>
              </w:rPr>
              <w:t xml:space="preserve">SSWB </w:t>
            </w:r>
            <w:r w:rsidR="006F0C4F" w:rsidRPr="00532322">
              <w:rPr>
                <w:rFonts w:asciiTheme="majorHAnsi" w:hAnsiTheme="majorHAnsi"/>
              </w:rPr>
              <w:t>-</w:t>
            </w:r>
            <w:r w:rsidRPr="00532322">
              <w:rPr>
                <w:rFonts w:asciiTheme="majorHAnsi" w:hAnsiTheme="majorHAnsi"/>
              </w:rPr>
              <w:t xml:space="preserve"> SSWN</w:t>
            </w:r>
          </w:p>
        </w:tc>
        <w:tc>
          <w:tcPr>
            <w:tcW w:w="999" w:type="dxa"/>
          </w:tcPr>
          <w:p w14:paraId="5EBF2BAC" w14:textId="27DB8E30" w:rsidR="008A70E4" w:rsidRPr="00532322" w:rsidRDefault="008A70E4" w:rsidP="00532322">
            <w:pPr>
              <w:spacing w:after="120"/>
              <w:rPr>
                <w:rFonts w:asciiTheme="majorHAnsi" w:hAnsiTheme="majorHAnsi"/>
              </w:rPr>
            </w:pPr>
            <w:r w:rsidRPr="00532322">
              <w:rPr>
                <w:rFonts w:asciiTheme="majorHAnsi" w:hAnsiTheme="majorHAnsi"/>
              </w:rPr>
              <w:t>12.25</w:t>
            </w:r>
          </w:p>
        </w:tc>
      </w:tr>
      <w:tr w:rsidR="008A70E4" w:rsidRPr="00532322" w14:paraId="4B6416F8" w14:textId="77777777" w:rsidTr="009E0D32">
        <w:tc>
          <w:tcPr>
            <w:tcW w:w="4680" w:type="dxa"/>
          </w:tcPr>
          <w:p w14:paraId="51823043" w14:textId="77777777" w:rsidR="008A70E4" w:rsidRPr="00532322" w:rsidRDefault="008A70E4" w:rsidP="00532322">
            <w:pPr>
              <w:spacing w:after="120"/>
              <w:rPr>
                <w:rFonts w:asciiTheme="majorHAnsi" w:hAnsiTheme="majorHAnsi"/>
              </w:rPr>
            </w:pPr>
            <w:r w:rsidRPr="00532322">
              <w:rPr>
                <w:rFonts w:asciiTheme="majorHAnsi" w:hAnsiTheme="majorHAnsi"/>
              </w:rPr>
              <w:t>Total</w:t>
            </w:r>
          </w:p>
        </w:tc>
        <w:tc>
          <w:tcPr>
            <w:tcW w:w="720" w:type="dxa"/>
          </w:tcPr>
          <w:p w14:paraId="076EF131" w14:textId="4C695D56" w:rsidR="008A70E4" w:rsidRPr="00532322" w:rsidRDefault="008A70E4" w:rsidP="00532322">
            <w:pPr>
              <w:spacing w:after="120"/>
              <w:rPr>
                <w:rFonts w:asciiTheme="majorHAnsi" w:hAnsiTheme="majorHAnsi"/>
              </w:rPr>
            </w:pPr>
            <w:r w:rsidRPr="00532322">
              <w:rPr>
                <w:rFonts w:asciiTheme="majorHAnsi" w:hAnsiTheme="majorHAnsi"/>
              </w:rPr>
              <w:t>3</w:t>
            </w:r>
          </w:p>
        </w:tc>
        <w:tc>
          <w:tcPr>
            <w:tcW w:w="2700" w:type="dxa"/>
          </w:tcPr>
          <w:p w14:paraId="445D2076" w14:textId="78DFA64C" w:rsidR="008A70E4" w:rsidRPr="00532322" w:rsidRDefault="009E0D32" w:rsidP="00532322">
            <w:pPr>
              <w:spacing w:after="120"/>
              <w:rPr>
                <w:rFonts w:asciiTheme="majorHAnsi" w:hAnsiTheme="majorHAnsi"/>
              </w:rPr>
            </w:pPr>
            <w:r w:rsidRPr="00532322">
              <w:rPr>
                <w:rFonts w:asciiTheme="majorHAnsi" w:hAnsiTheme="majorHAnsi"/>
              </w:rPr>
              <w:t>SST</w:t>
            </w:r>
          </w:p>
        </w:tc>
        <w:tc>
          <w:tcPr>
            <w:tcW w:w="999" w:type="dxa"/>
          </w:tcPr>
          <w:p w14:paraId="43B32A21" w14:textId="77777777" w:rsidR="008A70E4" w:rsidRPr="00532322" w:rsidRDefault="008A70E4" w:rsidP="00532322">
            <w:pPr>
              <w:spacing w:after="120"/>
              <w:rPr>
                <w:rFonts w:asciiTheme="majorHAnsi" w:hAnsiTheme="majorHAnsi"/>
              </w:rPr>
            </w:pPr>
            <w:r w:rsidRPr="00532322">
              <w:rPr>
                <w:rFonts w:asciiTheme="majorHAnsi" w:hAnsiTheme="majorHAnsi"/>
              </w:rPr>
              <w:t>62.75</w:t>
            </w:r>
          </w:p>
        </w:tc>
      </w:tr>
    </w:tbl>
    <w:p w14:paraId="017D6160" w14:textId="481C7921" w:rsidR="00113C77" w:rsidRPr="00532322" w:rsidRDefault="008A70E4" w:rsidP="00532322">
      <w:pPr>
        <w:spacing w:after="120"/>
        <w:rPr>
          <w:rFonts w:asciiTheme="majorHAnsi" w:hAnsiTheme="majorHAnsi"/>
        </w:rPr>
      </w:pPr>
      <w:r w:rsidRPr="00532322">
        <w:rPr>
          <w:rFonts w:asciiTheme="majorHAnsi" w:hAnsiTheme="majorHAnsi"/>
        </w:rPr>
        <w:t xml:space="preserve">This </w:t>
      </w:r>
      <w:r w:rsidR="009E0D32" w:rsidRPr="00532322">
        <w:rPr>
          <w:rFonts w:asciiTheme="majorHAnsi" w:hAnsiTheme="majorHAnsi"/>
        </w:rPr>
        <w:t xml:space="preserve">partitioning </w:t>
      </w:r>
      <w:r w:rsidRPr="00532322">
        <w:rPr>
          <w:rFonts w:asciiTheme="majorHAnsi" w:hAnsiTheme="majorHAnsi"/>
        </w:rPr>
        <w:t xml:space="preserve">can be confirmed by analyzing the data via </w:t>
      </w:r>
      <w:r w:rsidR="000F731E" w:rsidRPr="00532322">
        <w:rPr>
          <w:rFonts w:asciiTheme="majorHAnsi" w:hAnsiTheme="majorHAnsi"/>
        </w:rPr>
        <w:t>PERMANOVA</w:t>
      </w:r>
      <w:r w:rsidR="009E0D32" w:rsidRPr="00532322">
        <w:rPr>
          <w:rFonts w:asciiTheme="majorHAnsi" w:hAnsiTheme="majorHAnsi"/>
        </w:rPr>
        <w:t>:</w:t>
      </w:r>
    </w:p>
    <w:p w14:paraId="26BBA474"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32"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33" w:author="Jon Bakker" w:date="2019-08-08T20:38:00Z">
            <w:rPr>
              <w:rFonts w:asciiTheme="majorHAnsi" w:hAnsiTheme="majorHAnsi"/>
              <w:color w:val="000000"/>
              <w:sz w:val="20"/>
              <w:szCs w:val="20"/>
              <w:bdr w:val="none" w:sz="0" w:space="0" w:color="auto" w:frame="1"/>
            </w:rPr>
          </w:rPrChange>
        </w:rPr>
        <w:t>Call:</w:t>
      </w:r>
    </w:p>
    <w:p w14:paraId="07A0B17D" w14:textId="68A0CE79"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34" w:author="Jon Bakker" w:date="2019-08-08T20:38:00Z">
            <w:rPr>
              <w:rFonts w:asciiTheme="majorHAnsi" w:hAnsiTheme="majorHAnsi"/>
              <w:color w:val="000000"/>
              <w:sz w:val="20"/>
              <w:szCs w:val="20"/>
              <w:bdr w:val="none" w:sz="0" w:space="0" w:color="auto" w:frame="1"/>
            </w:rPr>
          </w:rPrChange>
        </w:rPr>
      </w:pPr>
      <w:proofErr w:type="spellStart"/>
      <w:proofErr w:type="gramStart"/>
      <w:r w:rsidRPr="003222C2">
        <w:rPr>
          <w:rFonts w:ascii="Courier New" w:hAnsi="Courier New" w:cs="Courier New"/>
          <w:color w:val="000000"/>
          <w:sz w:val="20"/>
          <w:szCs w:val="20"/>
          <w:bdr w:val="none" w:sz="0" w:space="0" w:color="auto" w:frame="1"/>
          <w:rPrChange w:id="135" w:author="Jon Bakker" w:date="2019-08-08T20:38:00Z">
            <w:rPr>
              <w:rFonts w:asciiTheme="majorHAnsi" w:hAnsiTheme="majorHAnsi"/>
              <w:color w:val="000000"/>
              <w:sz w:val="20"/>
              <w:szCs w:val="20"/>
              <w:bdr w:val="none" w:sz="0" w:space="0" w:color="auto" w:frame="1"/>
            </w:rPr>
          </w:rPrChange>
        </w:rPr>
        <w:t>adonis</w:t>
      </w:r>
      <w:proofErr w:type="spellEnd"/>
      <w:r w:rsidRPr="003222C2">
        <w:rPr>
          <w:rFonts w:ascii="Courier New" w:hAnsi="Courier New" w:cs="Courier New"/>
          <w:color w:val="000000"/>
          <w:sz w:val="20"/>
          <w:szCs w:val="20"/>
          <w:bdr w:val="none" w:sz="0" w:space="0" w:color="auto" w:frame="1"/>
          <w:rPrChange w:id="136" w:author="Jon Bakker" w:date="2019-08-08T20:38:00Z">
            <w:rPr>
              <w:rFonts w:asciiTheme="majorHAnsi" w:hAnsiTheme="majorHAnsi"/>
              <w:color w:val="000000"/>
              <w:sz w:val="20"/>
              <w:szCs w:val="20"/>
              <w:bdr w:val="none" w:sz="0" w:space="0" w:color="auto" w:frame="1"/>
            </w:rPr>
          </w:rPrChange>
        </w:rPr>
        <w:t>(</w:t>
      </w:r>
      <w:proofErr w:type="gramEnd"/>
      <w:r w:rsidRPr="003222C2">
        <w:rPr>
          <w:rFonts w:ascii="Courier New" w:hAnsi="Courier New" w:cs="Courier New"/>
          <w:color w:val="000000"/>
          <w:sz w:val="20"/>
          <w:szCs w:val="20"/>
          <w:bdr w:val="none" w:sz="0" w:space="0" w:color="auto" w:frame="1"/>
          <w:rPrChange w:id="137" w:author="Jon Bakker" w:date="2019-08-08T20:38:00Z">
            <w:rPr>
              <w:rFonts w:asciiTheme="majorHAnsi" w:hAnsiTheme="majorHAnsi"/>
              <w:color w:val="000000"/>
              <w:sz w:val="20"/>
              <w:szCs w:val="20"/>
              <w:bdr w:val="none" w:sz="0" w:space="0" w:color="auto" w:frame="1"/>
            </w:rPr>
          </w:rPrChange>
        </w:rPr>
        <w:t xml:space="preserve">formula = </w:t>
      </w:r>
      <w:proofErr w:type="spellStart"/>
      <w:r w:rsidRPr="003222C2">
        <w:rPr>
          <w:rFonts w:ascii="Courier New" w:hAnsi="Courier New" w:cs="Courier New"/>
          <w:color w:val="000000"/>
          <w:sz w:val="20"/>
          <w:szCs w:val="20"/>
          <w:bdr w:val="none" w:sz="0" w:space="0" w:color="auto" w:frame="1"/>
          <w:rPrChange w:id="138" w:author="Jon Bakker" w:date="2019-08-08T20:38:00Z">
            <w:rPr>
              <w:rFonts w:asciiTheme="majorHAnsi" w:hAnsiTheme="majorHAnsi"/>
              <w:color w:val="000000"/>
              <w:sz w:val="20"/>
              <w:szCs w:val="20"/>
              <w:bdr w:val="none" w:sz="0" w:space="0" w:color="auto" w:frame="1"/>
            </w:rPr>
          </w:rPrChange>
        </w:rPr>
        <w:t>dist</w:t>
      </w:r>
      <w:r w:rsidR="009E0D32" w:rsidRPr="003222C2">
        <w:rPr>
          <w:rFonts w:ascii="Courier New" w:hAnsi="Courier New" w:cs="Courier New"/>
          <w:color w:val="000000"/>
          <w:sz w:val="20"/>
          <w:szCs w:val="20"/>
          <w:bdr w:val="none" w:sz="0" w:space="0" w:color="auto" w:frame="1"/>
          <w:rPrChange w:id="139" w:author="Jon Bakker" w:date="2019-08-08T20:38:00Z">
            <w:rPr>
              <w:rFonts w:asciiTheme="majorHAnsi" w:hAnsiTheme="majorHAnsi"/>
              <w:color w:val="000000"/>
              <w:sz w:val="20"/>
              <w:szCs w:val="20"/>
              <w:bdr w:val="none" w:sz="0" w:space="0" w:color="auto" w:frame="1"/>
            </w:rPr>
          </w:rPrChange>
        </w:rPr>
        <w:t>.</w:t>
      </w:r>
      <w:r w:rsidRPr="003222C2">
        <w:rPr>
          <w:rFonts w:ascii="Courier New" w:hAnsi="Courier New" w:cs="Courier New"/>
          <w:color w:val="000000"/>
          <w:sz w:val="20"/>
          <w:szCs w:val="20"/>
          <w:bdr w:val="none" w:sz="0" w:space="0" w:color="auto" w:frame="1"/>
          <w:rPrChange w:id="140" w:author="Jon Bakker" w:date="2019-08-08T20:38:00Z">
            <w:rPr>
              <w:rFonts w:asciiTheme="majorHAnsi" w:hAnsiTheme="majorHAnsi"/>
              <w:color w:val="000000"/>
              <w:sz w:val="20"/>
              <w:szCs w:val="20"/>
              <w:bdr w:val="none" w:sz="0" w:space="0" w:color="auto" w:frame="1"/>
            </w:rPr>
          </w:rPrChange>
        </w:rPr>
        <w:t>S</w:t>
      </w:r>
      <w:proofErr w:type="spellEnd"/>
      <w:r w:rsidRPr="003222C2">
        <w:rPr>
          <w:rFonts w:ascii="Courier New" w:hAnsi="Courier New" w:cs="Courier New"/>
          <w:color w:val="000000"/>
          <w:sz w:val="20"/>
          <w:szCs w:val="20"/>
          <w:bdr w:val="none" w:sz="0" w:space="0" w:color="auto" w:frame="1"/>
          <w:rPrChange w:id="141" w:author="Jon Bakker" w:date="2019-08-08T20:38:00Z">
            <w:rPr>
              <w:rFonts w:asciiTheme="majorHAnsi" w:hAnsiTheme="majorHAnsi"/>
              <w:color w:val="000000"/>
              <w:sz w:val="20"/>
              <w:szCs w:val="20"/>
              <w:bdr w:val="none" w:sz="0" w:space="0" w:color="auto" w:frame="1"/>
            </w:rPr>
          </w:rPrChange>
        </w:rPr>
        <w:t xml:space="preserve"> ~ Block + Nutrient, data = appendix, permutations =0</w:t>
      </w:r>
      <w:r w:rsidR="009E0D32" w:rsidRPr="003222C2">
        <w:rPr>
          <w:rFonts w:ascii="Courier New" w:hAnsi="Courier New" w:cs="Courier New"/>
          <w:color w:val="000000"/>
          <w:sz w:val="20"/>
          <w:szCs w:val="20"/>
          <w:bdr w:val="none" w:sz="0" w:space="0" w:color="auto" w:frame="1"/>
          <w:rPrChange w:id="142" w:author="Jon Bakker" w:date="2019-08-08T20:38:00Z">
            <w:rPr>
              <w:rFonts w:asciiTheme="majorHAnsi" w:hAnsiTheme="majorHAnsi"/>
              <w:color w:val="000000"/>
              <w:sz w:val="20"/>
              <w:szCs w:val="20"/>
              <w:bdr w:val="none" w:sz="0" w:space="0" w:color="auto" w:frame="1"/>
            </w:rPr>
          </w:rPrChange>
        </w:rPr>
        <w:t>)</w:t>
      </w:r>
    </w:p>
    <w:p w14:paraId="3AC5B67E"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Change w:id="143" w:author="Jon Bakker" w:date="2019-08-08T20:38:00Z">
            <w:rPr>
              <w:rFonts w:asciiTheme="majorHAnsi" w:hAnsiTheme="majorHAnsi"/>
              <w:color w:val="000000"/>
              <w:sz w:val="16"/>
              <w:szCs w:val="20"/>
              <w:bdr w:val="none" w:sz="0" w:space="0" w:color="auto" w:frame="1"/>
            </w:rPr>
          </w:rPrChange>
        </w:rPr>
      </w:pPr>
    </w:p>
    <w:p w14:paraId="4DF6CE73"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44"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45" w:author="Jon Bakker" w:date="2019-08-08T20:38:00Z">
            <w:rPr>
              <w:rFonts w:asciiTheme="majorHAnsi" w:hAnsiTheme="majorHAnsi"/>
              <w:color w:val="000000"/>
              <w:sz w:val="20"/>
              <w:szCs w:val="20"/>
              <w:bdr w:val="none" w:sz="0" w:space="0" w:color="auto" w:frame="1"/>
            </w:rPr>
          </w:rPrChange>
        </w:rPr>
        <w:t>Permutation: free</w:t>
      </w:r>
    </w:p>
    <w:p w14:paraId="105AE0FB" w14:textId="217BD476"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46"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47" w:author="Jon Bakker" w:date="2019-08-08T20:38:00Z">
            <w:rPr>
              <w:rFonts w:asciiTheme="majorHAnsi" w:hAnsiTheme="majorHAnsi"/>
              <w:color w:val="000000"/>
              <w:sz w:val="20"/>
              <w:szCs w:val="20"/>
              <w:bdr w:val="none" w:sz="0" w:space="0" w:color="auto" w:frame="1"/>
            </w:rPr>
          </w:rPrChange>
        </w:rPr>
        <w:t xml:space="preserve">Number of permutations: </w:t>
      </w:r>
      <w:r w:rsidR="009E0D32" w:rsidRPr="003222C2">
        <w:rPr>
          <w:rFonts w:ascii="Courier New" w:hAnsi="Courier New" w:cs="Courier New"/>
          <w:color w:val="000000"/>
          <w:sz w:val="20"/>
          <w:szCs w:val="20"/>
          <w:bdr w:val="none" w:sz="0" w:space="0" w:color="auto" w:frame="1"/>
          <w:rPrChange w:id="148" w:author="Jon Bakker" w:date="2019-08-08T20:38:00Z">
            <w:rPr>
              <w:rFonts w:asciiTheme="majorHAnsi" w:hAnsiTheme="majorHAnsi"/>
              <w:color w:val="000000"/>
              <w:sz w:val="20"/>
              <w:szCs w:val="20"/>
              <w:bdr w:val="none" w:sz="0" w:space="0" w:color="auto" w:frame="1"/>
            </w:rPr>
          </w:rPrChange>
        </w:rPr>
        <w:t>0</w:t>
      </w:r>
    </w:p>
    <w:p w14:paraId="0975B070"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Change w:id="149" w:author="Jon Bakker" w:date="2019-08-08T20:38:00Z">
            <w:rPr>
              <w:rFonts w:asciiTheme="majorHAnsi" w:hAnsiTheme="majorHAnsi"/>
              <w:color w:val="000000"/>
              <w:sz w:val="16"/>
              <w:szCs w:val="20"/>
              <w:bdr w:val="none" w:sz="0" w:space="0" w:color="auto" w:frame="1"/>
            </w:rPr>
          </w:rPrChange>
        </w:rPr>
      </w:pPr>
    </w:p>
    <w:p w14:paraId="02FE7575"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50"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51" w:author="Jon Bakker" w:date="2019-08-08T20:38:00Z">
            <w:rPr>
              <w:rFonts w:asciiTheme="majorHAnsi" w:hAnsiTheme="majorHAnsi"/>
              <w:color w:val="000000"/>
              <w:sz w:val="20"/>
              <w:szCs w:val="20"/>
              <w:bdr w:val="none" w:sz="0" w:space="0" w:color="auto" w:frame="1"/>
            </w:rPr>
          </w:rPrChange>
        </w:rPr>
        <w:t>Terms added sequentially (first to last)</w:t>
      </w:r>
    </w:p>
    <w:p w14:paraId="76ECC8E4"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16"/>
          <w:szCs w:val="20"/>
          <w:bdr w:val="none" w:sz="0" w:space="0" w:color="auto" w:frame="1"/>
          <w:rPrChange w:id="152" w:author="Jon Bakker" w:date="2019-08-08T20:38:00Z">
            <w:rPr>
              <w:rFonts w:asciiTheme="majorHAnsi" w:hAnsiTheme="majorHAnsi"/>
              <w:color w:val="000000"/>
              <w:sz w:val="16"/>
              <w:szCs w:val="20"/>
              <w:bdr w:val="none" w:sz="0" w:space="0" w:color="auto" w:frame="1"/>
            </w:rPr>
          </w:rPrChange>
        </w:rPr>
      </w:pPr>
    </w:p>
    <w:p w14:paraId="74E3C64B" w14:textId="7777777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53"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54" w:author="Jon Bakker" w:date="2019-08-08T20:38:00Z">
            <w:rPr>
              <w:rFonts w:asciiTheme="majorHAnsi" w:hAnsiTheme="majorHAnsi"/>
              <w:color w:val="000000"/>
              <w:sz w:val="20"/>
              <w:szCs w:val="20"/>
              <w:bdr w:val="none" w:sz="0" w:space="0" w:color="auto" w:frame="1"/>
            </w:rPr>
          </w:rPrChange>
        </w:rPr>
        <w:t xml:space="preserve">          Df </w:t>
      </w:r>
      <w:proofErr w:type="spellStart"/>
      <w:r w:rsidRPr="003222C2">
        <w:rPr>
          <w:rFonts w:ascii="Courier New" w:hAnsi="Courier New" w:cs="Courier New"/>
          <w:color w:val="000000"/>
          <w:sz w:val="20"/>
          <w:szCs w:val="20"/>
          <w:bdr w:val="none" w:sz="0" w:space="0" w:color="auto" w:frame="1"/>
          <w:rPrChange w:id="155" w:author="Jon Bakker" w:date="2019-08-08T20:38:00Z">
            <w:rPr>
              <w:rFonts w:asciiTheme="majorHAnsi" w:hAnsiTheme="majorHAnsi"/>
              <w:color w:val="000000"/>
              <w:sz w:val="20"/>
              <w:szCs w:val="20"/>
              <w:bdr w:val="none" w:sz="0" w:space="0" w:color="auto" w:frame="1"/>
            </w:rPr>
          </w:rPrChange>
        </w:rPr>
        <w:t>SumsOfSqs</w:t>
      </w:r>
      <w:proofErr w:type="spellEnd"/>
      <w:r w:rsidRPr="003222C2">
        <w:rPr>
          <w:rFonts w:ascii="Courier New" w:hAnsi="Courier New" w:cs="Courier New"/>
          <w:color w:val="000000"/>
          <w:sz w:val="20"/>
          <w:szCs w:val="20"/>
          <w:bdr w:val="none" w:sz="0" w:space="0" w:color="auto" w:frame="1"/>
          <w:rPrChange w:id="156" w:author="Jon Bakker" w:date="2019-08-08T20:38:00Z">
            <w:rPr>
              <w:rFonts w:asciiTheme="majorHAnsi" w:hAnsiTheme="majorHAnsi"/>
              <w:color w:val="000000"/>
              <w:sz w:val="20"/>
              <w:szCs w:val="20"/>
              <w:bdr w:val="none" w:sz="0" w:space="0" w:color="auto" w:frame="1"/>
            </w:rPr>
          </w:rPrChange>
        </w:rPr>
        <w:t xml:space="preserve"> </w:t>
      </w:r>
      <w:proofErr w:type="spellStart"/>
      <w:r w:rsidRPr="003222C2">
        <w:rPr>
          <w:rFonts w:ascii="Courier New" w:hAnsi="Courier New" w:cs="Courier New"/>
          <w:color w:val="000000"/>
          <w:sz w:val="20"/>
          <w:szCs w:val="20"/>
          <w:bdr w:val="none" w:sz="0" w:space="0" w:color="auto" w:frame="1"/>
          <w:rPrChange w:id="157" w:author="Jon Bakker" w:date="2019-08-08T20:38:00Z">
            <w:rPr>
              <w:rFonts w:asciiTheme="majorHAnsi" w:hAnsiTheme="majorHAnsi"/>
              <w:color w:val="000000"/>
              <w:sz w:val="20"/>
              <w:szCs w:val="20"/>
              <w:bdr w:val="none" w:sz="0" w:space="0" w:color="auto" w:frame="1"/>
            </w:rPr>
          </w:rPrChange>
        </w:rPr>
        <w:t>MeanSqs</w:t>
      </w:r>
      <w:proofErr w:type="spellEnd"/>
      <w:r w:rsidRPr="003222C2">
        <w:rPr>
          <w:rFonts w:ascii="Courier New" w:hAnsi="Courier New" w:cs="Courier New"/>
          <w:color w:val="000000"/>
          <w:sz w:val="20"/>
          <w:szCs w:val="20"/>
          <w:bdr w:val="none" w:sz="0" w:space="0" w:color="auto" w:frame="1"/>
          <w:rPrChange w:id="158" w:author="Jon Bakker" w:date="2019-08-08T20:38:00Z">
            <w:rPr>
              <w:rFonts w:asciiTheme="majorHAnsi" w:hAnsiTheme="majorHAnsi"/>
              <w:color w:val="000000"/>
              <w:sz w:val="20"/>
              <w:szCs w:val="20"/>
              <w:bdr w:val="none" w:sz="0" w:space="0" w:color="auto" w:frame="1"/>
            </w:rPr>
          </w:rPrChange>
        </w:rPr>
        <w:t xml:space="preserve"> </w:t>
      </w:r>
      <w:proofErr w:type="spellStart"/>
      <w:proofErr w:type="gramStart"/>
      <w:r w:rsidRPr="003222C2">
        <w:rPr>
          <w:rFonts w:ascii="Courier New" w:hAnsi="Courier New" w:cs="Courier New"/>
          <w:color w:val="000000"/>
          <w:sz w:val="20"/>
          <w:szCs w:val="20"/>
          <w:bdr w:val="none" w:sz="0" w:space="0" w:color="auto" w:frame="1"/>
          <w:rPrChange w:id="159" w:author="Jon Bakker" w:date="2019-08-08T20:38:00Z">
            <w:rPr>
              <w:rFonts w:asciiTheme="majorHAnsi" w:hAnsiTheme="majorHAnsi"/>
              <w:color w:val="000000"/>
              <w:sz w:val="20"/>
              <w:szCs w:val="20"/>
              <w:bdr w:val="none" w:sz="0" w:space="0" w:color="auto" w:frame="1"/>
            </w:rPr>
          </w:rPrChange>
        </w:rPr>
        <w:t>F.Model</w:t>
      </w:r>
      <w:proofErr w:type="spellEnd"/>
      <w:proofErr w:type="gramEnd"/>
      <w:r w:rsidRPr="003222C2">
        <w:rPr>
          <w:rFonts w:ascii="Courier New" w:hAnsi="Courier New" w:cs="Courier New"/>
          <w:color w:val="000000"/>
          <w:sz w:val="20"/>
          <w:szCs w:val="20"/>
          <w:bdr w:val="none" w:sz="0" w:space="0" w:color="auto" w:frame="1"/>
          <w:rPrChange w:id="160" w:author="Jon Bakker" w:date="2019-08-08T20:38:00Z">
            <w:rPr>
              <w:rFonts w:asciiTheme="majorHAnsi" w:hAnsiTheme="majorHAnsi"/>
              <w:color w:val="000000"/>
              <w:sz w:val="20"/>
              <w:szCs w:val="20"/>
              <w:bdr w:val="none" w:sz="0" w:space="0" w:color="auto" w:frame="1"/>
            </w:rPr>
          </w:rPrChange>
        </w:rPr>
        <w:t xml:space="preserve">      R2 </w:t>
      </w:r>
      <w:proofErr w:type="spellStart"/>
      <w:r w:rsidRPr="003222C2">
        <w:rPr>
          <w:rFonts w:ascii="Courier New" w:hAnsi="Courier New" w:cs="Courier New"/>
          <w:color w:val="000000"/>
          <w:sz w:val="20"/>
          <w:szCs w:val="20"/>
          <w:bdr w:val="none" w:sz="0" w:space="0" w:color="auto" w:frame="1"/>
          <w:rPrChange w:id="161" w:author="Jon Bakker" w:date="2019-08-08T20:38:00Z">
            <w:rPr>
              <w:rFonts w:asciiTheme="majorHAnsi" w:hAnsiTheme="majorHAnsi"/>
              <w:color w:val="000000"/>
              <w:sz w:val="20"/>
              <w:szCs w:val="20"/>
              <w:bdr w:val="none" w:sz="0" w:space="0" w:color="auto" w:frame="1"/>
            </w:rPr>
          </w:rPrChange>
        </w:rPr>
        <w:t>Pr</w:t>
      </w:r>
      <w:proofErr w:type="spellEnd"/>
      <w:r w:rsidRPr="003222C2">
        <w:rPr>
          <w:rFonts w:ascii="Courier New" w:hAnsi="Courier New" w:cs="Courier New"/>
          <w:color w:val="000000"/>
          <w:sz w:val="20"/>
          <w:szCs w:val="20"/>
          <w:bdr w:val="none" w:sz="0" w:space="0" w:color="auto" w:frame="1"/>
          <w:rPrChange w:id="162" w:author="Jon Bakker" w:date="2019-08-08T20:38:00Z">
            <w:rPr>
              <w:rFonts w:asciiTheme="majorHAnsi" w:hAnsiTheme="majorHAnsi"/>
              <w:color w:val="000000"/>
              <w:sz w:val="20"/>
              <w:szCs w:val="20"/>
              <w:bdr w:val="none" w:sz="0" w:space="0" w:color="auto" w:frame="1"/>
            </w:rPr>
          </w:rPrChange>
        </w:rPr>
        <w:t>(&gt;F)</w:t>
      </w:r>
    </w:p>
    <w:p w14:paraId="613B1891" w14:textId="62CB8F39"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63"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64" w:author="Jon Bakker" w:date="2019-08-08T20:38:00Z">
            <w:rPr>
              <w:rFonts w:asciiTheme="majorHAnsi" w:hAnsiTheme="majorHAnsi"/>
              <w:color w:val="000000"/>
              <w:sz w:val="20"/>
              <w:szCs w:val="20"/>
              <w:bdr w:val="none" w:sz="0" w:space="0" w:color="auto" w:frame="1"/>
            </w:rPr>
          </w:rPrChange>
        </w:rPr>
        <w:t xml:space="preserve">Block      1     20.25   </w:t>
      </w:r>
      <w:proofErr w:type="gramStart"/>
      <w:r w:rsidRPr="003222C2">
        <w:rPr>
          <w:rFonts w:ascii="Courier New" w:hAnsi="Courier New" w:cs="Courier New"/>
          <w:color w:val="000000"/>
          <w:sz w:val="20"/>
          <w:szCs w:val="20"/>
          <w:bdr w:val="none" w:sz="0" w:space="0" w:color="auto" w:frame="1"/>
          <w:rPrChange w:id="165" w:author="Jon Bakker" w:date="2019-08-08T20:38:00Z">
            <w:rPr>
              <w:rFonts w:asciiTheme="majorHAnsi" w:hAnsiTheme="majorHAnsi"/>
              <w:color w:val="000000"/>
              <w:sz w:val="20"/>
              <w:szCs w:val="20"/>
              <w:bdr w:val="none" w:sz="0" w:space="0" w:color="auto" w:frame="1"/>
            </w:rPr>
          </w:rPrChange>
        </w:rPr>
        <w:t>20.25  1.6531</w:t>
      </w:r>
      <w:proofErr w:type="gramEnd"/>
      <w:r w:rsidRPr="003222C2">
        <w:rPr>
          <w:rFonts w:ascii="Courier New" w:hAnsi="Courier New" w:cs="Courier New"/>
          <w:color w:val="000000"/>
          <w:sz w:val="20"/>
          <w:szCs w:val="20"/>
          <w:bdr w:val="none" w:sz="0" w:space="0" w:color="auto" w:frame="1"/>
          <w:rPrChange w:id="166" w:author="Jon Bakker" w:date="2019-08-08T20:38:00Z">
            <w:rPr>
              <w:rFonts w:asciiTheme="majorHAnsi" w:hAnsiTheme="majorHAnsi"/>
              <w:color w:val="000000"/>
              <w:sz w:val="20"/>
              <w:szCs w:val="20"/>
              <w:bdr w:val="none" w:sz="0" w:space="0" w:color="auto" w:frame="1"/>
            </w:rPr>
          </w:rPrChange>
        </w:rPr>
        <w:t xml:space="preserve"> 0.32271</w:t>
      </w:r>
    </w:p>
    <w:p w14:paraId="332A4D1E" w14:textId="6C021817"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67" w:author="Jon Bakker" w:date="2019-08-08T20:38:00Z">
            <w:rPr>
              <w:rFonts w:asciiTheme="majorHAnsi" w:hAnsiTheme="majorHAnsi"/>
              <w:color w:val="000000"/>
              <w:sz w:val="20"/>
              <w:szCs w:val="20"/>
              <w:bdr w:val="none" w:sz="0" w:space="0" w:color="auto" w:frame="1"/>
            </w:rPr>
          </w:rPrChange>
        </w:rPr>
      </w:pPr>
      <w:r w:rsidRPr="003222C2">
        <w:rPr>
          <w:rFonts w:ascii="Courier New" w:hAnsi="Courier New" w:cs="Courier New"/>
          <w:color w:val="000000"/>
          <w:sz w:val="20"/>
          <w:szCs w:val="20"/>
          <w:bdr w:val="none" w:sz="0" w:space="0" w:color="auto" w:frame="1"/>
          <w:rPrChange w:id="168" w:author="Jon Bakker" w:date="2019-08-08T20:38:00Z">
            <w:rPr>
              <w:rFonts w:asciiTheme="majorHAnsi" w:hAnsiTheme="majorHAnsi"/>
              <w:color w:val="000000"/>
              <w:sz w:val="20"/>
              <w:szCs w:val="20"/>
              <w:bdr w:val="none" w:sz="0" w:space="0" w:color="auto" w:frame="1"/>
            </w:rPr>
          </w:rPrChange>
        </w:rPr>
        <w:t xml:space="preserve">Nutrient   1     30.25   </w:t>
      </w:r>
      <w:proofErr w:type="gramStart"/>
      <w:r w:rsidRPr="003222C2">
        <w:rPr>
          <w:rFonts w:ascii="Courier New" w:hAnsi="Courier New" w:cs="Courier New"/>
          <w:color w:val="000000"/>
          <w:sz w:val="20"/>
          <w:szCs w:val="20"/>
          <w:bdr w:val="none" w:sz="0" w:space="0" w:color="auto" w:frame="1"/>
          <w:rPrChange w:id="169" w:author="Jon Bakker" w:date="2019-08-08T20:38:00Z">
            <w:rPr>
              <w:rFonts w:asciiTheme="majorHAnsi" w:hAnsiTheme="majorHAnsi"/>
              <w:color w:val="000000"/>
              <w:sz w:val="20"/>
              <w:szCs w:val="20"/>
              <w:bdr w:val="none" w:sz="0" w:space="0" w:color="auto" w:frame="1"/>
            </w:rPr>
          </w:rPrChange>
        </w:rPr>
        <w:t>30.25  2.4694</w:t>
      </w:r>
      <w:proofErr w:type="gramEnd"/>
      <w:r w:rsidRPr="003222C2">
        <w:rPr>
          <w:rFonts w:ascii="Courier New" w:hAnsi="Courier New" w:cs="Courier New"/>
          <w:color w:val="000000"/>
          <w:sz w:val="20"/>
          <w:szCs w:val="20"/>
          <w:bdr w:val="none" w:sz="0" w:space="0" w:color="auto" w:frame="1"/>
          <w:rPrChange w:id="170" w:author="Jon Bakker" w:date="2019-08-08T20:38:00Z">
            <w:rPr>
              <w:rFonts w:asciiTheme="majorHAnsi" w:hAnsiTheme="majorHAnsi"/>
              <w:color w:val="000000"/>
              <w:sz w:val="20"/>
              <w:szCs w:val="20"/>
              <w:bdr w:val="none" w:sz="0" w:space="0" w:color="auto" w:frame="1"/>
            </w:rPr>
          </w:rPrChange>
        </w:rPr>
        <w:t xml:space="preserve"> 0.48207</w:t>
      </w:r>
    </w:p>
    <w:p w14:paraId="78DD3496" w14:textId="1DAA5838"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bdr w:val="none" w:sz="0" w:space="0" w:color="auto" w:frame="1"/>
          <w:rPrChange w:id="171" w:author="Jon Bakker" w:date="2019-08-08T20:38:00Z">
            <w:rPr>
              <w:rFonts w:asciiTheme="majorHAnsi" w:hAnsiTheme="majorHAnsi"/>
              <w:color w:val="000000"/>
              <w:sz w:val="20"/>
              <w:szCs w:val="20"/>
              <w:bdr w:val="none" w:sz="0" w:space="0" w:color="auto" w:frame="1"/>
            </w:rPr>
          </w:rPrChange>
        </w:rPr>
      </w:pPr>
      <w:proofErr w:type="gramStart"/>
      <w:r w:rsidRPr="003222C2">
        <w:rPr>
          <w:rFonts w:ascii="Courier New" w:hAnsi="Courier New" w:cs="Courier New"/>
          <w:color w:val="000000"/>
          <w:sz w:val="20"/>
          <w:szCs w:val="20"/>
          <w:bdr w:val="none" w:sz="0" w:space="0" w:color="auto" w:frame="1"/>
          <w:rPrChange w:id="172" w:author="Jon Bakker" w:date="2019-08-08T20:38:00Z">
            <w:rPr>
              <w:rFonts w:asciiTheme="majorHAnsi" w:hAnsiTheme="majorHAnsi"/>
              <w:color w:val="000000"/>
              <w:sz w:val="20"/>
              <w:szCs w:val="20"/>
              <w:bdr w:val="none" w:sz="0" w:space="0" w:color="auto" w:frame="1"/>
            </w:rPr>
          </w:rPrChange>
        </w:rPr>
        <w:t>Residuals  1</w:t>
      </w:r>
      <w:proofErr w:type="gramEnd"/>
      <w:r w:rsidRPr="003222C2">
        <w:rPr>
          <w:rFonts w:ascii="Courier New" w:hAnsi="Courier New" w:cs="Courier New"/>
          <w:color w:val="000000"/>
          <w:sz w:val="20"/>
          <w:szCs w:val="20"/>
          <w:bdr w:val="none" w:sz="0" w:space="0" w:color="auto" w:frame="1"/>
          <w:rPrChange w:id="173" w:author="Jon Bakker" w:date="2019-08-08T20:38:00Z">
            <w:rPr>
              <w:rFonts w:asciiTheme="majorHAnsi" w:hAnsiTheme="majorHAnsi"/>
              <w:color w:val="000000"/>
              <w:sz w:val="20"/>
              <w:szCs w:val="20"/>
              <w:bdr w:val="none" w:sz="0" w:space="0" w:color="auto" w:frame="1"/>
            </w:rPr>
          </w:rPrChange>
        </w:rPr>
        <w:t xml:space="preserve">     12.25   12.25         0.19522</w:t>
      </w:r>
    </w:p>
    <w:p w14:paraId="593763A3" w14:textId="4FE00880" w:rsidR="0010153F" w:rsidRPr="003222C2" w:rsidRDefault="0010153F" w:rsidP="0053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hAnsi="Courier New" w:cs="Courier New"/>
          <w:color w:val="000000"/>
          <w:sz w:val="20"/>
          <w:szCs w:val="20"/>
          <w:rPrChange w:id="174" w:author="Jon Bakker" w:date="2019-08-08T20:38:00Z">
            <w:rPr>
              <w:rFonts w:asciiTheme="majorHAnsi" w:hAnsiTheme="majorHAnsi"/>
              <w:color w:val="000000"/>
              <w:sz w:val="20"/>
              <w:szCs w:val="20"/>
            </w:rPr>
          </w:rPrChange>
        </w:rPr>
      </w:pPr>
      <w:r w:rsidRPr="003222C2">
        <w:rPr>
          <w:rFonts w:ascii="Courier New" w:hAnsi="Courier New" w:cs="Courier New"/>
          <w:color w:val="000000"/>
          <w:sz w:val="20"/>
          <w:szCs w:val="20"/>
          <w:bdr w:val="none" w:sz="0" w:space="0" w:color="auto" w:frame="1"/>
          <w:rPrChange w:id="175" w:author="Jon Bakker" w:date="2019-08-08T20:38:00Z">
            <w:rPr>
              <w:rFonts w:asciiTheme="majorHAnsi" w:hAnsiTheme="majorHAnsi"/>
              <w:color w:val="000000"/>
              <w:sz w:val="20"/>
              <w:szCs w:val="20"/>
              <w:bdr w:val="none" w:sz="0" w:space="0" w:color="auto" w:frame="1"/>
            </w:rPr>
          </w:rPrChange>
        </w:rPr>
        <w:t>Total      3     62.75                 1.00000</w:t>
      </w:r>
    </w:p>
    <w:p w14:paraId="28711620" w14:textId="6A89F889" w:rsidR="0010153F" w:rsidRPr="00532322" w:rsidRDefault="0010153F" w:rsidP="00532322">
      <w:pPr>
        <w:spacing w:after="120"/>
        <w:rPr>
          <w:rFonts w:asciiTheme="majorHAnsi" w:hAnsiTheme="majorHAnsi"/>
        </w:rPr>
      </w:pPr>
      <w:r w:rsidRPr="00532322">
        <w:rPr>
          <w:rFonts w:asciiTheme="majorHAnsi" w:hAnsiTheme="majorHAnsi"/>
        </w:rPr>
        <w:t>The partial R</w:t>
      </w:r>
      <w:r w:rsidRPr="00532322">
        <w:rPr>
          <w:rFonts w:asciiTheme="majorHAnsi" w:hAnsiTheme="majorHAnsi"/>
          <w:vertAlign w:val="superscript"/>
        </w:rPr>
        <w:t>2</w:t>
      </w:r>
      <w:r w:rsidRPr="00532322">
        <w:rPr>
          <w:rFonts w:asciiTheme="majorHAnsi" w:hAnsiTheme="majorHAnsi"/>
        </w:rPr>
        <w:t xml:space="preserve"> values for each term document how variation in richness is partitioned among sources.  </w:t>
      </w:r>
      <w:r w:rsidRPr="00532322">
        <w:rPr>
          <w:rFonts w:asciiTheme="majorHAnsi" w:hAnsiTheme="majorHAnsi"/>
          <w:i/>
        </w:rPr>
        <w:t>P</w:t>
      </w:r>
      <w:r w:rsidRPr="00532322">
        <w:rPr>
          <w:rFonts w:asciiTheme="majorHAnsi" w:hAnsiTheme="majorHAnsi"/>
        </w:rPr>
        <w:t>-values are not reported here as they are not necessary for partitioning.</w:t>
      </w:r>
    </w:p>
    <w:p w14:paraId="3339AA01" w14:textId="77777777" w:rsidR="0010153F" w:rsidRPr="00532322" w:rsidRDefault="0010153F" w:rsidP="00532322">
      <w:pPr>
        <w:spacing w:after="120"/>
        <w:rPr>
          <w:rFonts w:asciiTheme="majorHAnsi" w:hAnsiTheme="majorHAnsi"/>
        </w:rPr>
      </w:pPr>
    </w:p>
    <w:p w14:paraId="4A108BAA" w14:textId="5307EBCC" w:rsidR="0010153F" w:rsidRPr="00532322" w:rsidRDefault="00461EDA" w:rsidP="00532322">
      <w:pPr>
        <w:spacing w:after="120"/>
        <w:rPr>
          <w:rFonts w:asciiTheme="majorHAnsi" w:hAnsiTheme="majorHAnsi"/>
        </w:rPr>
      </w:pPr>
      <w:r w:rsidRPr="00532322">
        <w:rPr>
          <w:rFonts w:asciiTheme="majorHAnsi" w:hAnsiTheme="majorHAnsi"/>
        </w:rPr>
        <w:t xml:space="preserve">Since this example used a univariate response and Euclidean distances, it </w:t>
      </w:r>
      <w:r w:rsidR="0010153F" w:rsidRPr="00532322">
        <w:rPr>
          <w:rFonts w:asciiTheme="majorHAnsi" w:hAnsiTheme="majorHAnsi"/>
        </w:rPr>
        <w:t>can also be confirmed by a conventional ANOVA:</w:t>
      </w:r>
    </w:p>
    <w:p w14:paraId="2692782E" w14:textId="658F7E5C" w:rsidR="009E0D32" w:rsidRPr="003222C2" w:rsidRDefault="009E0D32" w:rsidP="00532322">
      <w:pPr>
        <w:pStyle w:val="HTMLPreformatted"/>
        <w:shd w:val="clear" w:color="auto" w:fill="FFFFFF"/>
        <w:spacing w:after="120"/>
        <w:rPr>
          <w:rStyle w:val="gnkrckgcgsb"/>
          <w:color w:val="000000"/>
          <w:bdr w:val="none" w:sz="0" w:space="0" w:color="auto" w:frame="1"/>
          <w:rPrChange w:id="176" w:author="Jon Bakker" w:date="2019-08-08T20:38:00Z">
            <w:rPr>
              <w:rStyle w:val="gnkrckgcgsb"/>
              <w:rFonts w:asciiTheme="majorHAnsi" w:hAnsiTheme="majorHAnsi" w:cs="Times New Roman"/>
              <w:color w:val="000000"/>
              <w:sz w:val="24"/>
              <w:szCs w:val="24"/>
              <w:bdr w:val="none" w:sz="0" w:space="0" w:color="auto" w:frame="1"/>
            </w:rPr>
          </w:rPrChange>
        </w:rPr>
      </w:pPr>
      <w:proofErr w:type="gramStart"/>
      <w:r w:rsidRPr="003222C2">
        <w:rPr>
          <w:rStyle w:val="gnkrckgcgsb"/>
          <w:color w:val="000000"/>
          <w:bdr w:val="none" w:sz="0" w:space="0" w:color="auto" w:frame="1"/>
          <w:rPrChange w:id="177" w:author="Jon Bakker" w:date="2019-08-08T20:38:00Z">
            <w:rPr>
              <w:rStyle w:val="gnkrckgcgsb"/>
              <w:rFonts w:asciiTheme="majorHAnsi" w:hAnsiTheme="majorHAnsi" w:cs="Times New Roman"/>
              <w:color w:val="000000"/>
              <w:bdr w:val="none" w:sz="0" w:space="0" w:color="auto" w:frame="1"/>
            </w:rPr>
          </w:rPrChange>
        </w:rPr>
        <w:t>summary(</w:t>
      </w:r>
      <w:proofErr w:type="spellStart"/>
      <w:proofErr w:type="gramEnd"/>
      <w:r w:rsidRPr="003222C2">
        <w:rPr>
          <w:rStyle w:val="gnkrckgcgsb"/>
          <w:color w:val="000000"/>
          <w:bdr w:val="none" w:sz="0" w:space="0" w:color="auto" w:frame="1"/>
          <w:rPrChange w:id="178" w:author="Jon Bakker" w:date="2019-08-08T20:38:00Z">
            <w:rPr>
              <w:rStyle w:val="gnkrckgcgsb"/>
              <w:rFonts w:asciiTheme="majorHAnsi" w:hAnsiTheme="majorHAnsi" w:cs="Times New Roman"/>
              <w:color w:val="000000"/>
              <w:bdr w:val="none" w:sz="0" w:space="0" w:color="auto" w:frame="1"/>
            </w:rPr>
          </w:rPrChange>
        </w:rPr>
        <w:t>aov</w:t>
      </w:r>
      <w:proofErr w:type="spellEnd"/>
      <w:r w:rsidRPr="003222C2">
        <w:rPr>
          <w:rStyle w:val="gnkrckgcgsb"/>
          <w:color w:val="000000"/>
          <w:bdr w:val="none" w:sz="0" w:space="0" w:color="auto" w:frame="1"/>
          <w:rPrChange w:id="179" w:author="Jon Bakker" w:date="2019-08-08T20:38:00Z">
            <w:rPr>
              <w:rStyle w:val="gnkrckgcgsb"/>
              <w:rFonts w:asciiTheme="majorHAnsi" w:hAnsiTheme="majorHAnsi" w:cs="Times New Roman"/>
              <w:color w:val="000000"/>
              <w:bdr w:val="none" w:sz="0" w:space="0" w:color="auto" w:frame="1"/>
            </w:rPr>
          </w:rPrChange>
        </w:rPr>
        <w:t>(S ~ Block + Nutrient, data = appendix))</w:t>
      </w:r>
    </w:p>
    <w:p w14:paraId="5C1930DC" w14:textId="77777777" w:rsidR="009E0D32" w:rsidRPr="003222C2" w:rsidRDefault="009E0D32" w:rsidP="00532322">
      <w:pPr>
        <w:pStyle w:val="HTMLPreformatted"/>
        <w:shd w:val="clear" w:color="auto" w:fill="FFFFFF"/>
        <w:spacing w:after="120"/>
        <w:rPr>
          <w:rStyle w:val="gnkrckgcgsb"/>
          <w:color w:val="000000"/>
          <w:sz w:val="16"/>
          <w:bdr w:val="none" w:sz="0" w:space="0" w:color="auto" w:frame="1"/>
          <w:rPrChange w:id="180" w:author="Jon Bakker" w:date="2019-08-08T20:38:00Z">
            <w:rPr>
              <w:rStyle w:val="gnkrckgcgsb"/>
              <w:rFonts w:asciiTheme="majorHAnsi" w:hAnsiTheme="majorHAnsi" w:cs="Times New Roman"/>
              <w:color w:val="000000"/>
              <w:sz w:val="16"/>
              <w:bdr w:val="none" w:sz="0" w:space="0" w:color="auto" w:frame="1"/>
            </w:rPr>
          </w:rPrChange>
        </w:rPr>
      </w:pPr>
    </w:p>
    <w:p w14:paraId="6F299E9F" w14:textId="77777777" w:rsidR="0010153F" w:rsidRPr="003222C2" w:rsidRDefault="0010153F" w:rsidP="00532322">
      <w:pPr>
        <w:pStyle w:val="HTMLPreformatted"/>
        <w:shd w:val="clear" w:color="auto" w:fill="FFFFFF"/>
        <w:spacing w:after="120"/>
        <w:rPr>
          <w:rStyle w:val="gnkrckgcgsb"/>
          <w:color w:val="000000"/>
          <w:bdr w:val="none" w:sz="0" w:space="0" w:color="auto" w:frame="1"/>
          <w:rPrChange w:id="181" w:author="Jon Bakker" w:date="2019-08-08T20:38:00Z">
            <w:rPr>
              <w:rStyle w:val="gnkrckgcgsb"/>
              <w:rFonts w:asciiTheme="majorHAnsi" w:hAnsiTheme="majorHAnsi" w:cs="Times New Roman"/>
              <w:color w:val="000000"/>
              <w:bdr w:val="none" w:sz="0" w:space="0" w:color="auto" w:frame="1"/>
            </w:rPr>
          </w:rPrChange>
        </w:rPr>
      </w:pPr>
      <w:r w:rsidRPr="003222C2">
        <w:rPr>
          <w:rStyle w:val="gnkrckgcgsb"/>
          <w:color w:val="000000"/>
          <w:bdr w:val="none" w:sz="0" w:space="0" w:color="auto" w:frame="1"/>
          <w:rPrChange w:id="182" w:author="Jon Bakker" w:date="2019-08-08T20:38:00Z">
            <w:rPr>
              <w:rStyle w:val="gnkrckgcgsb"/>
              <w:rFonts w:asciiTheme="majorHAnsi" w:hAnsiTheme="majorHAnsi" w:cs="Times New Roman"/>
              <w:color w:val="000000"/>
              <w:bdr w:val="none" w:sz="0" w:space="0" w:color="auto" w:frame="1"/>
            </w:rPr>
          </w:rPrChange>
        </w:rPr>
        <w:t xml:space="preserve">            Df Sum </w:t>
      </w:r>
      <w:proofErr w:type="spellStart"/>
      <w:r w:rsidRPr="003222C2">
        <w:rPr>
          <w:rStyle w:val="gnkrckgcgsb"/>
          <w:color w:val="000000"/>
          <w:bdr w:val="none" w:sz="0" w:space="0" w:color="auto" w:frame="1"/>
          <w:rPrChange w:id="183" w:author="Jon Bakker" w:date="2019-08-08T20:38:00Z">
            <w:rPr>
              <w:rStyle w:val="gnkrckgcgsb"/>
              <w:rFonts w:asciiTheme="majorHAnsi" w:hAnsiTheme="majorHAnsi" w:cs="Times New Roman"/>
              <w:color w:val="000000"/>
              <w:bdr w:val="none" w:sz="0" w:space="0" w:color="auto" w:frame="1"/>
            </w:rPr>
          </w:rPrChange>
        </w:rPr>
        <w:t>Sq</w:t>
      </w:r>
      <w:proofErr w:type="spellEnd"/>
      <w:r w:rsidRPr="003222C2">
        <w:rPr>
          <w:rStyle w:val="gnkrckgcgsb"/>
          <w:color w:val="000000"/>
          <w:bdr w:val="none" w:sz="0" w:space="0" w:color="auto" w:frame="1"/>
          <w:rPrChange w:id="184" w:author="Jon Bakker" w:date="2019-08-08T20:38:00Z">
            <w:rPr>
              <w:rStyle w:val="gnkrckgcgsb"/>
              <w:rFonts w:asciiTheme="majorHAnsi" w:hAnsiTheme="majorHAnsi" w:cs="Times New Roman"/>
              <w:color w:val="000000"/>
              <w:bdr w:val="none" w:sz="0" w:space="0" w:color="auto" w:frame="1"/>
            </w:rPr>
          </w:rPrChange>
        </w:rPr>
        <w:t xml:space="preserve"> Mean </w:t>
      </w:r>
      <w:proofErr w:type="spellStart"/>
      <w:r w:rsidRPr="003222C2">
        <w:rPr>
          <w:rStyle w:val="gnkrckgcgsb"/>
          <w:color w:val="000000"/>
          <w:bdr w:val="none" w:sz="0" w:space="0" w:color="auto" w:frame="1"/>
          <w:rPrChange w:id="185" w:author="Jon Bakker" w:date="2019-08-08T20:38:00Z">
            <w:rPr>
              <w:rStyle w:val="gnkrckgcgsb"/>
              <w:rFonts w:asciiTheme="majorHAnsi" w:hAnsiTheme="majorHAnsi" w:cs="Times New Roman"/>
              <w:color w:val="000000"/>
              <w:bdr w:val="none" w:sz="0" w:space="0" w:color="auto" w:frame="1"/>
            </w:rPr>
          </w:rPrChange>
        </w:rPr>
        <w:t>Sq</w:t>
      </w:r>
      <w:proofErr w:type="spellEnd"/>
      <w:r w:rsidRPr="003222C2">
        <w:rPr>
          <w:rStyle w:val="gnkrckgcgsb"/>
          <w:color w:val="000000"/>
          <w:bdr w:val="none" w:sz="0" w:space="0" w:color="auto" w:frame="1"/>
          <w:rPrChange w:id="186" w:author="Jon Bakker" w:date="2019-08-08T20:38:00Z">
            <w:rPr>
              <w:rStyle w:val="gnkrckgcgsb"/>
              <w:rFonts w:asciiTheme="majorHAnsi" w:hAnsiTheme="majorHAnsi" w:cs="Times New Roman"/>
              <w:color w:val="000000"/>
              <w:bdr w:val="none" w:sz="0" w:space="0" w:color="auto" w:frame="1"/>
            </w:rPr>
          </w:rPrChange>
        </w:rPr>
        <w:t xml:space="preserve"> F value </w:t>
      </w:r>
      <w:proofErr w:type="spellStart"/>
      <w:r w:rsidRPr="003222C2">
        <w:rPr>
          <w:rStyle w:val="gnkrckgcgsb"/>
          <w:color w:val="000000"/>
          <w:bdr w:val="none" w:sz="0" w:space="0" w:color="auto" w:frame="1"/>
          <w:rPrChange w:id="187" w:author="Jon Bakker" w:date="2019-08-08T20:38:00Z">
            <w:rPr>
              <w:rStyle w:val="gnkrckgcgsb"/>
              <w:rFonts w:asciiTheme="majorHAnsi" w:hAnsiTheme="majorHAnsi" w:cs="Times New Roman"/>
              <w:color w:val="000000"/>
              <w:bdr w:val="none" w:sz="0" w:space="0" w:color="auto" w:frame="1"/>
            </w:rPr>
          </w:rPrChange>
        </w:rPr>
        <w:t>Pr</w:t>
      </w:r>
      <w:proofErr w:type="spellEnd"/>
      <w:r w:rsidRPr="003222C2">
        <w:rPr>
          <w:rStyle w:val="gnkrckgcgsb"/>
          <w:color w:val="000000"/>
          <w:bdr w:val="none" w:sz="0" w:space="0" w:color="auto" w:frame="1"/>
          <w:rPrChange w:id="188" w:author="Jon Bakker" w:date="2019-08-08T20:38:00Z">
            <w:rPr>
              <w:rStyle w:val="gnkrckgcgsb"/>
              <w:rFonts w:asciiTheme="majorHAnsi" w:hAnsiTheme="majorHAnsi" w:cs="Times New Roman"/>
              <w:color w:val="000000"/>
              <w:bdr w:val="none" w:sz="0" w:space="0" w:color="auto" w:frame="1"/>
            </w:rPr>
          </w:rPrChange>
        </w:rPr>
        <w:t>(&gt;F)</w:t>
      </w:r>
    </w:p>
    <w:p w14:paraId="2AB7382B" w14:textId="77777777" w:rsidR="0010153F" w:rsidRPr="003222C2" w:rsidRDefault="0010153F" w:rsidP="00532322">
      <w:pPr>
        <w:pStyle w:val="HTMLPreformatted"/>
        <w:shd w:val="clear" w:color="auto" w:fill="FFFFFF"/>
        <w:spacing w:after="120"/>
        <w:rPr>
          <w:rStyle w:val="gnkrckgcgsb"/>
          <w:color w:val="000000"/>
          <w:bdr w:val="none" w:sz="0" w:space="0" w:color="auto" w:frame="1"/>
          <w:rPrChange w:id="189" w:author="Jon Bakker" w:date="2019-08-08T20:38:00Z">
            <w:rPr>
              <w:rStyle w:val="gnkrckgcgsb"/>
              <w:rFonts w:asciiTheme="majorHAnsi" w:hAnsiTheme="majorHAnsi" w:cs="Times New Roman"/>
              <w:color w:val="000000"/>
              <w:bdr w:val="none" w:sz="0" w:space="0" w:color="auto" w:frame="1"/>
            </w:rPr>
          </w:rPrChange>
        </w:rPr>
      </w:pPr>
      <w:r w:rsidRPr="003222C2">
        <w:rPr>
          <w:rStyle w:val="gnkrckgcgsb"/>
          <w:color w:val="000000"/>
          <w:bdr w:val="none" w:sz="0" w:space="0" w:color="auto" w:frame="1"/>
          <w:rPrChange w:id="190" w:author="Jon Bakker" w:date="2019-08-08T20:38:00Z">
            <w:rPr>
              <w:rStyle w:val="gnkrckgcgsb"/>
              <w:rFonts w:asciiTheme="majorHAnsi" w:hAnsiTheme="majorHAnsi" w:cs="Times New Roman"/>
              <w:color w:val="000000"/>
              <w:bdr w:val="none" w:sz="0" w:space="0" w:color="auto" w:frame="1"/>
            </w:rPr>
          </w:rPrChange>
        </w:rPr>
        <w:t xml:space="preserve">Block        </w:t>
      </w:r>
      <w:proofErr w:type="gramStart"/>
      <w:r w:rsidRPr="003222C2">
        <w:rPr>
          <w:rStyle w:val="gnkrckgcgsb"/>
          <w:color w:val="000000"/>
          <w:bdr w:val="none" w:sz="0" w:space="0" w:color="auto" w:frame="1"/>
          <w:rPrChange w:id="191" w:author="Jon Bakker" w:date="2019-08-08T20:38:00Z">
            <w:rPr>
              <w:rStyle w:val="gnkrckgcgsb"/>
              <w:rFonts w:asciiTheme="majorHAnsi" w:hAnsiTheme="majorHAnsi" w:cs="Times New Roman"/>
              <w:color w:val="000000"/>
              <w:bdr w:val="none" w:sz="0" w:space="0" w:color="auto" w:frame="1"/>
            </w:rPr>
          </w:rPrChange>
        </w:rPr>
        <w:t>1  20.25</w:t>
      </w:r>
      <w:proofErr w:type="gramEnd"/>
      <w:r w:rsidRPr="003222C2">
        <w:rPr>
          <w:rStyle w:val="gnkrckgcgsb"/>
          <w:color w:val="000000"/>
          <w:bdr w:val="none" w:sz="0" w:space="0" w:color="auto" w:frame="1"/>
          <w:rPrChange w:id="192" w:author="Jon Bakker" w:date="2019-08-08T20:38:00Z">
            <w:rPr>
              <w:rStyle w:val="gnkrckgcgsb"/>
              <w:rFonts w:asciiTheme="majorHAnsi" w:hAnsiTheme="majorHAnsi" w:cs="Times New Roman"/>
              <w:color w:val="000000"/>
              <w:bdr w:val="none" w:sz="0" w:space="0" w:color="auto" w:frame="1"/>
            </w:rPr>
          </w:rPrChange>
        </w:rPr>
        <w:t xml:space="preserve">   20.25   1.653  0.421</w:t>
      </w:r>
    </w:p>
    <w:p w14:paraId="51F28D95" w14:textId="77777777" w:rsidR="0010153F" w:rsidRPr="003222C2" w:rsidRDefault="0010153F" w:rsidP="00532322">
      <w:pPr>
        <w:pStyle w:val="HTMLPreformatted"/>
        <w:shd w:val="clear" w:color="auto" w:fill="FFFFFF"/>
        <w:spacing w:after="120"/>
        <w:rPr>
          <w:rStyle w:val="gnkrckgcgsb"/>
          <w:color w:val="000000"/>
          <w:bdr w:val="none" w:sz="0" w:space="0" w:color="auto" w:frame="1"/>
          <w:rPrChange w:id="193" w:author="Jon Bakker" w:date="2019-08-08T20:38:00Z">
            <w:rPr>
              <w:rStyle w:val="gnkrckgcgsb"/>
              <w:rFonts w:asciiTheme="majorHAnsi" w:hAnsiTheme="majorHAnsi" w:cs="Times New Roman"/>
              <w:color w:val="000000"/>
              <w:bdr w:val="none" w:sz="0" w:space="0" w:color="auto" w:frame="1"/>
            </w:rPr>
          </w:rPrChange>
        </w:rPr>
      </w:pPr>
      <w:r w:rsidRPr="003222C2">
        <w:rPr>
          <w:rStyle w:val="gnkrckgcgsb"/>
          <w:color w:val="000000"/>
          <w:bdr w:val="none" w:sz="0" w:space="0" w:color="auto" w:frame="1"/>
          <w:rPrChange w:id="194" w:author="Jon Bakker" w:date="2019-08-08T20:38:00Z">
            <w:rPr>
              <w:rStyle w:val="gnkrckgcgsb"/>
              <w:rFonts w:asciiTheme="majorHAnsi" w:hAnsiTheme="majorHAnsi" w:cs="Times New Roman"/>
              <w:color w:val="000000"/>
              <w:bdr w:val="none" w:sz="0" w:space="0" w:color="auto" w:frame="1"/>
            </w:rPr>
          </w:rPrChange>
        </w:rPr>
        <w:t xml:space="preserve">Nutrient     </w:t>
      </w:r>
      <w:proofErr w:type="gramStart"/>
      <w:r w:rsidRPr="003222C2">
        <w:rPr>
          <w:rStyle w:val="gnkrckgcgsb"/>
          <w:color w:val="000000"/>
          <w:bdr w:val="none" w:sz="0" w:space="0" w:color="auto" w:frame="1"/>
          <w:rPrChange w:id="195" w:author="Jon Bakker" w:date="2019-08-08T20:38:00Z">
            <w:rPr>
              <w:rStyle w:val="gnkrckgcgsb"/>
              <w:rFonts w:asciiTheme="majorHAnsi" w:hAnsiTheme="majorHAnsi" w:cs="Times New Roman"/>
              <w:color w:val="000000"/>
              <w:bdr w:val="none" w:sz="0" w:space="0" w:color="auto" w:frame="1"/>
            </w:rPr>
          </w:rPrChange>
        </w:rPr>
        <w:t>1  30.25</w:t>
      </w:r>
      <w:proofErr w:type="gramEnd"/>
      <w:r w:rsidRPr="003222C2">
        <w:rPr>
          <w:rStyle w:val="gnkrckgcgsb"/>
          <w:color w:val="000000"/>
          <w:bdr w:val="none" w:sz="0" w:space="0" w:color="auto" w:frame="1"/>
          <w:rPrChange w:id="196" w:author="Jon Bakker" w:date="2019-08-08T20:38:00Z">
            <w:rPr>
              <w:rStyle w:val="gnkrckgcgsb"/>
              <w:rFonts w:asciiTheme="majorHAnsi" w:hAnsiTheme="majorHAnsi" w:cs="Times New Roman"/>
              <w:color w:val="000000"/>
              <w:bdr w:val="none" w:sz="0" w:space="0" w:color="auto" w:frame="1"/>
            </w:rPr>
          </w:rPrChange>
        </w:rPr>
        <w:t xml:space="preserve">   30.25   2.469  0.361</w:t>
      </w:r>
    </w:p>
    <w:p w14:paraId="612E5D4D" w14:textId="77777777" w:rsidR="0010153F" w:rsidRPr="003222C2" w:rsidRDefault="0010153F" w:rsidP="00532322">
      <w:pPr>
        <w:pStyle w:val="HTMLPreformatted"/>
        <w:shd w:val="clear" w:color="auto" w:fill="FFFFFF"/>
        <w:spacing w:after="120"/>
        <w:rPr>
          <w:color w:val="000000"/>
          <w:rPrChange w:id="197" w:author="Jon Bakker" w:date="2019-08-08T20:38:00Z">
            <w:rPr>
              <w:rFonts w:asciiTheme="majorHAnsi" w:hAnsiTheme="majorHAnsi" w:cs="Times New Roman"/>
              <w:color w:val="000000"/>
            </w:rPr>
          </w:rPrChange>
        </w:rPr>
      </w:pPr>
      <w:r w:rsidRPr="003222C2">
        <w:rPr>
          <w:rStyle w:val="gnkrckgcgsb"/>
          <w:color w:val="000000"/>
          <w:bdr w:val="none" w:sz="0" w:space="0" w:color="auto" w:frame="1"/>
          <w:rPrChange w:id="198" w:author="Jon Bakker" w:date="2019-08-08T20:38:00Z">
            <w:rPr>
              <w:rStyle w:val="gnkrckgcgsb"/>
              <w:rFonts w:asciiTheme="majorHAnsi" w:hAnsiTheme="majorHAnsi" w:cs="Times New Roman"/>
              <w:color w:val="000000"/>
              <w:bdr w:val="none" w:sz="0" w:space="0" w:color="auto" w:frame="1"/>
            </w:rPr>
          </w:rPrChange>
        </w:rPr>
        <w:t xml:space="preserve">Residuals    </w:t>
      </w:r>
      <w:proofErr w:type="gramStart"/>
      <w:r w:rsidRPr="003222C2">
        <w:rPr>
          <w:rStyle w:val="gnkrckgcgsb"/>
          <w:color w:val="000000"/>
          <w:bdr w:val="none" w:sz="0" w:space="0" w:color="auto" w:frame="1"/>
          <w:rPrChange w:id="199" w:author="Jon Bakker" w:date="2019-08-08T20:38:00Z">
            <w:rPr>
              <w:rStyle w:val="gnkrckgcgsb"/>
              <w:rFonts w:asciiTheme="majorHAnsi" w:hAnsiTheme="majorHAnsi" w:cs="Times New Roman"/>
              <w:color w:val="000000"/>
              <w:bdr w:val="none" w:sz="0" w:space="0" w:color="auto" w:frame="1"/>
            </w:rPr>
          </w:rPrChange>
        </w:rPr>
        <w:t>1  12.25</w:t>
      </w:r>
      <w:proofErr w:type="gramEnd"/>
      <w:r w:rsidRPr="003222C2">
        <w:rPr>
          <w:rStyle w:val="gnkrckgcgsb"/>
          <w:color w:val="000000"/>
          <w:bdr w:val="none" w:sz="0" w:space="0" w:color="auto" w:frame="1"/>
          <w:rPrChange w:id="200" w:author="Jon Bakker" w:date="2019-08-08T20:38:00Z">
            <w:rPr>
              <w:rStyle w:val="gnkrckgcgsb"/>
              <w:rFonts w:asciiTheme="majorHAnsi" w:hAnsiTheme="majorHAnsi" w:cs="Times New Roman"/>
              <w:color w:val="000000"/>
              <w:bdr w:val="none" w:sz="0" w:space="0" w:color="auto" w:frame="1"/>
            </w:rPr>
          </w:rPrChange>
        </w:rPr>
        <w:t xml:space="preserve">   12.25       </w:t>
      </w:r>
    </w:p>
    <w:p w14:paraId="492F0C0C" w14:textId="77777777" w:rsidR="009E0D32" w:rsidRPr="00532322" w:rsidRDefault="009E0D32" w:rsidP="00532322">
      <w:pPr>
        <w:spacing w:after="120"/>
        <w:rPr>
          <w:rFonts w:asciiTheme="majorHAnsi" w:hAnsiTheme="majorHAnsi"/>
        </w:rPr>
      </w:pPr>
    </w:p>
    <w:p w14:paraId="2CEDF1B7" w14:textId="7D48FD01" w:rsidR="009E0D32" w:rsidRPr="00532322" w:rsidRDefault="00461EDA" w:rsidP="00532322">
      <w:pPr>
        <w:spacing w:after="120"/>
        <w:rPr>
          <w:rFonts w:asciiTheme="majorHAnsi" w:hAnsiTheme="majorHAnsi"/>
        </w:rPr>
      </w:pPr>
      <w:r w:rsidRPr="00532322">
        <w:rPr>
          <w:rFonts w:asciiTheme="majorHAnsi" w:hAnsiTheme="majorHAnsi"/>
        </w:rPr>
        <w:t xml:space="preserve">Since this partitioning is applied to the distance matrix, it can be used with univariate or multivariate data, and with a distance matrix calculated from any distance measure.  </w:t>
      </w:r>
      <w:r w:rsidR="00975AB3" w:rsidRPr="00532322">
        <w:rPr>
          <w:rFonts w:asciiTheme="majorHAnsi" w:hAnsiTheme="majorHAnsi"/>
        </w:rPr>
        <w:t>We applied t</w:t>
      </w:r>
      <w:r w:rsidR="009E0D32" w:rsidRPr="00532322">
        <w:rPr>
          <w:rFonts w:asciiTheme="majorHAnsi" w:hAnsiTheme="majorHAnsi"/>
        </w:rPr>
        <w:t>he same principles to our data, which consist</w:t>
      </w:r>
      <w:r w:rsidR="00975AB3" w:rsidRPr="00532322">
        <w:rPr>
          <w:rFonts w:asciiTheme="majorHAnsi" w:hAnsiTheme="majorHAnsi"/>
        </w:rPr>
        <w:t>ed</w:t>
      </w:r>
      <w:r w:rsidR="009E0D32" w:rsidRPr="00532322">
        <w:rPr>
          <w:rFonts w:asciiTheme="majorHAnsi" w:hAnsiTheme="majorHAnsi"/>
        </w:rPr>
        <w:t xml:space="preserve"> of </w:t>
      </w:r>
      <w:r w:rsidR="00975AB3" w:rsidRPr="00532322">
        <w:rPr>
          <w:rFonts w:asciiTheme="majorHAnsi" w:hAnsiTheme="majorHAnsi"/>
        </w:rPr>
        <w:t xml:space="preserve">the multivariate compositional data from 96 plot-year combinations (i.e., 3 blocks x 4 years x 8 nutrient treatments) at a site.  These data were expressed as a </w:t>
      </w:r>
      <w:r w:rsidR="009E0D32" w:rsidRPr="00532322">
        <w:rPr>
          <w:rFonts w:asciiTheme="majorHAnsi" w:hAnsiTheme="majorHAnsi"/>
        </w:rPr>
        <w:t xml:space="preserve">96 x 96 </w:t>
      </w:r>
      <w:r w:rsidR="00975AB3" w:rsidRPr="00532322">
        <w:rPr>
          <w:rFonts w:asciiTheme="majorHAnsi" w:hAnsiTheme="majorHAnsi"/>
        </w:rPr>
        <w:t xml:space="preserve">dissimilarity </w:t>
      </w:r>
      <w:r w:rsidR="009E0D32" w:rsidRPr="00532322">
        <w:rPr>
          <w:rFonts w:asciiTheme="majorHAnsi" w:hAnsiTheme="majorHAnsi"/>
        </w:rPr>
        <w:t>matrix</w:t>
      </w:r>
      <w:r w:rsidR="00975AB3" w:rsidRPr="00532322">
        <w:rPr>
          <w:rFonts w:asciiTheme="majorHAnsi" w:hAnsiTheme="majorHAnsi"/>
        </w:rPr>
        <w:t xml:space="preserve"> and the compositional variation was partitioned across the seven sources using </w:t>
      </w:r>
      <w:r w:rsidR="00B20606" w:rsidRPr="00532322">
        <w:rPr>
          <w:rFonts w:asciiTheme="majorHAnsi" w:hAnsiTheme="majorHAnsi"/>
        </w:rPr>
        <w:t>PERMANOVA</w:t>
      </w:r>
      <w:r w:rsidR="009E0D32" w:rsidRPr="00532322">
        <w:rPr>
          <w:rFonts w:asciiTheme="majorHAnsi" w:hAnsiTheme="majorHAnsi"/>
        </w:rPr>
        <w:t>.</w:t>
      </w:r>
      <w:r w:rsidR="00975AB3" w:rsidRPr="00532322">
        <w:rPr>
          <w:rFonts w:asciiTheme="majorHAnsi" w:hAnsiTheme="majorHAnsi"/>
        </w:rPr>
        <w:t xml:space="preserve">  </w:t>
      </w:r>
    </w:p>
    <w:p w14:paraId="57E86CD8" w14:textId="77777777" w:rsidR="00461EDA" w:rsidRPr="00532322" w:rsidRDefault="00461EDA" w:rsidP="00532322">
      <w:pPr>
        <w:spacing w:after="120"/>
        <w:rPr>
          <w:rFonts w:asciiTheme="majorHAnsi" w:hAnsiTheme="majorHAnsi"/>
        </w:rPr>
      </w:pPr>
    </w:p>
    <w:p w14:paraId="0AA47C54" w14:textId="04317435" w:rsidR="00461EDA" w:rsidRPr="00532322" w:rsidRDefault="00461EDA" w:rsidP="00532322">
      <w:pPr>
        <w:spacing w:after="120"/>
        <w:rPr>
          <w:rFonts w:asciiTheme="majorHAnsi" w:hAnsiTheme="majorHAnsi"/>
          <w:b/>
        </w:rPr>
      </w:pPr>
      <w:r w:rsidRPr="00532322">
        <w:rPr>
          <w:rFonts w:asciiTheme="majorHAnsi" w:hAnsiTheme="majorHAnsi"/>
          <w:b/>
        </w:rPr>
        <w:t>Literature Cited</w:t>
      </w:r>
    </w:p>
    <w:p w14:paraId="7D5C03A5" w14:textId="71EDDF67" w:rsidR="0024016B" w:rsidRPr="00532322" w:rsidRDefault="00461EDA" w:rsidP="00532322">
      <w:pPr>
        <w:snapToGrid w:val="0"/>
        <w:spacing w:after="120"/>
        <w:ind w:left="720" w:hanging="720"/>
        <w:rPr>
          <w:rFonts w:asciiTheme="majorHAnsi" w:hAnsiTheme="majorHAnsi"/>
        </w:rPr>
      </w:pPr>
      <w:r w:rsidRPr="00532322">
        <w:rPr>
          <w:rFonts w:asciiTheme="majorHAnsi" w:hAnsiTheme="majorHAnsi"/>
        </w:rPr>
        <w:t xml:space="preserve">Anderson, M.J. 2001. A new method for non-parametric multivariate analysis of variance. </w:t>
      </w:r>
      <w:r w:rsidRPr="00532322">
        <w:rPr>
          <w:rFonts w:asciiTheme="majorHAnsi" w:hAnsiTheme="majorHAnsi"/>
          <w:i/>
        </w:rPr>
        <w:t>Austral Ecology</w:t>
      </w:r>
      <w:r w:rsidRPr="00532322">
        <w:rPr>
          <w:rFonts w:asciiTheme="majorHAnsi" w:hAnsiTheme="majorHAnsi"/>
        </w:rPr>
        <w:t xml:space="preserve"> 26:32-46.</w:t>
      </w:r>
      <w:r w:rsidR="0024016B" w:rsidRPr="00532322">
        <w:rPr>
          <w:rFonts w:asciiTheme="majorHAnsi" w:hAnsiTheme="majorHAnsi"/>
        </w:rPr>
        <w:br w:type="page"/>
      </w:r>
    </w:p>
    <w:p w14:paraId="28D8BFBE" w14:textId="1457B0E6" w:rsidR="006F4751" w:rsidRPr="00532322" w:rsidRDefault="00055081" w:rsidP="00532322">
      <w:pPr>
        <w:spacing w:after="120"/>
        <w:rPr>
          <w:rFonts w:asciiTheme="majorHAnsi" w:hAnsiTheme="majorHAnsi"/>
          <w:b/>
        </w:rPr>
      </w:pPr>
      <w:r w:rsidRPr="00532322">
        <w:rPr>
          <w:rFonts w:asciiTheme="majorHAnsi" w:hAnsiTheme="majorHAnsi"/>
          <w:b/>
        </w:rPr>
        <w:lastRenderedPageBreak/>
        <w:t>Appendix S</w:t>
      </w:r>
      <w:r w:rsidR="00461EDA" w:rsidRPr="00532322">
        <w:rPr>
          <w:rFonts w:asciiTheme="majorHAnsi" w:hAnsiTheme="majorHAnsi"/>
          <w:b/>
        </w:rPr>
        <w:t>2</w:t>
      </w:r>
      <w:r w:rsidRPr="00532322">
        <w:rPr>
          <w:rFonts w:asciiTheme="majorHAnsi" w:hAnsiTheme="majorHAnsi"/>
          <w:b/>
        </w:rPr>
        <w:t>.</w:t>
      </w:r>
      <w:r w:rsidR="005674F2" w:rsidRPr="00532322">
        <w:rPr>
          <w:rFonts w:asciiTheme="majorHAnsi" w:hAnsiTheme="majorHAnsi"/>
          <w:b/>
        </w:rPr>
        <w:t xml:space="preserve"> </w:t>
      </w:r>
      <w:r w:rsidR="00000BDD" w:rsidRPr="00532322">
        <w:rPr>
          <w:rFonts w:asciiTheme="majorHAnsi" w:hAnsiTheme="majorHAnsi"/>
          <w:b/>
        </w:rPr>
        <w:t>PCA of four metrics of compositional variation among sites</w:t>
      </w:r>
      <w:r w:rsidR="00BB58CD" w:rsidRPr="00532322">
        <w:rPr>
          <w:rFonts w:asciiTheme="majorHAnsi" w:hAnsiTheme="majorHAnsi"/>
          <w:b/>
        </w:rPr>
        <w:t>.</w:t>
      </w:r>
    </w:p>
    <w:p w14:paraId="43E416B2" w14:textId="3C66E966" w:rsidR="00BB58CD" w:rsidRPr="00532322" w:rsidRDefault="009251CA" w:rsidP="00532322">
      <w:pPr>
        <w:spacing w:after="120"/>
        <w:rPr>
          <w:rFonts w:asciiTheme="majorHAnsi" w:hAnsiTheme="majorHAnsi"/>
        </w:rPr>
      </w:pPr>
      <w:r w:rsidRPr="00532322">
        <w:rPr>
          <w:rFonts w:asciiTheme="majorHAnsi" w:hAnsiTheme="majorHAnsi"/>
        </w:rPr>
        <w:t>We c</w:t>
      </w:r>
      <w:r w:rsidR="006F4751" w:rsidRPr="00532322">
        <w:rPr>
          <w:rFonts w:asciiTheme="majorHAnsi" w:hAnsiTheme="majorHAnsi"/>
        </w:rPr>
        <w:t xml:space="preserve">reated a set of four variables (mean </w:t>
      </w:r>
      <w:r w:rsidR="00BB58CD" w:rsidRPr="00532322">
        <w:rPr>
          <w:rFonts w:asciiTheme="majorHAnsi" w:hAnsiTheme="majorHAnsi"/>
        </w:rPr>
        <w:t xml:space="preserve">abundance-based </w:t>
      </w:r>
      <w:r w:rsidR="006F4751" w:rsidRPr="00532322">
        <w:rPr>
          <w:rFonts w:asciiTheme="majorHAnsi" w:hAnsiTheme="majorHAnsi"/>
        </w:rPr>
        <w:t xml:space="preserve">dissimilarity, mean </w:t>
      </w:r>
      <w:r w:rsidR="00BB58CD" w:rsidRPr="00532322">
        <w:rPr>
          <w:rFonts w:asciiTheme="majorHAnsi" w:hAnsiTheme="majorHAnsi"/>
        </w:rPr>
        <w:t xml:space="preserve">incidence-based </w:t>
      </w:r>
      <w:r w:rsidR="006F4751" w:rsidRPr="00532322">
        <w:rPr>
          <w:rFonts w:asciiTheme="majorHAnsi" w:hAnsiTheme="majorHAnsi"/>
        </w:rPr>
        <w:t xml:space="preserve">dissimilarity, mean balanced variation (percentage of Bray-Curtis dissimilarity), mean species turnover (percentage of Sorensen </w:t>
      </w:r>
      <w:r w:rsidR="00823F95" w:rsidRPr="00532322">
        <w:rPr>
          <w:rFonts w:asciiTheme="majorHAnsi" w:hAnsiTheme="majorHAnsi"/>
        </w:rPr>
        <w:t>dissimila</w:t>
      </w:r>
      <w:r w:rsidR="006F4751" w:rsidRPr="00532322">
        <w:rPr>
          <w:rFonts w:asciiTheme="majorHAnsi" w:hAnsiTheme="majorHAnsi"/>
        </w:rPr>
        <w:t>rity)</w:t>
      </w:r>
      <w:r w:rsidR="00BB58CD" w:rsidRPr="00532322">
        <w:rPr>
          <w:rFonts w:asciiTheme="majorHAnsi" w:hAnsiTheme="majorHAnsi"/>
        </w:rPr>
        <w:t>)</w:t>
      </w:r>
      <w:r w:rsidR="006F4751" w:rsidRPr="00532322">
        <w:rPr>
          <w:rFonts w:asciiTheme="majorHAnsi" w:hAnsiTheme="majorHAnsi"/>
        </w:rPr>
        <w:t xml:space="preserve"> for each site.</w:t>
      </w:r>
      <w:r w:rsidR="005674F2" w:rsidRPr="00532322">
        <w:rPr>
          <w:rFonts w:asciiTheme="majorHAnsi" w:hAnsiTheme="majorHAnsi"/>
        </w:rPr>
        <w:t xml:space="preserve"> </w:t>
      </w:r>
      <w:r w:rsidRPr="00532322">
        <w:rPr>
          <w:rFonts w:asciiTheme="majorHAnsi" w:hAnsiTheme="majorHAnsi"/>
        </w:rPr>
        <w:t>We c</w:t>
      </w:r>
      <w:r w:rsidR="006F4751" w:rsidRPr="00532322">
        <w:rPr>
          <w:rFonts w:asciiTheme="majorHAnsi" w:hAnsiTheme="majorHAnsi"/>
        </w:rPr>
        <w:t xml:space="preserve">onducted </w:t>
      </w:r>
      <w:r w:rsidRPr="00532322">
        <w:rPr>
          <w:rFonts w:asciiTheme="majorHAnsi" w:hAnsiTheme="majorHAnsi"/>
        </w:rPr>
        <w:t xml:space="preserve">a </w:t>
      </w:r>
      <w:r w:rsidR="006F4751" w:rsidRPr="00532322">
        <w:rPr>
          <w:rFonts w:asciiTheme="majorHAnsi" w:hAnsiTheme="majorHAnsi"/>
        </w:rPr>
        <w:t>PCA on this 4</w:t>
      </w:r>
      <w:r w:rsidR="00953495" w:rsidRPr="00532322">
        <w:rPr>
          <w:rFonts w:asciiTheme="majorHAnsi" w:hAnsiTheme="majorHAnsi"/>
        </w:rPr>
        <w:t>9</w:t>
      </w:r>
      <w:r w:rsidR="008F5067" w:rsidRPr="00532322">
        <w:rPr>
          <w:rFonts w:asciiTheme="majorHAnsi" w:hAnsiTheme="majorHAnsi"/>
        </w:rPr>
        <w:t xml:space="preserve"> × </w:t>
      </w:r>
      <w:r w:rsidR="006F4751" w:rsidRPr="00532322">
        <w:rPr>
          <w:rFonts w:asciiTheme="majorHAnsi" w:hAnsiTheme="majorHAnsi"/>
        </w:rPr>
        <w:t>4 matrix to identify orthogonal PCs</w:t>
      </w:r>
      <w:r w:rsidR="00BB58CD" w:rsidRPr="00532322">
        <w:rPr>
          <w:rFonts w:asciiTheme="majorHAnsi" w:hAnsiTheme="majorHAnsi"/>
        </w:rPr>
        <w:t>. Loadings above 0.</w:t>
      </w:r>
      <w:r w:rsidR="006627DC" w:rsidRPr="00532322">
        <w:rPr>
          <w:rFonts w:asciiTheme="majorHAnsi" w:hAnsiTheme="majorHAnsi"/>
        </w:rPr>
        <w:t>5</w:t>
      </w:r>
      <w:r w:rsidR="00BB58CD" w:rsidRPr="00532322">
        <w:rPr>
          <w:rFonts w:asciiTheme="majorHAnsi" w:hAnsiTheme="majorHAnsi"/>
        </w:rPr>
        <w:t xml:space="preserve"> are in bold font, and positive loadings are in italics.</w:t>
      </w:r>
    </w:p>
    <w:p w14:paraId="44E78368" w14:textId="77777777" w:rsidR="006F4751" w:rsidRPr="00532322" w:rsidRDefault="006F4751" w:rsidP="00532322">
      <w:pPr>
        <w:spacing w:after="120"/>
        <w:rPr>
          <w:rFonts w:asciiTheme="majorHAnsi" w:hAnsiTheme="majorHAnsi"/>
        </w:rPr>
      </w:pPr>
    </w:p>
    <w:tbl>
      <w:tblPr>
        <w:tblStyle w:val="TableGrid"/>
        <w:tblW w:w="87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0"/>
        <w:gridCol w:w="1205"/>
        <w:gridCol w:w="1260"/>
        <w:gridCol w:w="1170"/>
        <w:gridCol w:w="1350"/>
      </w:tblGrid>
      <w:tr w:rsidR="006F4751" w:rsidRPr="00532322" w14:paraId="73B72910" w14:textId="77777777" w:rsidTr="00BB58CD">
        <w:tc>
          <w:tcPr>
            <w:tcW w:w="3740" w:type="dxa"/>
            <w:tcBorders>
              <w:top w:val="single" w:sz="4" w:space="0" w:color="auto"/>
              <w:bottom w:val="single" w:sz="4" w:space="0" w:color="auto"/>
            </w:tcBorders>
          </w:tcPr>
          <w:p w14:paraId="4FC876A7" w14:textId="77777777"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Variable</w:t>
            </w:r>
          </w:p>
        </w:tc>
        <w:tc>
          <w:tcPr>
            <w:tcW w:w="1205" w:type="dxa"/>
            <w:tcBorders>
              <w:top w:val="single" w:sz="4" w:space="0" w:color="auto"/>
              <w:bottom w:val="single" w:sz="4" w:space="0" w:color="auto"/>
            </w:tcBorders>
          </w:tcPr>
          <w:p w14:paraId="587CC1CD"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PC1</w:t>
            </w:r>
          </w:p>
        </w:tc>
        <w:tc>
          <w:tcPr>
            <w:tcW w:w="1260" w:type="dxa"/>
            <w:tcBorders>
              <w:top w:val="single" w:sz="4" w:space="0" w:color="auto"/>
              <w:bottom w:val="single" w:sz="4" w:space="0" w:color="auto"/>
            </w:tcBorders>
          </w:tcPr>
          <w:p w14:paraId="4523CD35"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PC2</w:t>
            </w:r>
          </w:p>
        </w:tc>
        <w:tc>
          <w:tcPr>
            <w:tcW w:w="1170" w:type="dxa"/>
            <w:tcBorders>
              <w:top w:val="single" w:sz="4" w:space="0" w:color="auto"/>
              <w:bottom w:val="single" w:sz="4" w:space="0" w:color="auto"/>
            </w:tcBorders>
          </w:tcPr>
          <w:p w14:paraId="09844E23"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PC3</w:t>
            </w:r>
          </w:p>
        </w:tc>
        <w:tc>
          <w:tcPr>
            <w:tcW w:w="1350" w:type="dxa"/>
            <w:tcBorders>
              <w:top w:val="single" w:sz="4" w:space="0" w:color="auto"/>
              <w:bottom w:val="single" w:sz="4" w:space="0" w:color="auto"/>
            </w:tcBorders>
          </w:tcPr>
          <w:p w14:paraId="33B64D10"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PC4</w:t>
            </w:r>
          </w:p>
        </w:tc>
      </w:tr>
      <w:tr w:rsidR="00BB58CD" w:rsidRPr="00532322" w14:paraId="471E93AD" w14:textId="77777777" w:rsidTr="00BB58CD">
        <w:tc>
          <w:tcPr>
            <w:tcW w:w="3740" w:type="dxa"/>
            <w:tcBorders>
              <w:top w:val="single" w:sz="4" w:space="0" w:color="auto"/>
              <w:bottom w:val="nil"/>
            </w:tcBorders>
          </w:tcPr>
          <w:p w14:paraId="2F6F8E0A" w14:textId="7B142717" w:rsidR="00BB58CD" w:rsidRPr="00532322" w:rsidRDefault="00BB58CD" w:rsidP="00532322">
            <w:pPr>
              <w:spacing w:after="120"/>
              <w:contextualSpacing/>
              <w:rPr>
                <w:rFonts w:asciiTheme="majorHAnsi" w:hAnsiTheme="majorHAnsi"/>
                <w:sz w:val="22"/>
                <w:szCs w:val="22"/>
              </w:rPr>
            </w:pPr>
            <w:r w:rsidRPr="00532322">
              <w:rPr>
                <w:rFonts w:asciiTheme="majorHAnsi" w:hAnsiTheme="majorHAnsi"/>
                <w:sz w:val="22"/>
                <w:szCs w:val="22"/>
              </w:rPr>
              <w:t>Type of dissimilarity</w:t>
            </w:r>
          </w:p>
        </w:tc>
        <w:tc>
          <w:tcPr>
            <w:tcW w:w="1205" w:type="dxa"/>
            <w:tcBorders>
              <w:top w:val="single" w:sz="4" w:space="0" w:color="auto"/>
              <w:bottom w:val="nil"/>
            </w:tcBorders>
          </w:tcPr>
          <w:p w14:paraId="65A8ED12" w14:textId="77777777" w:rsidR="00BB58CD" w:rsidRPr="00532322" w:rsidRDefault="00BB58CD" w:rsidP="00532322">
            <w:pPr>
              <w:spacing w:after="120"/>
              <w:contextualSpacing/>
              <w:jc w:val="center"/>
              <w:rPr>
                <w:rFonts w:asciiTheme="majorHAnsi" w:hAnsiTheme="majorHAnsi"/>
                <w:sz w:val="22"/>
                <w:szCs w:val="22"/>
              </w:rPr>
            </w:pPr>
          </w:p>
        </w:tc>
        <w:tc>
          <w:tcPr>
            <w:tcW w:w="1260" w:type="dxa"/>
            <w:tcBorders>
              <w:top w:val="single" w:sz="4" w:space="0" w:color="auto"/>
              <w:bottom w:val="nil"/>
            </w:tcBorders>
          </w:tcPr>
          <w:p w14:paraId="1C9BCAC5" w14:textId="77777777" w:rsidR="00BB58CD" w:rsidRPr="00532322" w:rsidRDefault="00BB58CD" w:rsidP="00532322">
            <w:pPr>
              <w:spacing w:after="120"/>
              <w:contextualSpacing/>
              <w:jc w:val="center"/>
              <w:rPr>
                <w:rFonts w:asciiTheme="majorHAnsi" w:hAnsiTheme="majorHAnsi"/>
                <w:sz w:val="22"/>
                <w:szCs w:val="22"/>
              </w:rPr>
            </w:pPr>
          </w:p>
        </w:tc>
        <w:tc>
          <w:tcPr>
            <w:tcW w:w="1170" w:type="dxa"/>
            <w:tcBorders>
              <w:top w:val="single" w:sz="4" w:space="0" w:color="auto"/>
              <w:bottom w:val="nil"/>
            </w:tcBorders>
          </w:tcPr>
          <w:p w14:paraId="1FBEAB61" w14:textId="77777777" w:rsidR="00BB58CD" w:rsidRPr="00532322" w:rsidRDefault="00BB58CD" w:rsidP="00532322">
            <w:pPr>
              <w:spacing w:after="120"/>
              <w:contextualSpacing/>
              <w:jc w:val="center"/>
              <w:rPr>
                <w:rFonts w:asciiTheme="majorHAnsi" w:hAnsiTheme="majorHAnsi"/>
                <w:sz w:val="22"/>
                <w:szCs w:val="22"/>
              </w:rPr>
            </w:pPr>
          </w:p>
        </w:tc>
        <w:tc>
          <w:tcPr>
            <w:tcW w:w="1350" w:type="dxa"/>
            <w:tcBorders>
              <w:top w:val="single" w:sz="4" w:space="0" w:color="auto"/>
              <w:bottom w:val="nil"/>
            </w:tcBorders>
          </w:tcPr>
          <w:p w14:paraId="70C16A79" w14:textId="77777777" w:rsidR="00BB58CD" w:rsidRPr="00532322" w:rsidRDefault="00BB58CD" w:rsidP="00532322">
            <w:pPr>
              <w:spacing w:after="120"/>
              <w:contextualSpacing/>
              <w:jc w:val="center"/>
              <w:rPr>
                <w:rFonts w:asciiTheme="majorHAnsi" w:hAnsiTheme="majorHAnsi"/>
                <w:sz w:val="22"/>
                <w:szCs w:val="22"/>
              </w:rPr>
            </w:pPr>
          </w:p>
        </w:tc>
      </w:tr>
      <w:tr w:rsidR="006F4751" w:rsidRPr="00532322" w14:paraId="65E7CF2A" w14:textId="77777777" w:rsidTr="00BB58CD">
        <w:tc>
          <w:tcPr>
            <w:tcW w:w="3740" w:type="dxa"/>
            <w:tcBorders>
              <w:top w:val="nil"/>
              <w:bottom w:val="nil"/>
            </w:tcBorders>
          </w:tcPr>
          <w:p w14:paraId="54AF4B3D" w14:textId="5D7236D8" w:rsidR="006F4751" w:rsidRPr="00532322" w:rsidRDefault="00BB58CD" w:rsidP="00532322">
            <w:pPr>
              <w:spacing w:after="120"/>
              <w:ind w:left="342"/>
              <w:contextualSpacing/>
              <w:rPr>
                <w:rFonts w:asciiTheme="majorHAnsi" w:hAnsiTheme="majorHAnsi"/>
                <w:sz w:val="22"/>
                <w:szCs w:val="22"/>
              </w:rPr>
            </w:pPr>
            <w:r w:rsidRPr="00532322">
              <w:rPr>
                <w:rFonts w:asciiTheme="majorHAnsi" w:hAnsiTheme="majorHAnsi"/>
                <w:sz w:val="22"/>
                <w:szCs w:val="22"/>
              </w:rPr>
              <w:t>Abundance-based (Bray-Curtis)</w:t>
            </w:r>
          </w:p>
        </w:tc>
        <w:tc>
          <w:tcPr>
            <w:tcW w:w="1205" w:type="dxa"/>
            <w:tcBorders>
              <w:top w:val="nil"/>
              <w:bottom w:val="nil"/>
            </w:tcBorders>
          </w:tcPr>
          <w:p w14:paraId="63E649E3" w14:textId="3DCDA51A"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0.51</w:t>
            </w:r>
          </w:p>
        </w:tc>
        <w:tc>
          <w:tcPr>
            <w:tcW w:w="1260" w:type="dxa"/>
            <w:tcBorders>
              <w:top w:val="nil"/>
              <w:bottom w:val="nil"/>
            </w:tcBorders>
          </w:tcPr>
          <w:p w14:paraId="14AD646E" w14:textId="6F014C1A"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0.61</w:t>
            </w:r>
          </w:p>
        </w:tc>
        <w:tc>
          <w:tcPr>
            <w:tcW w:w="1170" w:type="dxa"/>
            <w:tcBorders>
              <w:top w:val="nil"/>
              <w:bottom w:val="nil"/>
            </w:tcBorders>
          </w:tcPr>
          <w:p w14:paraId="5AF29711" w14:textId="30016DA5"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0.51</w:t>
            </w:r>
          </w:p>
        </w:tc>
        <w:tc>
          <w:tcPr>
            <w:tcW w:w="1350" w:type="dxa"/>
            <w:tcBorders>
              <w:top w:val="nil"/>
              <w:bottom w:val="nil"/>
            </w:tcBorders>
          </w:tcPr>
          <w:p w14:paraId="279A4F7A" w14:textId="1A94C6AF" w:rsidR="006F4751"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0.33</w:t>
            </w:r>
          </w:p>
        </w:tc>
      </w:tr>
      <w:tr w:rsidR="00BB58CD" w:rsidRPr="00532322" w14:paraId="5D2D35A3" w14:textId="77777777" w:rsidTr="00BB58CD">
        <w:tc>
          <w:tcPr>
            <w:tcW w:w="3740" w:type="dxa"/>
            <w:tcBorders>
              <w:top w:val="nil"/>
              <w:bottom w:val="nil"/>
            </w:tcBorders>
          </w:tcPr>
          <w:p w14:paraId="7A29148D" w14:textId="31F447F4" w:rsidR="00BB58CD" w:rsidRPr="00532322" w:rsidRDefault="00BB58CD" w:rsidP="00532322">
            <w:pPr>
              <w:spacing w:after="120"/>
              <w:ind w:left="342"/>
              <w:contextualSpacing/>
              <w:rPr>
                <w:rFonts w:asciiTheme="majorHAnsi" w:hAnsiTheme="majorHAnsi"/>
                <w:sz w:val="22"/>
                <w:szCs w:val="22"/>
              </w:rPr>
            </w:pPr>
            <w:r w:rsidRPr="00532322">
              <w:rPr>
                <w:rFonts w:asciiTheme="majorHAnsi" w:hAnsiTheme="majorHAnsi"/>
                <w:sz w:val="22"/>
                <w:szCs w:val="22"/>
              </w:rPr>
              <w:t>Incidence-based (Sorensen)</w:t>
            </w:r>
          </w:p>
        </w:tc>
        <w:tc>
          <w:tcPr>
            <w:tcW w:w="1205" w:type="dxa"/>
            <w:tcBorders>
              <w:top w:val="nil"/>
              <w:bottom w:val="nil"/>
            </w:tcBorders>
          </w:tcPr>
          <w:p w14:paraId="150653AB" w14:textId="0F6AA1F1" w:rsidR="00BB58CD"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0.41</w:t>
            </w:r>
          </w:p>
        </w:tc>
        <w:tc>
          <w:tcPr>
            <w:tcW w:w="1260" w:type="dxa"/>
            <w:tcBorders>
              <w:top w:val="nil"/>
              <w:bottom w:val="nil"/>
            </w:tcBorders>
          </w:tcPr>
          <w:p w14:paraId="2EC49712" w14:textId="715D209E" w:rsidR="00BB58CD"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0.40</w:t>
            </w:r>
          </w:p>
        </w:tc>
        <w:tc>
          <w:tcPr>
            <w:tcW w:w="1170" w:type="dxa"/>
            <w:tcBorders>
              <w:top w:val="nil"/>
              <w:bottom w:val="nil"/>
            </w:tcBorders>
          </w:tcPr>
          <w:p w14:paraId="46E4601C" w14:textId="72DDC9F9" w:rsidR="00BB58CD"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-0.45</w:t>
            </w:r>
          </w:p>
        </w:tc>
        <w:tc>
          <w:tcPr>
            <w:tcW w:w="1350" w:type="dxa"/>
            <w:tcBorders>
              <w:top w:val="nil"/>
              <w:bottom w:val="nil"/>
            </w:tcBorders>
          </w:tcPr>
          <w:p w14:paraId="4247F274" w14:textId="2CCB8867" w:rsidR="00BB58CD" w:rsidRPr="00532322" w:rsidRDefault="00FC6922" w:rsidP="00532322">
            <w:pPr>
              <w:spacing w:after="120"/>
              <w:contextualSpacing/>
              <w:jc w:val="center"/>
              <w:rPr>
                <w:rFonts w:asciiTheme="majorHAnsi" w:hAnsiTheme="majorHAnsi"/>
                <w:b/>
                <w:sz w:val="22"/>
                <w:szCs w:val="22"/>
              </w:rPr>
            </w:pPr>
            <w:r w:rsidRPr="00532322">
              <w:rPr>
                <w:rFonts w:asciiTheme="majorHAnsi" w:hAnsiTheme="majorHAnsi"/>
                <w:b/>
                <w:sz w:val="22"/>
                <w:szCs w:val="22"/>
              </w:rPr>
              <w:t>-0.69</w:t>
            </w:r>
          </w:p>
        </w:tc>
      </w:tr>
      <w:tr w:rsidR="00BB58CD" w:rsidRPr="00532322" w14:paraId="6B6AC4F1" w14:textId="77777777" w:rsidTr="00BB58CD">
        <w:tc>
          <w:tcPr>
            <w:tcW w:w="3740" w:type="dxa"/>
            <w:tcBorders>
              <w:top w:val="nil"/>
              <w:bottom w:val="nil"/>
            </w:tcBorders>
          </w:tcPr>
          <w:p w14:paraId="7F46DF0D" w14:textId="40D64183" w:rsidR="00BB58CD" w:rsidRPr="00532322" w:rsidRDefault="00BB58CD" w:rsidP="00532322">
            <w:pPr>
              <w:spacing w:after="120"/>
              <w:contextualSpacing/>
              <w:rPr>
                <w:rFonts w:asciiTheme="majorHAnsi" w:hAnsiTheme="majorHAnsi"/>
                <w:sz w:val="22"/>
                <w:szCs w:val="22"/>
              </w:rPr>
            </w:pPr>
            <w:r w:rsidRPr="00532322">
              <w:rPr>
                <w:rFonts w:asciiTheme="majorHAnsi" w:hAnsiTheme="majorHAnsi"/>
                <w:sz w:val="22"/>
                <w:szCs w:val="22"/>
              </w:rPr>
              <w:t>Aspect of dissimilarity</w:t>
            </w:r>
          </w:p>
        </w:tc>
        <w:tc>
          <w:tcPr>
            <w:tcW w:w="1205" w:type="dxa"/>
            <w:tcBorders>
              <w:top w:val="nil"/>
              <w:bottom w:val="nil"/>
            </w:tcBorders>
          </w:tcPr>
          <w:p w14:paraId="5CE7EAE9" w14:textId="77777777" w:rsidR="00BB58CD" w:rsidRPr="00532322" w:rsidRDefault="00BB58CD" w:rsidP="00532322">
            <w:pPr>
              <w:spacing w:after="120"/>
              <w:contextualSpacing/>
              <w:jc w:val="center"/>
              <w:rPr>
                <w:rFonts w:asciiTheme="majorHAnsi" w:hAnsiTheme="majorHAnsi"/>
                <w:b/>
                <w:sz w:val="22"/>
                <w:szCs w:val="22"/>
              </w:rPr>
            </w:pPr>
          </w:p>
        </w:tc>
        <w:tc>
          <w:tcPr>
            <w:tcW w:w="1260" w:type="dxa"/>
            <w:tcBorders>
              <w:top w:val="nil"/>
              <w:bottom w:val="nil"/>
            </w:tcBorders>
          </w:tcPr>
          <w:p w14:paraId="482BC9C8" w14:textId="77777777" w:rsidR="00BB58CD" w:rsidRPr="00532322" w:rsidRDefault="00BB58CD" w:rsidP="00532322">
            <w:pPr>
              <w:spacing w:after="120"/>
              <w:contextualSpacing/>
              <w:jc w:val="center"/>
              <w:rPr>
                <w:rFonts w:asciiTheme="majorHAnsi" w:hAnsiTheme="majorHAnsi"/>
                <w:sz w:val="22"/>
                <w:szCs w:val="22"/>
              </w:rPr>
            </w:pPr>
          </w:p>
        </w:tc>
        <w:tc>
          <w:tcPr>
            <w:tcW w:w="1170" w:type="dxa"/>
            <w:tcBorders>
              <w:top w:val="nil"/>
              <w:bottom w:val="nil"/>
            </w:tcBorders>
          </w:tcPr>
          <w:p w14:paraId="52E8CF07" w14:textId="77777777" w:rsidR="00BB58CD" w:rsidRPr="00532322" w:rsidRDefault="00BB58CD" w:rsidP="00532322">
            <w:pPr>
              <w:spacing w:after="120"/>
              <w:contextualSpacing/>
              <w:jc w:val="center"/>
              <w:rPr>
                <w:rFonts w:asciiTheme="majorHAnsi" w:hAnsiTheme="majorHAnsi"/>
                <w:b/>
                <w:sz w:val="22"/>
                <w:szCs w:val="22"/>
              </w:rPr>
            </w:pPr>
          </w:p>
        </w:tc>
        <w:tc>
          <w:tcPr>
            <w:tcW w:w="1350" w:type="dxa"/>
            <w:tcBorders>
              <w:top w:val="nil"/>
              <w:bottom w:val="nil"/>
            </w:tcBorders>
          </w:tcPr>
          <w:p w14:paraId="485B236C" w14:textId="77777777" w:rsidR="00BB58CD" w:rsidRPr="00532322" w:rsidRDefault="00BB58CD" w:rsidP="00532322">
            <w:pPr>
              <w:spacing w:after="120"/>
              <w:contextualSpacing/>
              <w:jc w:val="center"/>
              <w:rPr>
                <w:rFonts w:asciiTheme="majorHAnsi" w:hAnsiTheme="majorHAnsi"/>
                <w:sz w:val="22"/>
                <w:szCs w:val="22"/>
              </w:rPr>
            </w:pPr>
          </w:p>
        </w:tc>
      </w:tr>
      <w:tr w:rsidR="00924EE9" w:rsidRPr="00532322" w14:paraId="0F9AF981" w14:textId="77777777" w:rsidTr="00BB58CD">
        <w:tc>
          <w:tcPr>
            <w:tcW w:w="3740" w:type="dxa"/>
            <w:tcBorders>
              <w:top w:val="nil"/>
              <w:bottom w:val="nil"/>
            </w:tcBorders>
          </w:tcPr>
          <w:p w14:paraId="10F3D726" w14:textId="77777777" w:rsidR="00924EE9" w:rsidRPr="00532322" w:rsidRDefault="00924EE9" w:rsidP="00532322">
            <w:pPr>
              <w:spacing w:after="120"/>
              <w:ind w:left="342"/>
              <w:contextualSpacing/>
              <w:rPr>
                <w:rFonts w:asciiTheme="majorHAnsi" w:hAnsiTheme="majorHAnsi"/>
                <w:sz w:val="22"/>
                <w:szCs w:val="22"/>
              </w:rPr>
            </w:pPr>
            <w:r w:rsidRPr="00532322">
              <w:rPr>
                <w:rFonts w:asciiTheme="majorHAnsi" w:hAnsiTheme="majorHAnsi"/>
                <w:sz w:val="22"/>
                <w:szCs w:val="22"/>
              </w:rPr>
              <w:t>Balanced Variation (%)</w:t>
            </w:r>
          </w:p>
        </w:tc>
        <w:tc>
          <w:tcPr>
            <w:tcW w:w="1205" w:type="dxa"/>
            <w:tcBorders>
              <w:top w:val="nil"/>
              <w:bottom w:val="nil"/>
            </w:tcBorders>
          </w:tcPr>
          <w:p w14:paraId="75918320" w14:textId="67E2C780" w:rsidR="00924EE9"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0.36</w:t>
            </w:r>
          </w:p>
        </w:tc>
        <w:tc>
          <w:tcPr>
            <w:tcW w:w="1260" w:type="dxa"/>
            <w:tcBorders>
              <w:top w:val="nil"/>
              <w:bottom w:val="nil"/>
            </w:tcBorders>
          </w:tcPr>
          <w:p w14:paraId="6A6056E9" w14:textId="24704D37" w:rsidR="00924EE9" w:rsidRPr="00532322" w:rsidRDefault="00FC6922" w:rsidP="00532322">
            <w:pPr>
              <w:spacing w:after="120"/>
              <w:contextualSpacing/>
              <w:jc w:val="center"/>
              <w:rPr>
                <w:rFonts w:asciiTheme="majorHAnsi" w:hAnsiTheme="majorHAnsi"/>
                <w:b/>
                <w:sz w:val="22"/>
                <w:szCs w:val="22"/>
              </w:rPr>
            </w:pPr>
            <w:r w:rsidRPr="00532322">
              <w:rPr>
                <w:rFonts w:asciiTheme="majorHAnsi" w:hAnsiTheme="majorHAnsi"/>
                <w:b/>
                <w:sz w:val="22"/>
                <w:szCs w:val="22"/>
              </w:rPr>
              <w:t>-0.54</w:t>
            </w:r>
          </w:p>
        </w:tc>
        <w:tc>
          <w:tcPr>
            <w:tcW w:w="1170" w:type="dxa"/>
            <w:tcBorders>
              <w:top w:val="nil"/>
              <w:bottom w:val="nil"/>
            </w:tcBorders>
          </w:tcPr>
          <w:p w14:paraId="0CF32541" w14:textId="55F7F934" w:rsidR="00924EE9"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0.59</w:t>
            </w:r>
          </w:p>
        </w:tc>
        <w:tc>
          <w:tcPr>
            <w:tcW w:w="1350" w:type="dxa"/>
            <w:tcBorders>
              <w:top w:val="nil"/>
              <w:bottom w:val="nil"/>
            </w:tcBorders>
          </w:tcPr>
          <w:p w14:paraId="66E8E4B6" w14:textId="73084125" w:rsidR="00924EE9"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-0.49</w:t>
            </w:r>
          </w:p>
        </w:tc>
      </w:tr>
      <w:tr w:rsidR="006F4751" w:rsidRPr="00532322" w14:paraId="3D5140C5" w14:textId="77777777" w:rsidTr="00BB58CD">
        <w:tc>
          <w:tcPr>
            <w:tcW w:w="3740" w:type="dxa"/>
            <w:tcBorders>
              <w:top w:val="nil"/>
              <w:bottom w:val="single" w:sz="4" w:space="0" w:color="auto"/>
            </w:tcBorders>
          </w:tcPr>
          <w:p w14:paraId="23537E31" w14:textId="77777777" w:rsidR="006F4751" w:rsidRPr="00532322" w:rsidRDefault="006F4751" w:rsidP="00532322">
            <w:pPr>
              <w:spacing w:after="120"/>
              <w:ind w:left="342"/>
              <w:contextualSpacing/>
              <w:rPr>
                <w:rFonts w:asciiTheme="majorHAnsi" w:hAnsiTheme="majorHAnsi"/>
                <w:sz w:val="22"/>
                <w:szCs w:val="22"/>
              </w:rPr>
            </w:pPr>
            <w:r w:rsidRPr="00532322">
              <w:rPr>
                <w:rFonts w:asciiTheme="majorHAnsi" w:hAnsiTheme="majorHAnsi"/>
                <w:sz w:val="22"/>
                <w:szCs w:val="22"/>
              </w:rPr>
              <w:t>Species Turnover (%)</w:t>
            </w:r>
          </w:p>
        </w:tc>
        <w:tc>
          <w:tcPr>
            <w:tcW w:w="1205" w:type="dxa"/>
            <w:tcBorders>
              <w:top w:val="nil"/>
              <w:bottom w:val="single" w:sz="4" w:space="0" w:color="auto"/>
            </w:tcBorders>
          </w:tcPr>
          <w:p w14:paraId="551CD180" w14:textId="23FE3C43" w:rsidR="006F4751" w:rsidRPr="00532322" w:rsidRDefault="00FC6922" w:rsidP="00532322">
            <w:pPr>
              <w:spacing w:after="120"/>
              <w:contextualSpacing/>
              <w:jc w:val="center"/>
              <w:rPr>
                <w:rFonts w:asciiTheme="majorHAnsi" w:hAnsiTheme="majorHAnsi"/>
                <w:b/>
                <w:i/>
                <w:sz w:val="22"/>
                <w:szCs w:val="22"/>
              </w:rPr>
            </w:pPr>
            <w:r w:rsidRPr="00532322">
              <w:rPr>
                <w:rFonts w:asciiTheme="majorHAnsi" w:hAnsiTheme="majorHAnsi"/>
                <w:b/>
                <w:i/>
                <w:sz w:val="22"/>
                <w:szCs w:val="22"/>
              </w:rPr>
              <w:t>0.67</w:t>
            </w:r>
          </w:p>
        </w:tc>
        <w:tc>
          <w:tcPr>
            <w:tcW w:w="1260" w:type="dxa"/>
            <w:tcBorders>
              <w:top w:val="nil"/>
              <w:bottom w:val="single" w:sz="4" w:space="0" w:color="auto"/>
            </w:tcBorders>
          </w:tcPr>
          <w:p w14:paraId="4D9E0214" w14:textId="0FEF345A"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-0.4</w:t>
            </w:r>
            <w:r w:rsidR="00FC6922" w:rsidRPr="00532322">
              <w:rPr>
                <w:rFonts w:asciiTheme="majorHAnsi" w:hAnsiTheme="majorHAnsi"/>
                <w:sz w:val="22"/>
                <w:szCs w:val="22"/>
              </w:rPr>
              <w:t>2</w:t>
            </w:r>
          </w:p>
        </w:tc>
        <w:tc>
          <w:tcPr>
            <w:tcW w:w="1170" w:type="dxa"/>
            <w:tcBorders>
              <w:top w:val="nil"/>
              <w:bottom w:val="single" w:sz="4" w:space="0" w:color="auto"/>
            </w:tcBorders>
          </w:tcPr>
          <w:p w14:paraId="41C2864B" w14:textId="3FB29E2F"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-0.44</w:t>
            </w:r>
          </w:p>
        </w:tc>
        <w:tc>
          <w:tcPr>
            <w:tcW w:w="1350" w:type="dxa"/>
            <w:tcBorders>
              <w:top w:val="nil"/>
              <w:bottom w:val="single" w:sz="4" w:space="0" w:color="auto"/>
            </w:tcBorders>
          </w:tcPr>
          <w:p w14:paraId="5EA6BA98" w14:textId="7FEE654B" w:rsidR="006F4751" w:rsidRPr="00532322" w:rsidRDefault="00FC6922" w:rsidP="00532322">
            <w:pPr>
              <w:spacing w:after="120"/>
              <w:contextualSpacing/>
              <w:jc w:val="center"/>
              <w:rPr>
                <w:rFonts w:asciiTheme="majorHAnsi" w:hAnsiTheme="majorHAnsi"/>
                <w:i/>
                <w:sz w:val="22"/>
                <w:szCs w:val="22"/>
              </w:rPr>
            </w:pPr>
            <w:r w:rsidRPr="00532322">
              <w:rPr>
                <w:rFonts w:asciiTheme="majorHAnsi" w:hAnsiTheme="majorHAnsi"/>
                <w:i/>
                <w:sz w:val="22"/>
                <w:szCs w:val="22"/>
              </w:rPr>
              <w:t>0.43</w:t>
            </w:r>
          </w:p>
        </w:tc>
      </w:tr>
      <w:tr w:rsidR="006F4751" w:rsidRPr="00532322" w14:paraId="18DD90FB" w14:textId="77777777" w:rsidTr="006F4751">
        <w:tc>
          <w:tcPr>
            <w:tcW w:w="3740" w:type="dxa"/>
            <w:tcBorders>
              <w:top w:val="single" w:sz="4" w:space="0" w:color="auto"/>
              <w:bottom w:val="nil"/>
            </w:tcBorders>
          </w:tcPr>
          <w:p w14:paraId="712EA074" w14:textId="30AE0D1C"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Variance Explained</w:t>
            </w:r>
            <w:r w:rsidR="000E7704" w:rsidRPr="00532322">
              <w:rPr>
                <w:rFonts w:asciiTheme="majorHAnsi" w:hAnsiTheme="majorHAnsi"/>
                <w:sz w:val="22"/>
                <w:szCs w:val="22"/>
              </w:rPr>
              <w:t xml:space="preserve"> (%)</w:t>
            </w:r>
          </w:p>
        </w:tc>
        <w:tc>
          <w:tcPr>
            <w:tcW w:w="1205" w:type="dxa"/>
            <w:tcBorders>
              <w:top w:val="single" w:sz="4" w:space="0" w:color="auto"/>
              <w:bottom w:val="nil"/>
            </w:tcBorders>
          </w:tcPr>
          <w:p w14:paraId="24CE68A5" w14:textId="702A6872"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58.8</w:t>
            </w:r>
          </w:p>
        </w:tc>
        <w:tc>
          <w:tcPr>
            <w:tcW w:w="1260" w:type="dxa"/>
            <w:tcBorders>
              <w:top w:val="single" w:sz="4" w:space="0" w:color="auto"/>
              <w:bottom w:val="nil"/>
            </w:tcBorders>
          </w:tcPr>
          <w:p w14:paraId="1D914800" w14:textId="2DC33DC9"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21.7</w:t>
            </w:r>
          </w:p>
        </w:tc>
        <w:tc>
          <w:tcPr>
            <w:tcW w:w="1170" w:type="dxa"/>
            <w:tcBorders>
              <w:top w:val="single" w:sz="4" w:space="0" w:color="auto"/>
              <w:bottom w:val="nil"/>
            </w:tcBorders>
          </w:tcPr>
          <w:p w14:paraId="6983FB78" w14:textId="3D5AA393"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11.9</w:t>
            </w:r>
          </w:p>
        </w:tc>
        <w:tc>
          <w:tcPr>
            <w:tcW w:w="1350" w:type="dxa"/>
            <w:tcBorders>
              <w:top w:val="single" w:sz="4" w:space="0" w:color="auto"/>
              <w:bottom w:val="nil"/>
            </w:tcBorders>
          </w:tcPr>
          <w:p w14:paraId="075311C6" w14:textId="5A7D753B"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7.6</w:t>
            </w:r>
          </w:p>
        </w:tc>
      </w:tr>
      <w:tr w:rsidR="006F4751" w:rsidRPr="00532322" w14:paraId="2FCA71B7" w14:textId="77777777" w:rsidTr="006F4751">
        <w:tc>
          <w:tcPr>
            <w:tcW w:w="3740" w:type="dxa"/>
            <w:tcBorders>
              <w:top w:val="nil"/>
            </w:tcBorders>
          </w:tcPr>
          <w:p w14:paraId="070F9B91" w14:textId="2039AAF0" w:rsidR="006F4751" w:rsidRPr="00532322" w:rsidRDefault="006F4751" w:rsidP="00532322">
            <w:pPr>
              <w:spacing w:after="120"/>
              <w:contextualSpacing/>
              <w:rPr>
                <w:rFonts w:asciiTheme="majorHAnsi" w:hAnsiTheme="majorHAnsi"/>
                <w:sz w:val="22"/>
                <w:szCs w:val="22"/>
              </w:rPr>
            </w:pPr>
            <w:r w:rsidRPr="00532322">
              <w:rPr>
                <w:rFonts w:asciiTheme="majorHAnsi" w:hAnsiTheme="majorHAnsi"/>
                <w:sz w:val="22"/>
                <w:szCs w:val="22"/>
              </w:rPr>
              <w:t>Cumulative Variance Explained</w:t>
            </w:r>
            <w:r w:rsidR="000E7704" w:rsidRPr="00532322">
              <w:rPr>
                <w:rFonts w:asciiTheme="majorHAnsi" w:hAnsiTheme="majorHAnsi"/>
                <w:sz w:val="22"/>
                <w:szCs w:val="22"/>
              </w:rPr>
              <w:t xml:space="preserve"> (%)</w:t>
            </w:r>
          </w:p>
        </w:tc>
        <w:tc>
          <w:tcPr>
            <w:tcW w:w="1205" w:type="dxa"/>
            <w:tcBorders>
              <w:top w:val="nil"/>
            </w:tcBorders>
          </w:tcPr>
          <w:p w14:paraId="7CCFCDDB" w14:textId="0CB85759"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58.8</w:t>
            </w:r>
          </w:p>
        </w:tc>
        <w:tc>
          <w:tcPr>
            <w:tcW w:w="1260" w:type="dxa"/>
            <w:tcBorders>
              <w:top w:val="nil"/>
            </w:tcBorders>
          </w:tcPr>
          <w:p w14:paraId="4B195600" w14:textId="550BF622"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80.5</w:t>
            </w:r>
          </w:p>
        </w:tc>
        <w:tc>
          <w:tcPr>
            <w:tcW w:w="1170" w:type="dxa"/>
            <w:tcBorders>
              <w:top w:val="nil"/>
            </w:tcBorders>
          </w:tcPr>
          <w:p w14:paraId="26051931" w14:textId="598049F8" w:rsidR="006F4751" w:rsidRPr="00532322" w:rsidRDefault="00FC6922" w:rsidP="00532322">
            <w:pPr>
              <w:spacing w:after="120"/>
              <w:contextualSpacing/>
              <w:jc w:val="center"/>
              <w:rPr>
                <w:rFonts w:asciiTheme="majorHAnsi" w:hAnsiTheme="majorHAnsi"/>
                <w:sz w:val="22"/>
                <w:szCs w:val="22"/>
              </w:rPr>
            </w:pPr>
            <w:r w:rsidRPr="00532322">
              <w:rPr>
                <w:rFonts w:asciiTheme="majorHAnsi" w:hAnsiTheme="majorHAnsi"/>
                <w:sz w:val="22"/>
                <w:szCs w:val="22"/>
              </w:rPr>
              <w:t>92.4</w:t>
            </w:r>
          </w:p>
        </w:tc>
        <w:tc>
          <w:tcPr>
            <w:tcW w:w="1350" w:type="dxa"/>
            <w:tcBorders>
              <w:top w:val="nil"/>
            </w:tcBorders>
          </w:tcPr>
          <w:p w14:paraId="2CA42273" w14:textId="77777777" w:rsidR="006F4751" w:rsidRPr="00532322" w:rsidRDefault="006F4751" w:rsidP="00532322">
            <w:pPr>
              <w:spacing w:after="120"/>
              <w:contextualSpacing/>
              <w:jc w:val="center"/>
              <w:rPr>
                <w:rFonts w:asciiTheme="majorHAnsi" w:hAnsiTheme="majorHAnsi"/>
                <w:sz w:val="22"/>
                <w:szCs w:val="22"/>
              </w:rPr>
            </w:pPr>
            <w:r w:rsidRPr="00532322">
              <w:rPr>
                <w:rFonts w:asciiTheme="majorHAnsi" w:hAnsiTheme="majorHAnsi"/>
                <w:sz w:val="22"/>
                <w:szCs w:val="22"/>
              </w:rPr>
              <w:t>100.0</w:t>
            </w:r>
          </w:p>
        </w:tc>
      </w:tr>
    </w:tbl>
    <w:p w14:paraId="11D3395F" w14:textId="77777777" w:rsidR="005976FA" w:rsidRPr="00532322" w:rsidRDefault="005976FA" w:rsidP="00532322">
      <w:pPr>
        <w:spacing w:after="120"/>
        <w:jc w:val="center"/>
        <w:rPr>
          <w:rFonts w:asciiTheme="majorHAnsi" w:hAnsiTheme="majorHAnsi"/>
        </w:rPr>
      </w:pPr>
    </w:p>
    <w:p w14:paraId="6FC8B959" w14:textId="596B2F84" w:rsidR="00CC46A7" w:rsidRPr="00532322" w:rsidRDefault="00CC46A7" w:rsidP="00532322">
      <w:pPr>
        <w:spacing w:after="120"/>
        <w:jc w:val="center"/>
        <w:rPr>
          <w:rFonts w:asciiTheme="majorHAnsi" w:hAnsiTheme="majorHAnsi"/>
        </w:rPr>
      </w:pPr>
      <w:r w:rsidRPr="00532322">
        <w:rPr>
          <w:rFonts w:asciiTheme="majorHAnsi" w:hAnsiTheme="majorHAnsi"/>
          <w:noProof/>
        </w:rPr>
        <w:drawing>
          <wp:inline distT="0" distB="0" distL="0" distR="0" wp14:anchorId="000ACAE7" wp14:editId="36C1DD4E">
            <wp:extent cx="4572009"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ssim.PC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pic:spPr>
                </pic:pic>
              </a:graphicData>
            </a:graphic>
          </wp:inline>
        </w:drawing>
      </w:r>
    </w:p>
    <w:p w14:paraId="1C2F2A96" w14:textId="0D5F2A26" w:rsidR="00DF1F4F" w:rsidRPr="00532322" w:rsidRDefault="00DF1F4F" w:rsidP="00532322">
      <w:pPr>
        <w:spacing w:after="120"/>
        <w:jc w:val="center"/>
        <w:rPr>
          <w:rFonts w:asciiTheme="majorHAnsi" w:hAnsiTheme="majorHAnsi"/>
        </w:rPr>
      </w:pPr>
    </w:p>
    <w:p w14:paraId="2F7A0CBF" w14:textId="60677806" w:rsidR="00BC15C7" w:rsidRPr="00532322" w:rsidRDefault="006F0C4F" w:rsidP="00532322">
      <w:pPr>
        <w:spacing w:after="120"/>
        <w:rPr>
          <w:rFonts w:asciiTheme="majorHAnsi" w:hAnsiTheme="majorHAnsi"/>
        </w:rPr>
      </w:pPr>
      <w:r w:rsidRPr="00532322">
        <w:rPr>
          <w:rFonts w:asciiTheme="majorHAnsi" w:hAnsiTheme="majorHAnsi"/>
        </w:rPr>
        <w:t xml:space="preserve">Note the site </w:t>
      </w:r>
      <w:r w:rsidR="00BC15C7" w:rsidRPr="00532322">
        <w:rPr>
          <w:rFonts w:asciiTheme="majorHAnsi" w:hAnsiTheme="majorHAnsi"/>
        </w:rPr>
        <w:t xml:space="preserve">in </w:t>
      </w:r>
      <w:r w:rsidR="00BB58CD" w:rsidRPr="00532322">
        <w:rPr>
          <w:rFonts w:asciiTheme="majorHAnsi" w:hAnsiTheme="majorHAnsi"/>
        </w:rPr>
        <w:t xml:space="preserve">the </w:t>
      </w:r>
      <w:r w:rsidR="00BC15C7" w:rsidRPr="00532322">
        <w:rPr>
          <w:rFonts w:asciiTheme="majorHAnsi" w:hAnsiTheme="majorHAnsi"/>
        </w:rPr>
        <w:t xml:space="preserve">upper left corner of </w:t>
      </w:r>
      <w:r w:rsidR="00BB58CD" w:rsidRPr="00532322">
        <w:rPr>
          <w:rFonts w:asciiTheme="majorHAnsi" w:hAnsiTheme="majorHAnsi"/>
        </w:rPr>
        <w:t xml:space="preserve">the </w:t>
      </w:r>
      <w:r w:rsidR="00BC15C7" w:rsidRPr="00532322">
        <w:rPr>
          <w:rFonts w:asciiTheme="majorHAnsi" w:hAnsiTheme="majorHAnsi"/>
        </w:rPr>
        <w:t>biplot</w:t>
      </w:r>
      <w:r w:rsidR="00DF1F4F" w:rsidRPr="00532322">
        <w:rPr>
          <w:rFonts w:asciiTheme="majorHAnsi" w:hAnsiTheme="majorHAnsi"/>
        </w:rPr>
        <w:t>,</w:t>
      </w:r>
      <w:r w:rsidR="00BC15C7" w:rsidRPr="00532322">
        <w:rPr>
          <w:rFonts w:asciiTheme="majorHAnsi" w:hAnsiTheme="majorHAnsi"/>
        </w:rPr>
        <w:t xml:space="preserve"> cowi.ca</w:t>
      </w:r>
      <w:r w:rsidR="00DF1F4F" w:rsidRPr="00532322">
        <w:rPr>
          <w:rFonts w:asciiTheme="majorHAnsi" w:hAnsiTheme="majorHAnsi"/>
        </w:rPr>
        <w:t>,</w:t>
      </w:r>
      <w:r w:rsidR="00BC15C7" w:rsidRPr="00532322">
        <w:rPr>
          <w:rFonts w:asciiTheme="majorHAnsi" w:hAnsiTheme="majorHAnsi"/>
        </w:rPr>
        <w:t xml:space="preserve"> </w:t>
      </w:r>
      <w:r w:rsidRPr="00532322">
        <w:rPr>
          <w:rFonts w:asciiTheme="majorHAnsi" w:hAnsiTheme="majorHAnsi"/>
        </w:rPr>
        <w:t xml:space="preserve">which </w:t>
      </w:r>
      <w:r w:rsidR="00BC15C7" w:rsidRPr="00532322">
        <w:rPr>
          <w:rFonts w:asciiTheme="majorHAnsi" w:hAnsiTheme="majorHAnsi"/>
        </w:rPr>
        <w:t>is very different from all other sites</w:t>
      </w:r>
      <w:r w:rsidR="00DF1F4F" w:rsidRPr="00532322">
        <w:rPr>
          <w:rFonts w:asciiTheme="majorHAnsi" w:hAnsiTheme="majorHAnsi"/>
        </w:rPr>
        <w:t xml:space="preserve"> </w:t>
      </w:r>
      <w:r w:rsidR="00CC46A7" w:rsidRPr="00532322">
        <w:rPr>
          <w:rFonts w:asciiTheme="majorHAnsi" w:hAnsiTheme="majorHAnsi"/>
        </w:rPr>
        <w:t>on PC1, and the site at the top, ethass.au, which is very different from all other sites on PC2.</w:t>
      </w:r>
    </w:p>
    <w:p w14:paraId="557CD6A7" w14:textId="77777777" w:rsidR="00BB58CD" w:rsidRPr="00532322" w:rsidRDefault="00BB58CD" w:rsidP="00532322">
      <w:pPr>
        <w:spacing w:after="120"/>
        <w:rPr>
          <w:rFonts w:asciiTheme="majorHAnsi" w:hAnsiTheme="majorHAnsi"/>
        </w:rPr>
      </w:pPr>
    </w:p>
    <w:p w14:paraId="6F4CBC36" w14:textId="77777777" w:rsidR="005976FA" w:rsidRPr="00532322" w:rsidRDefault="005976FA" w:rsidP="00532322">
      <w:pPr>
        <w:spacing w:after="120"/>
        <w:rPr>
          <w:rFonts w:asciiTheme="majorHAnsi" w:hAnsiTheme="majorHAnsi"/>
        </w:rPr>
      </w:pPr>
    </w:p>
    <w:p w14:paraId="6DDD677D" w14:textId="77777777" w:rsidR="005976FA" w:rsidRPr="00532322" w:rsidRDefault="005976FA" w:rsidP="00532322">
      <w:pPr>
        <w:spacing w:after="120"/>
        <w:rPr>
          <w:rFonts w:asciiTheme="majorHAnsi" w:hAnsiTheme="majorHAnsi"/>
        </w:rPr>
      </w:pPr>
    </w:p>
    <w:p w14:paraId="4A8CCADC" w14:textId="46D36221" w:rsidR="00974397" w:rsidRPr="00532322" w:rsidRDefault="00904E42" w:rsidP="00532322">
      <w:pPr>
        <w:spacing w:after="120"/>
        <w:rPr>
          <w:rFonts w:asciiTheme="majorHAnsi" w:hAnsiTheme="majorHAnsi"/>
        </w:rPr>
      </w:pPr>
      <w:r w:rsidRPr="00532322">
        <w:rPr>
          <w:rFonts w:asciiTheme="majorHAnsi" w:hAnsiTheme="majorHAnsi"/>
        </w:rPr>
        <w:t xml:space="preserve">Each principal component (PC) is orthogonal to the others and can be analyzed independently.  </w:t>
      </w:r>
      <w:r w:rsidR="000E7704" w:rsidRPr="00532322">
        <w:rPr>
          <w:rFonts w:asciiTheme="majorHAnsi" w:hAnsiTheme="majorHAnsi"/>
        </w:rPr>
        <w:t xml:space="preserve">The below table has the same structure as Table </w:t>
      </w:r>
      <w:r w:rsidR="00E5728A" w:rsidRPr="00532322">
        <w:rPr>
          <w:rFonts w:asciiTheme="majorHAnsi" w:hAnsiTheme="majorHAnsi"/>
        </w:rPr>
        <w:t>S3</w:t>
      </w:r>
      <w:r w:rsidR="000E7704" w:rsidRPr="00532322">
        <w:rPr>
          <w:rFonts w:asciiTheme="majorHAnsi" w:hAnsiTheme="majorHAnsi"/>
        </w:rPr>
        <w:t>.</w:t>
      </w:r>
    </w:p>
    <w:p w14:paraId="763140A4" w14:textId="77777777" w:rsidR="00974397" w:rsidRPr="00532322" w:rsidRDefault="00974397" w:rsidP="00532322">
      <w:pPr>
        <w:spacing w:after="120"/>
        <w:rPr>
          <w:rFonts w:asciiTheme="majorHAnsi" w:hAnsiTheme="majorHAnsi"/>
        </w:rPr>
      </w:pPr>
    </w:p>
    <w:tbl>
      <w:tblPr>
        <w:tblStyle w:val="TableGrid"/>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1"/>
        <w:gridCol w:w="2085"/>
        <w:gridCol w:w="994"/>
        <w:gridCol w:w="858"/>
        <w:gridCol w:w="957"/>
        <w:gridCol w:w="900"/>
        <w:gridCol w:w="1005"/>
      </w:tblGrid>
      <w:tr w:rsidR="005976FA" w:rsidRPr="00532322" w14:paraId="625BA255" w14:textId="77777777" w:rsidTr="005976FA">
        <w:tc>
          <w:tcPr>
            <w:tcW w:w="2561" w:type="dxa"/>
            <w:tcBorders>
              <w:top w:val="single" w:sz="4" w:space="0" w:color="auto"/>
              <w:bottom w:val="single" w:sz="4" w:space="0" w:color="auto"/>
            </w:tcBorders>
          </w:tcPr>
          <w:p w14:paraId="2E69AA49" w14:textId="77777777" w:rsidR="005976FA" w:rsidRPr="00532322" w:rsidRDefault="005976FA" w:rsidP="00532322">
            <w:pPr>
              <w:spacing w:after="120"/>
              <w:ind w:left="274" w:hanging="274"/>
              <w:contextualSpacing/>
              <w:rPr>
                <w:rFonts w:asciiTheme="majorHAnsi" w:hAnsiTheme="majorHAnsi"/>
                <w:b/>
                <w:sz w:val="22"/>
              </w:rPr>
            </w:pPr>
            <w:r w:rsidRPr="00532322">
              <w:rPr>
                <w:rFonts w:asciiTheme="majorHAnsi" w:hAnsiTheme="majorHAnsi"/>
                <w:b/>
                <w:sz w:val="22"/>
              </w:rPr>
              <w:t>Explanatory Variable</w:t>
            </w:r>
          </w:p>
        </w:tc>
        <w:tc>
          <w:tcPr>
            <w:tcW w:w="2085" w:type="dxa"/>
            <w:tcBorders>
              <w:top w:val="single" w:sz="4" w:space="0" w:color="auto"/>
              <w:bottom w:val="single" w:sz="4" w:space="0" w:color="auto"/>
            </w:tcBorders>
          </w:tcPr>
          <w:p w14:paraId="26B67116" w14:textId="77777777"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Abbrev.</w:t>
            </w:r>
          </w:p>
        </w:tc>
        <w:tc>
          <w:tcPr>
            <w:tcW w:w="994" w:type="dxa"/>
            <w:tcBorders>
              <w:top w:val="single" w:sz="4" w:space="0" w:color="auto"/>
              <w:bottom w:val="single" w:sz="4" w:space="0" w:color="auto"/>
            </w:tcBorders>
          </w:tcPr>
          <w:p w14:paraId="401D262B" w14:textId="77777777"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Units</w:t>
            </w:r>
          </w:p>
        </w:tc>
        <w:tc>
          <w:tcPr>
            <w:tcW w:w="858" w:type="dxa"/>
            <w:tcBorders>
              <w:top w:val="single" w:sz="4" w:space="0" w:color="auto"/>
              <w:bottom w:val="single" w:sz="4" w:space="0" w:color="auto"/>
            </w:tcBorders>
          </w:tcPr>
          <w:p w14:paraId="04B7CF98" w14:textId="726F7939"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PC1 (</w:t>
            </w:r>
            <w:r w:rsidR="001A566A" w:rsidRPr="00532322">
              <w:rPr>
                <w:rFonts w:asciiTheme="majorHAnsi" w:hAnsiTheme="majorHAnsi"/>
                <w:b/>
                <w:sz w:val="22"/>
              </w:rPr>
              <w:t>59</w:t>
            </w:r>
            <w:r w:rsidRPr="00532322">
              <w:rPr>
                <w:rFonts w:asciiTheme="majorHAnsi" w:hAnsiTheme="majorHAnsi"/>
                <w:b/>
                <w:sz w:val="22"/>
              </w:rPr>
              <w:t>%)</w:t>
            </w:r>
          </w:p>
        </w:tc>
        <w:tc>
          <w:tcPr>
            <w:tcW w:w="957" w:type="dxa"/>
            <w:tcBorders>
              <w:top w:val="single" w:sz="4" w:space="0" w:color="auto"/>
              <w:bottom w:val="single" w:sz="4" w:space="0" w:color="auto"/>
            </w:tcBorders>
          </w:tcPr>
          <w:p w14:paraId="1AA3AF7F" w14:textId="47996CEB"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PC2 (</w:t>
            </w:r>
            <w:r w:rsidR="001A566A" w:rsidRPr="00532322">
              <w:rPr>
                <w:rFonts w:asciiTheme="majorHAnsi" w:hAnsiTheme="majorHAnsi"/>
                <w:b/>
                <w:sz w:val="22"/>
              </w:rPr>
              <w:t>22</w:t>
            </w:r>
            <w:r w:rsidRPr="00532322">
              <w:rPr>
                <w:rFonts w:asciiTheme="majorHAnsi" w:hAnsiTheme="majorHAnsi"/>
                <w:b/>
                <w:sz w:val="22"/>
              </w:rPr>
              <w:t>%)</w:t>
            </w:r>
          </w:p>
        </w:tc>
        <w:tc>
          <w:tcPr>
            <w:tcW w:w="900" w:type="dxa"/>
            <w:tcBorders>
              <w:top w:val="single" w:sz="4" w:space="0" w:color="auto"/>
              <w:bottom w:val="single" w:sz="4" w:space="0" w:color="auto"/>
            </w:tcBorders>
          </w:tcPr>
          <w:p w14:paraId="5B53EBF7" w14:textId="2FB8917A"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PC3 (1</w:t>
            </w:r>
            <w:r w:rsidR="001A566A" w:rsidRPr="00532322">
              <w:rPr>
                <w:rFonts w:asciiTheme="majorHAnsi" w:hAnsiTheme="majorHAnsi"/>
                <w:b/>
                <w:sz w:val="22"/>
              </w:rPr>
              <w:t>2</w:t>
            </w:r>
            <w:r w:rsidRPr="00532322">
              <w:rPr>
                <w:rFonts w:asciiTheme="majorHAnsi" w:hAnsiTheme="majorHAnsi"/>
                <w:b/>
                <w:sz w:val="22"/>
              </w:rPr>
              <w:t>%)</w:t>
            </w:r>
          </w:p>
        </w:tc>
        <w:tc>
          <w:tcPr>
            <w:tcW w:w="1005" w:type="dxa"/>
            <w:tcBorders>
              <w:top w:val="single" w:sz="4" w:space="0" w:color="auto"/>
              <w:bottom w:val="single" w:sz="4" w:space="0" w:color="auto"/>
            </w:tcBorders>
          </w:tcPr>
          <w:p w14:paraId="4504C08C" w14:textId="104459D1" w:rsidR="005976FA" w:rsidRPr="00532322" w:rsidRDefault="005976FA" w:rsidP="00532322">
            <w:pPr>
              <w:spacing w:after="120"/>
              <w:contextualSpacing/>
              <w:jc w:val="center"/>
              <w:rPr>
                <w:rFonts w:asciiTheme="majorHAnsi" w:hAnsiTheme="majorHAnsi"/>
                <w:b/>
                <w:sz w:val="22"/>
              </w:rPr>
            </w:pPr>
            <w:r w:rsidRPr="00532322">
              <w:rPr>
                <w:rFonts w:asciiTheme="majorHAnsi" w:hAnsiTheme="majorHAnsi"/>
                <w:b/>
                <w:sz w:val="22"/>
              </w:rPr>
              <w:t>PC4 (7%)</w:t>
            </w:r>
          </w:p>
        </w:tc>
      </w:tr>
      <w:tr w:rsidR="005976FA" w:rsidRPr="00532322" w14:paraId="626BE4D1" w14:textId="77777777" w:rsidTr="005976FA">
        <w:tc>
          <w:tcPr>
            <w:tcW w:w="2561" w:type="dxa"/>
            <w:tcBorders>
              <w:top w:val="nil"/>
            </w:tcBorders>
          </w:tcPr>
          <w:p w14:paraId="5DD46192"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Gamma diversity</w:t>
            </w:r>
          </w:p>
        </w:tc>
        <w:tc>
          <w:tcPr>
            <w:tcW w:w="2085" w:type="dxa"/>
            <w:tcBorders>
              <w:top w:val="nil"/>
            </w:tcBorders>
          </w:tcPr>
          <w:p w14:paraId="37B00F2E"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log(S)</w:t>
            </w:r>
          </w:p>
        </w:tc>
        <w:tc>
          <w:tcPr>
            <w:tcW w:w="994" w:type="dxa"/>
            <w:tcBorders>
              <w:top w:val="nil"/>
            </w:tcBorders>
          </w:tcPr>
          <w:p w14:paraId="78433C30" w14:textId="77777777" w:rsidR="005976FA" w:rsidRPr="00532322" w:rsidRDefault="005976FA" w:rsidP="00532322">
            <w:pPr>
              <w:spacing w:after="120"/>
              <w:contextualSpacing/>
              <w:jc w:val="center"/>
              <w:rPr>
                <w:rFonts w:asciiTheme="majorHAnsi" w:hAnsiTheme="majorHAnsi"/>
                <w:sz w:val="22"/>
              </w:rPr>
            </w:pPr>
          </w:p>
        </w:tc>
        <w:tc>
          <w:tcPr>
            <w:tcW w:w="858" w:type="dxa"/>
            <w:tcBorders>
              <w:top w:val="nil"/>
            </w:tcBorders>
          </w:tcPr>
          <w:p w14:paraId="4668ED88" w14:textId="4FA1059F" w:rsidR="005976FA" w:rsidRPr="00532322" w:rsidRDefault="005976FA"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c>
          <w:tcPr>
            <w:tcW w:w="957" w:type="dxa"/>
            <w:tcBorders>
              <w:top w:val="nil"/>
            </w:tcBorders>
          </w:tcPr>
          <w:p w14:paraId="426D4A0E" w14:textId="3A29FB87"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0.014</w:t>
            </w:r>
          </w:p>
        </w:tc>
        <w:tc>
          <w:tcPr>
            <w:tcW w:w="900" w:type="dxa"/>
            <w:tcBorders>
              <w:top w:val="nil"/>
            </w:tcBorders>
          </w:tcPr>
          <w:p w14:paraId="68E5F000" w14:textId="3C02328A" w:rsidR="005976FA" w:rsidRPr="00532322" w:rsidRDefault="00953495" w:rsidP="00532322">
            <w:pPr>
              <w:spacing w:after="120"/>
              <w:contextualSpacing/>
              <w:jc w:val="center"/>
              <w:rPr>
                <w:rFonts w:asciiTheme="majorHAnsi" w:hAnsiTheme="majorHAnsi"/>
                <w:sz w:val="22"/>
                <w:u w:val="single"/>
              </w:rPr>
            </w:pPr>
            <w:r w:rsidRPr="00532322">
              <w:rPr>
                <w:rFonts w:asciiTheme="majorHAnsi" w:hAnsiTheme="majorHAnsi"/>
                <w:sz w:val="22"/>
                <w:u w:val="single"/>
              </w:rPr>
              <w:t>0.050</w:t>
            </w:r>
          </w:p>
        </w:tc>
        <w:tc>
          <w:tcPr>
            <w:tcW w:w="1005" w:type="dxa"/>
            <w:tcBorders>
              <w:top w:val="nil"/>
            </w:tcBorders>
          </w:tcPr>
          <w:p w14:paraId="2F837D55" w14:textId="37E0895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0.831</w:t>
            </w:r>
          </w:p>
        </w:tc>
      </w:tr>
      <w:tr w:rsidR="005976FA" w:rsidRPr="00532322" w14:paraId="525BB2D9" w14:textId="77777777" w:rsidTr="005976FA">
        <w:tc>
          <w:tcPr>
            <w:tcW w:w="2561" w:type="dxa"/>
          </w:tcPr>
          <w:p w14:paraId="603615F1"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Productivity</w:t>
            </w:r>
          </w:p>
        </w:tc>
        <w:tc>
          <w:tcPr>
            <w:tcW w:w="2085" w:type="dxa"/>
          </w:tcPr>
          <w:p w14:paraId="15F4AD99" w14:textId="4E6B669E"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Prod.</w:t>
            </w:r>
          </w:p>
        </w:tc>
        <w:tc>
          <w:tcPr>
            <w:tcW w:w="994" w:type="dxa"/>
          </w:tcPr>
          <w:p w14:paraId="66B48166"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g m</w:t>
            </w:r>
            <w:r w:rsidRPr="00532322">
              <w:rPr>
                <w:rFonts w:asciiTheme="majorHAnsi" w:hAnsiTheme="majorHAnsi"/>
                <w:sz w:val="22"/>
                <w:vertAlign w:val="superscript"/>
              </w:rPr>
              <w:t>-2</w:t>
            </w:r>
          </w:p>
        </w:tc>
        <w:tc>
          <w:tcPr>
            <w:tcW w:w="858" w:type="dxa"/>
          </w:tcPr>
          <w:p w14:paraId="35D51673" w14:textId="77A32EE6"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0.040</w:t>
            </w:r>
          </w:p>
        </w:tc>
        <w:tc>
          <w:tcPr>
            <w:tcW w:w="957" w:type="dxa"/>
          </w:tcPr>
          <w:p w14:paraId="4ACAFEF0" w14:textId="4A4B2AFC"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0.447</w:t>
            </w:r>
          </w:p>
        </w:tc>
        <w:tc>
          <w:tcPr>
            <w:tcW w:w="900" w:type="dxa"/>
          </w:tcPr>
          <w:p w14:paraId="06A1C4F4" w14:textId="6278190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0.956</w:t>
            </w:r>
          </w:p>
        </w:tc>
        <w:tc>
          <w:tcPr>
            <w:tcW w:w="1005" w:type="dxa"/>
          </w:tcPr>
          <w:p w14:paraId="786B95B8" w14:textId="346593B6"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w:t>
            </w:r>
            <w:r w:rsidR="0050011C" w:rsidRPr="00532322">
              <w:rPr>
                <w:rFonts w:asciiTheme="majorHAnsi" w:hAnsiTheme="majorHAnsi"/>
                <w:b/>
                <w:sz w:val="22"/>
                <w:u w:val="single"/>
              </w:rPr>
              <w:t>0.001</w:t>
            </w:r>
          </w:p>
        </w:tc>
      </w:tr>
      <w:tr w:rsidR="005976FA" w:rsidRPr="00532322" w14:paraId="23F07CBA" w14:textId="77777777" w:rsidTr="005976FA">
        <w:tc>
          <w:tcPr>
            <w:tcW w:w="2561" w:type="dxa"/>
          </w:tcPr>
          <w:p w14:paraId="22E9042D" w14:textId="0768FE8D" w:rsidR="005976FA" w:rsidRPr="00532322" w:rsidRDefault="000E7704" w:rsidP="00532322">
            <w:pPr>
              <w:spacing w:after="120"/>
              <w:ind w:left="274" w:hanging="274"/>
              <w:contextualSpacing/>
              <w:rPr>
                <w:rFonts w:asciiTheme="majorHAnsi" w:hAnsiTheme="majorHAnsi"/>
                <w:sz w:val="22"/>
              </w:rPr>
            </w:pPr>
            <w:r w:rsidRPr="00532322">
              <w:rPr>
                <w:rFonts w:asciiTheme="majorHAnsi" w:hAnsiTheme="majorHAnsi"/>
                <w:sz w:val="22"/>
              </w:rPr>
              <w:t>Local variation in productivity</w:t>
            </w:r>
          </w:p>
        </w:tc>
        <w:tc>
          <w:tcPr>
            <w:tcW w:w="2085" w:type="dxa"/>
          </w:tcPr>
          <w:p w14:paraId="605207EA" w14:textId="24D975CB"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Local Var.</w:t>
            </w:r>
          </w:p>
        </w:tc>
        <w:tc>
          <w:tcPr>
            <w:tcW w:w="994" w:type="dxa"/>
          </w:tcPr>
          <w:p w14:paraId="4606867B"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w:t>
            </w:r>
          </w:p>
        </w:tc>
        <w:tc>
          <w:tcPr>
            <w:tcW w:w="858" w:type="dxa"/>
          </w:tcPr>
          <w:p w14:paraId="0361FACC" w14:textId="36CFECAB"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0.638</w:t>
            </w:r>
          </w:p>
        </w:tc>
        <w:tc>
          <w:tcPr>
            <w:tcW w:w="957" w:type="dxa"/>
          </w:tcPr>
          <w:p w14:paraId="60DF1CFA" w14:textId="0F465628" w:rsidR="005976FA" w:rsidRPr="00532322" w:rsidRDefault="005976FA"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&lt;0.001</w:t>
            </w:r>
          </w:p>
        </w:tc>
        <w:tc>
          <w:tcPr>
            <w:tcW w:w="900" w:type="dxa"/>
          </w:tcPr>
          <w:p w14:paraId="29C33436" w14:textId="26EEE04A"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0.482</w:t>
            </w:r>
          </w:p>
        </w:tc>
        <w:tc>
          <w:tcPr>
            <w:tcW w:w="1005" w:type="dxa"/>
          </w:tcPr>
          <w:p w14:paraId="6B0E7020" w14:textId="14CA1A6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0.294</w:t>
            </w:r>
          </w:p>
        </w:tc>
      </w:tr>
      <w:tr w:rsidR="005976FA" w:rsidRPr="00532322" w14:paraId="29134DA1" w14:textId="77777777" w:rsidTr="005976FA">
        <w:tc>
          <w:tcPr>
            <w:tcW w:w="2561" w:type="dxa"/>
          </w:tcPr>
          <w:p w14:paraId="5BEDC436"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annual temperature</w:t>
            </w:r>
          </w:p>
        </w:tc>
        <w:tc>
          <w:tcPr>
            <w:tcW w:w="2085" w:type="dxa"/>
          </w:tcPr>
          <w:p w14:paraId="4B8D20E3"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MAT</w:t>
            </w:r>
          </w:p>
        </w:tc>
        <w:tc>
          <w:tcPr>
            <w:tcW w:w="994" w:type="dxa"/>
          </w:tcPr>
          <w:p w14:paraId="00337312"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50D21B68" w14:textId="6563B514"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0.910</w:t>
            </w:r>
          </w:p>
        </w:tc>
        <w:tc>
          <w:tcPr>
            <w:tcW w:w="957" w:type="dxa"/>
          </w:tcPr>
          <w:p w14:paraId="27724285" w14:textId="5F46B2D6"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0.201</w:t>
            </w:r>
          </w:p>
        </w:tc>
        <w:tc>
          <w:tcPr>
            <w:tcW w:w="900" w:type="dxa"/>
          </w:tcPr>
          <w:p w14:paraId="3F2DD1F0" w14:textId="7F9EA191"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0.971</w:t>
            </w:r>
          </w:p>
        </w:tc>
        <w:tc>
          <w:tcPr>
            <w:tcW w:w="1005" w:type="dxa"/>
          </w:tcPr>
          <w:p w14:paraId="4DB16242" w14:textId="2FD580A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0.140</w:t>
            </w:r>
          </w:p>
        </w:tc>
      </w:tr>
      <w:tr w:rsidR="005976FA" w:rsidRPr="00532322" w14:paraId="57AAAD12" w14:textId="77777777" w:rsidTr="005976FA">
        <w:tc>
          <w:tcPr>
            <w:tcW w:w="2561" w:type="dxa"/>
          </w:tcPr>
          <w:p w14:paraId="6495D02F"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Standard deviation in temperature</w:t>
            </w:r>
          </w:p>
        </w:tc>
        <w:tc>
          <w:tcPr>
            <w:tcW w:w="2085" w:type="dxa"/>
          </w:tcPr>
          <w:p w14:paraId="62608BD7"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TEMP_VAR</w:t>
            </w:r>
          </w:p>
        </w:tc>
        <w:tc>
          <w:tcPr>
            <w:tcW w:w="994" w:type="dxa"/>
          </w:tcPr>
          <w:p w14:paraId="2CE19F1C"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66A1AD24" w14:textId="4891AC31"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0.504</w:t>
            </w:r>
          </w:p>
        </w:tc>
        <w:tc>
          <w:tcPr>
            <w:tcW w:w="957" w:type="dxa"/>
          </w:tcPr>
          <w:p w14:paraId="637C3237" w14:textId="16ED3DA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0.250</w:t>
            </w:r>
          </w:p>
        </w:tc>
        <w:tc>
          <w:tcPr>
            <w:tcW w:w="900" w:type="dxa"/>
          </w:tcPr>
          <w:p w14:paraId="177AAB34" w14:textId="2F7A4C4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0.434</w:t>
            </w:r>
          </w:p>
        </w:tc>
        <w:tc>
          <w:tcPr>
            <w:tcW w:w="1005" w:type="dxa"/>
          </w:tcPr>
          <w:p w14:paraId="7A9C425C" w14:textId="23CBC8D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0.350</w:t>
            </w:r>
          </w:p>
        </w:tc>
      </w:tr>
      <w:tr w:rsidR="005976FA" w:rsidRPr="00532322" w14:paraId="0460EDF4" w14:textId="77777777" w:rsidTr="005976FA">
        <w:tc>
          <w:tcPr>
            <w:tcW w:w="2561" w:type="dxa"/>
          </w:tcPr>
          <w:p w14:paraId="49BE69E0"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Annual temperature range</w:t>
            </w:r>
          </w:p>
        </w:tc>
        <w:tc>
          <w:tcPr>
            <w:tcW w:w="2085" w:type="dxa"/>
          </w:tcPr>
          <w:p w14:paraId="28F08427" w14:textId="4BEFCBA4" w:rsidR="005976FA" w:rsidRPr="00532322" w:rsidRDefault="00143FB1" w:rsidP="00532322">
            <w:pPr>
              <w:spacing w:after="120"/>
              <w:contextualSpacing/>
              <w:jc w:val="center"/>
              <w:rPr>
                <w:rFonts w:asciiTheme="majorHAnsi" w:hAnsiTheme="majorHAnsi"/>
                <w:sz w:val="22"/>
              </w:rPr>
            </w:pPr>
            <w:r w:rsidRPr="00532322">
              <w:rPr>
                <w:rFonts w:asciiTheme="majorHAnsi" w:hAnsiTheme="majorHAnsi"/>
                <w:sz w:val="22"/>
              </w:rPr>
              <w:t>ATR</w:t>
            </w:r>
          </w:p>
        </w:tc>
        <w:tc>
          <w:tcPr>
            <w:tcW w:w="994" w:type="dxa"/>
          </w:tcPr>
          <w:p w14:paraId="2E0A947A"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66EECAA9" w14:textId="3D65D6D5"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0.162</w:t>
            </w:r>
          </w:p>
        </w:tc>
        <w:tc>
          <w:tcPr>
            <w:tcW w:w="957" w:type="dxa"/>
          </w:tcPr>
          <w:p w14:paraId="71E19407" w14:textId="6EFFBAF0"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b/>
                <w:sz w:val="22"/>
                <w:u w:val="single"/>
              </w:rPr>
              <w:t>0.043</w:t>
            </w:r>
          </w:p>
        </w:tc>
        <w:tc>
          <w:tcPr>
            <w:tcW w:w="900" w:type="dxa"/>
          </w:tcPr>
          <w:p w14:paraId="0F997ECA" w14:textId="74AE268C"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0.132</w:t>
            </w:r>
          </w:p>
        </w:tc>
        <w:tc>
          <w:tcPr>
            <w:tcW w:w="1005" w:type="dxa"/>
          </w:tcPr>
          <w:p w14:paraId="7909B490" w14:textId="6C7ED92D"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0.220</w:t>
            </w:r>
          </w:p>
        </w:tc>
      </w:tr>
      <w:tr w:rsidR="005976FA" w:rsidRPr="00532322" w14:paraId="4A5F1990" w14:textId="77777777" w:rsidTr="005976FA">
        <w:tc>
          <w:tcPr>
            <w:tcW w:w="2561" w:type="dxa"/>
          </w:tcPr>
          <w:p w14:paraId="15956403"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temperature, wettest quarter</w:t>
            </w:r>
          </w:p>
        </w:tc>
        <w:tc>
          <w:tcPr>
            <w:tcW w:w="2085" w:type="dxa"/>
          </w:tcPr>
          <w:p w14:paraId="1F2A8DAD"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TEMP_WET_Q</w:t>
            </w:r>
          </w:p>
        </w:tc>
        <w:tc>
          <w:tcPr>
            <w:tcW w:w="994" w:type="dxa"/>
          </w:tcPr>
          <w:p w14:paraId="3E89DD5F"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°C</w:t>
            </w:r>
          </w:p>
        </w:tc>
        <w:tc>
          <w:tcPr>
            <w:tcW w:w="858" w:type="dxa"/>
          </w:tcPr>
          <w:p w14:paraId="49FE4FD7" w14:textId="574304C8"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0.783</w:t>
            </w:r>
          </w:p>
        </w:tc>
        <w:tc>
          <w:tcPr>
            <w:tcW w:w="957" w:type="dxa"/>
          </w:tcPr>
          <w:p w14:paraId="3C49CC23" w14:textId="44BE2746"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0.922</w:t>
            </w:r>
          </w:p>
        </w:tc>
        <w:tc>
          <w:tcPr>
            <w:tcW w:w="900" w:type="dxa"/>
          </w:tcPr>
          <w:p w14:paraId="7187E889" w14:textId="1FEDE57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0.209</w:t>
            </w:r>
          </w:p>
        </w:tc>
        <w:tc>
          <w:tcPr>
            <w:tcW w:w="1005" w:type="dxa"/>
          </w:tcPr>
          <w:p w14:paraId="0D8F37DF" w14:textId="53F594CF" w:rsidR="005976FA" w:rsidRPr="00532322" w:rsidRDefault="0050011C"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w:t>
            </w:r>
            <w:r w:rsidR="00953495" w:rsidRPr="00532322">
              <w:rPr>
                <w:rFonts w:asciiTheme="majorHAnsi" w:hAnsiTheme="majorHAnsi"/>
                <w:b/>
                <w:sz w:val="22"/>
                <w:u w:val="single"/>
              </w:rPr>
              <w:t>8</w:t>
            </w:r>
          </w:p>
        </w:tc>
      </w:tr>
      <w:tr w:rsidR="005976FA" w:rsidRPr="00532322" w14:paraId="24AACB30" w14:textId="77777777" w:rsidTr="005976FA">
        <w:tc>
          <w:tcPr>
            <w:tcW w:w="2561" w:type="dxa"/>
          </w:tcPr>
          <w:p w14:paraId="3D6481F4"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Mean annual precipitation</w:t>
            </w:r>
          </w:p>
        </w:tc>
        <w:tc>
          <w:tcPr>
            <w:tcW w:w="2085" w:type="dxa"/>
          </w:tcPr>
          <w:p w14:paraId="53DA42E8"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MAP</w:t>
            </w:r>
          </w:p>
        </w:tc>
        <w:tc>
          <w:tcPr>
            <w:tcW w:w="994" w:type="dxa"/>
          </w:tcPr>
          <w:p w14:paraId="7745B33E"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mm</w:t>
            </w:r>
          </w:p>
        </w:tc>
        <w:tc>
          <w:tcPr>
            <w:tcW w:w="858" w:type="dxa"/>
          </w:tcPr>
          <w:p w14:paraId="47FA401E" w14:textId="69D26619"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0.333</w:t>
            </w:r>
          </w:p>
        </w:tc>
        <w:tc>
          <w:tcPr>
            <w:tcW w:w="957" w:type="dxa"/>
          </w:tcPr>
          <w:p w14:paraId="667A9CA2" w14:textId="2ED1C902"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0.007</w:t>
            </w:r>
          </w:p>
        </w:tc>
        <w:tc>
          <w:tcPr>
            <w:tcW w:w="900" w:type="dxa"/>
          </w:tcPr>
          <w:p w14:paraId="7FCC7334" w14:textId="021EA996" w:rsidR="005976FA" w:rsidRPr="00532322" w:rsidRDefault="00953495" w:rsidP="00532322">
            <w:pPr>
              <w:spacing w:after="120"/>
              <w:contextualSpacing/>
              <w:jc w:val="center"/>
              <w:rPr>
                <w:rFonts w:asciiTheme="majorHAnsi" w:hAnsiTheme="majorHAnsi"/>
                <w:sz w:val="22"/>
                <w:u w:val="single"/>
              </w:rPr>
            </w:pPr>
            <w:r w:rsidRPr="00532322">
              <w:rPr>
                <w:rFonts w:asciiTheme="majorHAnsi" w:hAnsiTheme="majorHAnsi"/>
                <w:sz w:val="22"/>
                <w:u w:val="single"/>
              </w:rPr>
              <w:t>0.063</w:t>
            </w:r>
          </w:p>
        </w:tc>
        <w:tc>
          <w:tcPr>
            <w:tcW w:w="1005" w:type="dxa"/>
          </w:tcPr>
          <w:p w14:paraId="092D29D7" w14:textId="1CE5D3E4"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0.010</w:t>
            </w:r>
          </w:p>
        </w:tc>
      </w:tr>
      <w:tr w:rsidR="005976FA" w:rsidRPr="00532322" w14:paraId="61E1CE59" w14:textId="77777777" w:rsidTr="005976FA">
        <w:tc>
          <w:tcPr>
            <w:tcW w:w="2561" w:type="dxa"/>
          </w:tcPr>
          <w:p w14:paraId="4741BF1D"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Seasonality (CV of precipitation)</w:t>
            </w:r>
          </w:p>
        </w:tc>
        <w:tc>
          <w:tcPr>
            <w:tcW w:w="2085" w:type="dxa"/>
          </w:tcPr>
          <w:p w14:paraId="404D8ABC"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MAP_VAR</w:t>
            </w:r>
          </w:p>
        </w:tc>
        <w:tc>
          <w:tcPr>
            <w:tcW w:w="994" w:type="dxa"/>
          </w:tcPr>
          <w:p w14:paraId="79D027E8" w14:textId="77777777" w:rsidR="005976FA" w:rsidRPr="00532322" w:rsidRDefault="005976FA" w:rsidP="00532322">
            <w:pPr>
              <w:spacing w:after="120"/>
              <w:contextualSpacing/>
              <w:jc w:val="center"/>
              <w:rPr>
                <w:rFonts w:asciiTheme="majorHAnsi" w:hAnsiTheme="majorHAnsi"/>
                <w:sz w:val="22"/>
              </w:rPr>
            </w:pPr>
            <w:r w:rsidRPr="00532322">
              <w:rPr>
                <w:rFonts w:asciiTheme="majorHAnsi" w:hAnsiTheme="majorHAnsi"/>
                <w:sz w:val="22"/>
              </w:rPr>
              <w:t>%</w:t>
            </w:r>
          </w:p>
        </w:tc>
        <w:tc>
          <w:tcPr>
            <w:tcW w:w="858" w:type="dxa"/>
          </w:tcPr>
          <w:p w14:paraId="4197F8C6" w14:textId="4201633A"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0.683</w:t>
            </w:r>
          </w:p>
        </w:tc>
        <w:tc>
          <w:tcPr>
            <w:tcW w:w="957" w:type="dxa"/>
          </w:tcPr>
          <w:p w14:paraId="7E2FA9C1" w14:textId="3E80634F" w:rsidR="005976FA" w:rsidRPr="00532322" w:rsidRDefault="00953495" w:rsidP="00532322">
            <w:pPr>
              <w:spacing w:after="120"/>
              <w:contextualSpacing/>
              <w:jc w:val="center"/>
              <w:rPr>
                <w:rFonts w:asciiTheme="majorHAnsi" w:hAnsiTheme="majorHAnsi"/>
                <w:b/>
                <w:sz w:val="22"/>
                <w:u w:val="single"/>
              </w:rPr>
            </w:pPr>
            <w:r w:rsidRPr="00532322">
              <w:rPr>
                <w:rFonts w:asciiTheme="majorHAnsi" w:hAnsiTheme="majorHAnsi"/>
                <w:b/>
                <w:sz w:val="22"/>
                <w:u w:val="single"/>
              </w:rPr>
              <w:t>0.041</w:t>
            </w:r>
          </w:p>
        </w:tc>
        <w:tc>
          <w:tcPr>
            <w:tcW w:w="900" w:type="dxa"/>
          </w:tcPr>
          <w:p w14:paraId="1DB48E77" w14:textId="175784AF"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0.640</w:t>
            </w:r>
          </w:p>
        </w:tc>
        <w:tc>
          <w:tcPr>
            <w:tcW w:w="1005" w:type="dxa"/>
          </w:tcPr>
          <w:p w14:paraId="557418A1" w14:textId="7A32704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0.885</w:t>
            </w:r>
          </w:p>
        </w:tc>
      </w:tr>
      <w:tr w:rsidR="005976FA" w:rsidRPr="00532322" w14:paraId="7AED187F" w14:textId="77777777" w:rsidTr="005976FA">
        <w:tc>
          <w:tcPr>
            <w:tcW w:w="2561" w:type="dxa"/>
          </w:tcPr>
          <w:p w14:paraId="2EB621D2" w14:textId="77777777" w:rsidR="005976FA" w:rsidRPr="00532322" w:rsidRDefault="005976FA" w:rsidP="00532322">
            <w:pPr>
              <w:spacing w:after="120"/>
              <w:ind w:left="274" w:hanging="274"/>
              <w:contextualSpacing/>
              <w:rPr>
                <w:rFonts w:asciiTheme="majorHAnsi" w:hAnsiTheme="majorHAnsi"/>
                <w:sz w:val="22"/>
              </w:rPr>
            </w:pPr>
            <w:r w:rsidRPr="00532322">
              <w:rPr>
                <w:rFonts w:asciiTheme="majorHAnsi" w:hAnsiTheme="majorHAnsi"/>
                <w:sz w:val="22"/>
              </w:rPr>
              <w:t>Nitrogen deposition</w:t>
            </w:r>
          </w:p>
        </w:tc>
        <w:tc>
          <w:tcPr>
            <w:tcW w:w="2085" w:type="dxa"/>
          </w:tcPr>
          <w:p w14:paraId="1C3C47F0" w14:textId="77777777" w:rsidR="005976FA" w:rsidRPr="00532322" w:rsidRDefault="005976FA" w:rsidP="00532322">
            <w:pPr>
              <w:spacing w:after="120"/>
              <w:contextualSpacing/>
              <w:jc w:val="center"/>
              <w:rPr>
                <w:rFonts w:asciiTheme="majorHAnsi" w:hAnsiTheme="majorHAnsi"/>
                <w:sz w:val="22"/>
              </w:rPr>
            </w:pPr>
            <w:proofErr w:type="spellStart"/>
            <w:r w:rsidRPr="00532322">
              <w:rPr>
                <w:rFonts w:asciiTheme="majorHAnsi" w:hAnsiTheme="majorHAnsi"/>
                <w:sz w:val="22"/>
              </w:rPr>
              <w:t>N_Dep</w:t>
            </w:r>
            <w:proofErr w:type="spellEnd"/>
          </w:p>
        </w:tc>
        <w:tc>
          <w:tcPr>
            <w:tcW w:w="994" w:type="dxa"/>
          </w:tcPr>
          <w:p w14:paraId="4FA08313" w14:textId="73F41F61" w:rsidR="005976FA" w:rsidRPr="00532322" w:rsidRDefault="00E5728A" w:rsidP="00532322">
            <w:pPr>
              <w:spacing w:after="120"/>
              <w:contextualSpacing/>
              <w:jc w:val="center"/>
              <w:rPr>
                <w:rFonts w:asciiTheme="majorHAnsi" w:hAnsiTheme="majorHAnsi"/>
                <w:sz w:val="22"/>
                <w:highlight w:val="yellow"/>
              </w:rPr>
            </w:pPr>
            <w:r w:rsidRPr="00532322">
              <w:rPr>
                <w:rFonts w:asciiTheme="majorHAnsi" w:hAnsiTheme="majorHAnsi"/>
                <w:sz w:val="22"/>
                <w:highlight w:val="yellow"/>
              </w:rPr>
              <w:t>xxx</w:t>
            </w:r>
          </w:p>
        </w:tc>
        <w:tc>
          <w:tcPr>
            <w:tcW w:w="858" w:type="dxa"/>
          </w:tcPr>
          <w:p w14:paraId="5BD15547" w14:textId="35084215"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0.869</w:t>
            </w:r>
          </w:p>
        </w:tc>
        <w:tc>
          <w:tcPr>
            <w:tcW w:w="957" w:type="dxa"/>
          </w:tcPr>
          <w:p w14:paraId="08C17BC8" w14:textId="03A9D222"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0.125</w:t>
            </w:r>
          </w:p>
        </w:tc>
        <w:tc>
          <w:tcPr>
            <w:tcW w:w="900" w:type="dxa"/>
          </w:tcPr>
          <w:p w14:paraId="10C66362" w14:textId="16BB7584"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1005" w:type="dxa"/>
          </w:tcPr>
          <w:p w14:paraId="2E5E83A5" w14:textId="0EB75E6E" w:rsidR="005976FA"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0.292</w:t>
            </w:r>
          </w:p>
        </w:tc>
      </w:tr>
      <w:tr w:rsidR="006F0C4F" w:rsidRPr="00532322" w14:paraId="15FAB81A" w14:textId="77777777" w:rsidTr="005976FA">
        <w:tc>
          <w:tcPr>
            <w:tcW w:w="2561" w:type="dxa"/>
          </w:tcPr>
          <w:p w14:paraId="61A4197B" w14:textId="4E756827" w:rsidR="006F0C4F" w:rsidRPr="00532322" w:rsidRDefault="006F0C4F" w:rsidP="00532322">
            <w:pPr>
              <w:spacing w:after="120"/>
              <w:ind w:left="274" w:hanging="274"/>
              <w:contextualSpacing/>
              <w:rPr>
                <w:rFonts w:asciiTheme="majorHAnsi" w:hAnsiTheme="majorHAnsi"/>
                <w:sz w:val="22"/>
              </w:rPr>
            </w:pPr>
            <w:r w:rsidRPr="00532322">
              <w:rPr>
                <w:rFonts w:asciiTheme="majorHAnsi" w:hAnsiTheme="majorHAnsi"/>
                <w:sz w:val="22"/>
              </w:rPr>
              <w:t>Management</w:t>
            </w:r>
          </w:p>
        </w:tc>
        <w:tc>
          <w:tcPr>
            <w:tcW w:w="2085" w:type="dxa"/>
          </w:tcPr>
          <w:p w14:paraId="6F726862" w14:textId="2351121F"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Manage.</w:t>
            </w:r>
          </w:p>
        </w:tc>
        <w:tc>
          <w:tcPr>
            <w:tcW w:w="994" w:type="dxa"/>
          </w:tcPr>
          <w:p w14:paraId="131B7C9A" w14:textId="09298E8A" w:rsidR="006F0C4F" w:rsidRPr="00532322" w:rsidRDefault="006F0C4F" w:rsidP="00532322">
            <w:pPr>
              <w:spacing w:after="120"/>
              <w:contextualSpacing/>
              <w:jc w:val="center"/>
              <w:rPr>
                <w:rFonts w:asciiTheme="majorHAnsi" w:hAnsiTheme="majorHAnsi"/>
                <w:sz w:val="22"/>
              </w:rPr>
            </w:pPr>
            <w:r w:rsidRPr="00532322">
              <w:rPr>
                <w:rFonts w:asciiTheme="majorHAnsi" w:hAnsiTheme="majorHAnsi"/>
                <w:sz w:val="22"/>
              </w:rPr>
              <w:t>0, 1</w:t>
            </w:r>
          </w:p>
        </w:tc>
        <w:tc>
          <w:tcPr>
            <w:tcW w:w="858" w:type="dxa"/>
          </w:tcPr>
          <w:p w14:paraId="2087E34F" w14:textId="19ED3E05"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0.944</w:t>
            </w:r>
          </w:p>
        </w:tc>
        <w:tc>
          <w:tcPr>
            <w:tcW w:w="957" w:type="dxa"/>
          </w:tcPr>
          <w:p w14:paraId="18280C7E" w14:textId="53CB27BC"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0.157</w:t>
            </w:r>
          </w:p>
        </w:tc>
        <w:tc>
          <w:tcPr>
            <w:tcW w:w="900" w:type="dxa"/>
          </w:tcPr>
          <w:p w14:paraId="5373F97E" w14:textId="4DF09325"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0.437</w:t>
            </w:r>
          </w:p>
        </w:tc>
        <w:tc>
          <w:tcPr>
            <w:tcW w:w="1005" w:type="dxa"/>
          </w:tcPr>
          <w:p w14:paraId="233727B3" w14:textId="1C6C925B" w:rsidR="006F0C4F" w:rsidRPr="00532322" w:rsidRDefault="00953495" w:rsidP="00532322">
            <w:pPr>
              <w:spacing w:after="120"/>
              <w:contextualSpacing/>
              <w:jc w:val="center"/>
              <w:rPr>
                <w:rFonts w:asciiTheme="majorHAnsi" w:hAnsiTheme="majorHAnsi"/>
                <w:sz w:val="22"/>
              </w:rPr>
            </w:pPr>
            <w:r w:rsidRPr="00532322">
              <w:rPr>
                <w:rFonts w:asciiTheme="majorHAnsi" w:hAnsiTheme="majorHAnsi"/>
                <w:sz w:val="22"/>
              </w:rPr>
              <w:t>0.913</w:t>
            </w:r>
          </w:p>
        </w:tc>
      </w:tr>
    </w:tbl>
    <w:p w14:paraId="6FDCF4E1" w14:textId="77777777" w:rsidR="004543DC" w:rsidRPr="00532322" w:rsidRDefault="004543DC" w:rsidP="00532322">
      <w:pPr>
        <w:spacing w:after="120"/>
        <w:rPr>
          <w:rFonts w:asciiTheme="majorHAnsi" w:hAnsiTheme="majorHAnsi"/>
        </w:rPr>
        <w:sectPr w:rsidR="004543DC" w:rsidRPr="00532322">
          <w:pgSz w:w="12240" w:h="15840"/>
          <w:pgMar w:top="1440" w:right="1440" w:bottom="1440" w:left="1440" w:header="0" w:footer="720" w:gutter="0"/>
          <w:cols w:space="720"/>
          <w:formProt w:val="0"/>
          <w:docGrid w:linePitch="360"/>
        </w:sectPr>
      </w:pPr>
    </w:p>
    <w:p w14:paraId="15F047CB" w14:textId="2927FED9" w:rsidR="00BA2444" w:rsidRPr="00532322" w:rsidRDefault="00D96FB1" w:rsidP="00532322">
      <w:pPr>
        <w:spacing w:after="120"/>
        <w:rPr>
          <w:rFonts w:asciiTheme="majorHAnsi" w:hAnsiTheme="majorHAnsi"/>
        </w:rPr>
      </w:pPr>
      <w:r w:rsidRPr="00532322">
        <w:rPr>
          <w:rFonts w:asciiTheme="majorHAnsi" w:hAnsiTheme="majorHAnsi"/>
          <w:noProof/>
        </w:rPr>
        <w:lastRenderedPageBreak/>
        <w:drawing>
          <wp:inline distT="0" distB="0" distL="0" distR="0" wp14:anchorId="7E688C3E" wp14:editId="2574B0DC">
            <wp:extent cx="8229617" cy="4572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e.Dissim.PC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29617" cy="4572009"/>
                    </a:xfrm>
                    <a:prstGeom prst="rect">
                      <a:avLst/>
                    </a:prstGeom>
                  </pic:spPr>
                </pic:pic>
              </a:graphicData>
            </a:graphic>
          </wp:inline>
        </w:drawing>
      </w:r>
    </w:p>
    <w:p w14:paraId="32FE429E" w14:textId="3DFEEB45" w:rsidR="00D16CBE" w:rsidRPr="00532322" w:rsidRDefault="00D16CBE" w:rsidP="00532322">
      <w:pPr>
        <w:spacing w:after="120"/>
        <w:rPr>
          <w:rFonts w:asciiTheme="majorHAnsi" w:hAnsiTheme="majorHAnsi"/>
        </w:rPr>
      </w:pPr>
      <w:r w:rsidRPr="00532322">
        <w:rPr>
          <w:rFonts w:asciiTheme="majorHAnsi" w:hAnsiTheme="majorHAnsi"/>
        </w:rPr>
        <w:t>Figure X. Results of simple linear models relating potential site-level explanatory variable to each of the principal components derived from a PCA of the four compositional metrics.  Panels with solid lines indicate statistically significant (P ≤ 0.05) relationships as identified through simple linear regression (</w:t>
      </w:r>
      <w:r w:rsidR="00BA2444" w:rsidRPr="00532322">
        <w:rPr>
          <w:rFonts w:asciiTheme="majorHAnsi" w:hAnsiTheme="majorHAnsi"/>
        </w:rPr>
        <w:t>previous page</w:t>
      </w:r>
      <w:r w:rsidRPr="00532322">
        <w:rPr>
          <w:rFonts w:asciiTheme="majorHAnsi" w:hAnsiTheme="majorHAnsi"/>
        </w:rPr>
        <w:t xml:space="preserve">).  White panels were included in the final models resulting </w:t>
      </w:r>
      <w:r w:rsidR="00BA2444" w:rsidRPr="00532322">
        <w:rPr>
          <w:rFonts w:asciiTheme="majorHAnsi" w:hAnsiTheme="majorHAnsi"/>
        </w:rPr>
        <w:t>from a model selection process (below)</w:t>
      </w:r>
      <w:r w:rsidRPr="00532322">
        <w:rPr>
          <w:rFonts w:asciiTheme="majorHAnsi" w:hAnsiTheme="majorHAnsi"/>
        </w:rPr>
        <w:t>.</w:t>
      </w:r>
    </w:p>
    <w:p w14:paraId="25202D64" w14:textId="77777777" w:rsidR="00BA2444" w:rsidRPr="00532322" w:rsidRDefault="00BA2444" w:rsidP="00532322">
      <w:pPr>
        <w:spacing w:after="120"/>
        <w:rPr>
          <w:rFonts w:asciiTheme="majorHAnsi" w:hAnsiTheme="majorHAnsi"/>
        </w:rPr>
      </w:pPr>
    </w:p>
    <w:p w14:paraId="0082BA14" w14:textId="08B1B0D5" w:rsidR="00BA2444" w:rsidRPr="00532322" w:rsidRDefault="00D96FB1" w:rsidP="00532322">
      <w:pPr>
        <w:spacing w:after="120"/>
        <w:rPr>
          <w:rFonts w:asciiTheme="majorHAnsi" w:hAnsiTheme="majorHAnsi"/>
        </w:rPr>
      </w:pPr>
      <w:r w:rsidRPr="00532322">
        <w:rPr>
          <w:rFonts w:asciiTheme="majorHAnsi" w:hAnsiTheme="majorHAnsi"/>
        </w:rPr>
        <w:lastRenderedPageBreak/>
        <w:t xml:space="preserve">Table X. </w:t>
      </w:r>
      <w:r w:rsidR="00BA2444" w:rsidRPr="00532322">
        <w:rPr>
          <w:rFonts w:asciiTheme="majorHAnsi" w:hAnsiTheme="majorHAnsi"/>
        </w:rPr>
        <w:t>Model results relating principal component scores derived from a PCA of the four compositional metrics to site-level explanatory variables. Coefficients are reported for those site-level explanatory variables added through model selection (conducted separately for each metric). The overall adjusted R</w:t>
      </w:r>
      <w:r w:rsidR="00BA2444" w:rsidRPr="00532322">
        <w:rPr>
          <w:rFonts w:asciiTheme="majorHAnsi" w:hAnsiTheme="majorHAnsi"/>
          <w:vertAlign w:val="superscript"/>
        </w:rPr>
        <w:t>2</w:t>
      </w:r>
      <w:r w:rsidR="00BA2444" w:rsidRPr="00532322">
        <w:rPr>
          <w:rFonts w:asciiTheme="majorHAnsi" w:hAnsiTheme="majorHAnsi"/>
        </w:rPr>
        <w:t xml:space="preserve"> for each model is also reported.  Simple linear models relating each variable to each metric of compositional variation are reported earlier in this appendix.</w:t>
      </w:r>
    </w:p>
    <w:p w14:paraId="322942A5" w14:textId="77777777" w:rsidR="00BA2444" w:rsidRPr="00532322" w:rsidRDefault="00BA2444" w:rsidP="00532322">
      <w:pPr>
        <w:spacing w:after="120"/>
        <w:rPr>
          <w:rFonts w:asciiTheme="majorHAnsi" w:hAnsiTheme="majorHAnsi"/>
        </w:rPr>
      </w:pPr>
    </w:p>
    <w:tbl>
      <w:tblPr>
        <w:tblStyle w:val="TableGrid"/>
        <w:tblW w:w="1305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3150"/>
        <w:gridCol w:w="1170"/>
        <w:gridCol w:w="1350"/>
        <w:gridCol w:w="1170"/>
        <w:gridCol w:w="1890"/>
        <w:gridCol w:w="1530"/>
        <w:gridCol w:w="1080"/>
        <w:gridCol w:w="992"/>
      </w:tblGrid>
      <w:tr w:rsidR="006627DC" w:rsidRPr="00532322" w14:paraId="0C3AB389" w14:textId="77777777" w:rsidTr="006627DC">
        <w:tc>
          <w:tcPr>
            <w:tcW w:w="720" w:type="dxa"/>
            <w:tcBorders>
              <w:top w:val="single" w:sz="4" w:space="0" w:color="auto"/>
              <w:bottom w:val="single" w:sz="4" w:space="0" w:color="auto"/>
            </w:tcBorders>
          </w:tcPr>
          <w:p w14:paraId="73EE8251" w14:textId="6BF2A399" w:rsidR="006627DC" w:rsidRPr="00532322" w:rsidRDefault="006627DC" w:rsidP="00532322">
            <w:pPr>
              <w:spacing w:after="120"/>
              <w:contextualSpacing/>
              <w:rPr>
                <w:rFonts w:asciiTheme="majorHAnsi" w:hAnsiTheme="majorHAnsi"/>
              </w:rPr>
            </w:pPr>
            <w:r w:rsidRPr="00532322">
              <w:rPr>
                <w:rFonts w:asciiTheme="majorHAnsi" w:hAnsiTheme="majorHAnsi"/>
              </w:rPr>
              <w:t>PC</w:t>
            </w:r>
          </w:p>
        </w:tc>
        <w:tc>
          <w:tcPr>
            <w:tcW w:w="3150" w:type="dxa"/>
            <w:tcBorders>
              <w:top w:val="single" w:sz="4" w:space="0" w:color="auto"/>
              <w:bottom w:val="single" w:sz="4" w:space="0" w:color="auto"/>
            </w:tcBorders>
          </w:tcPr>
          <w:p w14:paraId="2598451D" w14:textId="43C5111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Explanation</w:t>
            </w:r>
          </w:p>
        </w:tc>
        <w:tc>
          <w:tcPr>
            <w:tcW w:w="1170" w:type="dxa"/>
            <w:tcBorders>
              <w:top w:val="single" w:sz="4" w:space="0" w:color="auto"/>
              <w:bottom w:val="single" w:sz="4" w:space="0" w:color="auto"/>
            </w:tcBorders>
          </w:tcPr>
          <w:p w14:paraId="200A429E" w14:textId="7E8DEBB4" w:rsidR="006627DC" w:rsidRPr="00532322" w:rsidRDefault="006627DC" w:rsidP="00532322">
            <w:pPr>
              <w:spacing w:after="120"/>
              <w:contextualSpacing/>
              <w:jc w:val="center"/>
              <w:rPr>
                <w:rFonts w:asciiTheme="majorHAnsi" w:hAnsiTheme="majorHAnsi"/>
              </w:rPr>
            </w:pPr>
            <w:r w:rsidRPr="00532322">
              <w:rPr>
                <w:rFonts w:asciiTheme="majorHAnsi" w:hAnsiTheme="majorHAnsi"/>
              </w:rPr>
              <w:t>Intercept</w:t>
            </w:r>
          </w:p>
        </w:tc>
        <w:tc>
          <w:tcPr>
            <w:tcW w:w="1350" w:type="dxa"/>
            <w:tcBorders>
              <w:top w:val="single" w:sz="4" w:space="0" w:color="auto"/>
              <w:bottom w:val="single" w:sz="4" w:space="0" w:color="auto"/>
            </w:tcBorders>
          </w:tcPr>
          <w:p w14:paraId="44AA79E5"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log(S)</w:t>
            </w:r>
          </w:p>
        </w:tc>
        <w:tc>
          <w:tcPr>
            <w:tcW w:w="1170" w:type="dxa"/>
            <w:tcBorders>
              <w:top w:val="single" w:sz="4" w:space="0" w:color="auto"/>
              <w:bottom w:val="single" w:sz="4" w:space="0" w:color="auto"/>
            </w:tcBorders>
          </w:tcPr>
          <w:p w14:paraId="5B131F81"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Product-</w:t>
            </w:r>
            <w:proofErr w:type="spellStart"/>
            <w:r w:rsidRPr="00532322">
              <w:rPr>
                <w:rFonts w:asciiTheme="majorHAnsi" w:hAnsiTheme="majorHAnsi"/>
              </w:rPr>
              <w:t>ivity</w:t>
            </w:r>
            <w:proofErr w:type="spellEnd"/>
          </w:p>
        </w:tc>
        <w:tc>
          <w:tcPr>
            <w:tcW w:w="1890" w:type="dxa"/>
            <w:tcBorders>
              <w:top w:val="single" w:sz="4" w:space="0" w:color="auto"/>
              <w:bottom w:val="single" w:sz="4" w:space="0" w:color="auto"/>
            </w:tcBorders>
          </w:tcPr>
          <w:p w14:paraId="07AC857D"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Local Variation in Productivity</w:t>
            </w:r>
          </w:p>
        </w:tc>
        <w:tc>
          <w:tcPr>
            <w:tcW w:w="1530" w:type="dxa"/>
            <w:tcBorders>
              <w:top w:val="single" w:sz="4" w:space="0" w:color="auto"/>
              <w:bottom w:val="single" w:sz="4" w:space="0" w:color="auto"/>
            </w:tcBorders>
          </w:tcPr>
          <w:p w14:paraId="0089B5ED"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Annual Temperature Range</w:t>
            </w:r>
          </w:p>
        </w:tc>
        <w:tc>
          <w:tcPr>
            <w:tcW w:w="1080" w:type="dxa"/>
            <w:tcBorders>
              <w:top w:val="single" w:sz="4" w:space="0" w:color="auto"/>
              <w:bottom w:val="single" w:sz="4" w:space="0" w:color="auto"/>
            </w:tcBorders>
          </w:tcPr>
          <w:p w14:paraId="3E14EA56"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Mean Annual </w:t>
            </w:r>
            <w:proofErr w:type="spellStart"/>
            <w:r w:rsidRPr="00532322">
              <w:rPr>
                <w:rFonts w:asciiTheme="majorHAnsi" w:hAnsiTheme="majorHAnsi"/>
              </w:rPr>
              <w:t>Precip</w:t>
            </w:r>
            <w:proofErr w:type="spellEnd"/>
            <w:r w:rsidRPr="00532322">
              <w:rPr>
                <w:rFonts w:asciiTheme="majorHAnsi" w:hAnsiTheme="majorHAnsi"/>
              </w:rPr>
              <w:t>.</w:t>
            </w:r>
          </w:p>
        </w:tc>
        <w:tc>
          <w:tcPr>
            <w:tcW w:w="992" w:type="dxa"/>
            <w:tcBorders>
              <w:top w:val="single" w:sz="4" w:space="0" w:color="auto"/>
              <w:bottom w:val="single" w:sz="4" w:space="0" w:color="auto"/>
            </w:tcBorders>
          </w:tcPr>
          <w:p w14:paraId="436EC9A6" w14:textId="7777777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Model R</w:t>
            </w:r>
            <w:r w:rsidRPr="00532322">
              <w:rPr>
                <w:rFonts w:asciiTheme="majorHAnsi" w:hAnsiTheme="majorHAnsi"/>
                <w:vertAlign w:val="superscript"/>
              </w:rPr>
              <w:t>2</w:t>
            </w:r>
            <w:r w:rsidRPr="00532322">
              <w:rPr>
                <w:rFonts w:asciiTheme="majorHAnsi" w:hAnsiTheme="majorHAnsi"/>
              </w:rPr>
              <w:t xml:space="preserve"> (adj.)</w:t>
            </w:r>
          </w:p>
        </w:tc>
      </w:tr>
      <w:tr w:rsidR="006627DC" w:rsidRPr="00532322" w14:paraId="218DD40E" w14:textId="77777777" w:rsidTr="006627DC">
        <w:tc>
          <w:tcPr>
            <w:tcW w:w="720" w:type="dxa"/>
            <w:tcBorders>
              <w:top w:val="single" w:sz="4" w:space="0" w:color="auto"/>
              <w:bottom w:val="nil"/>
            </w:tcBorders>
          </w:tcPr>
          <w:p w14:paraId="43063429" w14:textId="69508A20" w:rsidR="006627DC" w:rsidRPr="00532322" w:rsidRDefault="006627DC" w:rsidP="00532322">
            <w:pPr>
              <w:spacing w:after="120"/>
              <w:contextualSpacing/>
              <w:rPr>
                <w:rFonts w:asciiTheme="majorHAnsi" w:hAnsiTheme="majorHAnsi"/>
              </w:rPr>
            </w:pPr>
            <w:r w:rsidRPr="00532322">
              <w:rPr>
                <w:rFonts w:asciiTheme="majorHAnsi" w:hAnsiTheme="majorHAnsi"/>
              </w:rPr>
              <w:t>PC1</w:t>
            </w:r>
          </w:p>
        </w:tc>
        <w:tc>
          <w:tcPr>
            <w:tcW w:w="3150" w:type="dxa"/>
            <w:tcBorders>
              <w:top w:val="single" w:sz="4" w:space="0" w:color="auto"/>
              <w:bottom w:val="nil"/>
            </w:tcBorders>
          </w:tcPr>
          <w:p w14:paraId="65C1A884" w14:textId="5F2AA76D"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more </w:t>
            </w:r>
            <w:r w:rsidR="00D96FB1" w:rsidRPr="00532322">
              <w:rPr>
                <w:rFonts w:asciiTheme="majorHAnsi" w:hAnsiTheme="majorHAnsi"/>
              </w:rPr>
              <w:t>magnitude + more</w:t>
            </w:r>
            <w:r w:rsidRPr="00532322">
              <w:rPr>
                <w:rFonts w:asciiTheme="majorHAnsi" w:hAnsiTheme="majorHAnsi"/>
              </w:rPr>
              <w:t xml:space="preserve"> turnover</w:t>
            </w:r>
          </w:p>
        </w:tc>
        <w:tc>
          <w:tcPr>
            <w:tcW w:w="1170" w:type="dxa"/>
            <w:tcBorders>
              <w:top w:val="single" w:sz="4" w:space="0" w:color="auto"/>
              <w:bottom w:val="nil"/>
            </w:tcBorders>
          </w:tcPr>
          <w:p w14:paraId="600BD4DF" w14:textId="5DA03297" w:rsidR="006627DC" w:rsidRPr="00532322" w:rsidRDefault="006627DC" w:rsidP="00532322">
            <w:pPr>
              <w:spacing w:after="120"/>
              <w:contextualSpacing/>
              <w:jc w:val="center"/>
              <w:rPr>
                <w:rFonts w:asciiTheme="majorHAnsi" w:hAnsiTheme="majorHAnsi"/>
              </w:rPr>
            </w:pPr>
            <w:r w:rsidRPr="00532322">
              <w:rPr>
                <w:rFonts w:asciiTheme="majorHAnsi" w:hAnsiTheme="majorHAnsi"/>
              </w:rPr>
              <w:t>-1.053</w:t>
            </w:r>
          </w:p>
        </w:tc>
        <w:tc>
          <w:tcPr>
            <w:tcW w:w="1350" w:type="dxa"/>
            <w:tcBorders>
              <w:top w:val="single" w:sz="4" w:space="0" w:color="auto"/>
              <w:bottom w:val="nil"/>
            </w:tcBorders>
          </w:tcPr>
          <w:p w14:paraId="40F24FE5" w14:textId="7DC5332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0.255</w:t>
            </w:r>
          </w:p>
        </w:tc>
        <w:tc>
          <w:tcPr>
            <w:tcW w:w="1170" w:type="dxa"/>
            <w:tcBorders>
              <w:top w:val="single" w:sz="4" w:space="0" w:color="auto"/>
              <w:bottom w:val="nil"/>
            </w:tcBorders>
          </w:tcPr>
          <w:p w14:paraId="2AEFD8B6" w14:textId="3BE3B1D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-0.00012</w:t>
            </w:r>
          </w:p>
        </w:tc>
        <w:tc>
          <w:tcPr>
            <w:tcW w:w="1890" w:type="dxa"/>
            <w:tcBorders>
              <w:top w:val="single" w:sz="4" w:space="0" w:color="auto"/>
              <w:bottom w:val="nil"/>
            </w:tcBorders>
          </w:tcPr>
          <w:p w14:paraId="4E5993C2" w14:textId="77777777" w:rsidR="006627DC" w:rsidRPr="00532322" w:rsidRDefault="006627DC" w:rsidP="00532322">
            <w:pPr>
              <w:spacing w:after="120"/>
              <w:contextualSpacing/>
              <w:jc w:val="center"/>
              <w:rPr>
                <w:rFonts w:asciiTheme="majorHAnsi" w:hAnsiTheme="majorHAnsi"/>
              </w:rPr>
            </w:pPr>
          </w:p>
        </w:tc>
        <w:tc>
          <w:tcPr>
            <w:tcW w:w="1530" w:type="dxa"/>
            <w:tcBorders>
              <w:top w:val="single" w:sz="4" w:space="0" w:color="auto"/>
              <w:bottom w:val="nil"/>
            </w:tcBorders>
          </w:tcPr>
          <w:p w14:paraId="5D866AEB" w14:textId="1B0D700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0.0054</w:t>
            </w:r>
          </w:p>
        </w:tc>
        <w:tc>
          <w:tcPr>
            <w:tcW w:w="1080" w:type="dxa"/>
            <w:tcBorders>
              <w:top w:val="single" w:sz="4" w:space="0" w:color="auto"/>
              <w:bottom w:val="nil"/>
            </w:tcBorders>
          </w:tcPr>
          <w:p w14:paraId="08C0935D" w14:textId="77777777" w:rsidR="006627DC" w:rsidRPr="00532322" w:rsidRDefault="006627DC" w:rsidP="00532322">
            <w:pPr>
              <w:spacing w:after="120"/>
              <w:contextualSpacing/>
              <w:jc w:val="center"/>
              <w:rPr>
                <w:rFonts w:asciiTheme="majorHAnsi" w:hAnsiTheme="majorHAnsi"/>
              </w:rPr>
            </w:pPr>
          </w:p>
        </w:tc>
        <w:tc>
          <w:tcPr>
            <w:tcW w:w="992" w:type="dxa"/>
            <w:tcBorders>
              <w:top w:val="single" w:sz="4" w:space="0" w:color="auto"/>
              <w:bottom w:val="nil"/>
            </w:tcBorders>
          </w:tcPr>
          <w:p w14:paraId="5EE21007" w14:textId="6D90B43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0.574</w:t>
            </w:r>
          </w:p>
        </w:tc>
      </w:tr>
      <w:tr w:rsidR="006627DC" w:rsidRPr="00532322" w14:paraId="6E9DA474" w14:textId="77777777" w:rsidTr="006627DC">
        <w:tc>
          <w:tcPr>
            <w:tcW w:w="720" w:type="dxa"/>
            <w:tcBorders>
              <w:top w:val="nil"/>
              <w:bottom w:val="nil"/>
            </w:tcBorders>
          </w:tcPr>
          <w:p w14:paraId="2CC17C34" w14:textId="77A05E02" w:rsidR="006627DC" w:rsidRPr="00532322" w:rsidRDefault="006627DC" w:rsidP="00532322">
            <w:pPr>
              <w:spacing w:after="120"/>
              <w:contextualSpacing/>
              <w:rPr>
                <w:rFonts w:asciiTheme="majorHAnsi" w:hAnsiTheme="majorHAnsi"/>
              </w:rPr>
            </w:pPr>
            <w:r w:rsidRPr="00532322">
              <w:rPr>
                <w:rFonts w:asciiTheme="majorHAnsi" w:hAnsiTheme="majorHAnsi"/>
              </w:rPr>
              <w:t>PC2</w:t>
            </w:r>
          </w:p>
        </w:tc>
        <w:tc>
          <w:tcPr>
            <w:tcW w:w="3150" w:type="dxa"/>
            <w:tcBorders>
              <w:top w:val="nil"/>
              <w:bottom w:val="nil"/>
            </w:tcBorders>
          </w:tcPr>
          <w:p w14:paraId="044B5F0F" w14:textId="6C8ADA14"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more </w:t>
            </w:r>
            <w:r w:rsidR="00D96FB1" w:rsidRPr="00532322">
              <w:rPr>
                <w:rFonts w:asciiTheme="majorHAnsi" w:hAnsiTheme="majorHAnsi"/>
              </w:rPr>
              <w:t>magnitude + less turnover</w:t>
            </w:r>
          </w:p>
        </w:tc>
        <w:tc>
          <w:tcPr>
            <w:tcW w:w="1170" w:type="dxa"/>
            <w:tcBorders>
              <w:top w:val="nil"/>
              <w:bottom w:val="nil"/>
            </w:tcBorders>
          </w:tcPr>
          <w:p w14:paraId="15C6A4F8" w14:textId="516AABBD"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0.191</w:t>
            </w:r>
          </w:p>
        </w:tc>
        <w:tc>
          <w:tcPr>
            <w:tcW w:w="1350" w:type="dxa"/>
            <w:tcBorders>
              <w:top w:val="nil"/>
              <w:bottom w:val="nil"/>
            </w:tcBorders>
          </w:tcPr>
          <w:p w14:paraId="00B37BEA" w14:textId="7ACEBC6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-0.055</w:t>
            </w:r>
          </w:p>
        </w:tc>
        <w:tc>
          <w:tcPr>
            <w:tcW w:w="1170" w:type="dxa"/>
            <w:tcBorders>
              <w:top w:val="nil"/>
              <w:bottom w:val="nil"/>
            </w:tcBorders>
          </w:tcPr>
          <w:p w14:paraId="00A56DDE" w14:textId="77777777" w:rsidR="006627DC" w:rsidRPr="00532322" w:rsidRDefault="006627DC" w:rsidP="00532322">
            <w:pPr>
              <w:spacing w:after="120"/>
              <w:contextualSpacing/>
              <w:jc w:val="center"/>
              <w:rPr>
                <w:rFonts w:asciiTheme="majorHAnsi" w:hAnsiTheme="majorHAnsi"/>
              </w:rPr>
            </w:pPr>
          </w:p>
        </w:tc>
        <w:tc>
          <w:tcPr>
            <w:tcW w:w="1890" w:type="dxa"/>
            <w:tcBorders>
              <w:top w:val="nil"/>
              <w:bottom w:val="nil"/>
            </w:tcBorders>
          </w:tcPr>
          <w:p w14:paraId="6574976B" w14:textId="2BCEC925"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0.0014</w:t>
            </w:r>
          </w:p>
        </w:tc>
        <w:tc>
          <w:tcPr>
            <w:tcW w:w="1530" w:type="dxa"/>
            <w:tcBorders>
              <w:top w:val="nil"/>
              <w:bottom w:val="nil"/>
            </w:tcBorders>
          </w:tcPr>
          <w:p w14:paraId="44E1CAEF" w14:textId="37074B43" w:rsidR="006627DC" w:rsidRPr="00532322" w:rsidRDefault="006627DC" w:rsidP="00532322">
            <w:pPr>
              <w:spacing w:after="120"/>
              <w:contextualSpacing/>
              <w:jc w:val="center"/>
              <w:rPr>
                <w:rFonts w:asciiTheme="majorHAnsi" w:hAnsiTheme="majorHAnsi"/>
              </w:rPr>
            </w:pPr>
          </w:p>
        </w:tc>
        <w:tc>
          <w:tcPr>
            <w:tcW w:w="1080" w:type="dxa"/>
            <w:tcBorders>
              <w:top w:val="nil"/>
              <w:bottom w:val="nil"/>
            </w:tcBorders>
          </w:tcPr>
          <w:p w14:paraId="25330300" w14:textId="2DDF135F"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-0.00007</w:t>
            </w:r>
          </w:p>
        </w:tc>
        <w:tc>
          <w:tcPr>
            <w:tcW w:w="992" w:type="dxa"/>
            <w:tcBorders>
              <w:top w:val="nil"/>
              <w:bottom w:val="nil"/>
            </w:tcBorders>
          </w:tcPr>
          <w:p w14:paraId="3106D81D" w14:textId="7E08C0B6"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0.396</w:t>
            </w:r>
          </w:p>
        </w:tc>
      </w:tr>
      <w:tr w:rsidR="006627DC" w:rsidRPr="00532322" w14:paraId="54425E6E" w14:textId="77777777" w:rsidTr="006627DC">
        <w:tc>
          <w:tcPr>
            <w:tcW w:w="720" w:type="dxa"/>
            <w:tcBorders>
              <w:top w:val="nil"/>
              <w:bottom w:val="nil"/>
            </w:tcBorders>
          </w:tcPr>
          <w:p w14:paraId="2C8BBA87" w14:textId="0F6776B3" w:rsidR="006627DC" w:rsidRPr="00532322" w:rsidRDefault="006627DC" w:rsidP="00532322">
            <w:pPr>
              <w:spacing w:after="120"/>
              <w:contextualSpacing/>
              <w:rPr>
                <w:rFonts w:asciiTheme="majorHAnsi" w:hAnsiTheme="majorHAnsi"/>
              </w:rPr>
            </w:pPr>
            <w:r w:rsidRPr="00532322">
              <w:rPr>
                <w:rFonts w:asciiTheme="majorHAnsi" w:hAnsiTheme="majorHAnsi"/>
              </w:rPr>
              <w:t>PC3</w:t>
            </w:r>
          </w:p>
        </w:tc>
        <w:tc>
          <w:tcPr>
            <w:tcW w:w="3150" w:type="dxa"/>
            <w:tcBorders>
              <w:top w:val="nil"/>
              <w:bottom w:val="nil"/>
            </w:tcBorders>
          </w:tcPr>
          <w:p w14:paraId="0DFA49D7" w14:textId="44EBDB68" w:rsidR="006627DC" w:rsidRPr="00532322" w:rsidRDefault="006627DC" w:rsidP="00532322">
            <w:pPr>
              <w:spacing w:after="120"/>
              <w:contextualSpacing/>
              <w:jc w:val="center"/>
              <w:rPr>
                <w:rFonts w:asciiTheme="majorHAnsi" w:hAnsiTheme="majorHAnsi"/>
              </w:rPr>
            </w:pPr>
            <w:r w:rsidRPr="00532322">
              <w:rPr>
                <w:rFonts w:asciiTheme="majorHAnsi" w:hAnsiTheme="majorHAnsi"/>
              </w:rPr>
              <w:t xml:space="preserve">High values = </w:t>
            </w:r>
            <w:r w:rsidR="00D96FB1" w:rsidRPr="00532322">
              <w:rPr>
                <w:rFonts w:asciiTheme="majorHAnsi" w:hAnsiTheme="majorHAnsi"/>
              </w:rPr>
              <w:t xml:space="preserve">more </w:t>
            </w:r>
            <w:r w:rsidRPr="00532322">
              <w:rPr>
                <w:rFonts w:asciiTheme="majorHAnsi" w:hAnsiTheme="majorHAnsi"/>
              </w:rPr>
              <w:t xml:space="preserve">abundance-based metrics, </w:t>
            </w:r>
            <w:r w:rsidR="00D96FB1" w:rsidRPr="00532322">
              <w:rPr>
                <w:rFonts w:asciiTheme="majorHAnsi" w:hAnsiTheme="majorHAnsi"/>
              </w:rPr>
              <w:t xml:space="preserve">less </w:t>
            </w:r>
            <w:r w:rsidRPr="00532322">
              <w:rPr>
                <w:rFonts w:asciiTheme="majorHAnsi" w:hAnsiTheme="majorHAnsi"/>
              </w:rPr>
              <w:t>incidence-based metrics</w:t>
            </w:r>
          </w:p>
        </w:tc>
        <w:tc>
          <w:tcPr>
            <w:tcW w:w="1170" w:type="dxa"/>
            <w:tcBorders>
              <w:top w:val="nil"/>
              <w:bottom w:val="nil"/>
            </w:tcBorders>
          </w:tcPr>
          <w:p w14:paraId="077F87A5" w14:textId="5A8A7D6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0.174</w:t>
            </w:r>
          </w:p>
        </w:tc>
        <w:tc>
          <w:tcPr>
            <w:tcW w:w="1350" w:type="dxa"/>
            <w:tcBorders>
              <w:top w:val="nil"/>
              <w:bottom w:val="nil"/>
            </w:tcBorders>
          </w:tcPr>
          <w:p w14:paraId="42836AB5" w14:textId="264929B3"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-0.047</w:t>
            </w:r>
          </w:p>
        </w:tc>
        <w:tc>
          <w:tcPr>
            <w:tcW w:w="1170" w:type="dxa"/>
            <w:tcBorders>
              <w:top w:val="nil"/>
              <w:bottom w:val="nil"/>
            </w:tcBorders>
          </w:tcPr>
          <w:p w14:paraId="46A16A36" w14:textId="77777777" w:rsidR="006627DC" w:rsidRPr="00532322" w:rsidRDefault="006627DC" w:rsidP="00532322">
            <w:pPr>
              <w:spacing w:after="120"/>
              <w:contextualSpacing/>
              <w:jc w:val="center"/>
              <w:rPr>
                <w:rFonts w:asciiTheme="majorHAnsi" w:hAnsiTheme="majorHAnsi"/>
              </w:rPr>
            </w:pPr>
          </w:p>
        </w:tc>
        <w:tc>
          <w:tcPr>
            <w:tcW w:w="1890" w:type="dxa"/>
            <w:tcBorders>
              <w:top w:val="nil"/>
              <w:bottom w:val="nil"/>
            </w:tcBorders>
          </w:tcPr>
          <w:p w14:paraId="397465E5" w14:textId="77777777" w:rsidR="006627DC" w:rsidRPr="00532322" w:rsidRDefault="006627DC" w:rsidP="00532322">
            <w:pPr>
              <w:spacing w:after="120"/>
              <w:contextualSpacing/>
              <w:jc w:val="center"/>
              <w:rPr>
                <w:rFonts w:asciiTheme="majorHAnsi" w:hAnsiTheme="majorHAnsi"/>
              </w:rPr>
            </w:pPr>
          </w:p>
        </w:tc>
        <w:tc>
          <w:tcPr>
            <w:tcW w:w="1530" w:type="dxa"/>
            <w:tcBorders>
              <w:top w:val="nil"/>
              <w:bottom w:val="nil"/>
            </w:tcBorders>
          </w:tcPr>
          <w:p w14:paraId="4175D895" w14:textId="77777777" w:rsidR="006627DC" w:rsidRPr="00532322" w:rsidRDefault="006627DC" w:rsidP="00532322">
            <w:pPr>
              <w:spacing w:after="120"/>
              <w:contextualSpacing/>
              <w:jc w:val="center"/>
              <w:rPr>
                <w:rFonts w:asciiTheme="majorHAnsi" w:hAnsiTheme="majorHAnsi"/>
              </w:rPr>
            </w:pPr>
          </w:p>
        </w:tc>
        <w:tc>
          <w:tcPr>
            <w:tcW w:w="1080" w:type="dxa"/>
            <w:tcBorders>
              <w:top w:val="nil"/>
              <w:bottom w:val="nil"/>
            </w:tcBorders>
          </w:tcPr>
          <w:p w14:paraId="6102B686" w14:textId="5FD1704C" w:rsidR="006627DC" w:rsidRPr="00532322" w:rsidRDefault="006627DC" w:rsidP="00532322">
            <w:pPr>
              <w:spacing w:after="120"/>
              <w:contextualSpacing/>
              <w:jc w:val="center"/>
              <w:rPr>
                <w:rFonts w:asciiTheme="majorHAnsi" w:hAnsiTheme="majorHAnsi"/>
              </w:rPr>
            </w:pPr>
          </w:p>
        </w:tc>
        <w:tc>
          <w:tcPr>
            <w:tcW w:w="992" w:type="dxa"/>
            <w:tcBorders>
              <w:top w:val="nil"/>
              <w:bottom w:val="nil"/>
            </w:tcBorders>
          </w:tcPr>
          <w:p w14:paraId="4021302F" w14:textId="4BA82A19"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0.060</w:t>
            </w:r>
          </w:p>
        </w:tc>
      </w:tr>
      <w:tr w:rsidR="006627DC" w:rsidRPr="00532322" w14:paraId="6E880B2E" w14:textId="77777777" w:rsidTr="006627DC">
        <w:tc>
          <w:tcPr>
            <w:tcW w:w="720" w:type="dxa"/>
            <w:tcBorders>
              <w:top w:val="nil"/>
              <w:bottom w:val="single" w:sz="4" w:space="0" w:color="auto"/>
            </w:tcBorders>
          </w:tcPr>
          <w:p w14:paraId="112D7642" w14:textId="0F4161E2" w:rsidR="006627DC" w:rsidRPr="00532322" w:rsidRDefault="006627DC" w:rsidP="00532322">
            <w:pPr>
              <w:spacing w:after="120"/>
              <w:contextualSpacing/>
              <w:rPr>
                <w:rFonts w:asciiTheme="majorHAnsi" w:hAnsiTheme="majorHAnsi"/>
              </w:rPr>
            </w:pPr>
            <w:r w:rsidRPr="00532322">
              <w:rPr>
                <w:rFonts w:asciiTheme="majorHAnsi" w:hAnsiTheme="majorHAnsi"/>
              </w:rPr>
              <w:t>PC4</w:t>
            </w:r>
          </w:p>
        </w:tc>
        <w:tc>
          <w:tcPr>
            <w:tcW w:w="3150" w:type="dxa"/>
            <w:tcBorders>
              <w:top w:val="nil"/>
              <w:bottom w:val="single" w:sz="4" w:space="0" w:color="auto"/>
            </w:tcBorders>
          </w:tcPr>
          <w:p w14:paraId="5F290581" w14:textId="14A1A3B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High values = less Sorensen dissimilarity.  Opposing patterns for types of metrics x abundance/incidence basis … analogous to an interaction?</w:t>
            </w:r>
          </w:p>
        </w:tc>
        <w:tc>
          <w:tcPr>
            <w:tcW w:w="1170" w:type="dxa"/>
            <w:tcBorders>
              <w:top w:val="nil"/>
              <w:bottom w:val="single" w:sz="4" w:space="0" w:color="auto"/>
            </w:tcBorders>
          </w:tcPr>
          <w:p w14:paraId="181E82B8" w14:textId="55EF7A05"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0.041</w:t>
            </w:r>
          </w:p>
        </w:tc>
        <w:tc>
          <w:tcPr>
            <w:tcW w:w="1350" w:type="dxa"/>
            <w:tcBorders>
              <w:top w:val="nil"/>
              <w:bottom w:val="single" w:sz="4" w:space="0" w:color="auto"/>
            </w:tcBorders>
          </w:tcPr>
          <w:p w14:paraId="65897DEB" w14:textId="7F9E484A" w:rsidR="006627DC" w:rsidRPr="00532322" w:rsidRDefault="006627DC" w:rsidP="00532322">
            <w:pPr>
              <w:spacing w:after="120"/>
              <w:contextualSpacing/>
              <w:jc w:val="center"/>
              <w:rPr>
                <w:rFonts w:asciiTheme="majorHAnsi" w:hAnsiTheme="majorHAnsi"/>
              </w:rPr>
            </w:pPr>
          </w:p>
        </w:tc>
        <w:tc>
          <w:tcPr>
            <w:tcW w:w="1170" w:type="dxa"/>
            <w:tcBorders>
              <w:top w:val="nil"/>
              <w:bottom w:val="single" w:sz="4" w:space="0" w:color="auto"/>
            </w:tcBorders>
          </w:tcPr>
          <w:p w14:paraId="66B09F99" w14:textId="0FB71DBB"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-0.00009</w:t>
            </w:r>
          </w:p>
        </w:tc>
        <w:tc>
          <w:tcPr>
            <w:tcW w:w="1890" w:type="dxa"/>
            <w:tcBorders>
              <w:top w:val="nil"/>
              <w:bottom w:val="single" w:sz="4" w:space="0" w:color="auto"/>
            </w:tcBorders>
          </w:tcPr>
          <w:p w14:paraId="20E79AC2" w14:textId="77777777" w:rsidR="006627DC" w:rsidRPr="00532322" w:rsidRDefault="006627DC" w:rsidP="00532322">
            <w:pPr>
              <w:spacing w:after="120"/>
              <w:contextualSpacing/>
              <w:jc w:val="center"/>
              <w:rPr>
                <w:rFonts w:asciiTheme="majorHAnsi" w:hAnsiTheme="majorHAnsi"/>
              </w:rPr>
            </w:pPr>
          </w:p>
        </w:tc>
        <w:tc>
          <w:tcPr>
            <w:tcW w:w="1530" w:type="dxa"/>
            <w:tcBorders>
              <w:top w:val="nil"/>
              <w:bottom w:val="single" w:sz="4" w:space="0" w:color="auto"/>
            </w:tcBorders>
          </w:tcPr>
          <w:p w14:paraId="7028C6B6" w14:textId="7EFC4E3F" w:rsidR="006627DC" w:rsidRPr="00532322" w:rsidRDefault="006627DC" w:rsidP="00532322">
            <w:pPr>
              <w:spacing w:after="120"/>
              <w:contextualSpacing/>
              <w:jc w:val="center"/>
              <w:rPr>
                <w:rFonts w:asciiTheme="majorHAnsi" w:hAnsiTheme="majorHAnsi"/>
              </w:rPr>
            </w:pPr>
          </w:p>
        </w:tc>
        <w:tc>
          <w:tcPr>
            <w:tcW w:w="1080" w:type="dxa"/>
            <w:tcBorders>
              <w:top w:val="nil"/>
              <w:bottom w:val="single" w:sz="4" w:space="0" w:color="auto"/>
            </w:tcBorders>
          </w:tcPr>
          <w:p w14:paraId="675C23D5" w14:textId="77777777" w:rsidR="006627DC" w:rsidRPr="00532322" w:rsidRDefault="006627DC" w:rsidP="00532322">
            <w:pPr>
              <w:spacing w:after="120"/>
              <w:contextualSpacing/>
              <w:jc w:val="center"/>
              <w:rPr>
                <w:rFonts w:asciiTheme="majorHAnsi" w:hAnsiTheme="majorHAnsi"/>
              </w:rPr>
            </w:pPr>
          </w:p>
        </w:tc>
        <w:tc>
          <w:tcPr>
            <w:tcW w:w="992" w:type="dxa"/>
            <w:tcBorders>
              <w:top w:val="nil"/>
              <w:bottom w:val="single" w:sz="4" w:space="0" w:color="auto"/>
            </w:tcBorders>
          </w:tcPr>
          <w:p w14:paraId="54D79BFD" w14:textId="16A10FB1" w:rsidR="006627DC" w:rsidRPr="00532322" w:rsidRDefault="006627DC" w:rsidP="00532322">
            <w:pPr>
              <w:spacing w:after="120"/>
              <w:contextualSpacing/>
              <w:jc w:val="center"/>
              <w:rPr>
                <w:rFonts w:asciiTheme="majorHAnsi" w:hAnsiTheme="majorHAnsi"/>
              </w:rPr>
            </w:pPr>
            <w:r w:rsidRPr="00532322">
              <w:rPr>
                <w:rFonts w:asciiTheme="majorHAnsi" w:hAnsiTheme="majorHAnsi"/>
              </w:rPr>
              <w:t>0.232</w:t>
            </w:r>
          </w:p>
        </w:tc>
      </w:tr>
    </w:tbl>
    <w:p w14:paraId="5E7A0FD8" w14:textId="13452464" w:rsidR="00A60CB9" w:rsidRPr="00532322" w:rsidRDefault="00A60CB9" w:rsidP="00532322">
      <w:pPr>
        <w:spacing w:after="120"/>
        <w:rPr>
          <w:rFonts w:asciiTheme="majorHAnsi" w:hAnsiTheme="majorHAnsi"/>
        </w:rPr>
      </w:pPr>
    </w:p>
    <w:p w14:paraId="5E91D3C3" w14:textId="77777777" w:rsidR="00A60CB9" w:rsidRPr="00532322" w:rsidRDefault="00A60CB9" w:rsidP="00532322">
      <w:pPr>
        <w:spacing w:after="120"/>
        <w:rPr>
          <w:rFonts w:asciiTheme="majorHAnsi" w:hAnsiTheme="majorHAnsi"/>
        </w:rPr>
      </w:pPr>
      <w:r w:rsidRPr="00532322">
        <w:rPr>
          <w:rFonts w:asciiTheme="majorHAnsi" w:hAnsiTheme="majorHAnsi"/>
        </w:rPr>
        <w:br w:type="page"/>
      </w:r>
    </w:p>
    <w:p w14:paraId="1B75CBF7" w14:textId="77777777" w:rsidR="00A60CB9" w:rsidRPr="00532322" w:rsidRDefault="00A60CB9" w:rsidP="00532322">
      <w:pPr>
        <w:spacing w:after="120"/>
        <w:rPr>
          <w:rFonts w:asciiTheme="majorHAnsi" w:hAnsiTheme="majorHAnsi"/>
        </w:rPr>
      </w:pPr>
      <w:r w:rsidRPr="00532322">
        <w:rPr>
          <w:rFonts w:asciiTheme="majorHAnsi" w:hAnsiTheme="majorHAnsi"/>
          <w:noProof/>
        </w:rPr>
        <w:lastRenderedPageBreak/>
        <w:drawing>
          <wp:inline distT="0" distB="0" distL="0" distR="0" wp14:anchorId="5D6D72B3" wp14:editId="4AD634EA">
            <wp:extent cx="2743206" cy="2743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y.v.prop_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r w:rsidRPr="00532322">
        <w:rPr>
          <w:rFonts w:asciiTheme="majorHAnsi" w:hAnsiTheme="majorHAnsi"/>
          <w:noProof/>
        </w:rPr>
        <w:drawing>
          <wp:inline distT="0" distB="0" distL="0" distR="0" wp14:anchorId="16B8C077" wp14:editId="48BC4556">
            <wp:extent cx="2743206" cy="27432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r.v.prop_si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111E7A55" w14:textId="77777777" w:rsidR="00A60CB9" w:rsidRPr="00532322" w:rsidRDefault="00A60CB9" w:rsidP="00532322">
      <w:pPr>
        <w:spacing w:after="120"/>
        <w:rPr>
          <w:rFonts w:asciiTheme="majorHAnsi" w:hAnsiTheme="majorHAnsi"/>
        </w:rPr>
      </w:pPr>
    </w:p>
    <w:p w14:paraId="5947B9D0" w14:textId="77777777" w:rsidR="00A60CB9" w:rsidRPr="00532322" w:rsidRDefault="00A60CB9" w:rsidP="00532322">
      <w:pPr>
        <w:spacing w:after="120"/>
        <w:rPr>
          <w:rFonts w:asciiTheme="majorHAnsi" w:hAnsiTheme="majorHAnsi"/>
        </w:rPr>
      </w:pPr>
      <w:r w:rsidRPr="00532322">
        <w:rPr>
          <w:rFonts w:asciiTheme="majorHAnsi" w:hAnsiTheme="majorHAnsi"/>
          <w:highlight w:val="yellow"/>
        </w:rPr>
        <w:t>Figure XX</w:t>
      </w:r>
      <w:r w:rsidRPr="00532322">
        <w:rPr>
          <w:rFonts w:asciiTheme="majorHAnsi" w:hAnsiTheme="majorHAnsi"/>
        </w:rPr>
        <w:t>. Relationship between magnitude of composition variation (horizontal axes) and the percentage of that compositional variation due to species turnover (vertical axes).  In each graph, points are sites.  Vertical and horizontal lines are the median values for each variable.  Note that axis scales differ among graphs.</w:t>
      </w:r>
    </w:p>
    <w:p w14:paraId="2FB03D7A" w14:textId="77777777" w:rsidR="00A60CB9" w:rsidRPr="00532322" w:rsidRDefault="00A60CB9" w:rsidP="00532322">
      <w:pPr>
        <w:spacing w:after="120"/>
        <w:rPr>
          <w:rFonts w:asciiTheme="majorHAnsi" w:hAnsiTheme="majorHAnsi"/>
        </w:rPr>
      </w:pPr>
    </w:p>
    <w:p w14:paraId="17332DCA" w14:textId="77777777" w:rsidR="00A60CB9" w:rsidRPr="00532322" w:rsidRDefault="00A60CB9" w:rsidP="00532322">
      <w:pPr>
        <w:spacing w:after="120"/>
        <w:rPr>
          <w:rFonts w:asciiTheme="majorHAnsi" w:hAnsiTheme="majorHAnsi"/>
        </w:rPr>
      </w:pPr>
    </w:p>
    <w:p w14:paraId="21706844" w14:textId="77777777" w:rsidR="00A60CB9" w:rsidRPr="00532322" w:rsidRDefault="00A60CB9" w:rsidP="00532322">
      <w:pPr>
        <w:spacing w:after="120"/>
        <w:rPr>
          <w:rFonts w:asciiTheme="majorHAnsi" w:hAnsiTheme="majorHAnsi"/>
        </w:rPr>
      </w:pPr>
    </w:p>
    <w:p w14:paraId="705CAFEC" w14:textId="77777777" w:rsidR="00A60CB9" w:rsidRPr="00532322" w:rsidRDefault="00A60CB9" w:rsidP="00532322">
      <w:pPr>
        <w:spacing w:after="120"/>
        <w:rPr>
          <w:rFonts w:asciiTheme="majorHAnsi" w:hAnsiTheme="majorHAnsi"/>
        </w:rPr>
      </w:pPr>
      <w:r w:rsidRPr="00532322">
        <w:rPr>
          <w:rFonts w:asciiTheme="majorHAnsi" w:hAnsiTheme="majorHAnsi"/>
          <w:highlight w:val="yellow"/>
        </w:rPr>
        <w:t>To do: Could also use these quadrants to code sites in Figure S1.  For example, sites with high variation and high turnover, high variation but low turnover, etc.</w:t>
      </w:r>
    </w:p>
    <w:p w14:paraId="2ED5EBEB" w14:textId="77777777" w:rsidR="00A60CB9" w:rsidRPr="00532322" w:rsidRDefault="00A60CB9" w:rsidP="00532322">
      <w:pPr>
        <w:spacing w:after="120"/>
        <w:rPr>
          <w:rFonts w:asciiTheme="majorHAnsi" w:hAnsiTheme="majorHAnsi"/>
        </w:rPr>
      </w:pPr>
    </w:p>
    <w:p w14:paraId="5FC86186" w14:textId="4A7FFA7B" w:rsidR="00A60CB9" w:rsidRPr="00532322" w:rsidDel="003222C2" w:rsidRDefault="00A60CB9" w:rsidP="00532322">
      <w:pPr>
        <w:spacing w:after="120"/>
        <w:rPr>
          <w:del w:id="201" w:author="Jon Bakker" w:date="2019-08-08T20:39:00Z"/>
          <w:rFonts w:asciiTheme="majorHAnsi" w:hAnsiTheme="majorHAnsi"/>
        </w:rPr>
      </w:pPr>
      <w:r w:rsidRPr="00532322">
        <w:rPr>
          <w:rFonts w:asciiTheme="majorHAnsi" w:hAnsiTheme="majorHAnsi"/>
          <w:highlight w:val="yellow"/>
        </w:rPr>
        <w:t>Results: Note that sites span all four quadrats (high compositional variation with high turnover, high compositional variation with low turnover, low compositional variation with high turnover, and low compositional variation with low turnover).</w:t>
      </w:r>
    </w:p>
    <w:p w14:paraId="255232A4" w14:textId="2AB9126F" w:rsidR="00A60CB9" w:rsidRPr="00532322" w:rsidRDefault="00A60CB9" w:rsidP="00532322">
      <w:pPr>
        <w:spacing w:after="120"/>
        <w:rPr>
          <w:rFonts w:asciiTheme="majorHAnsi" w:hAnsiTheme="majorHAnsi"/>
        </w:rPr>
      </w:pPr>
      <w:del w:id="202" w:author="Jon Bakker" w:date="2019-08-08T20:39:00Z">
        <w:r w:rsidRPr="00532322" w:rsidDel="003222C2">
          <w:rPr>
            <w:rFonts w:asciiTheme="majorHAnsi" w:hAnsiTheme="majorHAnsi"/>
          </w:rPr>
          <w:br w:type="page"/>
        </w:r>
      </w:del>
    </w:p>
    <w:p w14:paraId="4A074093" w14:textId="77777777" w:rsidR="00BA2444" w:rsidRPr="00532322" w:rsidRDefault="00BA2444" w:rsidP="00532322">
      <w:pPr>
        <w:spacing w:after="120"/>
        <w:rPr>
          <w:rFonts w:asciiTheme="majorHAnsi" w:hAnsiTheme="majorHAnsi"/>
        </w:rPr>
      </w:pPr>
    </w:p>
    <w:sectPr w:rsidR="00BA2444" w:rsidRPr="00532322" w:rsidSect="00BA2444">
      <w:pgSz w:w="15840" w:h="12240" w:orient="landscape"/>
      <w:pgMar w:top="1440" w:right="1440" w:bottom="1440" w:left="1440" w:header="0" w:footer="72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n Bakker" w:date="2019-07-01T21:05:00Z" w:initials="JB">
    <w:p w14:paraId="126BA391" w14:textId="79838467" w:rsidR="00855538" w:rsidRDefault="00855538">
      <w:pPr>
        <w:pStyle w:val="CommentText"/>
      </w:pPr>
      <w:r>
        <w:rPr>
          <w:rStyle w:val="CommentReference"/>
        </w:rPr>
        <w:annotationRef/>
      </w:r>
      <w:r>
        <w:t>EWS: It is great to see this. It has come so far since my last reading. Very cool!</w:t>
      </w:r>
      <w:r>
        <w:br/>
      </w:r>
      <w:r>
        <w:br/>
        <w:t>Aside from the scattered edits in the attached, I had a couple general comments:</w:t>
      </w:r>
      <w:r>
        <w:br/>
        <w:t xml:space="preserve">- The current general setup tends to highlight the value of composition as being more sensitive to global change. I think you could consider an additional argument that careful analysis of compositional change can provide insight into basic processes governing community dynamics resulting from change. For example, I think this could linked to Mendy’s hierarchical-response framework paper (Smith et al. 2009), where there are changes in species abundance and also colonization and extinction processes occurring. This is also related to Avolio et al. (2015) which you do discuss. </w:t>
      </w:r>
      <w:r>
        <w:br/>
      </w:r>
      <w:r>
        <w:br/>
        <w:t xml:space="preserve">- On a related note, I felt that some of the different metrics were talked about more as being different metrics of some underlying process (turnover) as opposed to measuring different biological processes or mechanisms. For example, I think incidence-base measures are likely to be more tightly tied to colonization-extinction dynamics, </w:t>
      </w:r>
      <w:proofErr w:type="spellStart"/>
      <w:r>
        <w:t>where as</w:t>
      </w:r>
      <w:proofErr w:type="spellEnd"/>
      <w:r>
        <w:t xml:space="preserve"> the abundance-based metrics and the balancing decomposition is picking up abundance changes and reordering among the species already in a plot.  What do you think about creating some stronger links between the various metrics and some underlying biological processes?</w:t>
      </w:r>
      <w:r>
        <w:br/>
        <w:t xml:space="preserve">I think a little stronger dose of biology at the outset also might make the discussion a little less results and methods heavy. </w:t>
      </w:r>
      <w:r>
        <w:br/>
      </w:r>
      <w:r>
        <w:br/>
        <w:t>- I think in way this paper was straddling two goals:</w:t>
      </w:r>
      <w:r>
        <w:br/>
        <w:t xml:space="preserve">1. A more methodological goal of highlighting how composition is really critical to understanding community response to environmental change as it is more sensitive to change. This is kind of analogous to the Hillebrand et al. (2018) paper. </w:t>
      </w:r>
      <w:r>
        <w:br/>
        <w:t xml:space="preserve">2. Describing spatial, temporal, and environmental (treatment) induced changes in various components of community variability. </w:t>
      </w:r>
      <w:r>
        <w:br/>
        <w:t xml:space="preserve">However, neither of these really are rather descriptive or phenomenological - they are quantifying and summarizing the data as opposed to testing more mechanistic hypotheses. I think these hypotheses are there, but they get a bit lost in the methods. For example the prediction that more spatially variable environments or larger species pools will increase turnover. Are annual dominate communities more variable temporally? Does temporal variation in rainfall or temperature increase temporal variation? While some of these are ideas are hinted at in the Intro, I felt that the paper never came back to test them or summarize our insights about them at the end. </w:t>
      </w:r>
      <w:r>
        <w:br/>
      </w:r>
      <w:r>
        <w:br/>
        <w:t xml:space="preserve">I think it could be fine to just go with the more methodological angle, but maybe even then it could be good to setup the different metrics as being more than just different yardsticks. Rather, they are ways to decompose important parts of the community turnover that provide biological insights. Maybe my point here is that I wasn’t that clear at the outset about your goal, which left me feeling like the Discussion was a bit lacking. </w:t>
      </w:r>
      <w:r>
        <w:br/>
      </w:r>
      <w:r>
        <w:br/>
        <w:t xml:space="preserve">These are just some general musings, which are mostly about framing and writing. </w:t>
      </w:r>
      <w:r>
        <w:br/>
      </w:r>
      <w:r>
        <w:br/>
        <w:t>Very cool to see this!</w:t>
      </w:r>
      <w:r>
        <w:br/>
      </w:r>
      <w:r>
        <w:br/>
        <w:t>Eric</w:t>
      </w:r>
      <w:r>
        <w:br/>
      </w:r>
      <w:r>
        <w:br/>
        <w:t xml:space="preserve">Hillebrand, H., B. Blasius, E. T. Borer, J. M. Chase, J. A. Downing, B. K. Eriksson, C. T. </w:t>
      </w:r>
      <w:proofErr w:type="spellStart"/>
      <w:r>
        <w:t>Filstrup</w:t>
      </w:r>
      <w:proofErr w:type="spellEnd"/>
      <w:r>
        <w:t xml:space="preserve">, W. S. </w:t>
      </w:r>
      <w:proofErr w:type="spellStart"/>
      <w:r>
        <w:t>Harpole</w:t>
      </w:r>
      <w:proofErr w:type="spellEnd"/>
      <w:r>
        <w:t xml:space="preserve">, D. </w:t>
      </w:r>
      <w:proofErr w:type="spellStart"/>
      <w:r>
        <w:t>Hodapp</w:t>
      </w:r>
      <w:proofErr w:type="spellEnd"/>
      <w:r>
        <w:t xml:space="preserve">, S. Larsen, A. M. </w:t>
      </w:r>
      <w:proofErr w:type="spellStart"/>
      <w:r>
        <w:t>Lewandowska</w:t>
      </w:r>
      <w:proofErr w:type="spellEnd"/>
      <w:r>
        <w:t xml:space="preserve">, E. W. </w:t>
      </w:r>
      <w:proofErr w:type="spellStart"/>
      <w:r>
        <w:t>Seabloom</w:t>
      </w:r>
      <w:proofErr w:type="spellEnd"/>
      <w:r>
        <w:t xml:space="preserve">, D. B. Van de Waal, and A. B. </w:t>
      </w:r>
      <w:proofErr w:type="spellStart"/>
      <w:r>
        <w:t>Ryabov</w:t>
      </w:r>
      <w:proofErr w:type="spellEnd"/>
      <w:r>
        <w:t>. 2018. Biodiversity change is uncoupled from species richness trends: Consequences for conservation and monitoring. Journal of Applied Ecology 55:169-184.</w:t>
      </w:r>
      <w:r>
        <w:br/>
      </w:r>
      <w:r>
        <w:br/>
        <w:t>Smith, M. D., A. K. Knapp, and S. L. Collins. 2009. A framework for assessing ecosystem dynamics in response to chronic resource alterations induced by global change. Ecology 90:3279-3289.</w:t>
      </w:r>
    </w:p>
  </w:comment>
  <w:comment w:id="17" w:author="Jeremiah Henning" w:date="2019-08-06T09:20:00Z" w:initials="JAH">
    <w:p w14:paraId="14702D21" w14:textId="77777777" w:rsidR="00855538" w:rsidRDefault="00855538" w:rsidP="009B3648">
      <w:pPr>
        <w:pStyle w:val="CommentText"/>
      </w:pPr>
      <w:r>
        <w:rPr>
          <w:rStyle w:val="CommentReference"/>
        </w:rPr>
        <w:annotationRef/>
      </w:r>
      <w:r>
        <w:t>Temporal or spatial or both?</w:t>
      </w:r>
    </w:p>
  </w:comment>
  <w:comment w:id="20" w:author="Jeremiah Henning" w:date="2019-08-06T09:27:00Z" w:initials="JAH">
    <w:p w14:paraId="00771FB7" w14:textId="77777777" w:rsidR="00855538" w:rsidRDefault="00855538" w:rsidP="009B3648">
      <w:pPr>
        <w:pStyle w:val="CommentText"/>
      </w:pPr>
      <w:r>
        <w:rPr>
          <w:rStyle w:val="CommentReference"/>
        </w:rPr>
        <w:annotationRef/>
      </w:r>
      <w:r>
        <w:t>And their abundance</w:t>
      </w:r>
    </w:p>
  </w:comment>
  <w:comment w:id="21" w:author="Jon Bakker" w:date="2019-08-08T20:55:00Z" w:initials="JB">
    <w:p w14:paraId="7F8D2BD5" w14:textId="199B9FEA" w:rsidR="00855538" w:rsidRDefault="00855538">
      <w:pPr>
        <w:pStyle w:val="CommentText"/>
      </w:pPr>
      <w:r>
        <w:rPr>
          <w:rStyle w:val="CommentReference"/>
        </w:rPr>
        <w:annotationRef/>
      </w:r>
      <w:r>
        <w:t>Helpful?  Accept or reject as you see fit.</w:t>
      </w:r>
    </w:p>
  </w:comment>
  <w:comment w:id="32" w:author="Jon Bakker" w:date="2019-08-08T20:03:00Z" w:initials="JB">
    <w:p w14:paraId="69FBCFFA" w14:textId="069C0B52" w:rsidR="00855538" w:rsidRDefault="00855538">
      <w:pPr>
        <w:pStyle w:val="CommentText"/>
      </w:pPr>
      <w:r>
        <w:rPr>
          <w:rStyle w:val="CommentReference"/>
        </w:rPr>
        <w:annotationRef/>
      </w:r>
      <w:r>
        <w:t xml:space="preserve">Also acknowledge that other approaches are possible?  For example, see Silvertown et al. (1994. Ecology 75:2430-2437) </w:t>
      </w:r>
    </w:p>
  </w:comment>
  <w:comment w:id="52" w:author="Jon Bakker" w:date="2019-08-08T20:11:00Z" w:initials="JB">
    <w:p w14:paraId="2D321071" w14:textId="1CFE463A" w:rsidR="00855538" w:rsidRDefault="00855538">
      <w:pPr>
        <w:pStyle w:val="CommentText"/>
      </w:pPr>
      <w:r>
        <w:rPr>
          <w:rStyle w:val="CommentReference"/>
        </w:rPr>
        <w:annotationRef/>
      </w:r>
      <w:r>
        <w:t>Cite examples of these few studies?</w:t>
      </w:r>
    </w:p>
  </w:comment>
  <w:comment w:id="65" w:author="Jeremiah Henning" w:date="2019-08-06T09:44:00Z" w:initials="JAH">
    <w:p w14:paraId="75086427" w14:textId="77777777" w:rsidR="00855538" w:rsidRDefault="00855538" w:rsidP="009B3648">
      <w:pPr>
        <w:pStyle w:val="CommentText"/>
      </w:pPr>
      <w:r>
        <w:rPr>
          <w:rStyle w:val="CommentReference"/>
        </w:rPr>
        <w:annotationRef/>
      </w:r>
      <w:r>
        <w:t>Understanding the relative effect of spatial and temporal variation occurring within a single site requires a broad understanding of the effects of spatial and temporal variation across a multitude of globally-distributed sites.</w:t>
      </w:r>
    </w:p>
    <w:p w14:paraId="5DF7209B" w14:textId="77777777" w:rsidR="00855538" w:rsidRDefault="00855538" w:rsidP="009B3648">
      <w:pPr>
        <w:pStyle w:val="CommentText"/>
      </w:pPr>
    </w:p>
    <w:p w14:paraId="6CAACA06" w14:textId="77777777" w:rsidR="00855538" w:rsidRDefault="00855538" w:rsidP="009B3648">
      <w:pPr>
        <w:pStyle w:val="CommentText"/>
      </w:pPr>
      <w:r>
        <w:t>Understanding the relative effect of spatial and temporal variation shaping our ability to detect treatment effects within a single site requires a broad understanding of the effects of spatial and temporal variation on similar treatments across a multitude of globally-distributed sites.</w:t>
      </w:r>
    </w:p>
  </w:comment>
  <w:comment w:id="66" w:author="Jon Bakker" w:date="2019-08-08T20:57:00Z" w:initials="JB">
    <w:p w14:paraId="20CEFD01" w14:textId="7C859E5B" w:rsidR="00855538" w:rsidRDefault="00855538" w:rsidP="002776B6">
      <w:pPr>
        <w:pStyle w:val="CommentText"/>
      </w:pPr>
      <w:r>
        <w:rPr>
          <w:rStyle w:val="CommentReference"/>
        </w:rPr>
        <w:annotationRef/>
      </w:r>
      <w:r>
        <w:t>Edited because wording indicated that we’re interested in the magnitude of the processes.  Alternately, what if this question was just ‘what processes drive compositional variability’?  The magnitude could still be reported as part of the answer to that question.</w:t>
      </w:r>
    </w:p>
    <w:p w14:paraId="09B44BA1" w14:textId="64C626E5" w:rsidR="00855538" w:rsidRDefault="00855538">
      <w:pPr>
        <w:pStyle w:val="CommentText"/>
      </w:pPr>
    </w:p>
  </w:comment>
  <w:comment w:id="71" w:author="Claire Wainwright" w:date="2019-03-25T10:07:00Z" w:initials="CW">
    <w:p w14:paraId="3442527F" w14:textId="77777777" w:rsidR="00855538" w:rsidRDefault="00855538" w:rsidP="002150FC">
      <w:pPr>
        <w:pStyle w:val="CommentText"/>
      </w:pPr>
      <w:r>
        <w:rPr>
          <w:rStyle w:val="CommentReference"/>
        </w:rPr>
        <w:annotationRef/>
      </w:r>
      <w:r>
        <w:t xml:space="preserve">Natural biomass variation can also be related to non-edaphic biotic factors - might mention as a caveat? </w:t>
      </w:r>
    </w:p>
  </w:comment>
  <w:comment w:id="72" w:author="Suzanne Prober" w:date="2019-04-15T20:33:00Z" w:initials="PS(F">
    <w:p w14:paraId="6F63A5AE" w14:textId="77777777" w:rsidR="00855538" w:rsidRDefault="00855538" w:rsidP="002150FC">
      <w:pPr>
        <w:pStyle w:val="CommentText"/>
      </w:pPr>
      <w:r>
        <w:rPr>
          <w:rStyle w:val="CommentReference"/>
        </w:rPr>
        <w:annotationRef/>
      </w:r>
      <w:r>
        <w:t xml:space="preserve">I agree this variation could be due to things other than soil patterns, so it would be better to use different terminology such as local spatial pattern. For example, localized grazing patterns can be self-re-enforcing, with small grazed patches becoming more palatable (fresh growth), and so attracting more grazing than </w:t>
      </w:r>
      <w:proofErr w:type="spellStart"/>
      <w:r>
        <w:t>ungrazed</w:t>
      </w:r>
      <w:proofErr w:type="spellEnd"/>
      <w:r>
        <w:t xml:space="preserve"> patches, and so on</w:t>
      </w:r>
    </w:p>
  </w:comment>
  <w:comment w:id="73" w:author="Jon Bakker" w:date="2019-07-29T14:42:00Z" w:initials="JB">
    <w:p w14:paraId="5CD7F25B" w14:textId="77777777" w:rsidR="00855538" w:rsidRDefault="00855538" w:rsidP="002150FC">
      <w:pPr>
        <w:pStyle w:val="CommentText"/>
      </w:pPr>
      <w:r>
        <w:rPr>
          <w:rStyle w:val="CommentReference"/>
        </w:rPr>
        <w:annotationRef/>
      </w:r>
      <w:r>
        <w:t>Re-named ‘local variation in productivity’.  Ok?</w:t>
      </w:r>
    </w:p>
  </w:comment>
  <w:comment w:id="74" w:author="Jon Bakker" w:date="2019-07-29T14:43:00Z" w:initials="JB">
    <w:p w14:paraId="6379677F" w14:textId="77777777" w:rsidR="00855538" w:rsidRDefault="00855538" w:rsidP="002150FC">
      <w:pPr>
        <w:pStyle w:val="CommentText"/>
      </w:pPr>
      <w:r>
        <w:rPr>
          <w:rStyle w:val="CommentReference"/>
        </w:rPr>
        <w:annotationRef/>
      </w:r>
      <w:r>
        <w:t>Also include analysis script in supplementary material.</w:t>
      </w:r>
    </w:p>
  </w:comment>
  <w:comment w:id="75" w:author="Jeremiah Henning" w:date="2019-08-08T16:59:00Z" w:initials="JAH">
    <w:p w14:paraId="69BB0C60" w14:textId="6D177F4E" w:rsidR="00855538" w:rsidRDefault="00855538">
      <w:pPr>
        <w:pStyle w:val="CommentText"/>
      </w:pPr>
      <w:r>
        <w:rPr>
          <w:rStyle w:val="CommentReference"/>
        </w:rPr>
        <w:annotationRef/>
      </w:r>
      <w:r>
        <w:t xml:space="preserve">Evan can you add in a sentence or two on the partial correlation plots? </w:t>
      </w:r>
    </w:p>
  </w:comment>
  <w:comment w:id="78" w:author="Jon Bakker" w:date="2019-08-08T20:25:00Z" w:initials="JB">
    <w:p w14:paraId="374184DF" w14:textId="77777777" w:rsidR="00855538" w:rsidRDefault="00855538">
      <w:pPr>
        <w:pStyle w:val="CommentText"/>
      </w:pPr>
      <w:r>
        <w:rPr>
          <w:rStyle w:val="CommentReference"/>
        </w:rPr>
        <w:annotationRef/>
      </w:r>
      <w:r>
        <w:t>With the results structured this way, we might be able to more succinctly combine the two metrics and note that patterns were similar in both.</w:t>
      </w:r>
    </w:p>
    <w:p w14:paraId="16C4EBB0" w14:textId="77777777" w:rsidR="00855538" w:rsidRDefault="00855538">
      <w:pPr>
        <w:pStyle w:val="CommentText"/>
      </w:pPr>
    </w:p>
    <w:p w14:paraId="52A5E00B" w14:textId="67933E2B" w:rsidR="00855538" w:rsidRDefault="00855538">
      <w:pPr>
        <w:pStyle w:val="CommentText"/>
      </w:pPr>
      <w:r>
        <w:t>Same for the turnover metrics below.</w:t>
      </w:r>
    </w:p>
  </w:comment>
  <w:comment w:id="82" w:author="Jon Bakker" w:date="2019-08-08T20:28:00Z" w:initials="JB">
    <w:p w14:paraId="3A4129E0" w14:textId="3300BA2B" w:rsidR="00855538" w:rsidRDefault="00855538">
      <w:pPr>
        <w:pStyle w:val="CommentText"/>
      </w:pPr>
      <w:r>
        <w:rPr>
          <w:rStyle w:val="CommentReference"/>
        </w:rPr>
        <w:annotationRef/>
      </w:r>
      <w:r>
        <w:t>Repeat of previous sentences.  Helpful restatement for use in Discussion?</w:t>
      </w:r>
    </w:p>
  </w:comment>
  <w:comment w:id="85" w:author="Jon Bakker" w:date="2019-08-08T20:29:00Z" w:initials="JB">
    <w:p w14:paraId="3DF2C8DB" w14:textId="5A6ACC97" w:rsidR="00855538" w:rsidRDefault="00855538">
      <w:pPr>
        <w:pStyle w:val="CommentText"/>
      </w:pPr>
      <w:r>
        <w:rPr>
          <w:rStyle w:val="CommentReference"/>
        </w:rPr>
        <w:annotationRef/>
      </w:r>
      <w:r>
        <w:t>Use in Discussion?</w:t>
      </w:r>
    </w:p>
  </w:comment>
  <w:comment w:id="88" w:author="Jon Bakker" w:date="2019-08-08T20:30:00Z" w:initials="JB">
    <w:p w14:paraId="4E379725" w14:textId="6ADEC14E" w:rsidR="00855538" w:rsidRDefault="00855538">
      <w:pPr>
        <w:pStyle w:val="CommentText"/>
      </w:pPr>
      <w:r>
        <w:rPr>
          <w:rStyle w:val="CommentReference"/>
        </w:rPr>
        <w:annotationRef/>
      </w:r>
      <w:r>
        <w:t xml:space="preserve">To me, this reads more like Discussion than Results </w:t>
      </w:r>
    </w:p>
  </w:comment>
  <w:comment w:id="89" w:author="Jon Bakker" w:date="2019-08-08T20:31:00Z" w:initials="JB">
    <w:p w14:paraId="7EAAC06C" w14:textId="3A92DE19" w:rsidR="00855538" w:rsidRDefault="00855538">
      <w:pPr>
        <w:pStyle w:val="CommentText"/>
      </w:pPr>
      <w:r>
        <w:rPr>
          <w:rStyle w:val="CommentReference"/>
        </w:rPr>
        <w:annotationRef/>
      </w:r>
      <w:r>
        <w:t>I don’t think this explanation of the term is quite right.  I think of it as variation among the different treatments within a block, but since we don’t have within-block replication we can’t test the treatment effect per se.</w:t>
      </w:r>
    </w:p>
  </w:comment>
  <w:comment w:id="91" w:author="Jon Bakker" w:date="2019-08-08T20:33:00Z" w:initials="JB">
    <w:p w14:paraId="1EB7E0B5" w14:textId="64C00083" w:rsidR="00855538" w:rsidRDefault="00855538">
      <w:pPr>
        <w:pStyle w:val="CommentText"/>
      </w:pPr>
      <w:r>
        <w:rPr>
          <w:rStyle w:val="CommentReference"/>
        </w:rPr>
        <w:annotationRef/>
      </w:r>
      <w:r>
        <w:t>Discussion?</w:t>
      </w:r>
    </w:p>
  </w:comment>
  <w:comment w:id="93" w:author="Juan" w:date="2018-07-15T23:50:00Z" w:initials="">
    <w:p w14:paraId="191F939D" w14:textId="77777777" w:rsidR="00855538" w:rsidRDefault="00855538" w:rsidP="00900F41">
      <w:r>
        <w:t xml:space="preserve">I can imagine the difficulty of finding a key message when there are so many cool results. Considering your ideas as well as many suggestions, these are the ones that I like the most: </w:t>
      </w:r>
    </w:p>
    <w:p w14:paraId="6B6EBD15" w14:textId="77777777" w:rsidR="00855538" w:rsidRDefault="00855538" w:rsidP="00900F41">
      <w:r>
        <w:t xml:space="preserve">* global patterns of ecosystem responses to anthropogenic drivers were already identified, but with high variability. This is the first step to disentangle the factors underlying that temporal and spatial variability. </w:t>
      </w:r>
    </w:p>
    <w:p w14:paraId="1258C0AC" w14:textId="77777777" w:rsidR="00855538" w:rsidRDefault="00855538" w:rsidP="00900F41">
      <w:r>
        <w:t>* We are used to see large effects of fertilization, but we hardly realize that those effects are small compared to “natural” spatial or temporal variability</w:t>
      </w:r>
    </w:p>
    <w:p w14:paraId="71E44BA4" w14:textId="77777777" w:rsidR="00855538" w:rsidRDefault="00855538" w:rsidP="00900F41">
      <w:r>
        <w:t xml:space="preserve">* The benefits of analyzing compositional change, and the new insights that result from the comparison with other </w:t>
      </w:r>
      <w:proofErr w:type="spellStart"/>
      <w:r>
        <w:t>NutNet</w:t>
      </w:r>
      <w:proofErr w:type="spellEnd"/>
      <w:r>
        <w:t xml:space="preserve"> papers.</w:t>
      </w:r>
    </w:p>
  </w:comment>
  <w:comment w:id="94" w:author="Claire Wainwright" w:date="2019-03-25T09:47:00Z" w:initials="CW">
    <w:p w14:paraId="485CDF33" w14:textId="682CCB86" w:rsidR="00855538" w:rsidRDefault="00855538">
      <w:pPr>
        <w:pStyle w:val="CommentText"/>
      </w:pPr>
      <w:r>
        <w:rPr>
          <w:rStyle w:val="CommentReference"/>
        </w:rPr>
        <w:annotationRef/>
      </w:r>
      <w:r>
        <w:t>I think this is an impactful paragraph!</w:t>
      </w:r>
    </w:p>
  </w:comment>
  <w:comment w:id="95" w:author="Jon Bakker" w:date="2019-08-08T20:33:00Z" w:initials="JB">
    <w:p w14:paraId="34E08CF7" w14:textId="2C1029F3" w:rsidR="00855538" w:rsidRDefault="00855538">
      <w:pPr>
        <w:pStyle w:val="CommentText"/>
      </w:pPr>
      <w:r>
        <w:rPr>
          <w:rStyle w:val="CommentReference"/>
        </w:rPr>
        <w:annotationRef/>
      </w:r>
      <w:r>
        <w:t>I haven’t re-read this tonight</w:t>
      </w:r>
    </w:p>
  </w:comment>
  <w:comment w:id="96" w:author="Jon Bakker" w:date="2019-07-01T20:38:00Z" w:initials="JB">
    <w:p w14:paraId="32A8FB1D" w14:textId="60C49BF0" w:rsidR="00855538" w:rsidRDefault="00855538">
      <w:pPr>
        <w:pStyle w:val="CommentText"/>
      </w:pPr>
      <w:r>
        <w:rPr>
          <w:rStyle w:val="CommentReference"/>
        </w:rPr>
        <w:annotationRef/>
      </w:r>
      <w:r>
        <w:t xml:space="preserve">RMM: </w:t>
      </w:r>
      <w:r>
        <w:rPr>
          <w:rStyle w:val="CommentReference"/>
        </w:rPr>
        <w:annotationRef/>
      </w:r>
      <w:r>
        <w:t>This needs to end with a stronger statement of importance, I think.  A punchy one sentence about why this finding matters.</w:t>
      </w:r>
    </w:p>
  </w:comment>
  <w:comment w:id="97" w:author="Jeremiah Henning" w:date="2019-03-28T15:19:00Z" w:initials="JAH">
    <w:p w14:paraId="3A5D5056" w14:textId="52ECB49D" w:rsidR="00855538" w:rsidRDefault="00855538">
      <w:pPr>
        <w:pStyle w:val="CommentText"/>
      </w:pPr>
      <w:r>
        <w:rPr>
          <w:rStyle w:val="CommentReference"/>
        </w:rPr>
        <w:annotationRef/>
      </w:r>
      <w:r>
        <w:t>To me, the incidence-based and abundance-based results were pretty similar, but maybe I’m mistaken here. There just didn’t seem to be any big differences that jumped out.</w:t>
      </w:r>
    </w:p>
  </w:comment>
  <w:comment w:id="98" w:author="Jon Bakker" w:date="2019-07-02T15:06:00Z" w:initials="JB">
    <w:p w14:paraId="051F6E5E" w14:textId="21CCDAF2" w:rsidR="00855538" w:rsidRDefault="00855538">
      <w:pPr>
        <w:pStyle w:val="CommentText"/>
      </w:pPr>
      <w:r>
        <w:rPr>
          <w:rStyle w:val="CommentReference"/>
        </w:rPr>
        <w:annotationRef/>
      </w:r>
      <w:r>
        <w:t xml:space="preserve">EWS: Agreed. I think we should collapse the discussion across these two when possible. We don’t need more complexity here. </w:t>
      </w:r>
      <w:r>
        <w:sym w:font="Wingdings" w:char="F04A"/>
      </w:r>
    </w:p>
  </w:comment>
  <w:comment w:id="99" w:author="Jon Bakker" w:date="2019-08-05T22:12:00Z" w:initials="JB">
    <w:p w14:paraId="385ECDAB" w14:textId="15A3C5EC" w:rsidR="00855538" w:rsidRDefault="00855538">
      <w:pPr>
        <w:pStyle w:val="CommentText"/>
      </w:pPr>
      <w:r>
        <w:rPr>
          <w:rStyle w:val="CommentReference"/>
        </w:rPr>
        <w:annotationRef/>
      </w:r>
      <w:r>
        <w:t>They are similar in some aspects (e.g., Fig 1A vs 1C) but not in others (Fig 1B vs 1D).</w:t>
      </w:r>
    </w:p>
  </w:comment>
  <w:comment w:id="100" w:author="Jon Bakker" w:date="2019-07-02T15:07:00Z" w:initials="JB">
    <w:p w14:paraId="6A3EB0A7" w14:textId="217971CF" w:rsidR="00855538" w:rsidRDefault="00855538">
      <w:pPr>
        <w:pStyle w:val="CommentText"/>
      </w:pPr>
      <w:r>
        <w:rPr>
          <w:rStyle w:val="CommentReference"/>
        </w:rPr>
        <w:annotationRef/>
      </w:r>
      <w:r>
        <w:t xml:space="preserve">EWS: We do have some sites that have burned and there are plots with gophers. We quantify gopher and other animal disturbance in the cover plots at our sites. </w:t>
      </w:r>
    </w:p>
  </w:comment>
  <w:comment w:id="102" w:author="Jon Bakker" w:date="2019-07-01T20:40:00Z" w:initials="JB">
    <w:p w14:paraId="36AED5C2" w14:textId="2C27D22D" w:rsidR="00855538" w:rsidRDefault="00855538">
      <w:pPr>
        <w:pStyle w:val="CommentText"/>
      </w:pPr>
      <w:r>
        <w:rPr>
          <w:rStyle w:val="CommentReference"/>
        </w:rPr>
        <w:annotationRef/>
      </w:r>
      <w:r>
        <w:t>RMM: Siefert and Richie 2016, (Intraspecific trait variation drives functional responses of old-field plant communities to nutrient enrichment).  Totally supports this finding.  They found trait responses, but no changes in composition in response to three years of nutrient addition, if you want to add one more reference ;)</w:t>
      </w:r>
    </w:p>
  </w:comment>
  <w:comment w:id="103" w:author="Ellen Esch" w:date="2018-12-05T18:10:00Z" w:initials="EE">
    <w:p w14:paraId="6CEA493E" w14:textId="1E2E5894" w:rsidR="00855538" w:rsidRDefault="00855538">
      <w:pPr>
        <w:pStyle w:val="CommentText"/>
      </w:pPr>
      <w:r>
        <w:rPr>
          <w:rStyle w:val="CommentReference"/>
        </w:rPr>
        <w:annotationRef/>
      </w:r>
      <w:r>
        <w:t>This is all great! But, it does seem to beg the question – are these annual or perennial dominated grasslands? We might expect much higher spatial/temporal variability with annual grasslands…is there a way to head off this question? I think the paper probably should not get bogged down with any extra analysis, but at least mentioning this caveat might be useful.</w:t>
      </w:r>
    </w:p>
  </w:comment>
  <w:comment w:id="104" w:author="Jon Bakker" w:date="2019-08-06T00:11:00Z" w:initials="JB">
    <w:p w14:paraId="18462E3D" w14:textId="2EF45008" w:rsidR="00855538" w:rsidRDefault="00855538">
      <w:pPr>
        <w:pStyle w:val="CommentText"/>
      </w:pPr>
      <w:r>
        <w:rPr>
          <w:rStyle w:val="CommentReference"/>
        </w:rPr>
        <w:annotationRef/>
      </w:r>
      <w:r>
        <w:t xml:space="preserve">Ellen, I haven’t looked into this topic yet.  I don’t think this type of classification is summarized in the </w:t>
      </w:r>
      <w:proofErr w:type="spellStart"/>
      <w:r>
        <w:t>NutNet</w:t>
      </w:r>
      <w:proofErr w:type="spellEnd"/>
      <w:r>
        <w:t xml:space="preserve"> data files – we would have to determine it ourselves.  Right?</w:t>
      </w:r>
    </w:p>
  </w:comment>
  <w:comment w:id="101" w:author="Juan" w:date="2019-04-03T09:06:00Z" w:initials="J">
    <w:p w14:paraId="33362106" w14:textId="3F5C1A42" w:rsidR="00855538" w:rsidRPr="00BB6603" w:rsidRDefault="00855538">
      <w:pPr>
        <w:pStyle w:val="CommentText"/>
      </w:pPr>
      <w:r>
        <w:rPr>
          <w:rStyle w:val="CommentReference"/>
        </w:rPr>
        <w:annotationRef/>
      </w:r>
      <w:r>
        <w:t xml:space="preserve">I like this, but I feel that it might read like we are not confident on the results. I think that you might mention here (before the final sentence) that most studies addressing nutrient effects on natural systems are usually short-term, covering &lt; 4 </w:t>
      </w:r>
      <w:proofErr w:type="spellStart"/>
      <w:r>
        <w:t>yr</w:t>
      </w:r>
      <w:proofErr w:type="spellEnd"/>
      <w:r>
        <w:t xml:space="preserve"> as in this paper. </w:t>
      </w:r>
    </w:p>
  </w:comment>
  <w:comment w:id="105" w:author="Juan" w:date="2019-04-03T09:21:00Z" w:initials="J">
    <w:p w14:paraId="31BD4D45" w14:textId="0181CD83" w:rsidR="00855538" w:rsidRDefault="00855538">
      <w:pPr>
        <w:pStyle w:val="CommentText"/>
      </w:pPr>
      <w:r>
        <w:rPr>
          <w:rStyle w:val="CommentReference"/>
        </w:rPr>
        <w:annotationRef/>
      </w:r>
      <w:r>
        <w:t xml:space="preserve">This is very useful although I think it is a bit out-of-place.  One possibility could be to add one introductory sentence. Something like:  In addition, there is another implication of these results regarding site-level variability. </w:t>
      </w:r>
    </w:p>
  </w:comment>
  <w:comment w:id="106" w:author="Claire Wainwright" w:date="2019-03-25T10:28:00Z" w:initials="CW">
    <w:p w14:paraId="1A0A22C6" w14:textId="22207CDF" w:rsidR="00855538" w:rsidRDefault="00855538">
      <w:pPr>
        <w:pStyle w:val="CommentText"/>
      </w:pPr>
      <w:r>
        <w:rPr>
          <w:rStyle w:val="CommentReference"/>
        </w:rPr>
        <w:annotationRef/>
      </w:r>
      <w:r>
        <w:t>Sometimes the differentiation between ‘metrics’, ‘types’, and ‘aspects’ is unclear (frequent refs to the ‘two aspects’, but also reference to the ‘four metrics’ below), ‘types’ is used in Table 3, etc.</w:t>
      </w:r>
    </w:p>
  </w:comment>
  <w:comment w:id="107" w:author="Jon Bakker" w:date="2019-08-05T22:20:00Z" w:initials="JB">
    <w:p w14:paraId="2F88323B" w14:textId="0CBD0A73" w:rsidR="00855538" w:rsidRDefault="00855538">
      <w:pPr>
        <w:pStyle w:val="CommentText"/>
      </w:pPr>
      <w:r>
        <w:rPr>
          <w:rStyle w:val="CommentReference"/>
        </w:rPr>
        <w:annotationRef/>
      </w:r>
      <w:r>
        <w:t>I’ve tried to use metrics in the generic sense (4 tested) vs. 2 types of dissimilarity and 2 aspects.</w:t>
      </w:r>
    </w:p>
  </w:comment>
  <w:comment w:id="108" w:author="Jeremiah Henning" w:date="2019-03-29T16:03:00Z" w:initials="JAH">
    <w:p w14:paraId="5685D660" w14:textId="0920E3D4" w:rsidR="00855538" w:rsidRDefault="00855538">
      <w:pPr>
        <w:pStyle w:val="CommentText"/>
      </w:pPr>
      <w:r>
        <w:rPr>
          <w:rStyle w:val="CommentReference"/>
        </w:rPr>
        <w:annotationRef/>
      </w:r>
      <w:r>
        <w:t>Maybe? I just trying to put a bow and summarize this paragraph in relation to our findings.</w:t>
      </w:r>
    </w:p>
  </w:comment>
  <w:comment w:id="109" w:author="Jeremiah Henning" w:date="2019-03-29T16:10:00Z" w:initials="JAH">
    <w:p w14:paraId="557F311F" w14:textId="762671FF" w:rsidR="00855538" w:rsidRDefault="00855538">
      <w:pPr>
        <w:pStyle w:val="CommentText"/>
      </w:pPr>
      <w:r>
        <w:rPr>
          <w:rStyle w:val="CommentReference"/>
        </w:rPr>
        <w:annotationRef/>
      </w:r>
      <w:r>
        <w:t>Just trying to be specific to make these more clear.</w:t>
      </w:r>
    </w:p>
  </w:comment>
  <w:comment w:id="110" w:author="Suzanne Prober" w:date="2019-04-15T20:58:00Z" w:initials="PS(F">
    <w:p w14:paraId="6431B6BC" w14:textId="6DF66250" w:rsidR="00855538" w:rsidRDefault="00855538">
      <w:pPr>
        <w:pStyle w:val="CommentText"/>
      </w:pPr>
      <w:r>
        <w:rPr>
          <w:rStyle w:val="CommentReference"/>
        </w:rPr>
        <w:annotationRef/>
      </w:r>
      <w:r>
        <w:t>Or abundance just adds more noise?</w:t>
      </w:r>
    </w:p>
  </w:comment>
  <w:comment w:id="111" w:author="Jon Bakker" w:date="2019-07-01T20:46:00Z" w:initials="JB">
    <w:p w14:paraId="7D9D9E75" w14:textId="0D9C7CE6" w:rsidR="00855538" w:rsidRDefault="00855538">
      <w:pPr>
        <w:pStyle w:val="CommentText"/>
      </w:pPr>
      <w:r>
        <w:rPr>
          <w:rStyle w:val="CommentReference"/>
        </w:rPr>
        <w:annotationRef/>
      </w:r>
      <w:r>
        <w:t xml:space="preserve">RMM: </w:t>
      </w:r>
      <w:r>
        <w:rPr>
          <w:rStyle w:val="CommentReference"/>
        </w:rPr>
        <w:annotationRef/>
      </w:r>
      <w:r>
        <w:t>There are most certainly citations for this</w:t>
      </w:r>
    </w:p>
  </w:comment>
  <w:comment w:id="112" w:author="Jeremiah Henning" w:date="2019-03-29T16:13:00Z" w:initials="JAH">
    <w:p w14:paraId="55501D55" w14:textId="57A46661" w:rsidR="00855538" w:rsidRDefault="00855538">
      <w:pPr>
        <w:pStyle w:val="CommentText"/>
      </w:pPr>
      <w:bookmarkStart w:id="113" w:name="_GoBack"/>
      <w:r>
        <w:rPr>
          <w:rStyle w:val="CommentReference"/>
        </w:rPr>
        <w:annotationRef/>
      </w:r>
      <w:r>
        <w:t>Oh this is a cool idea to think about.</w:t>
      </w:r>
      <w:bookmarkEnd w:id="113"/>
    </w:p>
  </w:comment>
  <w:comment w:id="114" w:author="Jon Bakker" w:date="2019-07-01T20:46:00Z" w:initials="JB">
    <w:p w14:paraId="4597E267" w14:textId="714A3136" w:rsidR="00855538" w:rsidRDefault="00855538">
      <w:pPr>
        <w:pStyle w:val="CommentText"/>
      </w:pPr>
      <w:r>
        <w:rPr>
          <w:rStyle w:val="CommentReference"/>
        </w:rPr>
        <w:annotationRef/>
      </w:r>
      <w:r>
        <w:t>RMM: This needs at least a one sentence explanation as to why you expect that</w:t>
      </w:r>
    </w:p>
  </w:comment>
  <w:comment w:id="115" w:author="R1" w:date="2019-03-20T13:11:00Z" w:initials="R1">
    <w:p w14:paraId="6324225F" w14:textId="4FB3DBA0" w:rsidR="00855538" w:rsidRDefault="00855538">
      <w:pPr>
        <w:pStyle w:val="CommentText"/>
      </w:pPr>
      <w:r>
        <w:rPr>
          <w:rStyle w:val="CommentReference"/>
        </w:rPr>
        <w:annotationRef/>
      </w:r>
      <w:r w:rsidRPr="00192081">
        <w:t>https://onlinelibrary.wiley.com/doi/abs/10.1111/j.0030-1299.2006.14223.x</w:t>
      </w:r>
    </w:p>
  </w:comment>
  <w:comment w:id="116" w:author="Ellen Esch" w:date="2018-12-05T18:24:00Z" w:initials="EE">
    <w:p w14:paraId="361121CE" w14:textId="0079EA1F" w:rsidR="00855538" w:rsidRDefault="00855538">
      <w:pPr>
        <w:pStyle w:val="CommentText"/>
      </w:pPr>
      <w:r>
        <w:rPr>
          <w:rStyle w:val="CommentReference"/>
        </w:rPr>
        <w:annotationRef/>
      </w:r>
      <w:r>
        <w:t>Awesome! Might be good to speculate (or have data on?) the annual/perennial aspect here too. Are rare species disproportionately annuals in the world’s grasslands? Or not?</w:t>
      </w:r>
    </w:p>
  </w:comment>
  <w:comment w:id="117" w:author="Suzanne Prober" w:date="2019-04-15T21:01:00Z" w:initials="PS(F">
    <w:p w14:paraId="20268BBA" w14:textId="16B90BFC" w:rsidR="00855538" w:rsidRDefault="00855538">
      <w:pPr>
        <w:pStyle w:val="CommentText"/>
      </w:pPr>
      <w:r>
        <w:rPr>
          <w:rStyle w:val="CommentReference"/>
        </w:rPr>
        <w:annotationRef/>
      </w:r>
      <w:r>
        <w:t xml:space="preserve">Climate represents averaged weather conditions. </w:t>
      </w:r>
      <w:proofErr w:type="spellStart"/>
      <w:r>
        <w:t>Due</w:t>
      </w:r>
      <w:proofErr w:type="spellEnd"/>
      <w:r>
        <w:t xml:space="preserve"> you also mean weather/seasonal conditions?</w:t>
      </w:r>
    </w:p>
  </w:comment>
  <w:comment w:id="118" w:author="Jon Bakker" w:date="2019-08-05T23:21:00Z" w:initials="JB">
    <w:p w14:paraId="70A977AE" w14:textId="0A12A9DC" w:rsidR="00855538" w:rsidRDefault="00855538">
      <w:pPr>
        <w:pStyle w:val="CommentText"/>
      </w:pPr>
      <w:r>
        <w:rPr>
          <w:rStyle w:val="CommentReference"/>
        </w:rPr>
        <w:annotationRef/>
      </w:r>
      <w:r>
        <w:t xml:space="preserve">I’m using this to also include averaged seasonal weather conditions – as provided in the </w:t>
      </w:r>
      <w:proofErr w:type="spellStart"/>
      <w:r>
        <w:t>NutNet</w:t>
      </w:r>
      <w:proofErr w:type="spellEnd"/>
      <w:r>
        <w:t xml:space="preserve"> data file.</w:t>
      </w:r>
    </w:p>
  </w:comment>
  <w:comment w:id="119" w:author="Suzanne Prober" w:date="2019-04-15T21:02:00Z" w:initials="PS(F">
    <w:p w14:paraId="540D82C2" w14:textId="3E1537F1" w:rsidR="00855538" w:rsidRDefault="00855538">
      <w:pPr>
        <w:pStyle w:val="CommentText"/>
      </w:pPr>
      <w:r>
        <w:rPr>
          <w:rStyle w:val="CommentReference"/>
        </w:rPr>
        <w:annotationRef/>
      </w:r>
      <w:r>
        <w:t>Perhaps a bit of a leap because there weren’t many tropical sites</w:t>
      </w:r>
    </w:p>
  </w:comment>
  <w:comment w:id="120" w:author="Jon Bakker" w:date="2019-08-05T23:27:00Z" w:initials="JB">
    <w:p w14:paraId="4CFF1BAB" w14:textId="4AE267E1" w:rsidR="00855538" w:rsidRDefault="00855538">
      <w:pPr>
        <w:pStyle w:val="CommentText"/>
      </w:pPr>
      <w:r>
        <w:rPr>
          <w:rStyle w:val="CommentReference"/>
        </w:rPr>
        <w:annotationRef/>
      </w:r>
      <w:r>
        <w:t>And, high annual temperature range is not consistently temperate / tropical … most of these sites are in the Great Plains.</w:t>
      </w:r>
    </w:p>
  </w:comment>
  <w:comment w:id="121" w:author="Claire Wainwright" w:date="2019-03-25T10:59:00Z" w:initials="CW">
    <w:p w14:paraId="775A22A9" w14:textId="73E1C6C2" w:rsidR="00855538" w:rsidRDefault="00855538">
      <w:pPr>
        <w:pStyle w:val="CommentText"/>
      </w:pPr>
      <w:r>
        <w:rPr>
          <w:rStyle w:val="CommentReference"/>
        </w:rPr>
        <w:annotationRef/>
      </w:r>
      <w:r>
        <w:t>This is interesting that MAT wasn’t predictive but temperature range was. I agree that looking at perennial vs annual species dominance would be interesting here in addition to answering some points brought up by Ellen.</w:t>
      </w:r>
    </w:p>
  </w:comment>
  <w:comment w:id="122" w:author="Jon Bakker" w:date="2019-07-01T20:47:00Z" w:initials="JB">
    <w:p w14:paraId="03BC82FD" w14:textId="4B9DB501" w:rsidR="00855538" w:rsidRDefault="00855538">
      <w:pPr>
        <w:pStyle w:val="CommentText"/>
      </w:pPr>
      <w:r>
        <w:rPr>
          <w:rStyle w:val="CommentReference"/>
        </w:rPr>
        <w:annotationRef/>
      </w:r>
      <w:r>
        <w:t>RMM: Could cite that Siefert paper here</w:t>
      </w:r>
    </w:p>
  </w:comment>
  <w:comment w:id="124" w:author="Jeremiah Henning" w:date="2019-03-29T16:43:00Z" w:initials="JAH">
    <w:p w14:paraId="6A773DF6" w14:textId="4175CC2E" w:rsidR="00855538" w:rsidRDefault="00855538">
      <w:pPr>
        <w:pStyle w:val="CommentText"/>
      </w:pPr>
      <w:r>
        <w:rPr>
          <w:rStyle w:val="CommentReference"/>
        </w:rPr>
        <w:annotationRef/>
      </w:r>
      <w:r>
        <w:t xml:space="preserve">I actually really appreciate and support the separation between monitoring and management subsections. I think the targets are different for these two sections and both are clear and easy to follow with tangible information whether establishing a </w:t>
      </w:r>
      <w:proofErr w:type="spellStart"/>
      <w:r>
        <w:t>longterm</w:t>
      </w:r>
      <w:proofErr w:type="spellEnd"/>
      <w:r>
        <w:t xml:space="preserve"> vegetation monitoring program or manipulative field experiment. </w:t>
      </w:r>
    </w:p>
  </w:comment>
  <w:comment w:id="123" w:author="Claire Wainwright [2]" w:date="2019-03-27T15:40:00Z" w:initials="CW">
    <w:p w14:paraId="6355965B" w14:textId="735278E4" w:rsidR="00855538" w:rsidRDefault="00855538">
      <w:pPr>
        <w:pStyle w:val="CommentText"/>
      </w:pPr>
      <w:r>
        <w:rPr>
          <w:rStyle w:val="CommentReference"/>
        </w:rPr>
        <w:annotationRef/>
      </w:r>
      <w:r>
        <w:t xml:space="preserve">Could maybe streamline this all into one section rather than discussing monitoring and </w:t>
      </w:r>
      <w:proofErr w:type="gramStart"/>
      <w:r>
        <w:t>management  in</w:t>
      </w:r>
      <w:proofErr w:type="gramEnd"/>
      <w:r>
        <w:t xml:space="preserve"> subsections separately? Could just have a separate paragraph on spatial and temporal variation implications/accounting.</w:t>
      </w:r>
    </w:p>
  </w:comment>
  <w:comment w:id="125" w:author="Suzanne Prober" w:date="2019-04-15T21:02:00Z" w:initials="PS(F">
    <w:p w14:paraId="4F0FFE14" w14:textId="2796B24E" w:rsidR="00855538" w:rsidRDefault="00855538">
      <w:pPr>
        <w:pStyle w:val="CommentText"/>
      </w:pPr>
      <w:r>
        <w:rPr>
          <w:rStyle w:val="CommentReference"/>
        </w:rPr>
        <w:annotationRef/>
      </w:r>
      <w:r>
        <w:t>The important thing for these programs is to know how much spatial and temporal sampling effort is needed to detect directional ecological change (especially temporal). Demonstrating high inter-annual fluctuations for example, would suggest a need for high frequency temporal measurements to be able to distinguish temporal directional change from annual fluctuations.</w:t>
      </w:r>
    </w:p>
  </w:comment>
  <w:comment w:id="126" w:author="Price, Jodi" w:date="2018-12-17T12:27:00Z" w:initials="PJ">
    <w:p w14:paraId="3AABD9E1" w14:textId="1C031EE5" w:rsidR="00855538" w:rsidRDefault="00855538">
      <w:pPr>
        <w:pStyle w:val="CommentText"/>
      </w:pPr>
      <w:r>
        <w:rPr>
          <w:rStyle w:val="CommentReference"/>
        </w:rPr>
        <w:annotationRef/>
      </w:r>
      <w:r>
        <w:t>Not sure that this will be seen as very novel here, can we instead link this to processes and why this is important for understanding processes</w:t>
      </w:r>
    </w:p>
  </w:comment>
  <w:comment w:id="128" w:author="Suzanne Prober" w:date="2019-04-15T21:22:00Z" w:initials="PS(F">
    <w:p w14:paraId="09239700" w14:textId="23274B39" w:rsidR="00855538" w:rsidRDefault="00855538">
      <w:pPr>
        <w:pStyle w:val="CommentText"/>
      </w:pPr>
      <w:r>
        <w:rPr>
          <w:rStyle w:val="CommentReference"/>
        </w:rPr>
        <w:annotationRef/>
      </w:r>
      <w:r>
        <w:t xml:space="preserve">Do you include nutrient interactions here – in which case the </w:t>
      </w:r>
      <w:proofErr w:type="spellStart"/>
      <w:r>
        <w:t>ppn</w:t>
      </w:r>
      <w:proofErr w:type="spellEnd"/>
      <w:r>
        <w:t xml:space="preserve"> involving nutrients would be quite high based on Table 4.</w:t>
      </w:r>
    </w:p>
  </w:comment>
  <w:comment w:id="129" w:author="Suzanne Prober" w:date="2019-04-15T21:08:00Z" w:initials="PS(F">
    <w:p w14:paraId="51F068C3" w14:textId="219AC9F8" w:rsidR="00855538" w:rsidRDefault="00855538" w:rsidP="00010642">
      <w:pPr>
        <w:pStyle w:val="CommentText"/>
      </w:pPr>
      <w:r>
        <w:rPr>
          <w:rStyle w:val="CommentReference"/>
        </w:rPr>
        <w:annotationRef/>
      </w:r>
      <w:r>
        <w:t xml:space="preserve">For some comparisons of temporal vs treatment and other spatial effects see Prober et al 2013 e.g. Table 3 (which I’ve attached) and papers therein. </w:t>
      </w:r>
      <w:r w:rsidRPr="00447AA5">
        <w:t>For example we found that 12 years of different burning treatments accounted for only 3-8% of the variation in species diversity statistics, compared with 30- 60% explained by rainfall-driven temporal variation and 3-10% other spatial variation</w:t>
      </w:r>
      <w:r>
        <w:t>. Nevertheless those changes were of importance, e.g. involving loss of 3 species per 25m2 over 15 years.</w:t>
      </w:r>
    </w:p>
    <w:p w14:paraId="18262EB3" w14:textId="3398AF41" w:rsidR="00855538" w:rsidRDefault="00855538" w:rsidP="00010642">
      <w:pPr>
        <w:pStyle w:val="CommentText"/>
      </w:pPr>
    </w:p>
  </w:comment>
  <w:comment w:id="130" w:author="Jon Bakker" w:date="2019-08-05T23:33:00Z" w:initials="JB">
    <w:p w14:paraId="5FB2C107" w14:textId="03502462" w:rsidR="00855538" w:rsidRDefault="00855538">
      <w:pPr>
        <w:pStyle w:val="CommentText"/>
      </w:pPr>
      <w:r>
        <w:rPr>
          <w:rStyle w:val="CommentReference"/>
        </w:rPr>
        <w:annotationRef/>
      </w:r>
      <w:r>
        <w:t>Thanks, Suzanne – I still need to cite this.</w:t>
      </w:r>
    </w:p>
  </w:comment>
  <w:comment w:id="127" w:author="Jon Bakker" w:date="2019-07-01T20:48:00Z" w:initials="JB">
    <w:p w14:paraId="7882C99D" w14:textId="075A2FF3" w:rsidR="00855538" w:rsidRDefault="00855538">
      <w:pPr>
        <w:pStyle w:val="CommentText"/>
      </w:pPr>
      <w:r>
        <w:rPr>
          <w:rStyle w:val="CommentReference"/>
        </w:rPr>
        <w:annotationRef/>
      </w:r>
      <w:r>
        <w:t>RMM: We refer to this as an “experimental treatment” in the title, not a management practice.</w:t>
      </w:r>
    </w:p>
  </w:comment>
  <w:comment w:id="131" w:author="Jon Bakker" w:date="2019-08-08T20:37:00Z" w:initials="JB">
    <w:p w14:paraId="30075CC3" w14:textId="7A09018B" w:rsidR="00855538" w:rsidRDefault="00855538">
      <w:pPr>
        <w:pStyle w:val="CommentText"/>
      </w:pPr>
      <w:r>
        <w:rPr>
          <w:rStyle w:val="CommentReference"/>
        </w:rPr>
        <w:annotationRef/>
      </w:r>
      <w:r>
        <w:t>You didn’t like my color scheme?!  It was set up so that the main effects were primary colors and the interactions were the secondary colors between the pairs of primary colors…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6BA391" w15:done="0"/>
  <w15:commentEx w15:paraId="14702D21" w15:done="0"/>
  <w15:commentEx w15:paraId="00771FB7" w15:done="0"/>
  <w15:commentEx w15:paraId="7F8D2BD5" w15:done="0"/>
  <w15:commentEx w15:paraId="69FBCFFA" w15:done="0"/>
  <w15:commentEx w15:paraId="2D321071" w15:done="0"/>
  <w15:commentEx w15:paraId="6CAACA06" w15:done="0"/>
  <w15:commentEx w15:paraId="09B44BA1" w15:done="0"/>
  <w15:commentEx w15:paraId="3442527F" w15:done="0"/>
  <w15:commentEx w15:paraId="6F63A5AE" w15:paraIdParent="3442527F" w15:done="0"/>
  <w15:commentEx w15:paraId="5CD7F25B" w15:paraIdParent="3442527F" w15:done="0"/>
  <w15:commentEx w15:paraId="6379677F" w15:done="0"/>
  <w15:commentEx w15:paraId="69BB0C60" w15:done="0"/>
  <w15:commentEx w15:paraId="52A5E00B" w15:done="0"/>
  <w15:commentEx w15:paraId="3A4129E0" w15:done="0"/>
  <w15:commentEx w15:paraId="3DF2C8DB" w15:done="0"/>
  <w15:commentEx w15:paraId="4E379725" w15:done="0"/>
  <w15:commentEx w15:paraId="7EAAC06C" w15:done="0"/>
  <w15:commentEx w15:paraId="1EB7E0B5" w15:done="0"/>
  <w15:commentEx w15:paraId="71E44BA4" w15:done="0"/>
  <w15:commentEx w15:paraId="485CDF33" w15:done="0"/>
  <w15:commentEx w15:paraId="34E08CF7" w15:done="0"/>
  <w15:commentEx w15:paraId="32A8FB1D" w15:done="0"/>
  <w15:commentEx w15:paraId="3A5D5056" w15:done="0"/>
  <w15:commentEx w15:paraId="051F6E5E" w15:paraIdParent="3A5D5056" w15:done="0"/>
  <w15:commentEx w15:paraId="385ECDAB" w15:paraIdParent="3A5D5056" w15:done="0"/>
  <w15:commentEx w15:paraId="6A3EB0A7" w15:done="0"/>
  <w15:commentEx w15:paraId="36AED5C2" w15:done="0"/>
  <w15:commentEx w15:paraId="6CEA493E" w15:done="0"/>
  <w15:commentEx w15:paraId="18462E3D" w15:paraIdParent="6CEA493E" w15:done="0"/>
  <w15:commentEx w15:paraId="33362106" w15:done="0"/>
  <w15:commentEx w15:paraId="31BD4D45" w15:done="0"/>
  <w15:commentEx w15:paraId="1A0A22C6" w15:done="0"/>
  <w15:commentEx w15:paraId="2F88323B" w15:paraIdParent="1A0A22C6" w15:done="0"/>
  <w15:commentEx w15:paraId="5685D660" w15:done="0"/>
  <w15:commentEx w15:paraId="557F311F" w15:done="0"/>
  <w15:commentEx w15:paraId="6431B6BC" w15:done="0"/>
  <w15:commentEx w15:paraId="7D9D9E75" w15:done="0"/>
  <w15:commentEx w15:paraId="55501D55" w15:done="0"/>
  <w15:commentEx w15:paraId="4597E267" w15:done="0"/>
  <w15:commentEx w15:paraId="6324225F" w15:done="0"/>
  <w15:commentEx w15:paraId="361121CE" w15:done="0"/>
  <w15:commentEx w15:paraId="20268BBA" w15:done="0"/>
  <w15:commentEx w15:paraId="70A977AE" w15:paraIdParent="20268BBA" w15:done="0"/>
  <w15:commentEx w15:paraId="540D82C2" w15:done="0"/>
  <w15:commentEx w15:paraId="4CFF1BAB" w15:paraIdParent="540D82C2" w15:done="0"/>
  <w15:commentEx w15:paraId="775A22A9" w15:done="0"/>
  <w15:commentEx w15:paraId="03BC82FD" w15:done="0"/>
  <w15:commentEx w15:paraId="6A773DF6" w15:done="0"/>
  <w15:commentEx w15:paraId="6355965B" w15:done="0"/>
  <w15:commentEx w15:paraId="4F0FFE14" w15:done="0"/>
  <w15:commentEx w15:paraId="3AABD9E1" w15:done="0"/>
  <w15:commentEx w15:paraId="09239700" w15:done="0"/>
  <w15:commentEx w15:paraId="18262EB3" w15:done="0"/>
  <w15:commentEx w15:paraId="5FB2C107" w15:paraIdParent="18262EB3" w15:done="0"/>
  <w15:commentEx w15:paraId="7882C99D" w15:done="0"/>
  <w15:commentEx w15:paraId="30075C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6BA391" w16cid:durableId="20F66698"/>
  <w16cid:commentId w16cid:paraId="14702D21" w16cid:durableId="20F3C4D7"/>
  <w16cid:commentId w16cid:paraId="00771FB7" w16cid:durableId="20F3C689"/>
  <w16cid:commentId w16cid:paraId="7F8D2BD5" w16cid:durableId="20F7A70B"/>
  <w16cid:commentId w16cid:paraId="69FBCFFA" w16cid:durableId="20F7A70C"/>
  <w16cid:commentId w16cid:paraId="2D321071" w16cid:durableId="20F7A70D"/>
  <w16cid:commentId w16cid:paraId="6CAACA06" w16cid:durableId="20F3CA8B"/>
  <w16cid:commentId w16cid:paraId="09B44BA1" w16cid:durableId="20F7A70F"/>
  <w16cid:commentId w16cid:paraId="3442527F" w16cid:durableId="204326E9"/>
  <w16cid:commentId w16cid:paraId="6F63A5AE" w16cid:durableId="205F692F"/>
  <w16cid:commentId w16cid:paraId="5CD7F25B" w16cid:durableId="20F3BFD1"/>
  <w16cid:commentId w16cid:paraId="6379677F" w16cid:durableId="20F3BFD4"/>
  <w16cid:commentId w16cid:paraId="69BB0C60" w16cid:durableId="20F6D37F"/>
  <w16cid:commentId w16cid:paraId="52A5E00B" w16cid:durableId="20F7A715"/>
  <w16cid:commentId w16cid:paraId="3A4129E0" w16cid:durableId="20F7A716"/>
  <w16cid:commentId w16cid:paraId="3DF2C8DB" w16cid:durableId="20F7A717"/>
  <w16cid:commentId w16cid:paraId="4E379725" w16cid:durableId="20F7A718"/>
  <w16cid:commentId w16cid:paraId="7EAAC06C" w16cid:durableId="20F7A719"/>
  <w16cid:commentId w16cid:paraId="1EB7E0B5" w16cid:durableId="20F7A71A"/>
  <w16cid:commentId w16cid:paraId="71E44BA4" w16cid:durableId="204310FA"/>
  <w16cid:commentId w16cid:paraId="485CDF33" w16cid:durableId="2043224C"/>
  <w16cid:commentId w16cid:paraId="34E08CF7" w16cid:durableId="20F7A71D"/>
  <w16cid:commentId w16cid:paraId="32A8FB1D" w16cid:durableId="20F666A3"/>
  <w16cid:commentId w16cid:paraId="3A5D5056" w16cid:durableId="2047649A"/>
  <w16cid:commentId w16cid:paraId="051F6E5E" w16cid:durableId="20F666A5"/>
  <w16cid:commentId w16cid:paraId="385ECDAB" w16cid:durableId="20F666A6"/>
  <w16cid:commentId w16cid:paraId="6A3EB0A7" w16cid:durableId="20F666A7"/>
  <w16cid:commentId w16cid:paraId="36AED5C2" w16cid:durableId="20F666A8"/>
  <w16cid:commentId w16cid:paraId="6CEA493E" w16cid:durableId="204310FC"/>
  <w16cid:commentId w16cid:paraId="18462E3D" w16cid:durableId="20F666AA"/>
  <w16cid:commentId w16cid:paraId="33362106" w16cid:durableId="205F626A"/>
  <w16cid:commentId w16cid:paraId="31BD4D45" w16cid:durableId="205F626B"/>
  <w16cid:commentId w16cid:paraId="1A0A22C6" w16cid:durableId="20432BC8"/>
  <w16cid:commentId w16cid:paraId="2F88323B" w16cid:durableId="20F666AE"/>
  <w16cid:commentId w16cid:paraId="5685D660" w16cid:durableId="2048C054"/>
  <w16cid:commentId w16cid:paraId="557F311F" w16cid:durableId="2048C20C"/>
  <w16cid:commentId w16cid:paraId="6431B6BC" w16cid:durableId="205F6EDA"/>
  <w16cid:commentId w16cid:paraId="7D9D9E75" w16cid:durableId="20F666B2"/>
  <w16cid:commentId w16cid:paraId="55501D55" w16cid:durableId="2048C28F"/>
  <w16cid:commentId w16cid:paraId="4597E267" w16cid:durableId="20F666B4"/>
  <w16cid:commentId w16cid:paraId="6324225F" w16cid:durableId="204310FD"/>
  <w16cid:commentId w16cid:paraId="361121CE" w16cid:durableId="204310FE"/>
  <w16cid:commentId w16cid:paraId="20268BBA" w16cid:durableId="205F6F8F"/>
  <w16cid:commentId w16cid:paraId="70A977AE" w16cid:durableId="20F666B8"/>
  <w16cid:commentId w16cid:paraId="540D82C2" w16cid:durableId="205F6FD3"/>
  <w16cid:commentId w16cid:paraId="4CFF1BAB" w16cid:durableId="20F666BA"/>
  <w16cid:commentId w16cid:paraId="775A22A9" w16cid:durableId="20433307"/>
  <w16cid:commentId w16cid:paraId="03BC82FD" w16cid:durableId="20F666BC"/>
  <w16cid:commentId w16cid:paraId="6A773DF6" w16cid:durableId="2048C99E"/>
  <w16cid:commentId w16cid:paraId="6355965B" w16cid:durableId="204617E4"/>
  <w16cid:commentId w16cid:paraId="4F0FFE14" w16cid:durableId="205F7000"/>
  <w16cid:commentId w16cid:paraId="3AABD9E1" w16cid:durableId="204310FF"/>
  <w16cid:commentId w16cid:paraId="09239700" w16cid:durableId="205F7495"/>
  <w16cid:commentId w16cid:paraId="18262EB3" w16cid:durableId="205F713E"/>
  <w16cid:commentId w16cid:paraId="5FB2C107" w16cid:durableId="20F666C3"/>
  <w16cid:commentId w16cid:paraId="7882C99D" w16cid:durableId="20F666C4"/>
  <w16cid:commentId w16cid:paraId="30075CC3" w16cid:durableId="20F7A7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3ED49" w14:textId="77777777" w:rsidR="000E4DC7" w:rsidRDefault="000E4DC7" w:rsidP="002D5844">
      <w:r>
        <w:separator/>
      </w:r>
    </w:p>
  </w:endnote>
  <w:endnote w:type="continuationSeparator" w:id="0">
    <w:p w14:paraId="53B5C052" w14:textId="77777777" w:rsidR="000E4DC7" w:rsidRDefault="000E4DC7" w:rsidP="002D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2438497"/>
      <w:docPartObj>
        <w:docPartGallery w:val="Page Numbers (Bottom of Page)"/>
        <w:docPartUnique/>
      </w:docPartObj>
    </w:sdtPr>
    <w:sdtContent>
      <w:p w14:paraId="148BF17B" w14:textId="5942886F" w:rsidR="00855538" w:rsidRDefault="00855538" w:rsidP="00900F41">
        <w:pPr>
          <w:pStyle w:val="Footer"/>
        </w:pPr>
        <w:r>
          <w:fldChar w:fldCharType="begin"/>
        </w:r>
        <w:r>
          <w:instrText>PAGE</w:instrText>
        </w:r>
        <w:r>
          <w:fldChar w:fldCharType="separate"/>
        </w:r>
        <w:r>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173643"/>
      <w:docPartObj>
        <w:docPartGallery w:val="Page Numbers (Bottom of Page)"/>
        <w:docPartUnique/>
      </w:docPartObj>
    </w:sdtPr>
    <w:sdtContent>
      <w:p w14:paraId="562A4A57" w14:textId="0F783CB9" w:rsidR="00855538" w:rsidRDefault="00855538" w:rsidP="00A02173">
        <w:pPr>
          <w:pStyle w:val="Footer"/>
        </w:pPr>
        <w:r>
          <w:fldChar w:fldCharType="begin"/>
        </w:r>
        <w:r>
          <w:instrText>PAGE</w:instrText>
        </w:r>
        <w:r>
          <w:fldChar w:fldCharType="separate"/>
        </w:r>
        <w:r>
          <w:rPr>
            <w:noProof/>
          </w:rPr>
          <w:t>33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541233"/>
      <w:docPartObj>
        <w:docPartGallery w:val="Page Numbers (Bottom of Page)"/>
        <w:docPartUnique/>
      </w:docPartObj>
    </w:sdtPr>
    <w:sdtContent>
      <w:p w14:paraId="2F37A886" w14:textId="77D82D51" w:rsidR="00855538" w:rsidRDefault="00855538" w:rsidP="004C4C49">
        <w:pPr>
          <w:pStyle w:val="Footer"/>
        </w:pPr>
        <w:r>
          <w:fldChar w:fldCharType="begin"/>
        </w:r>
        <w:r>
          <w:instrText>PAGE</w:instrText>
        </w:r>
        <w:r>
          <w:fldChar w:fldCharType="separate"/>
        </w:r>
        <w:r>
          <w:rPr>
            <w:noProof/>
          </w:rPr>
          <w:t>45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0686F" w14:textId="77777777" w:rsidR="000E4DC7" w:rsidRDefault="000E4DC7" w:rsidP="00900F41">
      <w:r>
        <w:separator/>
      </w:r>
    </w:p>
  </w:footnote>
  <w:footnote w:type="continuationSeparator" w:id="0">
    <w:p w14:paraId="0E4045F5" w14:textId="77777777" w:rsidR="000E4DC7" w:rsidRDefault="000E4DC7" w:rsidP="002D5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579D6"/>
    <w:multiLevelType w:val="hybridMultilevel"/>
    <w:tmpl w:val="CA5E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73EFC"/>
    <w:multiLevelType w:val="hybridMultilevel"/>
    <w:tmpl w:val="1EF2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D03A1"/>
    <w:multiLevelType w:val="hybridMultilevel"/>
    <w:tmpl w:val="A8FA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64273"/>
    <w:multiLevelType w:val="hybridMultilevel"/>
    <w:tmpl w:val="BDC6F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95D95"/>
    <w:multiLevelType w:val="hybridMultilevel"/>
    <w:tmpl w:val="CD5C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301CBC"/>
    <w:multiLevelType w:val="hybridMultilevel"/>
    <w:tmpl w:val="96BC2DC6"/>
    <w:lvl w:ilvl="0" w:tplc="BA5AA2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322A72"/>
    <w:multiLevelType w:val="hybridMultilevel"/>
    <w:tmpl w:val="362A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9125B"/>
    <w:multiLevelType w:val="hybridMultilevel"/>
    <w:tmpl w:val="D1D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1"/>
  </w:num>
  <w:num w:numId="5">
    <w:abstractNumId w:val="3"/>
  </w:num>
  <w:num w:numId="6">
    <w:abstractNumId w:val="5"/>
  </w:num>
  <w:num w:numId="7">
    <w:abstractNumId w:val="4"/>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 Bakker">
    <w15:presenceInfo w15:providerId="AD" w15:userId="S-1-5-21-1478355014-127360780-1969717230-435285"/>
  </w15:person>
  <w15:person w15:author="Jeremiah Henning">
    <w15:presenceInfo w15:providerId="None" w15:userId="Jeremiah Henning"/>
  </w15:person>
  <w15:person w15:author="Claire Wainwright">
    <w15:presenceInfo w15:providerId="AD" w15:userId="S-1-5-21-810368223-871325657-931750244-57261"/>
  </w15:person>
  <w15:person w15:author="Suzanne Prober">
    <w15:presenceInfo w15:providerId="AD" w15:userId="S-1-5-21-61289985-2027487937-1858953157-204362"/>
  </w15:person>
  <w15:person w15:author="Ellen Esch">
    <w15:presenceInfo w15:providerId="None" w15:userId="Ellen Esch"/>
  </w15:person>
  <w15:person w15:author="R1">
    <w15:presenceInfo w15:providerId="None" w15:userId="R1"/>
  </w15:person>
  <w15:person w15:author="Claire Wainwright [2]">
    <w15:presenceInfo w15:providerId="AD" w15:userId="S::cwainwright@exponent.com::a234662c-28f8-4013-88b9-123f7fd08b89"/>
  </w15:person>
  <w15:person w15:author="Price, Jodi">
    <w15:presenceInfo w15:providerId="AD" w15:userId="S-1-5-21-1645522239-1708537768-839522115-5063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20B84"/>
    <w:rsid w:val="00000BDD"/>
    <w:rsid w:val="00001D63"/>
    <w:rsid w:val="0000515E"/>
    <w:rsid w:val="00005553"/>
    <w:rsid w:val="00007DD9"/>
    <w:rsid w:val="000102F1"/>
    <w:rsid w:val="00010642"/>
    <w:rsid w:val="0001372A"/>
    <w:rsid w:val="0002088E"/>
    <w:rsid w:val="00020A59"/>
    <w:rsid w:val="00021B07"/>
    <w:rsid w:val="0002389A"/>
    <w:rsid w:val="00024A7C"/>
    <w:rsid w:val="000257E8"/>
    <w:rsid w:val="00025F9E"/>
    <w:rsid w:val="000303D4"/>
    <w:rsid w:val="00030E07"/>
    <w:rsid w:val="00036368"/>
    <w:rsid w:val="00036EF2"/>
    <w:rsid w:val="0004235C"/>
    <w:rsid w:val="00042BAB"/>
    <w:rsid w:val="00044F9D"/>
    <w:rsid w:val="000455B9"/>
    <w:rsid w:val="0004716F"/>
    <w:rsid w:val="00047C63"/>
    <w:rsid w:val="00055081"/>
    <w:rsid w:val="0005538F"/>
    <w:rsid w:val="000568B7"/>
    <w:rsid w:val="00057025"/>
    <w:rsid w:val="00065575"/>
    <w:rsid w:val="000663FA"/>
    <w:rsid w:val="000675E3"/>
    <w:rsid w:val="00071584"/>
    <w:rsid w:val="00072842"/>
    <w:rsid w:val="00073717"/>
    <w:rsid w:val="00074D45"/>
    <w:rsid w:val="00074E5C"/>
    <w:rsid w:val="00075228"/>
    <w:rsid w:val="00076574"/>
    <w:rsid w:val="00083CD9"/>
    <w:rsid w:val="000857D2"/>
    <w:rsid w:val="00086735"/>
    <w:rsid w:val="000869CF"/>
    <w:rsid w:val="000871DF"/>
    <w:rsid w:val="000947E6"/>
    <w:rsid w:val="000A00D5"/>
    <w:rsid w:val="000A0FD1"/>
    <w:rsid w:val="000A1B09"/>
    <w:rsid w:val="000A2B5E"/>
    <w:rsid w:val="000A77A5"/>
    <w:rsid w:val="000B009A"/>
    <w:rsid w:val="000B1187"/>
    <w:rsid w:val="000B2A79"/>
    <w:rsid w:val="000B3030"/>
    <w:rsid w:val="000B31FE"/>
    <w:rsid w:val="000B334E"/>
    <w:rsid w:val="000B3FD9"/>
    <w:rsid w:val="000B4BE4"/>
    <w:rsid w:val="000B563E"/>
    <w:rsid w:val="000C05B6"/>
    <w:rsid w:val="000C2418"/>
    <w:rsid w:val="000C32A4"/>
    <w:rsid w:val="000C3EFF"/>
    <w:rsid w:val="000C5A6D"/>
    <w:rsid w:val="000C5D28"/>
    <w:rsid w:val="000C5D63"/>
    <w:rsid w:val="000D291D"/>
    <w:rsid w:val="000D2998"/>
    <w:rsid w:val="000D5A0F"/>
    <w:rsid w:val="000E27F0"/>
    <w:rsid w:val="000E318F"/>
    <w:rsid w:val="000E42BA"/>
    <w:rsid w:val="000E48EC"/>
    <w:rsid w:val="000E4DC7"/>
    <w:rsid w:val="000E60AE"/>
    <w:rsid w:val="000E7034"/>
    <w:rsid w:val="000E7704"/>
    <w:rsid w:val="000E7E37"/>
    <w:rsid w:val="000F731E"/>
    <w:rsid w:val="00100415"/>
    <w:rsid w:val="0010153F"/>
    <w:rsid w:val="00101C91"/>
    <w:rsid w:val="00104831"/>
    <w:rsid w:val="00105968"/>
    <w:rsid w:val="001061B7"/>
    <w:rsid w:val="00106F26"/>
    <w:rsid w:val="00110006"/>
    <w:rsid w:val="00113481"/>
    <w:rsid w:val="0011385C"/>
    <w:rsid w:val="00113C77"/>
    <w:rsid w:val="00115429"/>
    <w:rsid w:val="00120346"/>
    <w:rsid w:val="00121168"/>
    <w:rsid w:val="00126F9A"/>
    <w:rsid w:val="001272F9"/>
    <w:rsid w:val="00127A82"/>
    <w:rsid w:val="001318EF"/>
    <w:rsid w:val="001334B1"/>
    <w:rsid w:val="001347ED"/>
    <w:rsid w:val="0013509A"/>
    <w:rsid w:val="001375A3"/>
    <w:rsid w:val="00137E3C"/>
    <w:rsid w:val="00140C78"/>
    <w:rsid w:val="0014239B"/>
    <w:rsid w:val="00143FB1"/>
    <w:rsid w:val="00144831"/>
    <w:rsid w:val="00145832"/>
    <w:rsid w:val="001534DF"/>
    <w:rsid w:val="00153566"/>
    <w:rsid w:val="0015390A"/>
    <w:rsid w:val="00156265"/>
    <w:rsid w:val="00157CA7"/>
    <w:rsid w:val="001608CD"/>
    <w:rsid w:val="00161DAE"/>
    <w:rsid w:val="001636A9"/>
    <w:rsid w:val="00167055"/>
    <w:rsid w:val="00167A05"/>
    <w:rsid w:val="00171A1C"/>
    <w:rsid w:val="001721BE"/>
    <w:rsid w:val="001723E6"/>
    <w:rsid w:val="0017318E"/>
    <w:rsid w:val="00173260"/>
    <w:rsid w:val="001764A7"/>
    <w:rsid w:val="00180D6E"/>
    <w:rsid w:val="001828A1"/>
    <w:rsid w:val="00184C3A"/>
    <w:rsid w:val="00186608"/>
    <w:rsid w:val="00192081"/>
    <w:rsid w:val="001922D8"/>
    <w:rsid w:val="001924B0"/>
    <w:rsid w:val="00195F70"/>
    <w:rsid w:val="00196866"/>
    <w:rsid w:val="001A1168"/>
    <w:rsid w:val="001A566A"/>
    <w:rsid w:val="001A6617"/>
    <w:rsid w:val="001A7789"/>
    <w:rsid w:val="001B0156"/>
    <w:rsid w:val="001B021A"/>
    <w:rsid w:val="001B1191"/>
    <w:rsid w:val="001B2ADA"/>
    <w:rsid w:val="001B3267"/>
    <w:rsid w:val="001B6FA9"/>
    <w:rsid w:val="001C0329"/>
    <w:rsid w:val="001C30DC"/>
    <w:rsid w:val="001C4DE0"/>
    <w:rsid w:val="001C6D05"/>
    <w:rsid w:val="001D0036"/>
    <w:rsid w:val="001D43B1"/>
    <w:rsid w:val="001D4FE7"/>
    <w:rsid w:val="001E3A24"/>
    <w:rsid w:val="001E3EBF"/>
    <w:rsid w:val="001E536B"/>
    <w:rsid w:val="001E5428"/>
    <w:rsid w:val="001F4DC4"/>
    <w:rsid w:val="001F6827"/>
    <w:rsid w:val="00201857"/>
    <w:rsid w:val="00201B1D"/>
    <w:rsid w:val="00204E00"/>
    <w:rsid w:val="0020543B"/>
    <w:rsid w:val="00213E22"/>
    <w:rsid w:val="002150FC"/>
    <w:rsid w:val="002158DF"/>
    <w:rsid w:val="00216163"/>
    <w:rsid w:val="0021751F"/>
    <w:rsid w:val="002175CD"/>
    <w:rsid w:val="002214C3"/>
    <w:rsid w:val="00230CED"/>
    <w:rsid w:val="00231F97"/>
    <w:rsid w:val="00232F1E"/>
    <w:rsid w:val="00234A2B"/>
    <w:rsid w:val="0024016B"/>
    <w:rsid w:val="00240A37"/>
    <w:rsid w:val="002434C9"/>
    <w:rsid w:val="00243DD3"/>
    <w:rsid w:val="00244638"/>
    <w:rsid w:val="0024675A"/>
    <w:rsid w:val="00250D93"/>
    <w:rsid w:val="0025141D"/>
    <w:rsid w:val="00253D9E"/>
    <w:rsid w:val="00257B86"/>
    <w:rsid w:val="002609EB"/>
    <w:rsid w:val="00264943"/>
    <w:rsid w:val="002663FC"/>
    <w:rsid w:val="00266D4A"/>
    <w:rsid w:val="00270B3C"/>
    <w:rsid w:val="00271DE8"/>
    <w:rsid w:val="002776B6"/>
    <w:rsid w:val="0028093E"/>
    <w:rsid w:val="002823AD"/>
    <w:rsid w:val="002823FC"/>
    <w:rsid w:val="002879B2"/>
    <w:rsid w:val="002915E8"/>
    <w:rsid w:val="00293849"/>
    <w:rsid w:val="002946CD"/>
    <w:rsid w:val="00294DF5"/>
    <w:rsid w:val="002962C2"/>
    <w:rsid w:val="00296449"/>
    <w:rsid w:val="00297187"/>
    <w:rsid w:val="00297352"/>
    <w:rsid w:val="002976ED"/>
    <w:rsid w:val="002A249B"/>
    <w:rsid w:val="002A317C"/>
    <w:rsid w:val="002A77B9"/>
    <w:rsid w:val="002C27AA"/>
    <w:rsid w:val="002C60DB"/>
    <w:rsid w:val="002C6197"/>
    <w:rsid w:val="002D0892"/>
    <w:rsid w:val="002D4DD1"/>
    <w:rsid w:val="002D5844"/>
    <w:rsid w:val="002D5942"/>
    <w:rsid w:val="002D60D1"/>
    <w:rsid w:val="002D661A"/>
    <w:rsid w:val="002D6D61"/>
    <w:rsid w:val="002F3A2F"/>
    <w:rsid w:val="002F4964"/>
    <w:rsid w:val="002F4D94"/>
    <w:rsid w:val="002F5354"/>
    <w:rsid w:val="002F67C5"/>
    <w:rsid w:val="0030083D"/>
    <w:rsid w:val="00301059"/>
    <w:rsid w:val="00301EBE"/>
    <w:rsid w:val="003065AA"/>
    <w:rsid w:val="0030758F"/>
    <w:rsid w:val="00314D6E"/>
    <w:rsid w:val="0032030F"/>
    <w:rsid w:val="00320419"/>
    <w:rsid w:val="003222C2"/>
    <w:rsid w:val="00322883"/>
    <w:rsid w:val="00323DBB"/>
    <w:rsid w:val="00324723"/>
    <w:rsid w:val="00327D21"/>
    <w:rsid w:val="00330563"/>
    <w:rsid w:val="0033356C"/>
    <w:rsid w:val="0033561C"/>
    <w:rsid w:val="0034183F"/>
    <w:rsid w:val="00342F15"/>
    <w:rsid w:val="00351903"/>
    <w:rsid w:val="003526DC"/>
    <w:rsid w:val="00355EA4"/>
    <w:rsid w:val="00361669"/>
    <w:rsid w:val="0036307C"/>
    <w:rsid w:val="00364C53"/>
    <w:rsid w:val="003654E8"/>
    <w:rsid w:val="00366B04"/>
    <w:rsid w:val="00367225"/>
    <w:rsid w:val="00367251"/>
    <w:rsid w:val="003723A6"/>
    <w:rsid w:val="0037497F"/>
    <w:rsid w:val="00374B0C"/>
    <w:rsid w:val="0037528A"/>
    <w:rsid w:val="00382307"/>
    <w:rsid w:val="00390FFE"/>
    <w:rsid w:val="00392065"/>
    <w:rsid w:val="00394005"/>
    <w:rsid w:val="00397C3C"/>
    <w:rsid w:val="00397DD1"/>
    <w:rsid w:val="003A0298"/>
    <w:rsid w:val="003A19A4"/>
    <w:rsid w:val="003A2853"/>
    <w:rsid w:val="003A2DFA"/>
    <w:rsid w:val="003A4A5A"/>
    <w:rsid w:val="003A6BE5"/>
    <w:rsid w:val="003A7C9A"/>
    <w:rsid w:val="003B05D6"/>
    <w:rsid w:val="003B21E3"/>
    <w:rsid w:val="003B22EF"/>
    <w:rsid w:val="003B4431"/>
    <w:rsid w:val="003B56D5"/>
    <w:rsid w:val="003B6C85"/>
    <w:rsid w:val="003C1B3A"/>
    <w:rsid w:val="003C2FA0"/>
    <w:rsid w:val="003C37AC"/>
    <w:rsid w:val="003C590C"/>
    <w:rsid w:val="003C5A1B"/>
    <w:rsid w:val="003D20C4"/>
    <w:rsid w:val="003D211D"/>
    <w:rsid w:val="003D5EE7"/>
    <w:rsid w:val="003E0A6A"/>
    <w:rsid w:val="003E1CC1"/>
    <w:rsid w:val="003E5CCB"/>
    <w:rsid w:val="003E786E"/>
    <w:rsid w:val="003F6889"/>
    <w:rsid w:val="00401475"/>
    <w:rsid w:val="00401598"/>
    <w:rsid w:val="004036C3"/>
    <w:rsid w:val="0040516E"/>
    <w:rsid w:val="00406163"/>
    <w:rsid w:val="00406DB4"/>
    <w:rsid w:val="00410B91"/>
    <w:rsid w:val="00410CDA"/>
    <w:rsid w:val="004110F7"/>
    <w:rsid w:val="00411824"/>
    <w:rsid w:val="00412E61"/>
    <w:rsid w:val="004148E7"/>
    <w:rsid w:val="004166A9"/>
    <w:rsid w:val="00417F1A"/>
    <w:rsid w:val="00421D8B"/>
    <w:rsid w:val="004220AF"/>
    <w:rsid w:val="004222E6"/>
    <w:rsid w:val="00422F35"/>
    <w:rsid w:val="00423084"/>
    <w:rsid w:val="00424E5A"/>
    <w:rsid w:val="004257B7"/>
    <w:rsid w:val="0042597B"/>
    <w:rsid w:val="00430752"/>
    <w:rsid w:val="00430E30"/>
    <w:rsid w:val="00431B23"/>
    <w:rsid w:val="0043334C"/>
    <w:rsid w:val="00434219"/>
    <w:rsid w:val="00434646"/>
    <w:rsid w:val="004414A4"/>
    <w:rsid w:val="00443860"/>
    <w:rsid w:val="0044674D"/>
    <w:rsid w:val="00447AA5"/>
    <w:rsid w:val="00452A6A"/>
    <w:rsid w:val="00452C2A"/>
    <w:rsid w:val="004543DC"/>
    <w:rsid w:val="00457CD1"/>
    <w:rsid w:val="00461EDA"/>
    <w:rsid w:val="00462B09"/>
    <w:rsid w:val="0046574E"/>
    <w:rsid w:val="00467928"/>
    <w:rsid w:val="0047122D"/>
    <w:rsid w:val="0047156D"/>
    <w:rsid w:val="00473B0B"/>
    <w:rsid w:val="004746CC"/>
    <w:rsid w:val="00481CC3"/>
    <w:rsid w:val="00482655"/>
    <w:rsid w:val="00487C7E"/>
    <w:rsid w:val="00490646"/>
    <w:rsid w:val="0049120E"/>
    <w:rsid w:val="0049333E"/>
    <w:rsid w:val="00493FC0"/>
    <w:rsid w:val="00496E43"/>
    <w:rsid w:val="00497728"/>
    <w:rsid w:val="004A2A2C"/>
    <w:rsid w:val="004A3C1E"/>
    <w:rsid w:val="004B0E6E"/>
    <w:rsid w:val="004B1968"/>
    <w:rsid w:val="004B1B7F"/>
    <w:rsid w:val="004B51D9"/>
    <w:rsid w:val="004B60B7"/>
    <w:rsid w:val="004B6FC4"/>
    <w:rsid w:val="004C452E"/>
    <w:rsid w:val="004C4C49"/>
    <w:rsid w:val="004C67A6"/>
    <w:rsid w:val="004C7B40"/>
    <w:rsid w:val="004D3EE5"/>
    <w:rsid w:val="004D4B6C"/>
    <w:rsid w:val="004D6C08"/>
    <w:rsid w:val="004D7654"/>
    <w:rsid w:val="004D7CDA"/>
    <w:rsid w:val="004E12E3"/>
    <w:rsid w:val="004E3C79"/>
    <w:rsid w:val="004E43AD"/>
    <w:rsid w:val="004E51AC"/>
    <w:rsid w:val="004F20DA"/>
    <w:rsid w:val="0050011C"/>
    <w:rsid w:val="00503642"/>
    <w:rsid w:val="00503F56"/>
    <w:rsid w:val="005058C3"/>
    <w:rsid w:val="00505959"/>
    <w:rsid w:val="005068BF"/>
    <w:rsid w:val="00507828"/>
    <w:rsid w:val="00511801"/>
    <w:rsid w:val="005136A5"/>
    <w:rsid w:val="00514A93"/>
    <w:rsid w:val="00516663"/>
    <w:rsid w:val="00521F48"/>
    <w:rsid w:val="00525C21"/>
    <w:rsid w:val="005267FD"/>
    <w:rsid w:val="00527EC9"/>
    <w:rsid w:val="005304A3"/>
    <w:rsid w:val="00532229"/>
    <w:rsid w:val="00532322"/>
    <w:rsid w:val="005332AF"/>
    <w:rsid w:val="005348D4"/>
    <w:rsid w:val="00535CF8"/>
    <w:rsid w:val="00537292"/>
    <w:rsid w:val="00541282"/>
    <w:rsid w:val="00542308"/>
    <w:rsid w:val="00546BBD"/>
    <w:rsid w:val="00547F52"/>
    <w:rsid w:val="00551BEF"/>
    <w:rsid w:val="0055239D"/>
    <w:rsid w:val="005537AF"/>
    <w:rsid w:val="005543ED"/>
    <w:rsid w:val="00554D4B"/>
    <w:rsid w:val="00560BA3"/>
    <w:rsid w:val="00561531"/>
    <w:rsid w:val="00564028"/>
    <w:rsid w:val="005674F2"/>
    <w:rsid w:val="00567586"/>
    <w:rsid w:val="00571ADA"/>
    <w:rsid w:val="005735D1"/>
    <w:rsid w:val="00575756"/>
    <w:rsid w:val="0057660D"/>
    <w:rsid w:val="0058005E"/>
    <w:rsid w:val="00580C1A"/>
    <w:rsid w:val="00587803"/>
    <w:rsid w:val="00590747"/>
    <w:rsid w:val="00591A1E"/>
    <w:rsid w:val="00593628"/>
    <w:rsid w:val="00593A6B"/>
    <w:rsid w:val="00594539"/>
    <w:rsid w:val="00596147"/>
    <w:rsid w:val="005976FA"/>
    <w:rsid w:val="005A13A7"/>
    <w:rsid w:val="005A3C67"/>
    <w:rsid w:val="005A5999"/>
    <w:rsid w:val="005A6673"/>
    <w:rsid w:val="005B41CB"/>
    <w:rsid w:val="005B531B"/>
    <w:rsid w:val="005C0F87"/>
    <w:rsid w:val="005C3C80"/>
    <w:rsid w:val="005C7AAE"/>
    <w:rsid w:val="005D151E"/>
    <w:rsid w:val="005D70A8"/>
    <w:rsid w:val="005E0762"/>
    <w:rsid w:val="005E1BD8"/>
    <w:rsid w:val="005E463B"/>
    <w:rsid w:val="005E591E"/>
    <w:rsid w:val="005E6D63"/>
    <w:rsid w:val="005E7E82"/>
    <w:rsid w:val="005F464A"/>
    <w:rsid w:val="005F77AF"/>
    <w:rsid w:val="006007A5"/>
    <w:rsid w:val="006016D8"/>
    <w:rsid w:val="00602480"/>
    <w:rsid w:val="00605F4A"/>
    <w:rsid w:val="006141E9"/>
    <w:rsid w:val="006202CC"/>
    <w:rsid w:val="006207D0"/>
    <w:rsid w:val="00620B84"/>
    <w:rsid w:val="00621F46"/>
    <w:rsid w:val="00622388"/>
    <w:rsid w:val="00622F62"/>
    <w:rsid w:val="00624098"/>
    <w:rsid w:val="00625F00"/>
    <w:rsid w:val="00627DBD"/>
    <w:rsid w:val="0063012B"/>
    <w:rsid w:val="00630B0B"/>
    <w:rsid w:val="00637C29"/>
    <w:rsid w:val="0064054D"/>
    <w:rsid w:val="00645984"/>
    <w:rsid w:val="006459CF"/>
    <w:rsid w:val="0064721D"/>
    <w:rsid w:val="00650281"/>
    <w:rsid w:val="006521DF"/>
    <w:rsid w:val="00653970"/>
    <w:rsid w:val="006540FD"/>
    <w:rsid w:val="0065439A"/>
    <w:rsid w:val="006568BE"/>
    <w:rsid w:val="00657D33"/>
    <w:rsid w:val="00660D47"/>
    <w:rsid w:val="006627DC"/>
    <w:rsid w:val="0066422B"/>
    <w:rsid w:val="00664989"/>
    <w:rsid w:val="0066736E"/>
    <w:rsid w:val="00670E0F"/>
    <w:rsid w:val="006734BA"/>
    <w:rsid w:val="006734F7"/>
    <w:rsid w:val="00675F34"/>
    <w:rsid w:val="0067636C"/>
    <w:rsid w:val="006776E0"/>
    <w:rsid w:val="00681752"/>
    <w:rsid w:val="0068261C"/>
    <w:rsid w:val="006826A2"/>
    <w:rsid w:val="0068357B"/>
    <w:rsid w:val="00684436"/>
    <w:rsid w:val="0068544E"/>
    <w:rsid w:val="0068656E"/>
    <w:rsid w:val="00686A68"/>
    <w:rsid w:val="00687B9C"/>
    <w:rsid w:val="00690EC9"/>
    <w:rsid w:val="00692817"/>
    <w:rsid w:val="00692FBB"/>
    <w:rsid w:val="00694AD2"/>
    <w:rsid w:val="0069572A"/>
    <w:rsid w:val="006A1D0D"/>
    <w:rsid w:val="006A5B63"/>
    <w:rsid w:val="006A6C27"/>
    <w:rsid w:val="006B1712"/>
    <w:rsid w:val="006B1A1E"/>
    <w:rsid w:val="006B31B1"/>
    <w:rsid w:val="006B6745"/>
    <w:rsid w:val="006B7AD8"/>
    <w:rsid w:val="006C065D"/>
    <w:rsid w:val="006C242D"/>
    <w:rsid w:val="006C475E"/>
    <w:rsid w:val="006D358D"/>
    <w:rsid w:val="006E29BF"/>
    <w:rsid w:val="006E6344"/>
    <w:rsid w:val="006E69AD"/>
    <w:rsid w:val="006E7C75"/>
    <w:rsid w:val="006F0C4F"/>
    <w:rsid w:val="006F0FC7"/>
    <w:rsid w:val="006F3347"/>
    <w:rsid w:val="006F396D"/>
    <w:rsid w:val="006F4751"/>
    <w:rsid w:val="006F5DC7"/>
    <w:rsid w:val="006F7D22"/>
    <w:rsid w:val="0070377B"/>
    <w:rsid w:val="00703FC5"/>
    <w:rsid w:val="0070606B"/>
    <w:rsid w:val="0070736C"/>
    <w:rsid w:val="007073EA"/>
    <w:rsid w:val="007118AB"/>
    <w:rsid w:val="00712358"/>
    <w:rsid w:val="00713D11"/>
    <w:rsid w:val="00715777"/>
    <w:rsid w:val="00716A38"/>
    <w:rsid w:val="00717625"/>
    <w:rsid w:val="00720C32"/>
    <w:rsid w:val="00720C82"/>
    <w:rsid w:val="00720F9C"/>
    <w:rsid w:val="00722E60"/>
    <w:rsid w:val="00724AAF"/>
    <w:rsid w:val="00733BFF"/>
    <w:rsid w:val="007351CD"/>
    <w:rsid w:val="0073622F"/>
    <w:rsid w:val="00736469"/>
    <w:rsid w:val="007365ED"/>
    <w:rsid w:val="00740E44"/>
    <w:rsid w:val="007428CB"/>
    <w:rsid w:val="007437DC"/>
    <w:rsid w:val="007444E0"/>
    <w:rsid w:val="007449B1"/>
    <w:rsid w:val="0075263E"/>
    <w:rsid w:val="00754315"/>
    <w:rsid w:val="00754929"/>
    <w:rsid w:val="007564E5"/>
    <w:rsid w:val="00756D92"/>
    <w:rsid w:val="007570A2"/>
    <w:rsid w:val="007620B4"/>
    <w:rsid w:val="0076261B"/>
    <w:rsid w:val="0076502F"/>
    <w:rsid w:val="00766A30"/>
    <w:rsid w:val="00772AA8"/>
    <w:rsid w:val="00775E01"/>
    <w:rsid w:val="0077623B"/>
    <w:rsid w:val="00785E35"/>
    <w:rsid w:val="00790DA4"/>
    <w:rsid w:val="00797DF5"/>
    <w:rsid w:val="007A181F"/>
    <w:rsid w:val="007A29CF"/>
    <w:rsid w:val="007A4733"/>
    <w:rsid w:val="007A683A"/>
    <w:rsid w:val="007B263C"/>
    <w:rsid w:val="007B2CE3"/>
    <w:rsid w:val="007B3612"/>
    <w:rsid w:val="007B4CB4"/>
    <w:rsid w:val="007B5B34"/>
    <w:rsid w:val="007B7C9D"/>
    <w:rsid w:val="007C4054"/>
    <w:rsid w:val="007C4A03"/>
    <w:rsid w:val="007D0EE0"/>
    <w:rsid w:val="007D19C3"/>
    <w:rsid w:val="007D2A2F"/>
    <w:rsid w:val="007D3E33"/>
    <w:rsid w:val="007D3E68"/>
    <w:rsid w:val="007D67A9"/>
    <w:rsid w:val="007D6DDA"/>
    <w:rsid w:val="007E670C"/>
    <w:rsid w:val="007E7886"/>
    <w:rsid w:val="007F0DB2"/>
    <w:rsid w:val="007F27CC"/>
    <w:rsid w:val="007F3A97"/>
    <w:rsid w:val="007F3EB4"/>
    <w:rsid w:val="007F7E06"/>
    <w:rsid w:val="0080112E"/>
    <w:rsid w:val="008017C3"/>
    <w:rsid w:val="008045C8"/>
    <w:rsid w:val="00807B3B"/>
    <w:rsid w:val="00807C51"/>
    <w:rsid w:val="00810E29"/>
    <w:rsid w:val="0082016D"/>
    <w:rsid w:val="00823DD3"/>
    <w:rsid w:val="00823F95"/>
    <w:rsid w:val="00824327"/>
    <w:rsid w:val="00824784"/>
    <w:rsid w:val="008273BD"/>
    <w:rsid w:val="0083091F"/>
    <w:rsid w:val="00830E67"/>
    <w:rsid w:val="00833CC0"/>
    <w:rsid w:val="008343F1"/>
    <w:rsid w:val="008347BC"/>
    <w:rsid w:val="00837817"/>
    <w:rsid w:val="00840AFF"/>
    <w:rsid w:val="00846ABF"/>
    <w:rsid w:val="008478D9"/>
    <w:rsid w:val="00847E3A"/>
    <w:rsid w:val="00853631"/>
    <w:rsid w:val="00855174"/>
    <w:rsid w:val="00855538"/>
    <w:rsid w:val="00860B8B"/>
    <w:rsid w:val="00862A07"/>
    <w:rsid w:val="00863751"/>
    <w:rsid w:val="00867500"/>
    <w:rsid w:val="00872D0E"/>
    <w:rsid w:val="00874089"/>
    <w:rsid w:val="00874694"/>
    <w:rsid w:val="00875E2E"/>
    <w:rsid w:val="00876583"/>
    <w:rsid w:val="00876D6A"/>
    <w:rsid w:val="008912F1"/>
    <w:rsid w:val="00892C6A"/>
    <w:rsid w:val="00895E78"/>
    <w:rsid w:val="00897EC8"/>
    <w:rsid w:val="008A43A5"/>
    <w:rsid w:val="008A4D77"/>
    <w:rsid w:val="008A5F3E"/>
    <w:rsid w:val="008A70E4"/>
    <w:rsid w:val="008B07A7"/>
    <w:rsid w:val="008B1193"/>
    <w:rsid w:val="008B1597"/>
    <w:rsid w:val="008B2064"/>
    <w:rsid w:val="008B5AF7"/>
    <w:rsid w:val="008C081E"/>
    <w:rsid w:val="008C17F5"/>
    <w:rsid w:val="008C199F"/>
    <w:rsid w:val="008C38FE"/>
    <w:rsid w:val="008C5ABD"/>
    <w:rsid w:val="008C60B7"/>
    <w:rsid w:val="008C66D7"/>
    <w:rsid w:val="008C7E98"/>
    <w:rsid w:val="008D3100"/>
    <w:rsid w:val="008D4EF4"/>
    <w:rsid w:val="008D64A7"/>
    <w:rsid w:val="008E1E1C"/>
    <w:rsid w:val="008E3052"/>
    <w:rsid w:val="008F1F4E"/>
    <w:rsid w:val="008F2518"/>
    <w:rsid w:val="008F5067"/>
    <w:rsid w:val="008F7F01"/>
    <w:rsid w:val="00900F41"/>
    <w:rsid w:val="00903182"/>
    <w:rsid w:val="00904063"/>
    <w:rsid w:val="0090475A"/>
    <w:rsid w:val="00904E42"/>
    <w:rsid w:val="00912079"/>
    <w:rsid w:val="00912792"/>
    <w:rsid w:val="0091665B"/>
    <w:rsid w:val="009179EF"/>
    <w:rsid w:val="00922C3D"/>
    <w:rsid w:val="009231E7"/>
    <w:rsid w:val="00924EE9"/>
    <w:rsid w:val="009251CA"/>
    <w:rsid w:val="0092525C"/>
    <w:rsid w:val="00931882"/>
    <w:rsid w:val="009371BE"/>
    <w:rsid w:val="00941F17"/>
    <w:rsid w:val="00942737"/>
    <w:rsid w:val="009474DD"/>
    <w:rsid w:val="00953495"/>
    <w:rsid w:val="00955F5F"/>
    <w:rsid w:val="00957245"/>
    <w:rsid w:val="00957379"/>
    <w:rsid w:val="00966BF9"/>
    <w:rsid w:val="0097125A"/>
    <w:rsid w:val="00974397"/>
    <w:rsid w:val="00975AB3"/>
    <w:rsid w:val="009764CF"/>
    <w:rsid w:val="00977C85"/>
    <w:rsid w:val="00984EC1"/>
    <w:rsid w:val="009862AB"/>
    <w:rsid w:val="0098762D"/>
    <w:rsid w:val="00991C45"/>
    <w:rsid w:val="00992E9B"/>
    <w:rsid w:val="00995DA3"/>
    <w:rsid w:val="009A3B8A"/>
    <w:rsid w:val="009A6034"/>
    <w:rsid w:val="009A6464"/>
    <w:rsid w:val="009A6FFD"/>
    <w:rsid w:val="009B3648"/>
    <w:rsid w:val="009B7300"/>
    <w:rsid w:val="009C0777"/>
    <w:rsid w:val="009C39C4"/>
    <w:rsid w:val="009C4182"/>
    <w:rsid w:val="009C4D5A"/>
    <w:rsid w:val="009D501E"/>
    <w:rsid w:val="009D6207"/>
    <w:rsid w:val="009E0D32"/>
    <w:rsid w:val="009E1F12"/>
    <w:rsid w:val="009E6880"/>
    <w:rsid w:val="009E7D59"/>
    <w:rsid w:val="009F13C0"/>
    <w:rsid w:val="009F3212"/>
    <w:rsid w:val="009F5470"/>
    <w:rsid w:val="009F6C20"/>
    <w:rsid w:val="00A01EA1"/>
    <w:rsid w:val="00A02173"/>
    <w:rsid w:val="00A02960"/>
    <w:rsid w:val="00A02B4A"/>
    <w:rsid w:val="00A05D87"/>
    <w:rsid w:val="00A05E6B"/>
    <w:rsid w:val="00A118AC"/>
    <w:rsid w:val="00A17E1D"/>
    <w:rsid w:val="00A2046C"/>
    <w:rsid w:val="00A205F2"/>
    <w:rsid w:val="00A20B5A"/>
    <w:rsid w:val="00A30C89"/>
    <w:rsid w:val="00A41C5B"/>
    <w:rsid w:val="00A4428F"/>
    <w:rsid w:val="00A45F19"/>
    <w:rsid w:val="00A46616"/>
    <w:rsid w:val="00A51A9E"/>
    <w:rsid w:val="00A54450"/>
    <w:rsid w:val="00A5643B"/>
    <w:rsid w:val="00A60CB9"/>
    <w:rsid w:val="00A63389"/>
    <w:rsid w:val="00A6603F"/>
    <w:rsid w:val="00A67602"/>
    <w:rsid w:val="00A700A7"/>
    <w:rsid w:val="00A71C3A"/>
    <w:rsid w:val="00A72062"/>
    <w:rsid w:val="00A7416E"/>
    <w:rsid w:val="00A74917"/>
    <w:rsid w:val="00A77F10"/>
    <w:rsid w:val="00A80219"/>
    <w:rsid w:val="00A81C34"/>
    <w:rsid w:val="00A8411E"/>
    <w:rsid w:val="00A872A8"/>
    <w:rsid w:val="00A87FB7"/>
    <w:rsid w:val="00A97356"/>
    <w:rsid w:val="00AA07BD"/>
    <w:rsid w:val="00AA13FD"/>
    <w:rsid w:val="00AA1439"/>
    <w:rsid w:val="00AA30EC"/>
    <w:rsid w:val="00AA61DF"/>
    <w:rsid w:val="00AB09F8"/>
    <w:rsid w:val="00AB48B5"/>
    <w:rsid w:val="00AC00C0"/>
    <w:rsid w:val="00AC0B48"/>
    <w:rsid w:val="00AC512D"/>
    <w:rsid w:val="00AC5288"/>
    <w:rsid w:val="00AC5780"/>
    <w:rsid w:val="00AC6977"/>
    <w:rsid w:val="00AD41F4"/>
    <w:rsid w:val="00AD626C"/>
    <w:rsid w:val="00AE2A00"/>
    <w:rsid w:val="00AE4562"/>
    <w:rsid w:val="00AE4E9F"/>
    <w:rsid w:val="00AE6282"/>
    <w:rsid w:val="00AE69A8"/>
    <w:rsid w:val="00AF09C2"/>
    <w:rsid w:val="00AF5B8C"/>
    <w:rsid w:val="00AF73AC"/>
    <w:rsid w:val="00B01D3B"/>
    <w:rsid w:val="00B01F28"/>
    <w:rsid w:val="00B1082A"/>
    <w:rsid w:val="00B10F66"/>
    <w:rsid w:val="00B118D4"/>
    <w:rsid w:val="00B125C4"/>
    <w:rsid w:val="00B13722"/>
    <w:rsid w:val="00B1390B"/>
    <w:rsid w:val="00B141D7"/>
    <w:rsid w:val="00B15EC3"/>
    <w:rsid w:val="00B203F1"/>
    <w:rsid w:val="00B20606"/>
    <w:rsid w:val="00B21B5C"/>
    <w:rsid w:val="00B304FB"/>
    <w:rsid w:val="00B30A2D"/>
    <w:rsid w:val="00B365EC"/>
    <w:rsid w:val="00B4345E"/>
    <w:rsid w:val="00B4733A"/>
    <w:rsid w:val="00B478D0"/>
    <w:rsid w:val="00B533F7"/>
    <w:rsid w:val="00B5411D"/>
    <w:rsid w:val="00B56216"/>
    <w:rsid w:val="00B563DC"/>
    <w:rsid w:val="00B57A84"/>
    <w:rsid w:val="00B62161"/>
    <w:rsid w:val="00B63AC2"/>
    <w:rsid w:val="00B641B1"/>
    <w:rsid w:val="00B70C71"/>
    <w:rsid w:val="00B75662"/>
    <w:rsid w:val="00B77939"/>
    <w:rsid w:val="00B8159A"/>
    <w:rsid w:val="00B82EB1"/>
    <w:rsid w:val="00B838B8"/>
    <w:rsid w:val="00B84956"/>
    <w:rsid w:val="00B85FA0"/>
    <w:rsid w:val="00B87000"/>
    <w:rsid w:val="00B87FDD"/>
    <w:rsid w:val="00B97E98"/>
    <w:rsid w:val="00BA0537"/>
    <w:rsid w:val="00BA0EEA"/>
    <w:rsid w:val="00BA2444"/>
    <w:rsid w:val="00BA2616"/>
    <w:rsid w:val="00BA3956"/>
    <w:rsid w:val="00BA4A55"/>
    <w:rsid w:val="00BA516B"/>
    <w:rsid w:val="00BB0FC1"/>
    <w:rsid w:val="00BB49D1"/>
    <w:rsid w:val="00BB4E6D"/>
    <w:rsid w:val="00BB58CD"/>
    <w:rsid w:val="00BB6603"/>
    <w:rsid w:val="00BB7468"/>
    <w:rsid w:val="00BB7798"/>
    <w:rsid w:val="00BB78C2"/>
    <w:rsid w:val="00BB7CAB"/>
    <w:rsid w:val="00BC15C7"/>
    <w:rsid w:val="00BC1AB1"/>
    <w:rsid w:val="00BC434D"/>
    <w:rsid w:val="00BC714C"/>
    <w:rsid w:val="00BD2214"/>
    <w:rsid w:val="00BD4D91"/>
    <w:rsid w:val="00BD78B9"/>
    <w:rsid w:val="00BE4B6B"/>
    <w:rsid w:val="00BE7A44"/>
    <w:rsid w:val="00BF00DE"/>
    <w:rsid w:val="00BF1953"/>
    <w:rsid w:val="00BF2671"/>
    <w:rsid w:val="00BF2BD5"/>
    <w:rsid w:val="00BF69F2"/>
    <w:rsid w:val="00C03B4B"/>
    <w:rsid w:val="00C05D09"/>
    <w:rsid w:val="00C15385"/>
    <w:rsid w:val="00C15BF0"/>
    <w:rsid w:val="00C17C66"/>
    <w:rsid w:val="00C202E7"/>
    <w:rsid w:val="00C20C2D"/>
    <w:rsid w:val="00C219E7"/>
    <w:rsid w:val="00C21C64"/>
    <w:rsid w:val="00C224BF"/>
    <w:rsid w:val="00C232A4"/>
    <w:rsid w:val="00C258D8"/>
    <w:rsid w:val="00C27E40"/>
    <w:rsid w:val="00C32E96"/>
    <w:rsid w:val="00C33B2D"/>
    <w:rsid w:val="00C41B8C"/>
    <w:rsid w:val="00C4450D"/>
    <w:rsid w:val="00C44F91"/>
    <w:rsid w:val="00C45A39"/>
    <w:rsid w:val="00C467E6"/>
    <w:rsid w:val="00C50FC7"/>
    <w:rsid w:val="00C51973"/>
    <w:rsid w:val="00C523E4"/>
    <w:rsid w:val="00C52553"/>
    <w:rsid w:val="00C53363"/>
    <w:rsid w:val="00C56135"/>
    <w:rsid w:val="00C61066"/>
    <w:rsid w:val="00C62DD8"/>
    <w:rsid w:val="00C65FDF"/>
    <w:rsid w:val="00C72465"/>
    <w:rsid w:val="00C75395"/>
    <w:rsid w:val="00C76C3B"/>
    <w:rsid w:val="00C83C72"/>
    <w:rsid w:val="00C91575"/>
    <w:rsid w:val="00C93AAF"/>
    <w:rsid w:val="00C94559"/>
    <w:rsid w:val="00C974E6"/>
    <w:rsid w:val="00CA0693"/>
    <w:rsid w:val="00CA4210"/>
    <w:rsid w:val="00CA5ADD"/>
    <w:rsid w:val="00CA6DE3"/>
    <w:rsid w:val="00CA6FFA"/>
    <w:rsid w:val="00CB2DCB"/>
    <w:rsid w:val="00CB35EE"/>
    <w:rsid w:val="00CB395F"/>
    <w:rsid w:val="00CB3D21"/>
    <w:rsid w:val="00CB40D1"/>
    <w:rsid w:val="00CB54F6"/>
    <w:rsid w:val="00CB5E9D"/>
    <w:rsid w:val="00CB6725"/>
    <w:rsid w:val="00CB69B0"/>
    <w:rsid w:val="00CC0137"/>
    <w:rsid w:val="00CC13C2"/>
    <w:rsid w:val="00CC1D11"/>
    <w:rsid w:val="00CC46A7"/>
    <w:rsid w:val="00CC5BC8"/>
    <w:rsid w:val="00CD11CD"/>
    <w:rsid w:val="00CD2832"/>
    <w:rsid w:val="00CD2ADA"/>
    <w:rsid w:val="00CD3183"/>
    <w:rsid w:val="00CD3B40"/>
    <w:rsid w:val="00CD4F56"/>
    <w:rsid w:val="00CD6D19"/>
    <w:rsid w:val="00CE0F40"/>
    <w:rsid w:val="00CE5472"/>
    <w:rsid w:val="00CE7838"/>
    <w:rsid w:val="00CF0516"/>
    <w:rsid w:val="00CF0B4C"/>
    <w:rsid w:val="00CF1A20"/>
    <w:rsid w:val="00CF503F"/>
    <w:rsid w:val="00D038A7"/>
    <w:rsid w:val="00D03CE3"/>
    <w:rsid w:val="00D05018"/>
    <w:rsid w:val="00D055D6"/>
    <w:rsid w:val="00D10FB7"/>
    <w:rsid w:val="00D124AB"/>
    <w:rsid w:val="00D131BF"/>
    <w:rsid w:val="00D13996"/>
    <w:rsid w:val="00D158D6"/>
    <w:rsid w:val="00D15A0D"/>
    <w:rsid w:val="00D16CBE"/>
    <w:rsid w:val="00D228D6"/>
    <w:rsid w:val="00D23A82"/>
    <w:rsid w:val="00D2495B"/>
    <w:rsid w:val="00D314C2"/>
    <w:rsid w:val="00D35045"/>
    <w:rsid w:val="00D35381"/>
    <w:rsid w:val="00D355A6"/>
    <w:rsid w:val="00D358D4"/>
    <w:rsid w:val="00D36912"/>
    <w:rsid w:val="00D418AC"/>
    <w:rsid w:val="00D45891"/>
    <w:rsid w:val="00D45E30"/>
    <w:rsid w:val="00D46835"/>
    <w:rsid w:val="00D50B0C"/>
    <w:rsid w:val="00D51CA6"/>
    <w:rsid w:val="00D539C9"/>
    <w:rsid w:val="00D54C8D"/>
    <w:rsid w:val="00D605D1"/>
    <w:rsid w:val="00D6102F"/>
    <w:rsid w:val="00D625A3"/>
    <w:rsid w:val="00D630D0"/>
    <w:rsid w:val="00D6425E"/>
    <w:rsid w:val="00D71714"/>
    <w:rsid w:val="00D74D48"/>
    <w:rsid w:val="00D765DA"/>
    <w:rsid w:val="00D77B01"/>
    <w:rsid w:val="00D814AC"/>
    <w:rsid w:val="00D863A1"/>
    <w:rsid w:val="00D912D6"/>
    <w:rsid w:val="00D948AF"/>
    <w:rsid w:val="00D95FDF"/>
    <w:rsid w:val="00D9695F"/>
    <w:rsid w:val="00D96EB0"/>
    <w:rsid w:val="00D96FB1"/>
    <w:rsid w:val="00DA092B"/>
    <w:rsid w:val="00DA5040"/>
    <w:rsid w:val="00DA7A4C"/>
    <w:rsid w:val="00DB0B82"/>
    <w:rsid w:val="00DB3A4A"/>
    <w:rsid w:val="00DB61CF"/>
    <w:rsid w:val="00DC1975"/>
    <w:rsid w:val="00DC25E5"/>
    <w:rsid w:val="00DC377E"/>
    <w:rsid w:val="00DC3F34"/>
    <w:rsid w:val="00DC549C"/>
    <w:rsid w:val="00DC70F1"/>
    <w:rsid w:val="00DD2CF7"/>
    <w:rsid w:val="00DD66C9"/>
    <w:rsid w:val="00DD7352"/>
    <w:rsid w:val="00DE0A5F"/>
    <w:rsid w:val="00DE64D7"/>
    <w:rsid w:val="00DF130D"/>
    <w:rsid w:val="00DF1F4F"/>
    <w:rsid w:val="00DF591E"/>
    <w:rsid w:val="00DF6359"/>
    <w:rsid w:val="00DF7257"/>
    <w:rsid w:val="00DF75E0"/>
    <w:rsid w:val="00E103F3"/>
    <w:rsid w:val="00E12013"/>
    <w:rsid w:val="00E12BF4"/>
    <w:rsid w:val="00E12C76"/>
    <w:rsid w:val="00E12FB9"/>
    <w:rsid w:val="00E14A81"/>
    <w:rsid w:val="00E162FC"/>
    <w:rsid w:val="00E176CE"/>
    <w:rsid w:val="00E2067A"/>
    <w:rsid w:val="00E21AB5"/>
    <w:rsid w:val="00E23C71"/>
    <w:rsid w:val="00E2535B"/>
    <w:rsid w:val="00E255C4"/>
    <w:rsid w:val="00E25766"/>
    <w:rsid w:val="00E2786C"/>
    <w:rsid w:val="00E27C58"/>
    <w:rsid w:val="00E30BE8"/>
    <w:rsid w:val="00E31A29"/>
    <w:rsid w:val="00E32937"/>
    <w:rsid w:val="00E33857"/>
    <w:rsid w:val="00E37CB3"/>
    <w:rsid w:val="00E448F1"/>
    <w:rsid w:val="00E51178"/>
    <w:rsid w:val="00E52016"/>
    <w:rsid w:val="00E52432"/>
    <w:rsid w:val="00E53033"/>
    <w:rsid w:val="00E5728A"/>
    <w:rsid w:val="00E62CC9"/>
    <w:rsid w:val="00E63409"/>
    <w:rsid w:val="00E66C82"/>
    <w:rsid w:val="00E66D19"/>
    <w:rsid w:val="00E771D5"/>
    <w:rsid w:val="00E77DE1"/>
    <w:rsid w:val="00E8214D"/>
    <w:rsid w:val="00E825AF"/>
    <w:rsid w:val="00E82CFF"/>
    <w:rsid w:val="00E856BF"/>
    <w:rsid w:val="00E8650B"/>
    <w:rsid w:val="00E8757C"/>
    <w:rsid w:val="00E87FB6"/>
    <w:rsid w:val="00E91FF6"/>
    <w:rsid w:val="00E92A83"/>
    <w:rsid w:val="00E931CB"/>
    <w:rsid w:val="00E9338D"/>
    <w:rsid w:val="00E942ED"/>
    <w:rsid w:val="00EA4904"/>
    <w:rsid w:val="00EA67C5"/>
    <w:rsid w:val="00EA7BDA"/>
    <w:rsid w:val="00EA7E5C"/>
    <w:rsid w:val="00EC218B"/>
    <w:rsid w:val="00EC312D"/>
    <w:rsid w:val="00ED1D18"/>
    <w:rsid w:val="00ED1E9E"/>
    <w:rsid w:val="00ED2A70"/>
    <w:rsid w:val="00ED4B70"/>
    <w:rsid w:val="00ED4BA2"/>
    <w:rsid w:val="00EE2799"/>
    <w:rsid w:val="00EE3AE0"/>
    <w:rsid w:val="00EF1C4C"/>
    <w:rsid w:val="00EF4336"/>
    <w:rsid w:val="00EF4679"/>
    <w:rsid w:val="00EF47C3"/>
    <w:rsid w:val="00F0300B"/>
    <w:rsid w:val="00F127CE"/>
    <w:rsid w:val="00F1300C"/>
    <w:rsid w:val="00F16FA5"/>
    <w:rsid w:val="00F212EC"/>
    <w:rsid w:val="00F22865"/>
    <w:rsid w:val="00F22E0B"/>
    <w:rsid w:val="00F24092"/>
    <w:rsid w:val="00F26E92"/>
    <w:rsid w:val="00F30214"/>
    <w:rsid w:val="00F3443C"/>
    <w:rsid w:val="00F36C01"/>
    <w:rsid w:val="00F4187A"/>
    <w:rsid w:val="00F42DB6"/>
    <w:rsid w:val="00F45531"/>
    <w:rsid w:val="00F468D3"/>
    <w:rsid w:val="00F47A34"/>
    <w:rsid w:val="00F52114"/>
    <w:rsid w:val="00F52306"/>
    <w:rsid w:val="00F52ED9"/>
    <w:rsid w:val="00F54610"/>
    <w:rsid w:val="00F550EB"/>
    <w:rsid w:val="00F60002"/>
    <w:rsid w:val="00F618DC"/>
    <w:rsid w:val="00F621DF"/>
    <w:rsid w:val="00F62D34"/>
    <w:rsid w:val="00F64664"/>
    <w:rsid w:val="00F73316"/>
    <w:rsid w:val="00F77709"/>
    <w:rsid w:val="00F808C5"/>
    <w:rsid w:val="00F8270A"/>
    <w:rsid w:val="00F854B3"/>
    <w:rsid w:val="00F85CB9"/>
    <w:rsid w:val="00F9135A"/>
    <w:rsid w:val="00F94A11"/>
    <w:rsid w:val="00F94B7B"/>
    <w:rsid w:val="00FA04D2"/>
    <w:rsid w:val="00FA104E"/>
    <w:rsid w:val="00FA2115"/>
    <w:rsid w:val="00FA2972"/>
    <w:rsid w:val="00FA3295"/>
    <w:rsid w:val="00FA53CA"/>
    <w:rsid w:val="00FA6709"/>
    <w:rsid w:val="00FA6AC9"/>
    <w:rsid w:val="00FA7C71"/>
    <w:rsid w:val="00FB2C4E"/>
    <w:rsid w:val="00FB4D68"/>
    <w:rsid w:val="00FB61FD"/>
    <w:rsid w:val="00FB66C9"/>
    <w:rsid w:val="00FC0F60"/>
    <w:rsid w:val="00FC601F"/>
    <w:rsid w:val="00FC604F"/>
    <w:rsid w:val="00FC6058"/>
    <w:rsid w:val="00FC6922"/>
    <w:rsid w:val="00FC6B03"/>
    <w:rsid w:val="00FD2695"/>
    <w:rsid w:val="00FD2D04"/>
    <w:rsid w:val="00FD3860"/>
    <w:rsid w:val="00FD6F5F"/>
    <w:rsid w:val="00FE2D0B"/>
    <w:rsid w:val="00FE4D6E"/>
    <w:rsid w:val="00FE5BE2"/>
    <w:rsid w:val="00FE71BB"/>
    <w:rsid w:val="00FF21CE"/>
    <w:rsid w:val="00FF231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F68D8"/>
  <w15:docId w15:val="{D81A5C64-B0CC-4F44-BB80-95F66F28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470"/>
    <w:rPr>
      <w:rFonts w:ascii="Times New Roman" w:eastAsia="Times New Roman" w:hAnsi="Times New Roman" w:cs="Times New Roman"/>
    </w:rPr>
  </w:style>
  <w:style w:type="paragraph" w:styleId="Heading1">
    <w:name w:val="heading 1"/>
    <w:basedOn w:val="Normal"/>
    <w:next w:val="Normal"/>
    <w:link w:val="Heading1Char"/>
    <w:uiPriority w:val="9"/>
    <w:qFormat/>
    <w:rsid w:val="00655D6D"/>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34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825A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qFormat/>
    <w:rsid w:val="00147787"/>
    <w:rPr>
      <w:sz w:val="16"/>
      <w:szCs w:val="16"/>
    </w:rPr>
  </w:style>
  <w:style w:type="character" w:customStyle="1" w:styleId="CommentTextChar">
    <w:name w:val="Comment Text Char"/>
    <w:basedOn w:val="DefaultParagraphFont"/>
    <w:link w:val="CommentText"/>
    <w:uiPriority w:val="99"/>
    <w:qFormat/>
    <w:rsid w:val="00147787"/>
    <w:rPr>
      <w:sz w:val="20"/>
      <w:szCs w:val="20"/>
    </w:rPr>
  </w:style>
  <w:style w:type="character" w:customStyle="1" w:styleId="CommentSubjectChar">
    <w:name w:val="Comment Subject Char"/>
    <w:basedOn w:val="CommentTextChar"/>
    <w:link w:val="CommentSubject"/>
    <w:uiPriority w:val="99"/>
    <w:semiHidden/>
    <w:qFormat/>
    <w:rsid w:val="00147787"/>
    <w:rPr>
      <w:b/>
      <w:bCs/>
      <w:sz w:val="20"/>
      <w:szCs w:val="20"/>
    </w:rPr>
  </w:style>
  <w:style w:type="character" w:customStyle="1" w:styleId="BalloonTextChar">
    <w:name w:val="Balloon Text Char"/>
    <w:basedOn w:val="DefaultParagraphFont"/>
    <w:link w:val="BalloonText"/>
    <w:uiPriority w:val="99"/>
    <w:semiHidden/>
    <w:qFormat/>
    <w:rsid w:val="00147787"/>
    <w:rPr>
      <w:rFonts w:ascii="Segoe UI" w:hAnsi="Segoe UI" w:cs="Segoe UI"/>
      <w:sz w:val="18"/>
      <w:szCs w:val="18"/>
    </w:rPr>
  </w:style>
  <w:style w:type="character" w:customStyle="1" w:styleId="Heading1Char">
    <w:name w:val="Heading 1 Char"/>
    <w:basedOn w:val="DefaultParagraphFont"/>
    <w:link w:val="Heading1"/>
    <w:uiPriority w:val="9"/>
    <w:qFormat/>
    <w:rsid w:val="00655D6D"/>
    <w:rPr>
      <w:rFonts w:asciiTheme="majorHAnsi" w:eastAsiaTheme="majorEastAsia" w:hAnsiTheme="majorHAnsi" w:cstheme="majorBidi"/>
      <w:color w:val="365F91" w:themeColor="accent1" w:themeShade="BF"/>
      <w:sz w:val="32"/>
      <w:szCs w:val="32"/>
    </w:rPr>
  </w:style>
  <w:style w:type="character" w:customStyle="1" w:styleId="HeaderChar">
    <w:name w:val="Header Char"/>
    <w:basedOn w:val="DefaultParagraphFont"/>
    <w:link w:val="Header"/>
    <w:uiPriority w:val="99"/>
    <w:qFormat/>
    <w:rsid w:val="00655D6D"/>
  </w:style>
  <w:style w:type="character" w:customStyle="1" w:styleId="FooterChar">
    <w:name w:val="Footer Char"/>
    <w:basedOn w:val="DefaultParagraphFont"/>
    <w:link w:val="Footer"/>
    <w:uiPriority w:val="99"/>
    <w:qFormat/>
    <w:rsid w:val="00655D6D"/>
  </w:style>
  <w:style w:type="character" w:customStyle="1" w:styleId="Heading2Char">
    <w:name w:val="Heading 2 Char"/>
    <w:basedOn w:val="DefaultParagraphFont"/>
    <w:link w:val="Heading2"/>
    <w:uiPriority w:val="9"/>
    <w:qFormat/>
    <w:rsid w:val="00C03467"/>
    <w:rPr>
      <w:rFonts w:asciiTheme="majorHAnsi" w:eastAsiaTheme="majorEastAsia" w:hAnsiTheme="majorHAnsi" w:cstheme="majorBidi"/>
      <w:color w:val="365F91" w:themeColor="accent1" w:themeShade="BF"/>
      <w:sz w:val="26"/>
      <w:szCs w:val="26"/>
    </w:rPr>
  </w:style>
  <w:style w:type="paragraph" w:customStyle="1" w:styleId="Ttulo1">
    <w:name w:val="Título1"/>
    <w:basedOn w:val="Normal"/>
    <w:next w:val="BodyText"/>
    <w:qFormat/>
    <w:pPr>
      <w:keepNext/>
      <w:spacing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CommentText">
    <w:name w:val="annotation text"/>
    <w:basedOn w:val="Normal"/>
    <w:link w:val="CommentTextChar"/>
    <w:uiPriority w:val="99"/>
    <w:unhideWhenUsed/>
    <w:qFormat/>
    <w:rsid w:val="00147787"/>
    <w:rPr>
      <w:sz w:val="20"/>
      <w:szCs w:val="20"/>
    </w:rPr>
  </w:style>
  <w:style w:type="paragraph" w:styleId="CommentSubject">
    <w:name w:val="annotation subject"/>
    <w:basedOn w:val="CommentText"/>
    <w:link w:val="CommentSubjectChar"/>
    <w:uiPriority w:val="99"/>
    <w:semiHidden/>
    <w:unhideWhenUsed/>
    <w:qFormat/>
    <w:rsid w:val="00147787"/>
    <w:rPr>
      <w:b/>
      <w:bCs/>
    </w:rPr>
  </w:style>
  <w:style w:type="paragraph" w:styleId="BalloonText">
    <w:name w:val="Balloon Text"/>
    <w:basedOn w:val="Normal"/>
    <w:link w:val="BalloonTextChar"/>
    <w:uiPriority w:val="99"/>
    <w:semiHidden/>
    <w:unhideWhenUsed/>
    <w:qFormat/>
    <w:rsid w:val="00147787"/>
    <w:rPr>
      <w:rFonts w:ascii="Segoe UI" w:hAnsi="Segoe UI" w:cs="Segoe UI"/>
      <w:sz w:val="18"/>
      <w:szCs w:val="18"/>
    </w:rPr>
  </w:style>
  <w:style w:type="paragraph" w:styleId="Header">
    <w:name w:val="header"/>
    <w:basedOn w:val="Normal"/>
    <w:link w:val="HeaderChar"/>
    <w:uiPriority w:val="99"/>
    <w:unhideWhenUsed/>
    <w:rsid w:val="00655D6D"/>
    <w:pPr>
      <w:tabs>
        <w:tab w:val="center" w:pos="4680"/>
        <w:tab w:val="right" w:pos="9360"/>
      </w:tabs>
    </w:pPr>
  </w:style>
  <w:style w:type="paragraph" w:styleId="Footer">
    <w:name w:val="footer"/>
    <w:basedOn w:val="Normal"/>
    <w:link w:val="FooterChar"/>
    <w:uiPriority w:val="99"/>
    <w:unhideWhenUsed/>
    <w:rsid w:val="00655D6D"/>
    <w:pPr>
      <w:tabs>
        <w:tab w:val="center" w:pos="4680"/>
        <w:tab w:val="right" w:pos="9360"/>
      </w:tabs>
    </w:pPr>
  </w:style>
  <w:style w:type="paragraph" w:styleId="ListParagraph">
    <w:name w:val="List Paragraph"/>
    <w:basedOn w:val="Normal"/>
    <w:uiPriority w:val="34"/>
    <w:qFormat/>
    <w:rsid w:val="00C03467"/>
    <w:pPr>
      <w:ind w:left="720"/>
      <w:contextualSpacing/>
    </w:pPr>
  </w:style>
  <w:style w:type="paragraph" w:styleId="Revision">
    <w:name w:val="Revision"/>
    <w:uiPriority w:val="99"/>
    <w:semiHidden/>
    <w:qFormat/>
    <w:rsid w:val="00B868D3"/>
  </w:style>
  <w:style w:type="table" w:styleId="TableGrid">
    <w:name w:val="Table Grid"/>
    <w:basedOn w:val="TableNormal"/>
    <w:uiPriority w:val="59"/>
    <w:rsid w:val="00C03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5F3E"/>
    <w:rPr>
      <w:color w:val="0000FF" w:themeColor="hyperlink"/>
      <w:u w:val="single"/>
    </w:rPr>
  </w:style>
  <w:style w:type="paragraph" w:customStyle="1" w:styleId="EndNoteBibliographyTitle">
    <w:name w:val="EndNote Bibliography Title"/>
    <w:basedOn w:val="Normal"/>
    <w:rsid w:val="006D358D"/>
    <w:pPr>
      <w:jc w:val="center"/>
    </w:pPr>
  </w:style>
  <w:style w:type="paragraph" w:customStyle="1" w:styleId="EndNoteBibliography">
    <w:name w:val="EndNote Bibliography"/>
    <w:basedOn w:val="Normal"/>
    <w:rsid w:val="006D358D"/>
  </w:style>
  <w:style w:type="paragraph" w:customStyle="1" w:styleId="p1">
    <w:name w:val="p1"/>
    <w:basedOn w:val="Normal"/>
    <w:rsid w:val="00991C45"/>
    <w:pPr>
      <w:ind w:left="540" w:hanging="540"/>
    </w:pPr>
    <w:rPr>
      <w:rFonts w:ascii="Helvetica" w:hAnsi="Helvetica"/>
      <w:sz w:val="18"/>
      <w:szCs w:val="18"/>
    </w:rPr>
  </w:style>
  <w:style w:type="character" w:customStyle="1" w:styleId="author">
    <w:name w:val="author"/>
    <w:basedOn w:val="DefaultParagraphFont"/>
    <w:rsid w:val="00F85CB9"/>
  </w:style>
  <w:style w:type="character" w:customStyle="1" w:styleId="pubyear">
    <w:name w:val="pubyear"/>
    <w:basedOn w:val="DefaultParagraphFont"/>
    <w:rsid w:val="00F85CB9"/>
  </w:style>
  <w:style w:type="character" w:customStyle="1" w:styleId="articletitle">
    <w:name w:val="articletitle"/>
    <w:basedOn w:val="DefaultParagraphFont"/>
    <w:rsid w:val="00F85CB9"/>
  </w:style>
  <w:style w:type="character" w:customStyle="1" w:styleId="journaltitle">
    <w:name w:val="journaltitle"/>
    <w:basedOn w:val="DefaultParagraphFont"/>
    <w:rsid w:val="00F85CB9"/>
  </w:style>
  <w:style w:type="character" w:customStyle="1" w:styleId="vol">
    <w:name w:val="vol"/>
    <w:basedOn w:val="DefaultParagraphFont"/>
    <w:rsid w:val="00F85CB9"/>
  </w:style>
  <w:style w:type="character" w:customStyle="1" w:styleId="pagefirst">
    <w:name w:val="pagefirst"/>
    <w:basedOn w:val="DefaultParagraphFont"/>
    <w:rsid w:val="00F85CB9"/>
  </w:style>
  <w:style w:type="character" w:customStyle="1" w:styleId="pagelast">
    <w:name w:val="pagelast"/>
    <w:basedOn w:val="DefaultParagraphFont"/>
    <w:rsid w:val="00F85CB9"/>
  </w:style>
  <w:style w:type="character" w:customStyle="1" w:styleId="Heading3Char">
    <w:name w:val="Heading 3 Char"/>
    <w:basedOn w:val="DefaultParagraphFont"/>
    <w:link w:val="Heading3"/>
    <w:uiPriority w:val="9"/>
    <w:rsid w:val="00E825AF"/>
    <w:rPr>
      <w:rFonts w:ascii="Times New Roman" w:hAnsi="Times New Roman" w:cs="Times New Roman"/>
      <w:b/>
      <w:bCs/>
      <w:sz w:val="27"/>
      <w:szCs w:val="27"/>
    </w:rPr>
  </w:style>
  <w:style w:type="paragraph" w:customStyle="1" w:styleId="highwire-cite-authors">
    <w:name w:val="highwire-cite-authors"/>
    <w:basedOn w:val="Normal"/>
    <w:rsid w:val="00E825AF"/>
    <w:pPr>
      <w:spacing w:before="100" w:beforeAutospacing="1" w:after="100" w:afterAutospacing="1"/>
    </w:pPr>
  </w:style>
  <w:style w:type="character" w:customStyle="1" w:styleId="highwire-citation-authors">
    <w:name w:val="highwire-citation-authors"/>
    <w:basedOn w:val="DefaultParagraphFont"/>
    <w:rsid w:val="00E825AF"/>
  </w:style>
  <w:style w:type="character" w:customStyle="1" w:styleId="highwire-citation-author">
    <w:name w:val="highwire-citation-author"/>
    <w:basedOn w:val="DefaultParagraphFont"/>
    <w:rsid w:val="00E825AF"/>
  </w:style>
  <w:style w:type="paragraph" w:customStyle="1" w:styleId="highwire-cite-metadata">
    <w:name w:val="highwire-cite-metadata"/>
    <w:basedOn w:val="Normal"/>
    <w:rsid w:val="00E825AF"/>
    <w:pPr>
      <w:spacing w:before="100" w:beforeAutospacing="1" w:after="100" w:afterAutospacing="1"/>
    </w:pPr>
  </w:style>
  <w:style w:type="character" w:styleId="Emphasis">
    <w:name w:val="Emphasis"/>
    <w:basedOn w:val="DefaultParagraphFont"/>
    <w:uiPriority w:val="20"/>
    <w:qFormat/>
    <w:rsid w:val="00E825AF"/>
    <w:rPr>
      <w:i/>
      <w:iCs/>
    </w:rPr>
  </w:style>
  <w:style w:type="character" w:styleId="Strong">
    <w:name w:val="Strong"/>
    <w:basedOn w:val="DefaultParagraphFont"/>
    <w:uiPriority w:val="22"/>
    <w:qFormat/>
    <w:rsid w:val="00DC3F34"/>
    <w:rPr>
      <w:b/>
      <w:bCs/>
    </w:rPr>
  </w:style>
  <w:style w:type="paragraph" w:styleId="HTMLPreformatted">
    <w:name w:val="HTML Preformatted"/>
    <w:basedOn w:val="Normal"/>
    <w:link w:val="HTMLPreformattedChar"/>
    <w:uiPriority w:val="99"/>
    <w:semiHidden/>
    <w:unhideWhenUsed/>
    <w:rsid w:val="00101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153F"/>
    <w:rPr>
      <w:rFonts w:ascii="Courier New" w:eastAsia="Times New Roman" w:hAnsi="Courier New" w:cs="Courier New"/>
      <w:sz w:val="20"/>
      <w:szCs w:val="20"/>
    </w:rPr>
  </w:style>
  <w:style w:type="character" w:customStyle="1" w:styleId="gnkrckgcgsb">
    <w:name w:val="gnkrckgcgsb"/>
    <w:basedOn w:val="DefaultParagraphFont"/>
    <w:rsid w:val="0010153F"/>
  </w:style>
  <w:style w:type="character" w:customStyle="1" w:styleId="UnresolvedMention1">
    <w:name w:val="Unresolved Mention1"/>
    <w:basedOn w:val="DefaultParagraphFont"/>
    <w:uiPriority w:val="99"/>
    <w:semiHidden/>
    <w:unhideWhenUsed/>
    <w:rsid w:val="00C44F91"/>
    <w:rPr>
      <w:color w:val="605E5C"/>
      <w:shd w:val="clear" w:color="auto" w:fill="E1DFDD"/>
    </w:rPr>
  </w:style>
  <w:style w:type="character" w:customStyle="1" w:styleId="apple-converted-space">
    <w:name w:val="apple-converted-space"/>
    <w:basedOn w:val="DefaultParagraphFont"/>
    <w:rsid w:val="00527EC9"/>
  </w:style>
  <w:style w:type="character" w:styleId="PlaceholderText">
    <w:name w:val="Placeholder Text"/>
    <w:basedOn w:val="DefaultParagraphFont"/>
    <w:uiPriority w:val="99"/>
    <w:semiHidden/>
    <w:rsid w:val="008675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0418">
      <w:bodyDiv w:val="1"/>
      <w:marLeft w:val="0"/>
      <w:marRight w:val="0"/>
      <w:marTop w:val="0"/>
      <w:marBottom w:val="0"/>
      <w:divBdr>
        <w:top w:val="none" w:sz="0" w:space="0" w:color="auto"/>
        <w:left w:val="none" w:sz="0" w:space="0" w:color="auto"/>
        <w:bottom w:val="none" w:sz="0" w:space="0" w:color="auto"/>
        <w:right w:val="none" w:sz="0" w:space="0" w:color="auto"/>
      </w:divBdr>
    </w:div>
    <w:div w:id="79059514">
      <w:bodyDiv w:val="1"/>
      <w:marLeft w:val="0"/>
      <w:marRight w:val="0"/>
      <w:marTop w:val="0"/>
      <w:marBottom w:val="0"/>
      <w:divBdr>
        <w:top w:val="none" w:sz="0" w:space="0" w:color="auto"/>
        <w:left w:val="none" w:sz="0" w:space="0" w:color="auto"/>
        <w:bottom w:val="none" w:sz="0" w:space="0" w:color="auto"/>
        <w:right w:val="none" w:sz="0" w:space="0" w:color="auto"/>
      </w:divBdr>
    </w:div>
    <w:div w:id="109445217">
      <w:bodyDiv w:val="1"/>
      <w:marLeft w:val="0"/>
      <w:marRight w:val="0"/>
      <w:marTop w:val="0"/>
      <w:marBottom w:val="0"/>
      <w:divBdr>
        <w:top w:val="none" w:sz="0" w:space="0" w:color="auto"/>
        <w:left w:val="none" w:sz="0" w:space="0" w:color="auto"/>
        <w:bottom w:val="none" w:sz="0" w:space="0" w:color="auto"/>
        <w:right w:val="none" w:sz="0" w:space="0" w:color="auto"/>
      </w:divBdr>
    </w:div>
    <w:div w:id="149372693">
      <w:bodyDiv w:val="1"/>
      <w:marLeft w:val="0"/>
      <w:marRight w:val="0"/>
      <w:marTop w:val="0"/>
      <w:marBottom w:val="0"/>
      <w:divBdr>
        <w:top w:val="none" w:sz="0" w:space="0" w:color="auto"/>
        <w:left w:val="none" w:sz="0" w:space="0" w:color="auto"/>
        <w:bottom w:val="none" w:sz="0" w:space="0" w:color="auto"/>
        <w:right w:val="none" w:sz="0" w:space="0" w:color="auto"/>
      </w:divBdr>
    </w:div>
    <w:div w:id="343868200">
      <w:bodyDiv w:val="1"/>
      <w:marLeft w:val="0"/>
      <w:marRight w:val="0"/>
      <w:marTop w:val="0"/>
      <w:marBottom w:val="0"/>
      <w:divBdr>
        <w:top w:val="none" w:sz="0" w:space="0" w:color="auto"/>
        <w:left w:val="none" w:sz="0" w:space="0" w:color="auto"/>
        <w:bottom w:val="none" w:sz="0" w:space="0" w:color="auto"/>
        <w:right w:val="none" w:sz="0" w:space="0" w:color="auto"/>
      </w:divBdr>
    </w:div>
    <w:div w:id="575631963">
      <w:bodyDiv w:val="1"/>
      <w:marLeft w:val="0"/>
      <w:marRight w:val="0"/>
      <w:marTop w:val="0"/>
      <w:marBottom w:val="0"/>
      <w:divBdr>
        <w:top w:val="none" w:sz="0" w:space="0" w:color="auto"/>
        <w:left w:val="none" w:sz="0" w:space="0" w:color="auto"/>
        <w:bottom w:val="none" w:sz="0" w:space="0" w:color="auto"/>
        <w:right w:val="none" w:sz="0" w:space="0" w:color="auto"/>
      </w:divBdr>
      <w:divsChild>
        <w:div w:id="1959021344">
          <w:marLeft w:val="0"/>
          <w:marRight w:val="0"/>
          <w:marTop w:val="0"/>
          <w:marBottom w:val="0"/>
          <w:divBdr>
            <w:top w:val="none" w:sz="0" w:space="0" w:color="auto"/>
            <w:left w:val="none" w:sz="0" w:space="0" w:color="auto"/>
            <w:bottom w:val="none" w:sz="0" w:space="0" w:color="auto"/>
            <w:right w:val="none" w:sz="0" w:space="0" w:color="auto"/>
          </w:divBdr>
        </w:div>
      </w:divsChild>
    </w:div>
    <w:div w:id="841965605">
      <w:bodyDiv w:val="1"/>
      <w:marLeft w:val="0"/>
      <w:marRight w:val="0"/>
      <w:marTop w:val="0"/>
      <w:marBottom w:val="0"/>
      <w:divBdr>
        <w:top w:val="none" w:sz="0" w:space="0" w:color="auto"/>
        <w:left w:val="none" w:sz="0" w:space="0" w:color="auto"/>
        <w:bottom w:val="none" w:sz="0" w:space="0" w:color="auto"/>
        <w:right w:val="none" w:sz="0" w:space="0" w:color="auto"/>
      </w:divBdr>
    </w:div>
    <w:div w:id="913855399">
      <w:bodyDiv w:val="1"/>
      <w:marLeft w:val="0"/>
      <w:marRight w:val="0"/>
      <w:marTop w:val="0"/>
      <w:marBottom w:val="0"/>
      <w:divBdr>
        <w:top w:val="none" w:sz="0" w:space="0" w:color="auto"/>
        <w:left w:val="none" w:sz="0" w:space="0" w:color="auto"/>
        <w:bottom w:val="none" w:sz="0" w:space="0" w:color="auto"/>
        <w:right w:val="none" w:sz="0" w:space="0" w:color="auto"/>
      </w:divBdr>
    </w:div>
    <w:div w:id="970743020">
      <w:bodyDiv w:val="1"/>
      <w:marLeft w:val="0"/>
      <w:marRight w:val="0"/>
      <w:marTop w:val="0"/>
      <w:marBottom w:val="0"/>
      <w:divBdr>
        <w:top w:val="none" w:sz="0" w:space="0" w:color="auto"/>
        <w:left w:val="none" w:sz="0" w:space="0" w:color="auto"/>
        <w:bottom w:val="none" w:sz="0" w:space="0" w:color="auto"/>
        <w:right w:val="none" w:sz="0" w:space="0" w:color="auto"/>
      </w:divBdr>
    </w:div>
    <w:div w:id="976027872">
      <w:bodyDiv w:val="1"/>
      <w:marLeft w:val="0"/>
      <w:marRight w:val="0"/>
      <w:marTop w:val="0"/>
      <w:marBottom w:val="0"/>
      <w:divBdr>
        <w:top w:val="none" w:sz="0" w:space="0" w:color="auto"/>
        <w:left w:val="none" w:sz="0" w:space="0" w:color="auto"/>
        <w:bottom w:val="none" w:sz="0" w:space="0" w:color="auto"/>
        <w:right w:val="none" w:sz="0" w:space="0" w:color="auto"/>
      </w:divBdr>
    </w:div>
    <w:div w:id="978919246">
      <w:bodyDiv w:val="1"/>
      <w:marLeft w:val="0"/>
      <w:marRight w:val="0"/>
      <w:marTop w:val="0"/>
      <w:marBottom w:val="0"/>
      <w:divBdr>
        <w:top w:val="none" w:sz="0" w:space="0" w:color="auto"/>
        <w:left w:val="none" w:sz="0" w:space="0" w:color="auto"/>
        <w:bottom w:val="none" w:sz="0" w:space="0" w:color="auto"/>
        <w:right w:val="none" w:sz="0" w:space="0" w:color="auto"/>
      </w:divBdr>
    </w:div>
    <w:div w:id="1070536525">
      <w:bodyDiv w:val="1"/>
      <w:marLeft w:val="0"/>
      <w:marRight w:val="0"/>
      <w:marTop w:val="0"/>
      <w:marBottom w:val="0"/>
      <w:divBdr>
        <w:top w:val="none" w:sz="0" w:space="0" w:color="auto"/>
        <w:left w:val="none" w:sz="0" w:space="0" w:color="auto"/>
        <w:bottom w:val="none" w:sz="0" w:space="0" w:color="auto"/>
        <w:right w:val="none" w:sz="0" w:space="0" w:color="auto"/>
      </w:divBdr>
    </w:div>
    <w:div w:id="1094517234">
      <w:bodyDiv w:val="1"/>
      <w:marLeft w:val="0"/>
      <w:marRight w:val="0"/>
      <w:marTop w:val="0"/>
      <w:marBottom w:val="0"/>
      <w:divBdr>
        <w:top w:val="none" w:sz="0" w:space="0" w:color="auto"/>
        <w:left w:val="none" w:sz="0" w:space="0" w:color="auto"/>
        <w:bottom w:val="none" w:sz="0" w:space="0" w:color="auto"/>
        <w:right w:val="none" w:sz="0" w:space="0" w:color="auto"/>
      </w:divBdr>
    </w:div>
    <w:div w:id="1275988998">
      <w:bodyDiv w:val="1"/>
      <w:marLeft w:val="0"/>
      <w:marRight w:val="0"/>
      <w:marTop w:val="0"/>
      <w:marBottom w:val="0"/>
      <w:divBdr>
        <w:top w:val="none" w:sz="0" w:space="0" w:color="auto"/>
        <w:left w:val="none" w:sz="0" w:space="0" w:color="auto"/>
        <w:bottom w:val="none" w:sz="0" w:space="0" w:color="auto"/>
        <w:right w:val="none" w:sz="0" w:space="0" w:color="auto"/>
      </w:divBdr>
    </w:div>
    <w:div w:id="1311057537">
      <w:bodyDiv w:val="1"/>
      <w:marLeft w:val="0"/>
      <w:marRight w:val="0"/>
      <w:marTop w:val="0"/>
      <w:marBottom w:val="0"/>
      <w:divBdr>
        <w:top w:val="none" w:sz="0" w:space="0" w:color="auto"/>
        <w:left w:val="none" w:sz="0" w:space="0" w:color="auto"/>
        <w:bottom w:val="none" w:sz="0" w:space="0" w:color="auto"/>
        <w:right w:val="none" w:sz="0" w:space="0" w:color="auto"/>
      </w:divBdr>
    </w:div>
    <w:div w:id="1662654596">
      <w:bodyDiv w:val="1"/>
      <w:marLeft w:val="0"/>
      <w:marRight w:val="0"/>
      <w:marTop w:val="0"/>
      <w:marBottom w:val="0"/>
      <w:divBdr>
        <w:top w:val="none" w:sz="0" w:space="0" w:color="auto"/>
        <w:left w:val="none" w:sz="0" w:space="0" w:color="auto"/>
        <w:bottom w:val="none" w:sz="0" w:space="0" w:color="auto"/>
        <w:right w:val="none" w:sz="0" w:space="0" w:color="auto"/>
      </w:divBdr>
    </w:div>
    <w:div w:id="1667828589">
      <w:bodyDiv w:val="1"/>
      <w:marLeft w:val="0"/>
      <w:marRight w:val="0"/>
      <w:marTop w:val="0"/>
      <w:marBottom w:val="0"/>
      <w:divBdr>
        <w:top w:val="none" w:sz="0" w:space="0" w:color="auto"/>
        <w:left w:val="none" w:sz="0" w:space="0" w:color="auto"/>
        <w:bottom w:val="none" w:sz="0" w:space="0" w:color="auto"/>
        <w:right w:val="none" w:sz="0" w:space="0" w:color="auto"/>
      </w:divBdr>
    </w:div>
    <w:div w:id="1781099140">
      <w:bodyDiv w:val="1"/>
      <w:marLeft w:val="0"/>
      <w:marRight w:val="0"/>
      <w:marTop w:val="0"/>
      <w:marBottom w:val="0"/>
      <w:divBdr>
        <w:top w:val="none" w:sz="0" w:space="0" w:color="auto"/>
        <w:left w:val="none" w:sz="0" w:space="0" w:color="auto"/>
        <w:bottom w:val="none" w:sz="0" w:space="0" w:color="auto"/>
        <w:right w:val="none" w:sz="0" w:space="0" w:color="auto"/>
      </w:divBdr>
    </w:div>
    <w:div w:id="1891648960">
      <w:bodyDiv w:val="1"/>
      <w:marLeft w:val="0"/>
      <w:marRight w:val="0"/>
      <w:marTop w:val="0"/>
      <w:marBottom w:val="0"/>
      <w:divBdr>
        <w:top w:val="none" w:sz="0" w:space="0" w:color="auto"/>
        <w:left w:val="none" w:sz="0" w:space="0" w:color="auto"/>
        <w:bottom w:val="none" w:sz="0" w:space="0" w:color="auto"/>
        <w:right w:val="none" w:sz="0" w:space="0" w:color="auto"/>
      </w:divBdr>
    </w:div>
    <w:div w:id="1996758967">
      <w:bodyDiv w:val="1"/>
      <w:marLeft w:val="0"/>
      <w:marRight w:val="0"/>
      <w:marTop w:val="0"/>
      <w:marBottom w:val="0"/>
      <w:divBdr>
        <w:top w:val="none" w:sz="0" w:space="0" w:color="auto"/>
        <w:left w:val="none" w:sz="0" w:space="0" w:color="auto"/>
        <w:bottom w:val="none" w:sz="0" w:space="0" w:color="auto"/>
        <w:right w:val="none" w:sz="0" w:space="0" w:color="auto"/>
      </w:divBdr>
    </w:div>
    <w:div w:id="2004159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x.doi.org/10.1890/ES15-00317.1"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15.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3.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84BAB-2451-4E5E-8D76-977BDE538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16508</TotalTime>
  <Pages>47</Pages>
  <Words>16605</Words>
  <Characters>94655</Characters>
  <Application>Microsoft Office Word</Application>
  <DocSecurity>0</DocSecurity>
  <Lines>788</Lines>
  <Paragraphs>222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University of Washington</Company>
  <LinksUpToDate>false</LinksUpToDate>
  <CharactersWithSpaces>111038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Filtering Level: "17 and Up Only"</dc:creator>
  <cp:lastModifiedBy>evan batzer</cp:lastModifiedBy>
  <cp:revision>5</cp:revision>
  <cp:lastPrinted>2019-08-08T14:16:00Z</cp:lastPrinted>
  <dcterms:created xsi:type="dcterms:W3CDTF">2019-08-09T02:53:00Z</dcterms:created>
  <dcterms:modified xsi:type="dcterms:W3CDTF">2019-08-20T23:07:00Z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Washington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Recent Style Id 0_1">
    <vt:lpwstr>http://www.zotero.org/styles/american-journal-of-botany</vt:lpwstr>
  </property>
  <property fmtid="{D5CDD505-2E9C-101B-9397-08002B2CF9AE}" pid="10" name="Mendeley Recent Style Name 0_1">
    <vt:lpwstr>American Journal of Botany</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6th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vt:lpwstr>
  </property>
  <property fmtid="{D5CDD505-2E9C-101B-9397-08002B2CF9AE}" pid="17" name="Mendeley Recent Style Id 4_1">
    <vt:lpwstr>http://www.zotero.org/styles/chicago-fullnote-bibliography</vt:lpwstr>
  </property>
  <property fmtid="{D5CDD505-2E9C-101B-9397-08002B2CF9AE}" pid="18" name="Mendeley Recent Style Name 4_1">
    <vt:lpwstr>Chicago Manual of Style 17th edition (full note)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http://www.zotero.org/styles/ecology-letters</vt:lpwstr>
  </property>
  <property fmtid="{D5CDD505-2E9C-101B-9397-08002B2CF9AE}" pid="22" name="Mendeley Recent Style Name 6_1">
    <vt:lpwstr>Ecology Letters</vt:lpwstr>
  </property>
  <property fmtid="{D5CDD505-2E9C-101B-9397-08002B2CF9AE}" pid="23" name="Mendeley Recent Style Id 7_1">
    <vt:lpwstr>http://www.zotero.org/styles/ieee</vt:lpwstr>
  </property>
  <property fmtid="{D5CDD505-2E9C-101B-9397-08002B2CF9AE}" pid="24" name="Mendeley Recent Style Name 7_1">
    <vt:lpwstr>IEEE</vt:lpwstr>
  </property>
  <property fmtid="{D5CDD505-2E9C-101B-9397-08002B2CF9AE}" pid="25" name="Mendeley Recent Style Id 8_1">
    <vt:lpwstr>http://www.zotero.org/styles/modern-humanities-research-association</vt:lpwstr>
  </property>
  <property fmtid="{D5CDD505-2E9C-101B-9397-08002B2CF9AE}" pid="26" name="Mendeley Recent Style Name 8_1">
    <vt:lpwstr>Modern Humanities Research Association 3rd edition (note with bibliography)</vt:lpwstr>
  </property>
  <property fmtid="{D5CDD505-2E9C-101B-9397-08002B2CF9AE}" pid="27" name="Mendeley Recent Style Id 9_1">
    <vt:lpwstr>http://www.zotero.org/styles/modern-language-association</vt:lpwstr>
  </property>
  <property fmtid="{D5CDD505-2E9C-101B-9397-08002B2CF9AE}" pid="28" name="Mendeley Recent Style Name 9_1">
    <vt:lpwstr>Modern Language Association 8th edition</vt:lpwstr>
  </property>
</Properties>
</file>