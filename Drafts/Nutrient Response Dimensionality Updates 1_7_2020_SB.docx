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797648" w14:textId="77777777" w:rsidR="00B53FA5" w:rsidRDefault="0095641E">
      <w:pPr>
        <w:spacing w:after="160" w:line="259" w:lineRule="auto"/>
        <w:rPr>
          <w:b/>
          <w:sz w:val="20"/>
          <w:szCs w:val="20"/>
          <w:u w:val="single"/>
        </w:rPr>
      </w:pPr>
      <w:r>
        <w:rPr>
          <w:b/>
          <w:sz w:val="20"/>
          <w:szCs w:val="20"/>
          <w:u w:val="single"/>
        </w:rPr>
        <w:t>Dimensionality of Community Response to Multiple Fertilizer Additions</w:t>
      </w:r>
    </w:p>
    <w:p w14:paraId="0EBB7E2D" w14:textId="77777777" w:rsidR="00B53FA5" w:rsidRDefault="0095641E">
      <w:pPr>
        <w:spacing w:after="160" w:line="259" w:lineRule="auto"/>
        <w:rPr>
          <w:sz w:val="20"/>
          <w:szCs w:val="20"/>
        </w:rPr>
      </w:pPr>
      <w:r>
        <w:rPr>
          <w:sz w:val="20"/>
          <w:szCs w:val="20"/>
        </w:rPr>
        <w:t>Date: 1/7/2019</w:t>
      </w:r>
    </w:p>
    <w:p w14:paraId="49E44BE7" w14:textId="77777777" w:rsidR="00B53FA5" w:rsidRDefault="0095641E">
      <w:pPr>
        <w:spacing w:after="160" w:line="259" w:lineRule="auto"/>
        <w:rPr>
          <w:b/>
          <w:sz w:val="20"/>
          <w:szCs w:val="20"/>
        </w:rPr>
      </w:pPr>
      <w:r>
        <w:rPr>
          <w:b/>
          <w:sz w:val="20"/>
          <w:szCs w:val="20"/>
        </w:rPr>
        <w:t>Overview:</w:t>
      </w:r>
    </w:p>
    <w:p w14:paraId="5640C8AA" w14:textId="77777777" w:rsidR="00B53FA5" w:rsidRDefault="0095641E">
      <w:pPr>
        <w:spacing w:after="160" w:line="259" w:lineRule="auto"/>
      </w:pPr>
      <w:r>
        <w:rPr>
          <w:sz w:val="20"/>
          <w:szCs w:val="20"/>
        </w:rPr>
        <w:t xml:space="preserve">Trade-offs between different aspects of organismal function are a key concept in ecological theory are ubiquitous; assumed constraints on phenotypes are thought to explain the diversity of species and functional forms in many environments. The core notion </w:t>
      </w:r>
      <w:r>
        <w:rPr>
          <w:sz w:val="20"/>
          <w:szCs w:val="20"/>
        </w:rPr>
        <w:t xml:space="preserve">of a trade-off – in which strong performance under some circumstances is balanced with poor performance in another – has played a central role in understanding community assembly and resource limitation in plant communities. </w:t>
      </w:r>
      <w:commentRangeStart w:id="0"/>
      <w:r>
        <w:rPr>
          <w:sz w:val="20"/>
          <w:szCs w:val="20"/>
        </w:rPr>
        <w:t>To explain plant coexistence in</w:t>
      </w:r>
      <w:r>
        <w:rPr>
          <w:sz w:val="20"/>
          <w:szCs w:val="20"/>
        </w:rPr>
        <w:t xml:space="preserve"> variable environments, trade-offs in resource use assume that a plant’s ability to reduce the concentration of one limiting resource (e.g. soil nitrogen) is negatively correlated with its ability to reduce another (e.g. light).</w:t>
      </w:r>
      <w:commentRangeEnd w:id="0"/>
      <w:r>
        <w:commentReference w:id="0"/>
      </w:r>
    </w:p>
    <w:p w14:paraId="0E5F033E" w14:textId="77777777" w:rsidR="00B53FA5" w:rsidRDefault="0095641E">
      <w:pPr>
        <w:spacing w:after="160" w:line="259" w:lineRule="auto"/>
        <w:rPr>
          <w:sz w:val="20"/>
          <w:szCs w:val="20"/>
        </w:rPr>
      </w:pPr>
      <w:r>
        <w:rPr>
          <w:sz w:val="20"/>
          <w:szCs w:val="20"/>
        </w:rPr>
        <w:t>While unique tradeoffs m</w:t>
      </w:r>
      <w:r>
        <w:rPr>
          <w:sz w:val="20"/>
          <w:szCs w:val="20"/>
        </w:rPr>
        <w:t>ay exist for as many nutrients as are limiting in a system, plant species are also likely to exhibit the opposite pattern when physiological adaptations designed to capture one limiting resource may increase uptake of another. Specific root length, for exa</w:t>
      </w:r>
      <w:r>
        <w:rPr>
          <w:sz w:val="20"/>
          <w:szCs w:val="20"/>
        </w:rPr>
        <w:t>mple, may generally control plant absorptive capacity, correlating with the ability to compete for multiple belowground resources, such as soil N, P, or other cations. The addition of any of these nutrients is likely to produce a similar change in species’</w:t>
      </w:r>
      <w:r>
        <w:rPr>
          <w:sz w:val="20"/>
          <w:szCs w:val="20"/>
        </w:rPr>
        <w:t xml:space="preserve"> abundances. In this case, the </w:t>
      </w:r>
      <w:r>
        <w:rPr>
          <w:i/>
          <w:sz w:val="20"/>
          <w:szCs w:val="20"/>
        </w:rPr>
        <w:t>inherent dimensionality</w:t>
      </w:r>
      <w:r>
        <w:rPr>
          <w:sz w:val="20"/>
          <w:szCs w:val="20"/>
        </w:rPr>
        <w:t xml:space="preserve"> of community response to resource availability is lower than the dimensionality of the limiting resources themselves. In low dimensionality systems, simple gradients that reflect an aggregate of ecosys</w:t>
      </w:r>
      <w:r>
        <w:rPr>
          <w:sz w:val="20"/>
          <w:szCs w:val="20"/>
        </w:rPr>
        <w:t>tem attributes, such as belowground resource availability, may describe the majority of observed compositional gradients.</w:t>
      </w:r>
    </w:p>
    <w:p w14:paraId="6E0C210F" w14:textId="77777777" w:rsidR="00B53FA5" w:rsidRDefault="0095641E">
      <w:pPr>
        <w:spacing w:after="160" w:line="259" w:lineRule="auto"/>
        <w:rPr>
          <w:sz w:val="20"/>
          <w:szCs w:val="20"/>
        </w:rPr>
      </w:pPr>
      <w:r>
        <w:rPr>
          <w:sz w:val="20"/>
          <w:szCs w:val="20"/>
        </w:rPr>
        <w:t>Ecological systems have long been observed to low inherent dimensionality, forming the basis for multivariate analysis methods, such a</w:t>
      </w:r>
      <w:r>
        <w:rPr>
          <w:sz w:val="20"/>
          <w:szCs w:val="20"/>
        </w:rPr>
        <w:t>s ordination. Explicit quantification of this dimensionality in response to simulated forms a powerful, yet often underutilized tool to understand and predict plant compositional shifts. Given that human activities are influencing the global availability o</w:t>
      </w:r>
      <w:r>
        <w:rPr>
          <w:sz w:val="20"/>
          <w:szCs w:val="20"/>
        </w:rPr>
        <w:t>f many limiting resources simultaneously, response dimensionality may be used to explore whether what environmental changes have similar compositional effects, and what characteristics define species that respond consistently to multiple stressors.</w:t>
      </w:r>
    </w:p>
    <w:p w14:paraId="625D3DD9" w14:textId="77777777" w:rsidR="00B53FA5" w:rsidRDefault="0095641E">
      <w:pPr>
        <w:spacing w:after="160" w:line="259" w:lineRule="auto"/>
      </w:pPr>
      <w:r>
        <w:rPr>
          <w:sz w:val="20"/>
          <w:szCs w:val="20"/>
        </w:rPr>
        <w:t>Experim</w:t>
      </w:r>
      <w:r>
        <w:rPr>
          <w:sz w:val="20"/>
          <w:szCs w:val="20"/>
        </w:rPr>
        <w:t xml:space="preserve">ental manipulations of soil resources in global grasslands have demonstrated that many systems </w:t>
      </w:r>
      <w:ins w:id="1" w:author="Siddharth Bharath" w:date="2020-01-14T11:52:00Z">
        <w:r>
          <w:rPr>
            <w:sz w:val="20"/>
            <w:szCs w:val="20"/>
          </w:rPr>
          <w:t xml:space="preserve">are simultaneously </w:t>
        </w:r>
      </w:ins>
      <w:r>
        <w:rPr>
          <w:sz w:val="20"/>
          <w:szCs w:val="20"/>
        </w:rPr>
        <w:t>respond</w:t>
      </w:r>
      <w:ins w:id="2" w:author="Siddharth Bharath" w:date="2020-01-14T11:52:00Z">
        <w:r>
          <w:rPr>
            <w:sz w:val="20"/>
            <w:szCs w:val="20"/>
          </w:rPr>
          <w:t>ing</w:t>
        </w:r>
      </w:ins>
      <w:r>
        <w:rPr>
          <w:sz w:val="20"/>
          <w:szCs w:val="20"/>
        </w:rPr>
        <w:t xml:space="preserve"> to increased availability of multiple resources</w:t>
      </w:r>
      <w:del w:id="3" w:author="Siddharth Bharath" w:date="2020-01-14T11:52:00Z">
        <w:r>
          <w:rPr>
            <w:sz w:val="20"/>
            <w:szCs w:val="20"/>
          </w:rPr>
          <w:delText xml:space="preserve"> simultaneously</w:delText>
        </w:r>
      </w:del>
      <w:r>
        <w:rPr>
          <w:sz w:val="20"/>
          <w:szCs w:val="20"/>
        </w:rPr>
        <w:t>. Total community biomass often increases in response to the addition</w:t>
      </w:r>
      <w:r>
        <w:rPr>
          <w:sz w:val="20"/>
          <w:szCs w:val="20"/>
        </w:rPr>
        <w:t xml:space="preserve"> of nitrogen (N), phosphorous (P), and potassium + micronutrient (K) fertilizers (Fay et al. 2015), producing corresponding changes in species richness and composition (Harpole et al. 2016). Changes to community diversity and composition driven by multiple</w:t>
      </w:r>
      <w:r>
        <w:rPr>
          <w:sz w:val="20"/>
          <w:szCs w:val="20"/>
        </w:rPr>
        <w:t xml:space="preserve"> nutrient addition are theorized to be the result of </w:t>
      </w:r>
      <w:r>
        <w:rPr>
          <w:i/>
          <w:sz w:val="20"/>
          <w:szCs w:val="20"/>
        </w:rPr>
        <w:t>reduced niche dimension</w:t>
      </w:r>
      <w:r>
        <w:rPr>
          <w:sz w:val="20"/>
          <w:szCs w:val="20"/>
        </w:rPr>
        <w:t>, where fertilization reduces the meaningful variation in a limiting resource (Harpole et al. 2016,</w:t>
      </w:r>
      <w:commentRangeStart w:id="4"/>
      <w:r>
        <w:rPr>
          <w:sz w:val="20"/>
          <w:szCs w:val="20"/>
        </w:rPr>
        <w:t xml:space="preserve"> Harpole </w:t>
      </w:r>
      <w:del w:id="5" w:author="Evan Batzer" w:date="2020-01-15T09:36:00Z">
        <w:r w:rsidDel="0095641E">
          <w:rPr>
            <w:sz w:val="20"/>
            <w:szCs w:val="20"/>
          </w:rPr>
          <w:delText>et al. 2008</w:delText>
        </w:r>
        <w:commentRangeEnd w:id="4"/>
        <w:r w:rsidDel="0095641E">
          <w:commentReference w:id="4"/>
        </w:r>
      </w:del>
      <w:ins w:id="6" w:author="Evan Batzer" w:date="2020-01-15T09:36:00Z">
        <w:r>
          <w:rPr>
            <w:sz w:val="20"/>
            <w:szCs w:val="20"/>
          </w:rPr>
          <w:t>and Tilman 2007</w:t>
        </w:r>
      </w:ins>
      <w:bookmarkStart w:id="7" w:name="_GoBack"/>
      <w:bookmarkEnd w:id="7"/>
      <w:r>
        <w:rPr>
          <w:sz w:val="20"/>
          <w:szCs w:val="20"/>
        </w:rPr>
        <w:t>). While changes across these dimensions of resource suppl</w:t>
      </w:r>
      <w:r>
        <w:rPr>
          <w:sz w:val="20"/>
          <w:szCs w:val="20"/>
        </w:rPr>
        <w:t xml:space="preserve">y are known to affect community-level attributes, effects on individual species abundances are less understood. </w:t>
      </w:r>
    </w:p>
    <w:p w14:paraId="2E1AA259" w14:textId="77777777" w:rsidR="00B53FA5" w:rsidRDefault="0095641E">
      <w:pPr>
        <w:rPr>
          <w:sz w:val="20"/>
          <w:szCs w:val="20"/>
        </w:rPr>
      </w:pPr>
      <w:r>
        <w:rPr>
          <w:sz w:val="20"/>
          <w:szCs w:val="20"/>
        </w:rPr>
        <w:t>Despite the multi-dimensional nature of resource limitation in these systems, species responses are likely characterized by lower dimensionalit</w:t>
      </w:r>
      <w:r>
        <w:rPr>
          <w:sz w:val="20"/>
          <w:szCs w:val="20"/>
        </w:rPr>
        <w:t xml:space="preserve">y. Fertilization is known to shift competition for belowground resources to competition for light in grassland systems, often selecting for species with larger maximum height and greater proportional investment into above- vs. belowground biomass (Cleland </w:t>
      </w:r>
      <w:r>
        <w:rPr>
          <w:sz w:val="20"/>
          <w:szCs w:val="20"/>
        </w:rPr>
        <w:t>et al. 2019). If all fertilization treatments tend to select for taller, fast-growing species, community responses may be well-captured by a single dimension of compositional change – species are distributed as a function of belowground nutrient supply, in</w:t>
      </w:r>
      <w:r>
        <w:rPr>
          <w:sz w:val="20"/>
          <w:szCs w:val="20"/>
        </w:rPr>
        <w:t>dependent of nutrient identity.</w:t>
      </w:r>
    </w:p>
    <w:p w14:paraId="4ED2F51E" w14:textId="77777777" w:rsidR="00B53FA5" w:rsidRDefault="00B53FA5">
      <w:pPr>
        <w:rPr>
          <w:sz w:val="20"/>
          <w:szCs w:val="20"/>
        </w:rPr>
      </w:pPr>
    </w:p>
    <w:p w14:paraId="0E125000" w14:textId="77777777" w:rsidR="00B53FA5" w:rsidRDefault="0095641E">
      <w:pPr>
        <w:rPr>
          <w:sz w:val="20"/>
          <w:szCs w:val="20"/>
        </w:rPr>
      </w:pPr>
      <w:r>
        <w:rPr>
          <w:sz w:val="20"/>
          <w:szCs w:val="20"/>
        </w:rPr>
        <w:t xml:space="preserve">Conversely, differences in resource demand and acquisition rate may drive between-treatment variation in species responses. Phosphorous enrichment, for example, may disproportionately increase the </w:t>
      </w:r>
      <w:r>
        <w:rPr>
          <w:sz w:val="20"/>
          <w:szCs w:val="20"/>
        </w:rPr>
        <w:lastRenderedPageBreak/>
        <w:t>abundance of legume specie</w:t>
      </w:r>
      <w:r>
        <w:rPr>
          <w:sz w:val="20"/>
          <w:szCs w:val="20"/>
        </w:rPr>
        <w:t xml:space="preserve">s through elevated rates of nitrogen fixation. Generally, more specialized patterns of resource use are likely to produce greater dimensionality in community response. </w:t>
      </w:r>
    </w:p>
    <w:p w14:paraId="6F93CA24" w14:textId="77777777" w:rsidR="00B53FA5" w:rsidRDefault="00B53FA5">
      <w:pPr>
        <w:rPr>
          <w:sz w:val="20"/>
          <w:szCs w:val="20"/>
        </w:rPr>
      </w:pPr>
    </w:p>
    <w:p w14:paraId="13BEC57C" w14:textId="77777777" w:rsidR="00B53FA5" w:rsidRDefault="0095641E">
      <w:r>
        <w:rPr>
          <w:sz w:val="20"/>
          <w:szCs w:val="20"/>
        </w:rPr>
        <w:t>Here, we aim to determine how experimental addition of multiple mineral nutrients</w:t>
      </w:r>
      <w:del w:id="8" w:author="Siddharth Bharath" w:date="2020-01-14T09:14:00Z">
        <w:r>
          <w:rPr>
            <w:sz w:val="20"/>
            <w:szCs w:val="20"/>
          </w:rPr>
          <w:delText xml:space="preserve"> reso</w:delText>
        </w:r>
        <w:r>
          <w:rPr>
            <w:sz w:val="20"/>
            <w:szCs w:val="20"/>
          </w:rPr>
          <w:delText>urce limitation</w:delText>
        </w:r>
      </w:del>
      <w:r>
        <w:rPr>
          <w:sz w:val="20"/>
          <w:szCs w:val="20"/>
        </w:rPr>
        <w:t xml:space="preserve"> drives changes in species composition across the Nutrient Network. Specifically, we assess the dimensionality of community </w:t>
      </w:r>
      <w:ins w:id="9" w:author="Siddharth Bharath" w:date="2020-01-14T09:14:00Z">
        <w:r>
          <w:rPr>
            <w:sz w:val="20"/>
            <w:szCs w:val="20"/>
          </w:rPr>
          <w:t>response to single nutrient fertilization</w:t>
        </w:r>
      </w:ins>
      <w:del w:id="10" w:author="Siddharth Bharath" w:date="2020-01-14T09:14:00Z">
        <w:r>
          <w:rPr>
            <w:sz w:val="20"/>
            <w:szCs w:val="20"/>
          </w:rPr>
          <w:delText>change</w:delText>
        </w:r>
      </w:del>
      <w:r>
        <w:rPr>
          <w:sz w:val="20"/>
          <w:szCs w:val="20"/>
        </w:rPr>
        <w:t>. Do species tend to show consistent responses to fertilization treatm</w:t>
      </w:r>
      <w:r>
        <w:rPr>
          <w:sz w:val="20"/>
          <w:szCs w:val="20"/>
        </w:rPr>
        <w:t xml:space="preserve">ent, across all treatment types? </w:t>
      </w:r>
    </w:p>
    <w:p w14:paraId="18AAEA02" w14:textId="77777777" w:rsidR="00B53FA5" w:rsidRDefault="00B53FA5">
      <w:pPr>
        <w:rPr>
          <w:sz w:val="20"/>
          <w:szCs w:val="20"/>
        </w:rPr>
      </w:pPr>
    </w:p>
    <w:p w14:paraId="6FE01EE6" w14:textId="77777777" w:rsidR="00B53FA5" w:rsidRDefault="0095641E">
      <w:pPr>
        <w:rPr>
          <w:b/>
          <w:sz w:val="20"/>
          <w:szCs w:val="20"/>
        </w:rPr>
      </w:pPr>
      <w:r>
        <w:rPr>
          <w:b/>
          <w:sz w:val="20"/>
          <w:szCs w:val="20"/>
        </w:rPr>
        <w:t>Methods:</w:t>
      </w:r>
    </w:p>
    <w:p w14:paraId="040E4509" w14:textId="77777777" w:rsidR="00B53FA5" w:rsidRDefault="00B53FA5">
      <w:pPr>
        <w:rPr>
          <w:sz w:val="20"/>
          <w:szCs w:val="20"/>
        </w:rPr>
      </w:pPr>
    </w:p>
    <w:p w14:paraId="327B17E7" w14:textId="77777777" w:rsidR="00B53FA5" w:rsidRDefault="0095641E">
      <w:pPr>
        <w:pStyle w:val="ListParagraph"/>
        <w:numPr>
          <w:ilvl w:val="0"/>
          <w:numId w:val="2"/>
        </w:numPr>
        <w:rPr>
          <w:sz w:val="20"/>
          <w:szCs w:val="20"/>
        </w:rPr>
      </w:pPr>
      <w:r>
        <w:rPr>
          <w:sz w:val="20"/>
          <w:szCs w:val="20"/>
        </w:rPr>
        <w:t>Select NutNet sites with at least 5 years of data, and filter to plot with single nutrient enrichment treatments (+N, +P, +Kµ) and control.</w:t>
      </w:r>
    </w:p>
    <w:p w14:paraId="3750C426" w14:textId="77777777" w:rsidR="00B53FA5" w:rsidRDefault="0095641E">
      <w:pPr>
        <w:pStyle w:val="ListParagraph"/>
        <w:numPr>
          <w:ilvl w:val="0"/>
          <w:numId w:val="2"/>
        </w:numPr>
      </w:pPr>
      <w:commentRangeStart w:id="11"/>
      <w:r>
        <w:rPr>
          <w:sz w:val="20"/>
          <w:szCs w:val="20"/>
        </w:rPr>
        <w:t>Prior to analysis, community data was transformed with a log</w:t>
      </w:r>
      <w:r>
        <w:rPr>
          <w:sz w:val="20"/>
          <w:szCs w:val="20"/>
          <w:vertAlign w:val="subscript"/>
        </w:rPr>
        <w:t>2</w:t>
      </w:r>
      <w:r>
        <w:rPr>
          <w:sz w:val="20"/>
          <w:szCs w:val="20"/>
        </w:rPr>
        <w:t xml:space="preserve"> transform</w:t>
      </w:r>
      <w:r>
        <w:rPr>
          <w:sz w:val="20"/>
          <w:szCs w:val="20"/>
        </w:rPr>
        <w:t>ation to achieve normality in multiple linear regression and present changes in species abundances on a meaningful scale, where a 1-unit increase or decrease in response reflects a 2-fold change in abundance.</w:t>
      </w:r>
      <w:commentRangeEnd w:id="11"/>
      <w:ins w:id="12" w:author="Siddharth Bharath" w:date="2020-01-14T11:35:00Z">
        <w:r>
          <w:commentReference w:id="11"/>
        </w:r>
      </w:ins>
    </w:p>
    <w:p w14:paraId="3081A75E" w14:textId="77777777" w:rsidR="00B53FA5" w:rsidRDefault="0095641E">
      <w:pPr>
        <w:pStyle w:val="ListParagraph"/>
        <w:numPr>
          <w:ilvl w:val="0"/>
          <w:numId w:val="2"/>
        </w:numPr>
        <w:rPr>
          <w:sz w:val="20"/>
          <w:szCs w:val="20"/>
        </w:rPr>
      </w:pPr>
      <w:r>
        <w:rPr>
          <w:sz w:val="20"/>
          <w:szCs w:val="20"/>
        </w:rPr>
        <w:t xml:space="preserve">To estimate species responses to treatment, </w:t>
      </w:r>
      <w:r>
        <w:rPr>
          <w:sz w:val="20"/>
          <w:szCs w:val="20"/>
        </w:rPr>
        <w:t>we fit the following multiple linear regression model to each site:</w:t>
      </w:r>
    </w:p>
    <w:p w14:paraId="78FE9883" w14:textId="77777777" w:rsidR="00B53FA5" w:rsidRDefault="0095641E">
      <w:pPr>
        <w:rPr>
          <w:sz w:val="20"/>
          <w:szCs w:val="20"/>
        </w:rPr>
      </w:pPr>
      <w:r>
        <w:rPr>
          <w:noProof/>
          <w:lang w:val="en-US"/>
        </w:rPr>
        <w:drawing>
          <wp:inline distT="0" distB="0" distL="0" distR="0" wp14:anchorId="44A8AAE1" wp14:editId="15B049FD">
            <wp:extent cx="5943600" cy="539115"/>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8"/>
                    <a:stretch>
                      <a:fillRect/>
                    </a:stretch>
                  </pic:blipFill>
                  <pic:spPr bwMode="auto">
                    <a:xfrm>
                      <a:off x="0" y="0"/>
                      <a:ext cx="5943600" cy="539115"/>
                    </a:xfrm>
                    <a:prstGeom prst="rect">
                      <a:avLst/>
                    </a:prstGeom>
                  </pic:spPr>
                </pic:pic>
              </a:graphicData>
            </a:graphic>
          </wp:inline>
        </w:drawing>
      </w:r>
    </w:p>
    <w:p w14:paraId="5A2DD1D9" w14:textId="77777777" w:rsidR="00B53FA5" w:rsidRDefault="0095641E">
      <w:pPr>
        <w:ind w:left="720"/>
        <w:rPr>
          <w:sz w:val="20"/>
          <w:szCs w:val="20"/>
        </w:rPr>
      </w:pPr>
      <w:r>
        <w:rPr>
          <w:sz w:val="20"/>
          <w:szCs w:val="20"/>
        </w:rPr>
        <w:t xml:space="preserve">Where the abundance of species </w:t>
      </w:r>
      <w:r>
        <w:rPr>
          <w:i/>
          <w:sz w:val="20"/>
          <w:szCs w:val="20"/>
        </w:rPr>
        <w:t>j</w:t>
      </w:r>
      <w:r>
        <w:rPr>
          <w:sz w:val="20"/>
          <w:szCs w:val="20"/>
        </w:rPr>
        <w:t xml:space="preserve"> at observation </w:t>
      </w:r>
      <w:r>
        <w:rPr>
          <w:i/>
          <w:sz w:val="20"/>
          <w:szCs w:val="20"/>
        </w:rPr>
        <w:t xml:space="preserve">i </w:t>
      </w:r>
      <w:r>
        <w:rPr>
          <w:sz w:val="20"/>
          <w:szCs w:val="20"/>
        </w:rPr>
        <w:t xml:space="preserve"> is estimated as a function of site-level interannual variation in abundance (β</w:t>
      </w:r>
      <w:r>
        <w:rPr>
          <w:sz w:val="20"/>
          <w:szCs w:val="20"/>
          <w:vertAlign w:val="subscript"/>
        </w:rPr>
        <w:t>yr</w:t>
      </w:r>
      <w:r>
        <w:rPr>
          <w:sz w:val="20"/>
          <w:szCs w:val="20"/>
        </w:rPr>
        <w:t>), spatial variation between blocks (β</w:t>
      </w:r>
      <w:r>
        <w:rPr>
          <w:sz w:val="20"/>
          <w:szCs w:val="20"/>
          <w:vertAlign w:val="subscript"/>
        </w:rPr>
        <w:t>block</w:t>
      </w:r>
      <w:r>
        <w:rPr>
          <w:sz w:val="20"/>
          <w:szCs w:val="20"/>
        </w:rPr>
        <w:t>), and the e</w:t>
      </w:r>
      <w:r>
        <w:rPr>
          <w:sz w:val="20"/>
          <w:szCs w:val="20"/>
        </w:rPr>
        <w:t>ffect of treatment (β</w:t>
      </w:r>
      <w:r>
        <w:rPr>
          <w:sz w:val="20"/>
          <w:szCs w:val="20"/>
          <w:vertAlign w:val="subscript"/>
        </w:rPr>
        <w:t>trt</w:t>
      </w:r>
      <w:r>
        <w:rPr>
          <w:sz w:val="20"/>
          <w:szCs w:val="20"/>
        </w:rPr>
        <w:t>). Following other analyses of Nutrient Network data, we assumed that fertilization treatment effects saturated over time. We therefore log-transformed the number of years of treatment (</w:t>
      </w:r>
      <w:r>
        <w:rPr>
          <w:i/>
          <w:sz w:val="20"/>
          <w:szCs w:val="20"/>
        </w:rPr>
        <w:t>log(YrTrt</w:t>
      </w:r>
      <w:r>
        <w:rPr>
          <w:i/>
          <w:sz w:val="20"/>
          <w:szCs w:val="20"/>
          <w:vertAlign w:val="subscript"/>
        </w:rPr>
        <w:t>i</w:t>
      </w:r>
      <w:r>
        <w:rPr>
          <w:i/>
        </w:rPr>
        <w:t xml:space="preserve"> + 1))</w:t>
      </w:r>
      <w:r>
        <w:rPr>
          <w:sz w:val="20"/>
          <w:szCs w:val="20"/>
        </w:rPr>
        <w:t>.</w:t>
      </w:r>
    </w:p>
    <w:p w14:paraId="2AD86034" w14:textId="77777777" w:rsidR="00B53FA5" w:rsidRDefault="00B53FA5">
      <w:pPr>
        <w:ind w:left="720"/>
        <w:rPr>
          <w:sz w:val="20"/>
          <w:szCs w:val="20"/>
        </w:rPr>
      </w:pPr>
    </w:p>
    <w:p w14:paraId="49EF73B8" w14:textId="77777777" w:rsidR="00B53FA5" w:rsidRDefault="0095641E">
      <w:pPr>
        <w:ind w:left="720"/>
        <w:rPr>
          <w:sz w:val="20"/>
          <w:szCs w:val="20"/>
        </w:rPr>
      </w:pPr>
      <w:r>
        <w:rPr>
          <w:sz w:val="20"/>
          <w:szCs w:val="20"/>
        </w:rPr>
        <w:t>Model fitting yielded three</w:t>
      </w:r>
      <w:r>
        <w:rPr>
          <w:sz w:val="20"/>
          <w:szCs w:val="20"/>
        </w:rPr>
        <w:t xml:space="preserve"> regression coefficients for each species represented within a site -- β</w:t>
      </w:r>
      <w:r>
        <w:rPr>
          <w:sz w:val="20"/>
          <w:szCs w:val="20"/>
          <w:vertAlign w:val="subscript"/>
        </w:rPr>
        <w:t xml:space="preserve">N, </w:t>
      </w:r>
      <w:r>
        <w:rPr>
          <w:sz w:val="20"/>
          <w:szCs w:val="20"/>
        </w:rPr>
        <w:t>β</w:t>
      </w:r>
      <w:r>
        <w:rPr>
          <w:sz w:val="20"/>
          <w:szCs w:val="20"/>
          <w:vertAlign w:val="subscript"/>
        </w:rPr>
        <w:t xml:space="preserve">P, </w:t>
      </w:r>
      <w:r>
        <w:rPr>
          <w:sz w:val="20"/>
          <w:szCs w:val="20"/>
        </w:rPr>
        <w:t>β</w:t>
      </w:r>
      <w:r>
        <w:rPr>
          <w:sz w:val="20"/>
          <w:szCs w:val="20"/>
          <w:vertAlign w:val="subscript"/>
        </w:rPr>
        <w:t xml:space="preserve">K – </w:t>
      </w:r>
      <w:r>
        <w:rPr>
          <w:sz w:val="20"/>
          <w:szCs w:val="20"/>
        </w:rPr>
        <w:t>that capture the estimated rate of change in abundance in response to fertilization treatment. By focusing on response coefficients, we attempted to account for variation a</w:t>
      </w:r>
      <w:r>
        <w:rPr>
          <w:sz w:val="20"/>
          <w:szCs w:val="20"/>
        </w:rPr>
        <w:t xml:space="preserve">ttributable to inherent temporal and spatial variation within a site, and standardize across sites with different experimental durations. </w:t>
      </w:r>
    </w:p>
    <w:p w14:paraId="023748F7" w14:textId="77777777" w:rsidR="00B53FA5" w:rsidRDefault="00B53FA5">
      <w:pPr>
        <w:rPr>
          <w:sz w:val="20"/>
          <w:szCs w:val="20"/>
        </w:rPr>
      </w:pPr>
    </w:p>
    <w:p w14:paraId="1DF6ED85" w14:textId="77777777" w:rsidR="00B53FA5" w:rsidRDefault="0095641E">
      <w:pPr>
        <w:pStyle w:val="ListParagraph"/>
        <w:numPr>
          <w:ilvl w:val="0"/>
          <w:numId w:val="2"/>
        </w:numPr>
        <w:rPr>
          <w:sz w:val="20"/>
          <w:szCs w:val="20"/>
        </w:rPr>
      </w:pPr>
      <w:r>
        <w:rPr>
          <w:sz w:val="20"/>
          <w:szCs w:val="20"/>
        </w:rPr>
        <w:t>To estimate the dimensionality of community response to nutrient enrichment, vectors of estimated fertilization resp</w:t>
      </w:r>
      <w:r>
        <w:rPr>
          <w:sz w:val="20"/>
          <w:szCs w:val="20"/>
        </w:rPr>
        <w:t>onse – consisting of β</w:t>
      </w:r>
      <w:r>
        <w:rPr>
          <w:sz w:val="20"/>
          <w:szCs w:val="20"/>
          <w:vertAlign w:val="subscript"/>
        </w:rPr>
        <w:t xml:space="preserve">N, </w:t>
      </w:r>
      <w:r>
        <w:rPr>
          <w:sz w:val="20"/>
          <w:szCs w:val="20"/>
        </w:rPr>
        <w:t>β</w:t>
      </w:r>
      <w:r>
        <w:rPr>
          <w:sz w:val="20"/>
          <w:szCs w:val="20"/>
          <w:vertAlign w:val="subscript"/>
        </w:rPr>
        <w:t xml:space="preserve">P, </w:t>
      </w:r>
      <w:r>
        <w:rPr>
          <w:sz w:val="20"/>
          <w:szCs w:val="20"/>
        </w:rPr>
        <w:t>β</w:t>
      </w:r>
      <w:r>
        <w:rPr>
          <w:sz w:val="20"/>
          <w:szCs w:val="20"/>
          <w:vertAlign w:val="subscript"/>
        </w:rPr>
        <w:t xml:space="preserve">K </w:t>
      </w:r>
      <w:r>
        <w:rPr>
          <w:sz w:val="20"/>
          <w:szCs w:val="20"/>
        </w:rPr>
        <w:t xml:space="preserve">estimated for </w:t>
      </w:r>
      <w:r>
        <w:rPr>
          <w:i/>
          <w:sz w:val="20"/>
          <w:szCs w:val="20"/>
        </w:rPr>
        <w:t xml:space="preserve">j </w:t>
      </w:r>
      <w:r>
        <w:rPr>
          <w:sz w:val="20"/>
          <w:szCs w:val="20"/>
        </w:rPr>
        <w:t xml:space="preserve">species in a site – </w:t>
      </w:r>
      <w:commentRangeStart w:id="13"/>
      <w:r>
        <w:rPr>
          <w:sz w:val="20"/>
          <w:szCs w:val="20"/>
        </w:rPr>
        <w:t xml:space="preserve">were standardized to unit length (divided by </w:t>
      </w:r>
      <w:r>
        <w:rPr>
          <w:i/>
          <w:sz w:val="20"/>
          <w:szCs w:val="20"/>
        </w:rPr>
        <w:t>L</w:t>
      </w:r>
      <w:r>
        <w:rPr>
          <w:i/>
          <w:sz w:val="20"/>
          <w:szCs w:val="20"/>
          <w:vertAlign w:val="superscript"/>
        </w:rPr>
        <w:t>2</w:t>
      </w:r>
      <w:r>
        <w:rPr>
          <w:i/>
          <w:sz w:val="20"/>
          <w:szCs w:val="20"/>
        </w:rPr>
        <w:t xml:space="preserve"> </w:t>
      </w:r>
      <w:r>
        <w:rPr>
          <w:sz w:val="20"/>
          <w:szCs w:val="20"/>
        </w:rPr>
        <w:t>norm)</w:t>
      </w:r>
      <w:commentRangeEnd w:id="13"/>
      <w:r>
        <w:commentReference w:id="13"/>
      </w:r>
      <w:r>
        <w:rPr>
          <w:sz w:val="20"/>
          <w:szCs w:val="20"/>
        </w:rPr>
        <w:t xml:space="preserve">. Estimated response coefficients were then plotted in three dimensions and analyzed using Principal Component Analysis (PCA). Following Donohue et al. (2013), dimensionality was quantified using the eigenvalue of the first principal component. </w:t>
      </w:r>
    </w:p>
    <w:p w14:paraId="2502CD3B" w14:textId="77777777" w:rsidR="00B53FA5" w:rsidRDefault="00B53FA5">
      <w:pPr>
        <w:rPr>
          <w:sz w:val="20"/>
          <w:szCs w:val="20"/>
        </w:rPr>
      </w:pPr>
    </w:p>
    <w:p w14:paraId="7788069B" w14:textId="77777777" w:rsidR="00B53FA5" w:rsidRDefault="0095641E">
      <w:pPr>
        <w:ind w:left="720"/>
        <w:rPr>
          <w:sz w:val="20"/>
          <w:szCs w:val="20"/>
        </w:rPr>
      </w:pPr>
      <w:r>
        <w:rPr>
          <w:sz w:val="20"/>
          <w:szCs w:val="20"/>
        </w:rPr>
        <w:t>Conceptua</w:t>
      </w:r>
      <w:r>
        <w:rPr>
          <w:sz w:val="20"/>
          <w:szCs w:val="20"/>
        </w:rPr>
        <w:t>lly, this methodology is similar to PC decomposition of fitted values in redundancy analysis (RDA). However, by standardizing vector length and focusing on response coefficients, we attempt to better compare across sites with different experimental duratio</w:t>
      </w:r>
      <w:r>
        <w:rPr>
          <w:sz w:val="20"/>
          <w:szCs w:val="20"/>
        </w:rPr>
        <w:t>ns, independently of the magnitude of total treatment effect.</w:t>
      </w:r>
    </w:p>
    <w:p w14:paraId="38724EA9" w14:textId="77777777" w:rsidR="00B53FA5" w:rsidRDefault="00B53FA5">
      <w:pPr>
        <w:pStyle w:val="ListParagraph"/>
        <w:rPr>
          <w:sz w:val="20"/>
          <w:szCs w:val="20"/>
        </w:rPr>
      </w:pPr>
    </w:p>
    <w:p w14:paraId="14408808" w14:textId="77777777" w:rsidR="00B53FA5" w:rsidRDefault="0095641E">
      <w:pPr>
        <w:pStyle w:val="ListParagraph"/>
        <w:numPr>
          <w:ilvl w:val="0"/>
          <w:numId w:val="2"/>
        </w:numPr>
        <w:rPr>
          <w:sz w:val="20"/>
          <w:szCs w:val="20"/>
        </w:rPr>
      </w:pPr>
      <w:r>
        <w:rPr>
          <w:sz w:val="20"/>
          <w:szCs w:val="20"/>
        </w:rPr>
        <w:t xml:space="preserve">Pairwise comparisons between estimated fertilization </w:t>
      </w:r>
      <w:ins w:id="14" w:author="Siddharth Bharath" w:date="2020-01-14T09:20:00Z">
        <w:r>
          <w:rPr>
            <w:sz w:val="20"/>
            <w:szCs w:val="20"/>
          </w:rPr>
          <w:t xml:space="preserve">effects </w:t>
        </w:r>
      </w:ins>
      <w:r>
        <w:rPr>
          <w:sz w:val="20"/>
          <w:szCs w:val="20"/>
        </w:rPr>
        <w:t>were used to better identify the influence of functional groups structuring species responses. Regression lines were fit to pairwise</w:t>
      </w:r>
      <w:r>
        <w:rPr>
          <w:sz w:val="20"/>
          <w:szCs w:val="20"/>
        </w:rPr>
        <w:t xml:space="preserve"> response coefficients using major axis regression, which preserves correlation between two or more response variables. Regression line slopes were allowed to vary by species functional </w:t>
      </w:r>
      <w:r>
        <w:rPr>
          <w:sz w:val="20"/>
          <w:szCs w:val="20"/>
        </w:rPr>
        <w:lastRenderedPageBreak/>
        <w:t>group identity – legume, forb, grass, and woody. Differences in functi</w:t>
      </w:r>
      <w:r>
        <w:rPr>
          <w:sz w:val="20"/>
          <w:szCs w:val="20"/>
        </w:rPr>
        <w:t>onal group slopes were assessed using permutation tests with 9999 permutations and adjusted using the Sidak correction.</w:t>
      </w:r>
    </w:p>
    <w:p w14:paraId="0AAF5E32" w14:textId="77777777" w:rsidR="00B53FA5" w:rsidRDefault="00B53FA5">
      <w:pPr>
        <w:rPr>
          <w:sz w:val="20"/>
          <w:szCs w:val="20"/>
        </w:rPr>
      </w:pPr>
    </w:p>
    <w:p w14:paraId="04BD5BFD" w14:textId="77777777" w:rsidR="00B53FA5" w:rsidRDefault="00B53FA5">
      <w:pPr>
        <w:rPr>
          <w:sz w:val="20"/>
          <w:szCs w:val="20"/>
        </w:rPr>
      </w:pPr>
    </w:p>
    <w:p w14:paraId="6F7EB8BF" w14:textId="77777777" w:rsidR="00B53FA5" w:rsidRDefault="00B53FA5">
      <w:pPr>
        <w:rPr>
          <w:sz w:val="20"/>
          <w:szCs w:val="20"/>
        </w:rPr>
      </w:pPr>
    </w:p>
    <w:p w14:paraId="6B826E4C" w14:textId="77777777" w:rsidR="00B53FA5" w:rsidRDefault="0095641E">
      <w:pPr>
        <w:rPr>
          <w:sz w:val="20"/>
          <w:szCs w:val="20"/>
        </w:rPr>
      </w:pPr>
      <w:r>
        <w:rPr>
          <w:b/>
          <w:sz w:val="20"/>
          <w:szCs w:val="20"/>
        </w:rPr>
        <w:t>Figure 1:</w:t>
      </w:r>
      <w:r>
        <w:rPr>
          <w:sz w:val="20"/>
          <w:szCs w:val="20"/>
        </w:rPr>
        <w:t xml:space="preserve"> </w:t>
      </w:r>
    </w:p>
    <w:p w14:paraId="05CE3DA4" w14:textId="77777777" w:rsidR="00B53FA5" w:rsidRDefault="0095641E">
      <w:pPr>
        <w:spacing w:after="160" w:line="259" w:lineRule="auto"/>
        <w:rPr>
          <w:sz w:val="20"/>
          <w:szCs w:val="20"/>
        </w:rPr>
      </w:pPr>
      <w:r>
        <w:rPr>
          <w:sz w:val="20"/>
          <w:szCs w:val="20"/>
        </w:rPr>
        <w:t>Conceptual diagram illustrating low dimensional (a-c) and high dimensional (d-f) community responses to enrichment of nitr</w:t>
      </w:r>
      <w:r>
        <w:rPr>
          <w:sz w:val="20"/>
          <w:szCs w:val="20"/>
        </w:rPr>
        <w:t>ogen (N), phosphorous (P), and potassium and other micronutrients (K). In a low dimensional system, species responses to different limiting nutrients are strongly inter-correlated (a). The resulting 3-dimensional visualization of these species responses (b</w:t>
      </w:r>
      <w:r>
        <w:rPr>
          <w:sz w:val="20"/>
          <w:szCs w:val="20"/>
        </w:rPr>
        <w:t>) are captured by a linear ellipsoid, which may be decomposed in a principal components analysis (PCA) where a single dominant eigenvector, “PC1”, accounts for a large proportion of the overall variance. In a high-dimensional system, species responses to d</w:t>
      </w:r>
      <w:r>
        <w:rPr>
          <w:sz w:val="20"/>
          <w:szCs w:val="20"/>
        </w:rPr>
        <w:t>ifferent limiting resources are not correlated (d), producing a spherical ellipsoid in 3-dimensional space (e). The resulting PCA decomposition shows more even apportioning of variance across the three eigenvectors (f).</w:t>
      </w:r>
    </w:p>
    <w:p w14:paraId="541F82EF" w14:textId="77777777" w:rsidR="00B53FA5" w:rsidRDefault="0095641E">
      <w:pPr>
        <w:spacing w:after="160" w:line="259" w:lineRule="auto"/>
        <w:rPr>
          <w:b/>
          <w:sz w:val="20"/>
          <w:szCs w:val="20"/>
        </w:rPr>
      </w:pPr>
      <w:r>
        <w:rPr>
          <w:b/>
          <w:noProof/>
          <w:sz w:val="20"/>
          <w:szCs w:val="20"/>
          <w:lang w:val="en-US"/>
        </w:rPr>
        <w:drawing>
          <wp:anchor distT="114300" distB="114300" distL="114300" distR="114300" simplePos="0" relativeHeight="2" behindDoc="0" locked="0" layoutInCell="1" allowOverlap="1" wp14:anchorId="271336FE" wp14:editId="27317E13">
            <wp:simplePos x="0" y="0"/>
            <wp:positionH relativeFrom="column">
              <wp:posOffset>-180975</wp:posOffset>
            </wp:positionH>
            <wp:positionV relativeFrom="paragraph">
              <wp:posOffset>133350</wp:posOffset>
            </wp:positionV>
            <wp:extent cx="6305550" cy="3728720"/>
            <wp:effectExtent l="0" t="0" r="0" b="0"/>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noChangeArrowheads="1"/>
                    </pic:cNvPicPr>
                  </pic:nvPicPr>
                  <pic:blipFill>
                    <a:blip r:embed="rId9"/>
                    <a:stretch>
                      <a:fillRect/>
                    </a:stretch>
                  </pic:blipFill>
                  <pic:spPr bwMode="auto">
                    <a:xfrm>
                      <a:off x="0" y="0"/>
                      <a:ext cx="6305550" cy="3728720"/>
                    </a:xfrm>
                    <a:prstGeom prst="rect">
                      <a:avLst/>
                    </a:prstGeom>
                  </pic:spPr>
                </pic:pic>
              </a:graphicData>
            </a:graphic>
          </wp:anchor>
        </w:drawing>
      </w:r>
      <w:r>
        <w:br w:type="page"/>
      </w:r>
    </w:p>
    <w:p w14:paraId="57EEFA2B" w14:textId="77777777" w:rsidR="00B53FA5" w:rsidRDefault="0095641E">
      <w:pPr>
        <w:spacing w:after="160" w:line="259" w:lineRule="auto"/>
        <w:rPr>
          <w:b/>
          <w:sz w:val="20"/>
          <w:szCs w:val="20"/>
        </w:rPr>
      </w:pPr>
      <w:r>
        <w:rPr>
          <w:b/>
          <w:sz w:val="20"/>
          <w:szCs w:val="20"/>
        </w:rPr>
        <w:lastRenderedPageBreak/>
        <w:t>Figure 2:</w:t>
      </w:r>
    </w:p>
    <w:p w14:paraId="06001A51" w14:textId="77777777" w:rsidR="00B53FA5" w:rsidRDefault="0095641E">
      <w:pPr>
        <w:pStyle w:val="ListParagraph"/>
        <w:numPr>
          <w:ilvl w:val="0"/>
          <w:numId w:val="1"/>
        </w:numPr>
        <w:spacing w:after="160" w:line="259" w:lineRule="auto"/>
        <w:rPr>
          <w:sz w:val="20"/>
          <w:szCs w:val="20"/>
        </w:rPr>
      </w:pPr>
      <w:r>
        <w:rPr>
          <w:sz w:val="20"/>
          <w:szCs w:val="20"/>
        </w:rPr>
        <w:t xml:space="preserve">Frequency of sites </w:t>
      </w:r>
      <w:r>
        <w:rPr>
          <w:sz w:val="20"/>
          <w:szCs w:val="20"/>
        </w:rPr>
        <w:t xml:space="preserve">exhibiting significant (p &lt; 0.05) effects of experimental fertilization on plant community composition. Of 50 total sites, 35 showed significant compositional changes to all three fertilization treatments, while 1 site showed non-significant compositional </w:t>
      </w:r>
      <w:r>
        <w:rPr>
          <w:sz w:val="20"/>
          <w:szCs w:val="20"/>
        </w:rPr>
        <w:t>responses to all fertilization treatments.</w:t>
      </w:r>
    </w:p>
    <w:p w14:paraId="4CFE4EF8" w14:textId="77777777" w:rsidR="00B53FA5" w:rsidRDefault="0095641E">
      <w:pPr>
        <w:pStyle w:val="ListParagraph"/>
        <w:numPr>
          <w:ilvl w:val="0"/>
          <w:numId w:val="1"/>
        </w:numPr>
        <w:spacing w:after="160" w:line="259" w:lineRule="auto"/>
        <w:rPr>
          <w:sz w:val="20"/>
          <w:szCs w:val="20"/>
        </w:rPr>
      </w:pPr>
      <w:r>
        <w:rPr>
          <w:sz w:val="20"/>
          <w:szCs w:val="20"/>
        </w:rPr>
        <w:t>Rate of estimated fertilization-driven change in species composition. The rate of total compositional change was calculated as the magnitude of the vector of estimated species response coefficients, estimating net</w:t>
      </w:r>
      <w:r>
        <w:rPr>
          <w:sz w:val="20"/>
          <w:szCs w:val="20"/>
        </w:rPr>
        <w:t xml:space="preserve"> change in log</w:t>
      </w:r>
      <w:r>
        <w:rPr>
          <w:sz w:val="20"/>
          <w:szCs w:val="20"/>
          <w:vertAlign w:val="subscript"/>
        </w:rPr>
        <w:t>2</w:t>
      </w:r>
      <w:r>
        <w:rPr>
          <w:sz w:val="20"/>
          <w:szCs w:val="20"/>
        </w:rPr>
        <w:t>-transformed species cover per log-transformed of treatment. Higher values indicate greater overall rate of compositional change.</w:t>
      </w:r>
    </w:p>
    <w:p w14:paraId="53286D1D" w14:textId="77777777" w:rsidR="00B53FA5" w:rsidRDefault="0095641E">
      <w:pPr>
        <w:spacing w:after="160" w:line="259" w:lineRule="auto"/>
        <w:rPr>
          <w:b/>
          <w:sz w:val="20"/>
          <w:szCs w:val="20"/>
        </w:rPr>
      </w:pPr>
      <w:r>
        <w:rPr>
          <w:noProof/>
          <w:lang w:val="en-US"/>
        </w:rPr>
        <w:drawing>
          <wp:inline distT="0" distB="0" distL="0" distR="0" wp14:anchorId="30BE638A" wp14:editId="12FD674C">
            <wp:extent cx="4747895" cy="4033520"/>
            <wp:effectExtent l="0" t="0" r="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a:picLocks noChangeAspect="1" noChangeArrowheads="1"/>
                    </pic:cNvPicPr>
                  </pic:nvPicPr>
                  <pic:blipFill>
                    <a:blip r:embed="rId10"/>
                    <a:stretch>
                      <a:fillRect/>
                    </a:stretch>
                  </pic:blipFill>
                  <pic:spPr bwMode="auto">
                    <a:xfrm>
                      <a:off x="0" y="0"/>
                      <a:ext cx="4747895" cy="4033520"/>
                    </a:xfrm>
                    <a:prstGeom prst="rect">
                      <a:avLst/>
                    </a:prstGeom>
                  </pic:spPr>
                </pic:pic>
              </a:graphicData>
            </a:graphic>
          </wp:inline>
        </w:drawing>
      </w:r>
      <w:r>
        <w:br w:type="page"/>
      </w:r>
    </w:p>
    <w:p w14:paraId="50EED663" w14:textId="77777777" w:rsidR="00B53FA5" w:rsidRDefault="0095641E">
      <w:pPr>
        <w:spacing w:after="160" w:line="259" w:lineRule="auto"/>
        <w:rPr>
          <w:b/>
          <w:sz w:val="20"/>
          <w:szCs w:val="20"/>
        </w:rPr>
      </w:pPr>
      <w:r>
        <w:rPr>
          <w:b/>
          <w:sz w:val="20"/>
          <w:szCs w:val="20"/>
        </w:rPr>
        <w:lastRenderedPageBreak/>
        <w:t>Figure 3</w:t>
      </w:r>
    </w:p>
    <w:p w14:paraId="75A38088" w14:textId="77777777" w:rsidR="00B53FA5" w:rsidRDefault="0095641E">
      <w:pPr>
        <w:spacing w:after="160" w:line="259" w:lineRule="auto"/>
        <w:rPr>
          <w:sz w:val="20"/>
          <w:szCs w:val="20"/>
        </w:rPr>
      </w:pPr>
      <w:r>
        <w:rPr>
          <w:sz w:val="20"/>
          <w:szCs w:val="20"/>
        </w:rPr>
        <w:t>Three-dimensional visualization of species responses to fertilization treatments (Figure 3a) and as</w:t>
      </w:r>
      <w:r>
        <w:rPr>
          <w:sz w:val="20"/>
          <w:szCs w:val="20"/>
        </w:rPr>
        <w:t>sociated principal components analysis (PCA) screeplot (Figure 3b). Positive correlations between estimated species responses produce an ellipsoid with a dominant first axis, as a majority of the overall response variation may be captured by the first eige</w:t>
      </w:r>
      <w:r>
        <w:rPr>
          <w:sz w:val="20"/>
          <w:szCs w:val="20"/>
        </w:rPr>
        <w:t>nvector (Table 1). Permutation-based test of the magnitude of the first eigenvalue (PC1) is statistically significant (</w:t>
      </w:r>
      <w:r>
        <w:rPr>
          <w:i/>
          <w:sz w:val="20"/>
          <w:szCs w:val="20"/>
        </w:rPr>
        <w:t>p</w:t>
      </w:r>
      <w:r>
        <w:rPr>
          <w:sz w:val="20"/>
          <w:szCs w:val="20"/>
        </w:rPr>
        <w:t xml:space="preserve"> &lt; 0.01), indicating that the observed response pattern exhibits lower dimensionality than would be expected at random.</w:t>
      </w:r>
    </w:p>
    <w:p w14:paraId="1C86E92E" w14:textId="77777777" w:rsidR="00B53FA5" w:rsidRDefault="0095641E">
      <w:pPr>
        <w:spacing w:after="160" w:line="259" w:lineRule="auto"/>
        <w:rPr>
          <w:b/>
          <w:sz w:val="20"/>
          <w:szCs w:val="20"/>
        </w:rPr>
      </w:pPr>
      <w:r>
        <w:rPr>
          <w:b/>
          <w:noProof/>
          <w:sz w:val="20"/>
          <w:szCs w:val="20"/>
          <w:lang w:val="en-US"/>
        </w:rPr>
        <mc:AlternateContent>
          <mc:Choice Requires="wpg">
            <w:drawing>
              <wp:anchor distT="0" distB="0" distL="114300" distR="114300" simplePos="0" relativeHeight="3" behindDoc="0" locked="0" layoutInCell="1" allowOverlap="1" wp14:anchorId="1E709100" wp14:editId="5F775DED">
                <wp:simplePos x="0" y="0"/>
                <wp:positionH relativeFrom="margin">
                  <wp:posOffset>31750</wp:posOffset>
                </wp:positionH>
                <wp:positionV relativeFrom="paragraph">
                  <wp:posOffset>149225</wp:posOffset>
                </wp:positionV>
                <wp:extent cx="5943600" cy="3529330"/>
                <wp:effectExtent l="0" t="0" r="635" b="0"/>
                <wp:wrapTopAndBottom/>
                <wp:docPr id="4" name="Group 8"/>
                <wp:cNvGraphicFramePr/>
                <a:graphic xmlns:a="http://schemas.openxmlformats.org/drawingml/2006/main">
                  <a:graphicData uri="http://schemas.microsoft.com/office/word/2010/wordprocessingGroup">
                    <wpg:wgp>
                      <wpg:cNvGrpSpPr/>
                      <wpg:grpSpPr>
                        <a:xfrm>
                          <a:off x="0" y="0"/>
                          <a:ext cx="5942880" cy="3528720"/>
                          <a:chOff x="0" y="0"/>
                          <a:chExt cx="0" cy="0"/>
                        </a:xfrm>
                      </wpg:grpSpPr>
                      <pic:pic xmlns:pic="http://schemas.openxmlformats.org/drawingml/2006/picture">
                        <pic:nvPicPr>
                          <pic:cNvPr id="5" name="image2.png"/>
                          <pic:cNvPicPr/>
                        </pic:nvPicPr>
                        <pic:blipFill>
                          <a:blip r:embed="rId11"/>
                          <a:stretch/>
                        </pic:blipFill>
                        <pic:spPr>
                          <a:xfrm>
                            <a:off x="3610080" y="0"/>
                            <a:ext cx="2333160" cy="3528720"/>
                          </a:xfrm>
                          <a:prstGeom prst="rect">
                            <a:avLst/>
                          </a:prstGeom>
                          <a:ln>
                            <a:noFill/>
                          </a:ln>
                        </pic:spPr>
                      </pic:pic>
                      <pic:pic xmlns:pic="http://schemas.openxmlformats.org/drawingml/2006/picture">
                        <pic:nvPicPr>
                          <pic:cNvPr id="6" name="image3.png"/>
                          <pic:cNvPicPr/>
                        </pic:nvPicPr>
                        <pic:blipFill>
                          <a:blip r:embed="rId12"/>
                          <a:stretch/>
                        </pic:blipFill>
                        <pic:spPr>
                          <a:xfrm>
                            <a:off x="0" y="0"/>
                            <a:ext cx="3375720" cy="3232080"/>
                          </a:xfrm>
                          <a:prstGeom prst="rect">
                            <a:avLst/>
                          </a:prstGeom>
                          <a:ln>
                            <a:noFill/>
                          </a:ln>
                        </pic:spPr>
                      </pic:pic>
                    </wpg:wgp>
                  </a:graphicData>
                </a:graphic>
              </wp:anchor>
            </w:drawing>
          </mc:Choice>
          <mc:Fallback>
            <w:pict>
              <v:group id="shape_0" alt="Group 8" style="position:absolute;margin-left:2.5pt;margin-top:11.75pt;width:467.95pt;height:277.85pt" coordorigin="50,235" coordsize="9359,5557">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2.png" stroked="f" style="position:absolute;left:5735;top:235;width:3673;height:5556;mso-position-horizontal-relative:margin" type="shapetype_75">
                  <v:imagedata r:id="rId13" o:detectmouseclick="t"/>
                  <w10:wrap type="none"/>
                  <v:stroke color="#3465a4" joinstyle="round" endcap="flat"/>
                </v:shape>
                <v:shape id="shape_0" ID="image3.png" stroked="f" style="position:absolute;left:50;top:235;width:5315;height:5089;mso-position-horizontal-relative:margin" type="shapetype_75">
                  <v:imagedata r:id="rId14" o:detectmouseclick="t"/>
                  <w10:wrap type="none"/>
                  <v:stroke color="#3465a4" joinstyle="round" endcap="flat"/>
                </v:shape>
              </v:group>
            </w:pict>
          </mc:Fallback>
        </mc:AlternateContent>
      </w:r>
    </w:p>
    <w:p w14:paraId="7EAC4247" w14:textId="77777777" w:rsidR="00B53FA5" w:rsidRDefault="00B53FA5">
      <w:pPr>
        <w:spacing w:after="160" w:line="259" w:lineRule="auto"/>
        <w:rPr>
          <w:b/>
          <w:sz w:val="20"/>
          <w:szCs w:val="20"/>
        </w:rPr>
      </w:pPr>
    </w:p>
    <w:p w14:paraId="3177A351" w14:textId="77777777" w:rsidR="00B53FA5" w:rsidRDefault="00B53FA5">
      <w:pPr>
        <w:spacing w:after="160" w:line="259" w:lineRule="auto"/>
        <w:rPr>
          <w:b/>
          <w:sz w:val="20"/>
          <w:szCs w:val="20"/>
        </w:rPr>
      </w:pPr>
    </w:p>
    <w:p w14:paraId="55C12846" w14:textId="77777777" w:rsidR="00B53FA5" w:rsidRDefault="00B53FA5">
      <w:pPr>
        <w:spacing w:after="160" w:line="259" w:lineRule="auto"/>
        <w:rPr>
          <w:b/>
          <w:sz w:val="20"/>
          <w:szCs w:val="20"/>
        </w:rPr>
      </w:pPr>
    </w:p>
    <w:p w14:paraId="6E32FB11" w14:textId="77777777" w:rsidR="00B53FA5" w:rsidRDefault="00B53FA5">
      <w:pPr>
        <w:spacing w:after="160" w:line="259" w:lineRule="auto"/>
        <w:rPr>
          <w:b/>
          <w:sz w:val="20"/>
          <w:szCs w:val="20"/>
        </w:rPr>
      </w:pPr>
    </w:p>
    <w:p w14:paraId="34D69BC2" w14:textId="77777777" w:rsidR="00B53FA5" w:rsidRDefault="00B53FA5">
      <w:pPr>
        <w:spacing w:after="160" w:line="259" w:lineRule="auto"/>
        <w:rPr>
          <w:b/>
          <w:sz w:val="20"/>
          <w:szCs w:val="20"/>
        </w:rPr>
      </w:pPr>
    </w:p>
    <w:p w14:paraId="28224090" w14:textId="77777777" w:rsidR="00B53FA5" w:rsidRDefault="00B53FA5">
      <w:pPr>
        <w:spacing w:after="160" w:line="259" w:lineRule="auto"/>
        <w:rPr>
          <w:b/>
          <w:sz w:val="20"/>
          <w:szCs w:val="20"/>
        </w:rPr>
      </w:pPr>
    </w:p>
    <w:p w14:paraId="45139B0B" w14:textId="77777777" w:rsidR="00B53FA5" w:rsidRDefault="00B53FA5">
      <w:pPr>
        <w:spacing w:after="160" w:line="259" w:lineRule="auto"/>
        <w:rPr>
          <w:b/>
          <w:sz w:val="20"/>
          <w:szCs w:val="20"/>
        </w:rPr>
      </w:pPr>
    </w:p>
    <w:p w14:paraId="1C2FE0D2" w14:textId="77777777" w:rsidR="00B53FA5" w:rsidRDefault="0095641E">
      <w:pPr>
        <w:rPr>
          <w:b/>
          <w:sz w:val="20"/>
          <w:szCs w:val="20"/>
        </w:rPr>
      </w:pPr>
      <w:r>
        <w:br w:type="page"/>
      </w:r>
    </w:p>
    <w:p w14:paraId="73D09A5F" w14:textId="77777777" w:rsidR="00B53FA5" w:rsidRDefault="0095641E">
      <w:pPr>
        <w:spacing w:after="160" w:line="259" w:lineRule="auto"/>
        <w:rPr>
          <w:b/>
          <w:sz w:val="20"/>
          <w:szCs w:val="20"/>
        </w:rPr>
      </w:pPr>
      <w:r>
        <w:rPr>
          <w:b/>
          <w:sz w:val="20"/>
          <w:szCs w:val="20"/>
        </w:rPr>
        <w:lastRenderedPageBreak/>
        <w:t>Table</w:t>
      </w:r>
      <w:r>
        <w:rPr>
          <w:b/>
          <w:sz w:val="20"/>
          <w:szCs w:val="20"/>
        </w:rPr>
        <w:t xml:space="preserve"> 1</w:t>
      </w:r>
    </w:p>
    <w:p w14:paraId="24BF36A9" w14:textId="77777777" w:rsidR="00B53FA5" w:rsidRDefault="0095641E">
      <w:pPr>
        <w:spacing w:after="160" w:line="259" w:lineRule="auto"/>
        <w:rPr>
          <w:sz w:val="20"/>
          <w:szCs w:val="20"/>
        </w:rPr>
      </w:pPr>
      <w:r>
        <w:rPr>
          <w:sz w:val="20"/>
          <w:szCs w:val="20"/>
        </w:rPr>
        <w:t>Results of principal components analysis (PCA) of species responses to experimental fertilization treatments. Eigenvectors show positive variable loadings on the first principal component of all treatment responses, indicating that positively correlated</w:t>
      </w:r>
      <w:r>
        <w:rPr>
          <w:sz w:val="20"/>
          <w:szCs w:val="20"/>
        </w:rPr>
        <w:t xml:space="preserve"> responses to treatment form a dominant pattern in the data.</w:t>
      </w:r>
    </w:p>
    <w:tbl>
      <w:tblPr>
        <w:tblW w:w="7580" w:type="dxa"/>
        <w:tblLook w:val="04A0" w:firstRow="1" w:lastRow="0" w:firstColumn="1" w:lastColumn="0" w:noHBand="0" w:noVBand="1"/>
      </w:tblPr>
      <w:tblGrid>
        <w:gridCol w:w="3339"/>
        <w:gridCol w:w="1070"/>
        <w:gridCol w:w="290"/>
        <w:gridCol w:w="1440"/>
        <w:gridCol w:w="1441"/>
      </w:tblGrid>
      <w:tr w:rsidR="00B53FA5" w14:paraId="010603C0" w14:textId="77777777">
        <w:trPr>
          <w:trHeight w:val="435"/>
        </w:trPr>
        <w:tc>
          <w:tcPr>
            <w:tcW w:w="4409" w:type="dxa"/>
            <w:gridSpan w:val="2"/>
            <w:tcBorders>
              <w:bottom w:val="single" w:sz="4" w:space="0" w:color="000000"/>
            </w:tcBorders>
            <w:shd w:val="clear" w:color="auto" w:fill="auto"/>
            <w:vAlign w:val="center"/>
          </w:tcPr>
          <w:p w14:paraId="56A0A685" w14:textId="77777777" w:rsidR="00B53FA5" w:rsidRDefault="0095641E">
            <w:pPr>
              <w:spacing w:line="240" w:lineRule="auto"/>
              <w:rPr>
                <w:rFonts w:eastAsia="Times New Roman"/>
                <w:sz w:val="24"/>
                <w:szCs w:val="24"/>
                <w:lang w:val="en-US"/>
              </w:rPr>
            </w:pPr>
            <w:r>
              <w:rPr>
                <w:rFonts w:eastAsia="Times New Roman"/>
                <w:sz w:val="24"/>
                <w:szCs w:val="24"/>
                <w:lang w:val="en-US"/>
              </w:rPr>
              <w:t>Principal Component Analysis</w:t>
            </w:r>
          </w:p>
        </w:tc>
        <w:tc>
          <w:tcPr>
            <w:tcW w:w="289" w:type="dxa"/>
            <w:tcBorders>
              <w:bottom w:val="single" w:sz="4" w:space="0" w:color="000000"/>
            </w:tcBorders>
            <w:shd w:val="clear" w:color="auto" w:fill="auto"/>
            <w:vAlign w:val="bottom"/>
          </w:tcPr>
          <w:p w14:paraId="6C210DD6" w14:textId="77777777" w:rsidR="00B53FA5" w:rsidRDefault="0095641E">
            <w:pPr>
              <w:spacing w:line="240" w:lineRule="auto"/>
              <w:rPr>
                <w:rFonts w:eastAsia="Times New Roman"/>
                <w:sz w:val="24"/>
                <w:szCs w:val="24"/>
                <w:lang w:val="en-US"/>
              </w:rPr>
            </w:pPr>
            <w:r>
              <w:rPr>
                <w:rFonts w:eastAsia="Times New Roman"/>
                <w:sz w:val="24"/>
                <w:szCs w:val="24"/>
                <w:lang w:val="en-US"/>
              </w:rPr>
              <w:t> </w:t>
            </w:r>
          </w:p>
        </w:tc>
        <w:tc>
          <w:tcPr>
            <w:tcW w:w="1440" w:type="dxa"/>
            <w:tcBorders>
              <w:bottom w:val="single" w:sz="4" w:space="0" w:color="000000"/>
            </w:tcBorders>
            <w:shd w:val="clear" w:color="auto" w:fill="auto"/>
            <w:vAlign w:val="bottom"/>
          </w:tcPr>
          <w:p w14:paraId="4B1CBC8F" w14:textId="77777777" w:rsidR="00B53FA5" w:rsidRDefault="0095641E">
            <w:pPr>
              <w:spacing w:line="240" w:lineRule="auto"/>
              <w:rPr>
                <w:rFonts w:eastAsia="Times New Roman"/>
                <w:sz w:val="24"/>
                <w:szCs w:val="24"/>
                <w:lang w:val="en-US"/>
              </w:rPr>
            </w:pPr>
            <w:r>
              <w:rPr>
                <w:rFonts w:eastAsia="Times New Roman"/>
                <w:sz w:val="24"/>
                <w:szCs w:val="24"/>
                <w:lang w:val="en-US"/>
              </w:rPr>
              <w:t> </w:t>
            </w:r>
          </w:p>
        </w:tc>
        <w:tc>
          <w:tcPr>
            <w:tcW w:w="1441" w:type="dxa"/>
            <w:tcBorders>
              <w:bottom w:val="single" w:sz="4" w:space="0" w:color="000000"/>
            </w:tcBorders>
            <w:shd w:val="clear" w:color="auto" w:fill="auto"/>
            <w:vAlign w:val="bottom"/>
          </w:tcPr>
          <w:p w14:paraId="287A907E" w14:textId="77777777" w:rsidR="00B53FA5" w:rsidRDefault="0095641E">
            <w:pPr>
              <w:spacing w:line="240" w:lineRule="auto"/>
              <w:rPr>
                <w:rFonts w:eastAsia="Times New Roman"/>
                <w:sz w:val="24"/>
                <w:szCs w:val="24"/>
                <w:lang w:val="en-US"/>
              </w:rPr>
            </w:pPr>
            <w:r>
              <w:rPr>
                <w:rFonts w:eastAsia="Times New Roman"/>
                <w:sz w:val="24"/>
                <w:szCs w:val="24"/>
                <w:lang w:val="en-US"/>
              </w:rPr>
              <w:t> </w:t>
            </w:r>
          </w:p>
        </w:tc>
      </w:tr>
      <w:tr w:rsidR="00B53FA5" w14:paraId="3855D973" w14:textId="77777777">
        <w:trPr>
          <w:trHeight w:val="300"/>
        </w:trPr>
        <w:tc>
          <w:tcPr>
            <w:tcW w:w="3339" w:type="dxa"/>
            <w:tcBorders>
              <w:bottom w:val="single" w:sz="4" w:space="0" w:color="000000"/>
            </w:tcBorders>
            <w:shd w:val="clear" w:color="auto" w:fill="auto"/>
            <w:vAlign w:val="center"/>
          </w:tcPr>
          <w:p w14:paraId="5ECA8549" w14:textId="77777777" w:rsidR="00B53FA5" w:rsidRDefault="0095641E">
            <w:pPr>
              <w:spacing w:line="240" w:lineRule="auto"/>
              <w:rPr>
                <w:rFonts w:eastAsia="Times New Roman"/>
                <w:sz w:val="24"/>
                <w:szCs w:val="24"/>
                <w:lang w:val="en-US"/>
              </w:rPr>
            </w:pPr>
            <w:r>
              <w:rPr>
                <w:rFonts w:eastAsia="Times New Roman"/>
                <w:sz w:val="24"/>
                <w:szCs w:val="24"/>
                <w:lang w:val="en-US"/>
              </w:rPr>
              <w:t> </w:t>
            </w:r>
          </w:p>
        </w:tc>
        <w:tc>
          <w:tcPr>
            <w:tcW w:w="1360" w:type="dxa"/>
            <w:gridSpan w:val="2"/>
            <w:tcBorders>
              <w:bottom w:val="single" w:sz="4" w:space="0" w:color="000000"/>
            </w:tcBorders>
            <w:shd w:val="clear" w:color="auto" w:fill="auto"/>
            <w:vAlign w:val="bottom"/>
          </w:tcPr>
          <w:p w14:paraId="1A6825A1"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PC1</w:t>
            </w:r>
          </w:p>
        </w:tc>
        <w:tc>
          <w:tcPr>
            <w:tcW w:w="1440" w:type="dxa"/>
            <w:tcBorders>
              <w:bottom w:val="single" w:sz="4" w:space="0" w:color="000000"/>
            </w:tcBorders>
            <w:shd w:val="clear" w:color="auto" w:fill="auto"/>
            <w:vAlign w:val="bottom"/>
          </w:tcPr>
          <w:p w14:paraId="287843D8"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PC2</w:t>
            </w:r>
          </w:p>
        </w:tc>
        <w:tc>
          <w:tcPr>
            <w:tcW w:w="1440" w:type="dxa"/>
            <w:tcBorders>
              <w:bottom w:val="single" w:sz="4" w:space="0" w:color="000000"/>
            </w:tcBorders>
            <w:shd w:val="clear" w:color="auto" w:fill="auto"/>
            <w:vAlign w:val="bottom"/>
          </w:tcPr>
          <w:p w14:paraId="28CF6B58"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PC3</w:t>
            </w:r>
          </w:p>
        </w:tc>
      </w:tr>
      <w:tr w:rsidR="00B53FA5" w14:paraId="6DADCCB1" w14:textId="77777777">
        <w:trPr>
          <w:trHeight w:val="300"/>
        </w:trPr>
        <w:tc>
          <w:tcPr>
            <w:tcW w:w="3339" w:type="dxa"/>
            <w:shd w:val="clear" w:color="auto" w:fill="auto"/>
            <w:vAlign w:val="center"/>
          </w:tcPr>
          <w:p w14:paraId="5083D962" w14:textId="77777777" w:rsidR="00B53FA5" w:rsidRDefault="0095641E">
            <w:pPr>
              <w:spacing w:line="240" w:lineRule="auto"/>
              <w:rPr>
                <w:rFonts w:eastAsia="Times New Roman"/>
                <w:sz w:val="24"/>
                <w:szCs w:val="24"/>
                <w:lang w:val="en-US"/>
              </w:rPr>
            </w:pPr>
            <w:r>
              <w:rPr>
                <w:rFonts w:eastAsia="Times New Roman"/>
                <w:sz w:val="24"/>
                <w:szCs w:val="24"/>
                <w:lang w:val="en-US"/>
              </w:rPr>
              <w:t>Eigenvalue</w:t>
            </w:r>
          </w:p>
        </w:tc>
        <w:tc>
          <w:tcPr>
            <w:tcW w:w="1360" w:type="dxa"/>
            <w:gridSpan w:val="2"/>
            <w:shd w:val="clear" w:color="auto" w:fill="auto"/>
            <w:vAlign w:val="bottom"/>
          </w:tcPr>
          <w:p w14:paraId="6D375ED0"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0.43</w:t>
            </w:r>
          </w:p>
        </w:tc>
        <w:tc>
          <w:tcPr>
            <w:tcW w:w="1440" w:type="dxa"/>
            <w:shd w:val="clear" w:color="auto" w:fill="auto"/>
            <w:vAlign w:val="bottom"/>
          </w:tcPr>
          <w:p w14:paraId="003D4615"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0.25</w:t>
            </w:r>
          </w:p>
        </w:tc>
        <w:tc>
          <w:tcPr>
            <w:tcW w:w="1440" w:type="dxa"/>
            <w:shd w:val="clear" w:color="auto" w:fill="auto"/>
            <w:vAlign w:val="bottom"/>
          </w:tcPr>
          <w:p w14:paraId="49B63220"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0.22</w:t>
            </w:r>
          </w:p>
        </w:tc>
      </w:tr>
      <w:tr w:rsidR="00B53FA5" w14:paraId="4AA895AF" w14:textId="77777777">
        <w:trPr>
          <w:trHeight w:val="300"/>
        </w:trPr>
        <w:tc>
          <w:tcPr>
            <w:tcW w:w="3339" w:type="dxa"/>
            <w:shd w:val="clear" w:color="auto" w:fill="auto"/>
            <w:vAlign w:val="center"/>
          </w:tcPr>
          <w:p w14:paraId="3F928D13" w14:textId="77777777" w:rsidR="00B53FA5" w:rsidRDefault="0095641E">
            <w:pPr>
              <w:spacing w:line="240" w:lineRule="auto"/>
              <w:rPr>
                <w:rFonts w:eastAsia="Times New Roman"/>
                <w:sz w:val="24"/>
                <w:szCs w:val="24"/>
                <w:lang w:val="en-US"/>
              </w:rPr>
            </w:pPr>
            <w:r>
              <w:rPr>
                <w:rFonts w:eastAsia="Times New Roman"/>
                <w:sz w:val="24"/>
                <w:szCs w:val="24"/>
                <w:lang w:val="en-US"/>
              </w:rPr>
              <w:t>Proportion of Variance</w:t>
            </w:r>
          </w:p>
        </w:tc>
        <w:tc>
          <w:tcPr>
            <w:tcW w:w="1360" w:type="dxa"/>
            <w:gridSpan w:val="2"/>
            <w:shd w:val="clear" w:color="auto" w:fill="auto"/>
            <w:vAlign w:val="bottom"/>
          </w:tcPr>
          <w:p w14:paraId="743AE598"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0.63</w:t>
            </w:r>
          </w:p>
        </w:tc>
        <w:tc>
          <w:tcPr>
            <w:tcW w:w="1440" w:type="dxa"/>
            <w:shd w:val="clear" w:color="auto" w:fill="auto"/>
            <w:vAlign w:val="bottom"/>
          </w:tcPr>
          <w:p w14:paraId="1286F44E"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0.21</w:t>
            </w:r>
          </w:p>
        </w:tc>
        <w:tc>
          <w:tcPr>
            <w:tcW w:w="1440" w:type="dxa"/>
            <w:shd w:val="clear" w:color="auto" w:fill="auto"/>
            <w:vAlign w:val="bottom"/>
          </w:tcPr>
          <w:p w14:paraId="5E570005"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0.16</w:t>
            </w:r>
          </w:p>
        </w:tc>
      </w:tr>
      <w:tr w:rsidR="00B53FA5" w14:paraId="674DBB7E" w14:textId="77777777">
        <w:trPr>
          <w:trHeight w:val="315"/>
        </w:trPr>
        <w:tc>
          <w:tcPr>
            <w:tcW w:w="3339" w:type="dxa"/>
            <w:tcBorders>
              <w:bottom w:val="single" w:sz="8" w:space="0" w:color="000000"/>
            </w:tcBorders>
            <w:shd w:val="clear" w:color="auto" w:fill="auto"/>
            <w:vAlign w:val="center"/>
          </w:tcPr>
          <w:p w14:paraId="40833A8F" w14:textId="77777777" w:rsidR="00B53FA5" w:rsidRDefault="0095641E">
            <w:pPr>
              <w:spacing w:line="240" w:lineRule="auto"/>
              <w:rPr>
                <w:rFonts w:eastAsia="Times New Roman"/>
                <w:sz w:val="24"/>
                <w:szCs w:val="24"/>
                <w:lang w:val="en-US"/>
              </w:rPr>
            </w:pPr>
            <w:r>
              <w:rPr>
                <w:rFonts w:eastAsia="Times New Roman"/>
                <w:sz w:val="24"/>
                <w:szCs w:val="24"/>
                <w:lang w:val="en-US"/>
              </w:rPr>
              <w:t>Cumulative Proportion</w:t>
            </w:r>
          </w:p>
        </w:tc>
        <w:tc>
          <w:tcPr>
            <w:tcW w:w="1360" w:type="dxa"/>
            <w:gridSpan w:val="2"/>
            <w:tcBorders>
              <w:bottom w:val="single" w:sz="8" w:space="0" w:color="000000"/>
            </w:tcBorders>
            <w:shd w:val="clear" w:color="auto" w:fill="auto"/>
            <w:vAlign w:val="bottom"/>
          </w:tcPr>
          <w:p w14:paraId="056A4D94"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0.63</w:t>
            </w:r>
          </w:p>
        </w:tc>
        <w:tc>
          <w:tcPr>
            <w:tcW w:w="1440" w:type="dxa"/>
            <w:tcBorders>
              <w:bottom w:val="single" w:sz="8" w:space="0" w:color="000000"/>
            </w:tcBorders>
            <w:shd w:val="clear" w:color="auto" w:fill="auto"/>
            <w:vAlign w:val="bottom"/>
          </w:tcPr>
          <w:p w14:paraId="5A2EE122"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0.84</w:t>
            </w:r>
          </w:p>
        </w:tc>
        <w:tc>
          <w:tcPr>
            <w:tcW w:w="1440" w:type="dxa"/>
            <w:tcBorders>
              <w:bottom w:val="single" w:sz="8" w:space="0" w:color="000000"/>
            </w:tcBorders>
            <w:shd w:val="clear" w:color="auto" w:fill="auto"/>
            <w:vAlign w:val="bottom"/>
          </w:tcPr>
          <w:p w14:paraId="537FC24C"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1.00</w:t>
            </w:r>
          </w:p>
        </w:tc>
      </w:tr>
      <w:tr w:rsidR="00B53FA5" w14:paraId="3BC35B6B" w14:textId="77777777">
        <w:trPr>
          <w:trHeight w:hRule="exact" w:val="300"/>
        </w:trPr>
        <w:tc>
          <w:tcPr>
            <w:tcW w:w="3339" w:type="dxa"/>
            <w:shd w:val="clear" w:color="auto" w:fill="auto"/>
            <w:vAlign w:val="bottom"/>
          </w:tcPr>
          <w:p w14:paraId="2C1EC178" w14:textId="77777777" w:rsidR="00B53FA5" w:rsidRDefault="00B53FA5">
            <w:pPr>
              <w:spacing w:line="240" w:lineRule="auto"/>
              <w:jc w:val="right"/>
              <w:rPr>
                <w:rFonts w:eastAsia="Times New Roman"/>
                <w:sz w:val="24"/>
                <w:szCs w:val="24"/>
                <w:lang w:val="en-US"/>
              </w:rPr>
            </w:pPr>
          </w:p>
        </w:tc>
        <w:tc>
          <w:tcPr>
            <w:tcW w:w="1360" w:type="dxa"/>
            <w:gridSpan w:val="2"/>
            <w:shd w:val="clear" w:color="auto" w:fill="auto"/>
            <w:vAlign w:val="bottom"/>
          </w:tcPr>
          <w:p w14:paraId="32F0D344" w14:textId="77777777" w:rsidR="00B53FA5" w:rsidRDefault="00B53FA5">
            <w:pPr>
              <w:spacing w:line="240" w:lineRule="auto"/>
              <w:rPr>
                <w:rFonts w:ascii="Times New Roman" w:eastAsia="Times New Roman" w:hAnsi="Times New Roman" w:cs="Times New Roman"/>
                <w:sz w:val="20"/>
                <w:szCs w:val="20"/>
                <w:lang w:val="en-US"/>
              </w:rPr>
            </w:pPr>
          </w:p>
        </w:tc>
        <w:tc>
          <w:tcPr>
            <w:tcW w:w="1440" w:type="dxa"/>
            <w:shd w:val="clear" w:color="auto" w:fill="auto"/>
            <w:vAlign w:val="bottom"/>
          </w:tcPr>
          <w:p w14:paraId="5BE593CB" w14:textId="77777777" w:rsidR="00B53FA5" w:rsidRDefault="00B53FA5">
            <w:pPr>
              <w:spacing w:line="240" w:lineRule="auto"/>
              <w:rPr>
                <w:rFonts w:ascii="Times New Roman" w:eastAsia="Times New Roman" w:hAnsi="Times New Roman" w:cs="Times New Roman"/>
                <w:sz w:val="20"/>
                <w:szCs w:val="20"/>
                <w:lang w:val="en-US"/>
              </w:rPr>
            </w:pPr>
          </w:p>
        </w:tc>
        <w:tc>
          <w:tcPr>
            <w:tcW w:w="1440" w:type="dxa"/>
            <w:shd w:val="clear" w:color="auto" w:fill="auto"/>
            <w:vAlign w:val="bottom"/>
          </w:tcPr>
          <w:p w14:paraId="1163C683" w14:textId="77777777" w:rsidR="00B53FA5" w:rsidRDefault="00B53FA5">
            <w:pPr>
              <w:spacing w:line="240" w:lineRule="auto"/>
              <w:rPr>
                <w:rFonts w:ascii="Times New Roman" w:eastAsia="Times New Roman" w:hAnsi="Times New Roman" w:cs="Times New Roman"/>
                <w:sz w:val="20"/>
                <w:szCs w:val="20"/>
                <w:lang w:val="en-US"/>
              </w:rPr>
            </w:pPr>
          </w:p>
        </w:tc>
      </w:tr>
      <w:tr w:rsidR="00B53FA5" w14:paraId="66C27856" w14:textId="77777777">
        <w:trPr>
          <w:trHeight w:val="300"/>
        </w:trPr>
        <w:tc>
          <w:tcPr>
            <w:tcW w:w="3339" w:type="dxa"/>
            <w:tcBorders>
              <w:bottom w:val="single" w:sz="4" w:space="0" w:color="000000"/>
            </w:tcBorders>
            <w:shd w:val="clear" w:color="auto" w:fill="auto"/>
            <w:vAlign w:val="bottom"/>
          </w:tcPr>
          <w:p w14:paraId="5096EAD1" w14:textId="77777777" w:rsidR="00B53FA5" w:rsidRDefault="0095641E">
            <w:pPr>
              <w:spacing w:line="240" w:lineRule="auto"/>
              <w:rPr>
                <w:rFonts w:eastAsia="Times New Roman"/>
                <w:sz w:val="24"/>
                <w:szCs w:val="24"/>
                <w:lang w:val="en-US"/>
              </w:rPr>
            </w:pPr>
            <w:r>
              <w:rPr>
                <w:rFonts w:eastAsia="Times New Roman"/>
                <w:sz w:val="24"/>
                <w:szCs w:val="24"/>
                <w:lang w:val="en-US"/>
              </w:rPr>
              <w:t>Eigenvectors</w:t>
            </w:r>
          </w:p>
        </w:tc>
        <w:tc>
          <w:tcPr>
            <w:tcW w:w="1360" w:type="dxa"/>
            <w:gridSpan w:val="2"/>
            <w:tcBorders>
              <w:bottom w:val="single" w:sz="4" w:space="0" w:color="000000"/>
            </w:tcBorders>
            <w:shd w:val="clear" w:color="auto" w:fill="auto"/>
            <w:vAlign w:val="bottom"/>
          </w:tcPr>
          <w:p w14:paraId="48BB30B0"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 </w:t>
            </w:r>
          </w:p>
        </w:tc>
        <w:tc>
          <w:tcPr>
            <w:tcW w:w="1440" w:type="dxa"/>
            <w:tcBorders>
              <w:bottom w:val="single" w:sz="4" w:space="0" w:color="000000"/>
            </w:tcBorders>
            <w:shd w:val="clear" w:color="auto" w:fill="auto"/>
            <w:vAlign w:val="bottom"/>
          </w:tcPr>
          <w:p w14:paraId="5047A4D5"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 </w:t>
            </w:r>
          </w:p>
        </w:tc>
        <w:tc>
          <w:tcPr>
            <w:tcW w:w="1440" w:type="dxa"/>
            <w:tcBorders>
              <w:bottom w:val="single" w:sz="4" w:space="0" w:color="000000"/>
            </w:tcBorders>
            <w:shd w:val="clear" w:color="auto" w:fill="auto"/>
            <w:vAlign w:val="bottom"/>
          </w:tcPr>
          <w:p w14:paraId="678B5180"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 </w:t>
            </w:r>
          </w:p>
        </w:tc>
      </w:tr>
      <w:tr w:rsidR="00B53FA5" w14:paraId="75AAEECD" w14:textId="77777777">
        <w:trPr>
          <w:trHeight w:val="300"/>
        </w:trPr>
        <w:tc>
          <w:tcPr>
            <w:tcW w:w="3339" w:type="dxa"/>
            <w:tcBorders>
              <w:bottom w:val="single" w:sz="4" w:space="0" w:color="000000"/>
            </w:tcBorders>
            <w:shd w:val="clear" w:color="auto" w:fill="auto"/>
            <w:vAlign w:val="center"/>
          </w:tcPr>
          <w:p w14:paraId="4D8F571B" w14:textId="77777777" w:rsidR="00B53FA5" w:rsidRDefault="0095641E">
            <w:pPr>
              <w:spacing w:line="240" w:lineRule="auto"/>
              <w:rPr>
                <w:rFonts w:eastAsia="Times New Roman"/>
                <w:sz w:val="24"/>
                <w:szCs w:val="24"/>
                <w:lang w:val="en-US"/>
              </w:rPr>
            </w:pPr>
            <w:r>
              <w:rPr>
                <w:rFonts w:eastAsia="Times New Roman"/>
                <w:sz w:val="24"/>
                <w:szCs w:val="24"/>
                <w:lang w:val="en-US"/>
              </w:rPr>
              <w:t> </w:t>
            </w:r>
          </w:p>
        </w:tc>
        <w:tc>
          <w:tcPr>
            <w:tcW w:w="1360" w:type="dxa"/>
            <w:gridSpan w:val="2"/>
            <w:tcBorders>
              <w:bottom w:val="single" w:sz="4" w:space="0" w:color="000000"/>
            </w:tcBorders>
            <w:shd w:val="clear" w:color="auto" w:fill="auto"/>
            <w:vAlign w:val="bottom"/>
          </w:tcPr>
          <w:p w14:paraId="0F0D74D0"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PC1</w:t>
            </w:r>
          </w:p>
        </w:tc>
        <w:tc>
          <w:tcPr>
            <w:tcW w:w="1440" w:type="dxa"/>
            <w:tcBorders>
              <w:bottom w:val="single" w:sz="4" w:space="0" w:color="000000"/>
            </w:tcBorders>
            <w:shd w:val="clear" w:color="auto" w:fill="auto"/>
            <w:vAlign w:val="bottom"/>
          </w:tcPr>
          <w:p w14:paraId="1247066A"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PC2</w:t>
            </w:r>
          </w:p>
        </w:tc>
        <w:tc>
          <w:tcPr>
            <w:tcW w:w="1440" w:type="dxa"/>
            <w:tcBorders>
              <w:bottom w:val="single" w:sz="4" w:space="0" w:color="000000"/>
            </w:tcBorders>
            <w:shd w:val="clear" w:color="auto" w:fill="auto"/>
            <w:vAlign w:val="bottom"/>
          </w:tcPr>
          <w:p w14:paraId="49CDC27C"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PC3</w:t>
            </w:r>
          </w:p>
        </w:tc>
      </w:tr>
      <w:tr w:rsidR="00B53FA5" w14:paraId="17C138F9" w14:textId="77777777">
        <w:trPr>
          <w:trHeight w:val="300"/>
        </w:trPr>
        <w:tc>
          <w:tcPr>
            <w:tcW w:w="3339" w:type="dxa"/>
            <w:shd w:val="clear" w:color="auto" w:fill="auto"/>
            <w:vAlign w:val="center"/>
          </w:tcPr>
          <w:p w14:paraId="399833EC" w14:textId="77777777" w:rsidR="00B53FA5" w:rsidRDefault="0095641E">
            <w:pPr>
              <w:spacing w:line="240" w:lineRule="auto"/>
              <w:rPr>
                <w:rFonts w:eastAsia="Times New Roman"/>
                <w:sz w:val="24"/>
                <w:szCs w:val="24"/>
                <w:lang w:val="en-US"/>
              </w:rPr>
            </w:pPr>
            <w:r>
              <w:rPr>
                <w:rFonts w:eastAsia="Times New Roman"/>
                <w:sz w:val="24"/>
                <w:szCs w:val="24"/>
                <w:lang w:val="en-US"/>
              </w:rPr>
              <w:t>N response</w:t>
            </w:r>
          </w:p>
        </w:tc>
        <w:tc>
          <w:tcPr>
            <w:tcW w:w="1360" w:type="dxa"/>
            <w:gridSpan w:val="2"/>
            <w:shd w:val="clear" w:color="auto" w:fill="auto"/>
            <w:vAlign w:val="bottom"/>
          </w:tcPr>
          <w:p w14:paraId="1F0CAB8B"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0.64</w:t>
            </w:r>
          </w:p>
        </w:tc>
        <w:tc>
          <w:tcPr>
            <w:tcW w:w="1440" w:type="dxa"/>
            <w:shd w:val="clear" w:color="auto" w:fill="auto"/>
            <w:vAlign w:val="bottom"/>
          </w:tcPr>
          <w:p w14:paraId="441DBFEC"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-0.76</w:t>
            </w:r>
          </w:p>
        </w:tc>
        <w:tc>
          <w:tcPr>
            <w:tcW w:w="1440" w:type="dxa"/>
            <w:shd w:val="clear" w:color="auto" w:fill="auto"/>
            <w:vAlign w:val="bottom"/>
          </w:tcPr>
          <w:p w14:paraId="4458A510"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0.10</w:t>
            </w:r>
          </w:p>
        </w:tc>
      </w:tr>
      <w:tr w:rsidR="00B53FA5" w14:paraId="17CC8619" w14:textId="77777777">
        <w:trPr>
          <w:trHeight w:val="300"/>
        </w:trPr>
        <w:tc>
          <w:tcPr>
            <w:tcW w:w="3339" w:type="dxa"/>
            <w:shd w:val="clear" w:color="auto" w:fill="auto"/>
            <w:vAlign w:val="center"/>
          </w:tcPr>
          <w:p w14:paraId="6AB359FB" w14:textId="77777777" w:rsidR="00B53FA5" w:rsidRDefault="0095641E">
            <w:pPr>
              <w:spacing w:line="240" w:lineRule="auto"/>
              <w:rPr>
                <w:rFonts w:eastAsia="Times New Roman"/>
                <w:sz w:val="24"/>
                <w:szCs w:val="24"/>
                <w:lang w:val="en-US"/>
              </w:rPr>
            </w:pPr>
            <w:r>
              <w:rPr>
                <w:rFonts w:eastAsia="Times New Roman"/>
                <w:sz w:val="24"/>
                <w:szCs w:val="24"/>
                <w:lang w:val="en-US"/>
              </w:rPr>
              <w:t>K response</w:t>
            </w:r>
          </w:p>
        </w:tc>
        <w:tc>
          <w:tcPr>
            <w:tcW w:w="1360" w:type="dxa"/>
            <w:gridSpan w:val="2"/>
            <w:shd w:val="clear" w:color="auto" w:fill="auto"/>
            <w:vAlign w:val="bottom"/>
          </w:tcPr>
          <w:p w14:paraId="7D8FF4DB"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0.53</w:t>
            </w:r>
          </w:p>
        </w:tc>
        <w:tc>
          <w:tcPr>
            <w:tcW w:w="1440" w:type="dxa"/>
            <w:shd w:val="clear" w:color="auto" w:fill="auto"/>
            <w:vAlign w:val="bottom"/>
          </w:tcPr>
          <w:p w14:paraId="16B16D5F"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0.35</w:t>
            </w:r>
          </w:p>
        </w:tc>
        <w:tc>
          <w:tcPr>
            <w:tcW w:w="1440" w:type="dxa"/>
            <w:shd w:val="clear" w:color="auto" w:fill="auto"/>
            <w:vAlign w:val="bottom"/>
          </w:tcPr>
          <w:p w14:paraId="2FBD9A13"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-0.78</w:t>
            </w:r>
          </w:p>
        </w:tc>
      </w:tr>
      <w:tr w:rsidR="00B53FA5" w14:paraId="3A8F1C2B" w14:textId="77777777">
        <w:trPr>
          <w:trHeight w:val="315"/>
        </w:trPr>
        <w:tc>
          <w:tcPr>
            <w:tcW w:w="3339" w:type="dxa"/>
            <w:tcBorders>
              <w:bottom w:val="single" w:sz="8" w:space="0" w:color="000000"/>
            </w:tcBorders>
            <w:shd w:val="clear" w:color="auto" w:fill="auto"/>
            <w:vAlign w:val="center"/>
          </w:tcPr>
          <w:p w14:paraId="1C413398" w14:textId="77777777" w:rsidR="00B53FA5" w:rsidRDefault="0095641E">
            <w:pPr>
              <w:spacing w:line="240" w:lineRule="auto"/>
              <w:rPr>
                <w:rFonts w:eastAsia="Times New Roman"/>
                <w:sz w:val="24"/>
                <w:szCs w:val="24"/>
                <w:lang w:val="en-US"/>
              </w:rPr>
            </w:pPr>
            <w:r>
              <w:rPr>
                <w:rFonts w:eastAsia="Times New Roman"/>
                <w:sz w:val="24"/>
                <w:szCs w:val="24"/>
                <w:lang w:val="en-US"/>
              </w:rPr>
              <w:t>P response</w:t>
            </w:r>
          </w:p>
        </w:tc>
        <w:tc>
          <w:tcPr>
            <w:tcW w:w="1360" w:type="dxa"/>
            <w:gridSpan w:val="2"/>
            <w:tcBorders>
              <w:bottom w:val="single" w:sz="8" w:space="0" w:color="000000"/>
            </w:tcBorders>
            <w:shd w:val="clear" w:color="auto" w:fill="auto"/>
            <w:vAlign w:val="bottom"/>
          </w:tcPr>
          <w:p w14:paraId="0C64FEC7"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0.55</w:t>
            </w:r>
          </w:p>
        </w:tc>
        <w:tc>
          <w:tcPr>
            <w:tcW w:w="1440" w:type="dxa"/>
            <w:tcBorders>
              <w:bottom w:val="single" w:sz="8" w:space="0" w:color="000000"/>
            </w:tcBorders>
            <w:shd w:val="clear" w:color="auto" w:fill="auto"/>
            <w:vAlign w:val="bottom"/>
          </w:tcPr>
          <w:p w14:paraId="198EC062"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0.55</w:t>
            </w:r>
          </w:p>
        </w:tc>
        <w:tc>
          <w:tcPr>
            <w:tcW w:w="1440" w:type="dxa"/>
            <w:tcBorders>
              <w:bottom w:val="single" w:sz="8" w:space="0" w:color="000000"/>
            </w:tcBorders>
            <w:shd w:val="clear" w:color="auto" w:fill="auto"/>
            <w:vAlign w:val="bottom"/>
          </w:tcPr>
          <w:p w14:paraId="147729E6" w14:textId="77777777" w:rsidR="00B53FA5" w:rsidRDefault="0095641E">
            <w:pPr>
              <w:spacing w:line="240" w:lineRule="auto"/>
              <w:jc w:val="right"/>
              <w:rPr>
                <w:rFonts w:eastAsia="Times New Roman"/>
                <w:sz w:val="24"/>
                <w:szCs w:val="24"/>
                <w:lang w:val="en-US"/>
              </w:rPr>
            </w:pPr>
            <w:r>
              <w:rPr>
                <w:rFonts w:eastAsia="Times New Roman"/>
                <w:sz w:val="24"/>
                <w:szCs w:val="24"/>
                <w:lang w:val="en-US"/>
              </w:rPr>
              <w:t>0.62</w:t>
            </w:r>
          </w:p>
        </w:tc>
      </w:tr>
    </w:tbl>
    <w:p w14:paraId="1F387FA1" w14:textId="77777777" w:rsidR="00B53FA5" w:rsidRDefault="00B53FA5">
      <w:pPr>
        <w:spacing w:after="160" w:line="259" w:lineRule="auto"/>
        <w:rPr>
          <w:b/>
          <w:sz w:val="20"/>
          <w:szCs w:val="20"/>
        </w:rPr>
      </w:pPr>
    </w:p>
    <w:p w14:paraId="55850D71" w14:textId="77777777" w:rsidR="00B53FA5" w:rsidRDefault="0095641E">
      <w:pPr>
        <w:rPr>
          <w:b/>
          <w:sz w:val="20"/>
          <w:szCs w:val="20"/>
        </w:rPr>
      </w:pPr>
      <w:r>
        <w:br w:type="page"/>
      </w:r>
    </w:p>
    <w:p w14:paraId="6C618C9A" w14:textId="77777777" w:rsidR="00B53FA5" w:rsidRDefault="0095641E">
      <w:pPr>
        <w:spacing w:after="160" w:line="259" w:lineRule="auto"/>
        <w:rPr>
          <w:b/>
          <w:sz w:val="20"/>
          <w:szCs w:val="20"/>
        </w:rPr>
      </w:pPr>
      <w:r>
        <w:rPr>
          <w:b/>
          <w:sz w:val="20"/>
          <w:szCs w:val="20"/>
        </w:rPr>
        <w:lastRenderedPageBreak/>
        <w:t xml:space="preserve"> Figure 3</w:t>
      </w:r>
    </w:p>
    <w:p w14:paraId="755BE701" w14:textId="77777777" w:rsidR="00B53FA5" w:rsidRDefault="0095641E">
      <w:pPr>
        <w:spacing w:after="160" w:line="259" w:lineRule="auto"/>
        <w:rPr>
          <w:sz w:val="20"/>
          <w:szCs w:val="20"/>
        </w:rPr>
      </w:pPr>
      <w:r>
        <w:rPr>
          <w:sz w:val="20"/>
          <w:szCs w:val="20"/>
        </w:rPr>
        <w:t xml:space="preserve">Major axis (MA) regression plots demonstrating pairwise correlations between estimated fertilization treatment responses. For each subplot, individual points </w:t>
      </w:r>
      <w:r>
        <w:rPr>
          <w:sz w:val="20"/>
          <w:szCs w:val="20"/>
        </w:rPr>
        <w:t>represent estimated species responses to different limiting resources, colored by species functional group. Colored lines indicate best-fit lines produced by MA regression. Slope coefficients and contrasts between functional groups are presented in Table 2</w:t>
      </w:r>
      <w:r>
        <w:rPr>
          <w:sz w:val="20"/>
          <w:szCs w:val="20"/>
        </w:rPr>
        <w:t>. Axes are displayed at log</w:t>
      </w:r>
      <w:r>
        <w:rPr>
          <w:sz w:val="20"/>
          <w:szCs w:val="20"/>
          <w:vertAlign w:val="subscript"/>
        </w:rPr>
        <w:t>2</w:t>
      </w:r>
      <w:r>
        <w:rPr>
          <w:sz w:val="20"/>
          <w:szCs w:val="20"/>
        </w:rPr>
        <w:t xml:space="preserve"> scale, such that a 1-unit increase corresponds to a doubling of species estimated cover. </w:t>
      </w:r>
    </w:p>
    <w:p w14:paraId="61BA0354" w14:textId="77777777" w:rsidR="00B53FA5" w:rsidRDefault="00B53FA5">
      <w:pPr>
        <w:spacing w:after="160" w:line="259" w:lineRule="auto"/>
        <w:rPr>
          <w:sz w:val="20"/>
          <w:szCs w:val="20"/>
        </w:rPr>
      </w:pPr>
    </w:p>
    <w:p w14:paraId="381E91FF" w14:textId="77777777" w:rsidR="00B53FA5" w:rsidRDefault="0095641E">
      <w:pPr>
        <w:spacing w:after="160" w:line="259" w:lineRule="auto"/>
        <w:rPr>
          <w:b/>
          <w:sz w:val="20"/>
          <w:szCs w:val="20"/>
        </w:rPr>
      </w:pPr>
      <w:r>
        <w:rPr>
          <w:noProof/>
          <w:lang w:val="en-US"/>
        </w:rPr>
        <w:drawing>
          <wp:inline distT="0" distB="0" distL="0" distR="0" wp14:anchorId="015B3E65" wp14:editId="24754E62">
            <wp:extent cx="5943600" cy="296989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5"/>
                    <a:stretch>
                      <a:fillRect/>
                    </a:stretch>
                  </pic:blipFill>
                  <pic:spPr bwMode="auto">
                    <a:xfrm>
                      <a:off x="0" y="0"/>
                      <a:ext cx="5943600" cy="2969895"/>
                    </a:xfrm>
                    <a:prstGeom prst="rect">
                      <a:avLst/>
                    </a:prstGeom>
                  </pic:spPr>
                </pic:pic>
              </a:graphicData>
            </a:graphic>
          </wp:inline>
        </w:drawing>
      </w:r>
    </w:p>
    <w:p w14:paraId="07D3AD5F" w14:textId="77777777" w:rsidR="00B53FA5" w:rsidRDefault="0095641E">
      <w:pPr>
        <w:spacing w:after="160" w:line="259" w:lineRule="auto"/>
        <w:rPr>
          <w:b/>
          <w:sz w:val="20"/>
          <w:szCs w:val="20"/>
        </w:rPr>
      </w:pPr>
      <w:r>
        <w:rPr>
          <w:b/>
          <w:sz w:val="20"/>
          <w:szCs w:val="20"/>
        </w:rPr>
        <w:t>Table 2</w:t>
      </w:r>
    </w:p>
    <w:p w14:paraId="5EAEBECC" w14:textId="77777777" w:rsidR="00B53FA5" w:rsidRDefault="0095641E">
      <w:pPr>
        <w:spacing w:after="160" w:line="259" w:lineRule="auto"/>
        <w:rPr>
          <w:sz w:val="20"/>
          <w:szCs w:val="20"/>
        </w:rPr>
      </w:pPr>
      <w:r>
        <w:rPr>
          <w:sz w:val="20"/>
          <w:szCs w:val="20"/>
        </w:rPr>
        <w:t xml:space="preserve">Results of SMA model fitting to pairwise treatment responses. For each pairwise combination of treatment response </w:t>
      </w:r>
      <w:r>
        <w:rPr>
          <w:sz w:val="20"/>
          <w:szCs w:val="20"/>
        </w:rPr>
        <w:t>coefficients, the within-group model R-squared, group slope, and post-hoc group labeling is presented. Groups where fitted slopes varied significantly (P &lt; 0.05) were assigned different labels. P-values adjusted for multiple comparison using the Sidak corr</w:t>
      </w:r>
      <w:r>
        <w:rPr>
          <w:sz w:val="20"/>
          <w:szCs w:val="20"/>
        </w:rPr>
        <w:t xml:space="preserve">ection. Generally, leguminous species often show distinct responses relative to other functional groups, particularly between estimated N and P response coefficients. Legumes appear to show greater specialization to P than other nutrients, exhibiting more </w:t>
      </w:r>
      <w:r>
        <w:rPr>
          <w:sz w:val="20"/>
          <w:szCs w:val="20"/>
        </w:rPr>
        <w:t>extreme responses than would be expected given overall trends.</w:t>
      </w:r>
    </w:p>
    <w:p w14:paraId="70DA752B" w14:textId="77777777" w:rsidR="00B53FA5" w:rsidRDefault="00B53FA5">
      <w:pPr>
        <w:spacing w:after="160" w:line="259" w:lineRule="auto"/>
        <w:rPr>
          <w:sz w:val="20"/>
          <w:szCs w:val="20"/>
        </w:rPr>
      </w:pPr>
    </w:p>
    <w:tbl>
      <w:tblPr>
        <w:tblW w:w="10846" w:type="dxa"/>
        <w:tblInd w:w="-734" w:type="dxa"/>
        <w:tblLook w:val="04A0" w:firstRow="1" w:lastRow="0" w:firstColumn="1" w:lastColumn="0" w:noHBand="0" w:noVBand="1"/>
      </w:tblPr>
      <w:tblGrid>
        <w:gridCol w:w="1626"/>
        <w:gridCol w:w="706"/>
        <w:gridCol w:w="1231"/>
        <w:gridCol w:w="779"/>
        <w:gridCol w:w="828"/>
        <w:gridCol w:w="1231"/>
        <w:gridCol w:w="779"/>
        <w:gridCol w:w="828"/>
        <w:gridCol w:w="1231"/>
        <w:gridCol w:w="779"/>
        <w:gridCol w:w="828"/>
      </w:tblGrid>
      <w:tr w:rsidR="00B53FA5" w14:paraId="39D2F323" w14:textId="77777777">
        <w:trPr>
          <w:trHeight w:val="300"/>
        </w:trPr>
        <w:tc>
          <w:tcPr>
            <w:tcW w:w="1676" w:type="dxa"/>
            <w:tcBorders>
              <w:bottom w:val="single" w:sz="4" w:space="0" w:color="000000"/>
            </w:tcBorders>
            <w:shd w:val="clear" w:color="auto" w:fill="auto"/>
            <w:vAlign w:val="bottom"/>
          </w:tcPr>
          <w:p w14:paraId="07CDE364" w14:textId="77777777" w:rsidR="00B53FA5" w:rsidRDefault="0095641E">
            <w:pPr>
              <w:spacing w:line="240" w:lineRule="auto"/>
              <w:rPr>
                <w:rFonts w:eastAsia="Times New Roman"/>
                <w:color w:val="000000"/>
                <w:lang w:val="en-US"/>
              </w:rPr>
            </w:pPr>
            <w:r>
              <w:rPr>
                <w:rFonts w:eastAsia="Times New Roman"/>
                <w:color w:val="000000"/>
                <w:lang w:val="en-US"/>
              </w:rPr>
              <w:t> </w:t>
            </w:r>
          </w:p>
        </w:tc>
        <w:tc>
          <w:tcPr>
            <w:tcW w:w="688" w:type="dxa"/>
            <w:tcBorders>
              <w:bottom w:val="single" w:sz="4" w:space="0" w:color="000000"/>
              <w:right w:val="single" w:sz="4" w:space="0" w:color="000000"/>
            </w:tcBorders>
            <w:shd w:val="clear" w:color="auto" w:fill="auto"/>
            <w:vAlign w:val="bottom"/>
          </w:tcPr>
          <w:p w14:paraId="0099350B" w14:textId="77777777" w:rsidR="00B53FA5" w:rsidRDefault="0095641E">
            <w:pPr>
              <w:spacing w:line="240" w:lineRule="auto"/>
              <w:rPr>
                <w:rFonts w:eastAsia="Times New Roman"/>
                <w:color w:val="000000"/>
                <w:lang w:val="en-US"/>
              </w:rPr>
            </w:pPr>
            <w:r>
              <w:rPr>
                <w:rFonts w:eastAsia="Times New Roman"/>
                <w:color w:val="000000"/>
                <w:lang w:val="en-US"/>
              </w:rPr>
              <w:t> </w:t>
            </w:r>
          </w:p>
        </w:tc>
        <w:tc>
          <w:tcPr>
            <w:tcW w:w="2826" w:type="dxa"/>
            <w:gridSpan w:val="3"/>
            <w:tcBorders>
              <w:bottom w:val="single" w:sz="4" w:space="0" w:color="000000"/>
              <w:right w:val="single" w:sz="4" w:space="0" w:color="000000"/>
            </w:tcBorders>
            <w:shd w:val="clear" w:color="auto" w:fill="auto"/>
            <w:vAlign w:val="bottom"/>
          </w:tcPr>
          <w:p w14:paraId="1094A5F0" w14:textId="77777777" w:rsidR="00B53FA5" w:rsidRDefault="0095641E">
            <w:pPr>
              <w:spacing w:line="240" w:lineRule="auto"/>
              <w:jc w:val="center"/>
              <w:rPr>
                <w:rFonts w:eastAsia="Times New Roman"/>
                <w:color w:val="000000"/>
                <w:lang w:val="en-US"/>
              </w:rPr>
            </w:pPr>
            <w:r>
              <w:rPr>
                <w:rFonts w:eastAsia="Times New Roman"/>
                <w:color w:val="000000"/>
                <w:lang w:val="en-US"/>
              </w:rPr>
              <w:t>N - P</w:t>
            </w:r>
          </w:p>
        </w:tc>
        <w:tc>
          <w:tcPr>
            <w:tcW w:w="2827" w:type="dxa"/>
            <w:gridSpan w:val="3"/>
            <w:tcBorders>
              <w:bottom w:val="single" w:sz="4" w:space="0" w:color="000000"/>
              <w:right w:val="single" w:sz="4" w:space="0" w:color="000000"/>
            </w:tcBorders>
            <w:shd w:val="clear" w:color="auto" w:fill="auto"/>
            <w:vAlign w:val="bottom"/>
          </w:tcPr>
          <w:p w14:paraId="31AEB1D8" w14:textId="77777777" w:rsidR="00B53FA5" w:rsidRDefault="0095641E">
            <w:pPr>
              <w:spacing w:line="240" w:lineRule="auto"/>
              <w:jc w:val="center"/>
              <w:rPr>
                <w:rFonts w:eastAsia="Times New Roman"/>
                <w:color w:val="000000"/>
                <w:lang w:val="en-US"/>
              </w:rPr>
            </w:pPr>
            <w:r>
              <w:rPr>
                <w:rFonts w:eastAsia="Times New Roman"/>
                <w:color w:val="000000"/>
                <w:lang w:val="en-US"/>
              </w:rPr>
              <w:t>N - K</w:t>
            </w:r>
          </w:p>
        </w:tc>
        <w:tc>
          <w:tcPr>
            <w:tcW w:w="2827" w:type="dxa"/>
            <w:gridSpan w:val="3"/>
            <w:tcBorders>
              <w:bottom w:val="single" w:sz="4" w:space="0" w:color="000000"/>
            </w:tcBorders>
            <w:shd w:val="clear" w:color="auto" w:fill="auto"/>
            <w:vAlign w:val="bottom"/>
          </w:tcPr>
          <w:p w14:paraId="15E97FA7" w14:textId="77777777" w:rsidR="00B53FA5" w:rsidRDefault="0095641E">
            <w:pPr>
              <w:spacing w:line="240" w:lineRule="auto"/>
              <w:jc w:val="center"/>
              <w:rPr>
                <w:rFonts w:eastAsia="Times New Roman"/>
                <w:color w:val="000000"/>
                <w:lang w:val="en-US"/>
              </w:rPr>
            </w:pPr>
            <w:r>
              <w:rPr>
                <w:rFonts w:eastAsia="Times New Roman"/>
                <w:color w:val="000000"/>
                <w:lang w:val="en-US"/>
              </w:rPr>
              <w:t>P - K</w:t>
            </w:r>
          </w:p>
        </w:tc>
      </w:tr>
      <w:tr w:rsidR="00B53FA5" w14:paraId="784312B2" w14:textId="77777777">
        <w:trPr>
          <w:trHeight w:val="300"/>
        </w:trPr>
        <w:tc>
          <w:tcPr>
            <w:tcW w:w="1676" w:type="dxa"/>
            <w:tcBorders>
              <w:bottom w:val="single" w:sz="4" w:space="0" w:color="000000"/>
            </w:tcBorders>
            <w:shd w:val="clear" w:color="auto" w:fill="auto"/>
            <w:vAlign w:val="bottom"/>
          </w:tcPr>
          <w:p w14:paraId="6CC65027" w14:textId="77777777" w:rsidR="00B53FA5" w:rsidRDefault="0095641E">
            <w:pPr>
              <w:spacing w:line="240" w:lineRule="auto"/>
              <w:rPr>
                <w:rFonts w:eastAsia="Times New Roman"/>
                <w:color w:val="000000"/>
                <w:lang w:val="en-US"/>
              </w:rPr>
            </w:pPr>
            <w:r>
              <w:rPr>
                <w:rFonts w:eastAsia="Times New Roman"/>
                <w:color w:val="000000"/>
                <w:lang w:val="en-US"/>
              </w:rPr>
              <w:t>Functional Group</w:t>
            </w:r>
          </w:p>
        </w:tc>
        <w:tc>
          <w:tcPr>
            <w:tcW w:w="688" w:type="dxa"/>
            <w:tcBorders>
              <w:bottom w:val="single" w:sz="4" w:space="0" w:color="000000"/>
              <w:right w:val="single" w:sz="4" w:space="0" w:color="000000"/>
            </w:tcBorders>
            <w:shd w:val="clear" w:color="auto" w:fill="auto"/>
            <w:vAlign w:val="bottom"/>
          </w:tcPr>
          <w:p w14:paraId="0EFDE6CD" w14:textId="77777777" w:rsidR="00B53FA5" w:rsidRDefault="0095641E">
            <w:pPr>
              <w:spacing w:line="240" w:lineRule="auto"/>
              <w:jc w:val="right"/>
              <w:rPr>
                <w:rFonts w:eastAsia="Times New Roman"/>
                <w:i/>
                <w:iCs/>
                <w:color w:val="000000"/>
                <w:lang w:val="en-US"/>
              </w:rPr>
            </w:pPr>
            <w:r>
              <w:rPr>
                <w:rFonts w:eastAsia="Times New Roman"/>
                <w:i/>
                <w:iCs/>
                <w:color w:val="000000"/>
                <w:lang w:val="en-US"/>
              </w:rPr>
              <w:t>n</w:t>
            </w:r>
          </w:p>
        </w:tc>
        <w:tc>
          <w:tcPr>
            <w:tcW w:w="1258" w:type="dxa"/>
            <w:tcBorders>
              <w:bottom w:val="single" w:sz="4" w:space="0" w:color="000000"/>
            </w:tcBorders>
            <w:shd w:val="clear" w:color="auto" w:fill="auto"/>
            <w:vAlign w:val="bottom"/>
          </w:tcPr>
          <w:p w14:paraId="3D8BF90D" w14:textId="77777777" w:rsidR="00B53FA5" w:rsidRDefault="0095641E">
            <w:pPr>
              <w:spacing w:line="240" w:lineRule="auto"/>
              <w:jc w:val="right"/>
              <w:rPr>
                <w:rFonts w:eastAsia="Times New Roman"/>
                <w:color w:val="000000"/>
                <w:lang w:val="en-US"/>
              </w:rPr>
            </w:pPr>
            <w:r>
              <w:rPr>
                <w:rFonts w:eastAsia="Times New Roman"/>
                <w:color w:val="000000"/>
                <w:lang w:val="en-US"/>
              </w:rPr>
              <w:t>R-squared</w:t>
            </w:r>
          </w:p>
        </w:tc>
        <w:tc>
          <w:tcPr>
            <w:tcW w:w="759" w:type="dxa"/>
            <w:tcBorders>
              <w:bottom w:val="single" w:sz="4" w:space="0" w:color="000000"/>
            </w:tcBorders>
            <w:shd w:val="clear" w:color="auto" w:fill="auto"/>
            <w:vAlign w:val="bottom"/>
          </w:tcPr>
          <w:p w14:paraId="3DDE3280" w14:textId="77777777" w:rsidR="00B53FA5" w:rsidRDefault="0095641E">
            <w:pPr>
              <w:spacing w:line="240" w:lineRule="auto"/>
              <w:jc w:val="right"/>
              <w:rPr>
                <w:rFonts w:eastAsia="Times New Roman"/>
                <w:color w:val="000000"/>
                <w:lang w:val="en-US"/>
              </w:rPr>
            </w:pPr>
            <w:r>
              <w:rPr>
                <w:rFonts w:eastAsia="Times New Roman"/>
                <w:color w:val="000000"/>
                <w:lang w:val="en-US"/>
              </w:rPr>
              <w:t>Slope</w:t>
            </w:r>
          </w:p>
        </w:tc>
        <w:tc>
          <w:tcPr>
            <w:tcW w:w="807" w:type="dxa"/>
            <w:tcBorders>
              <w:bottom w:val="single" w:sz="4" w:space="0" w:color="000000"/>
              <w:right w:val="single" w:sz="4" w:space="0" w:color="000000"/>
            </w:tcBorders>
            <w:shd w:val="clear" w:color="auto" w:fill="auto"/>
            <w:vAlign w:val="bottom"/>
          </w:tcPr>
          <w:p w14:paraId="10443CFB" w14:textId="77777777" w:rsidR="00B53FA5" w:rsidRDefault="0095641E">
            <w:pPr>
              <w:spacing w:line="240" w:lineRule="auto"/>
              <w:jc w:val="right"/>
              <w:rPr>
                <w:rFonts w:eastAsia="Times New Roman"/>
                <w:color w:val="000000"/>
                <w:lang w:val="en-US"/>
              </w:rPr>
            </w:pPr>
            <w:r>
              <w:rPr>
                <w:rFonts w:eastAsia="Times New Roman"/>
                <w:color w:val="000000"/>
                <w:lang w:val="en-US"/>
              </w:rPr>
              <w:t>Group</w:t>
            </w:r>
          </w:p>
        </w:tc>
        <w:tc>
          <w:tcPr>
            <w:tcW w:w="1258" w:type="dxa"/>
            <w:tcBorders>
              <w:bottom w:val="single" w:sz="4" w:space="0" w:color="000000"/>
            </w:tcBorders>
            <w:shd w:val="clear" w:color="auto" w:fill="auto"/>
            <w:vAlign w:val="bottom"/>
          </w:tcPr>
          <w:p w14:paraId="24E432EA" w14:textId="77777777" w:rsidR="00B53FA5" w:rsidRDefault="0095641E">
            <w:pPr>
              <w:spacing w:line="240" w:lineRule="auto"/>
              <w:jc w:val="right"/>
              <w:rPr>
                <w:rFonts w:eastAsia="Times New Roman"/>
                <w:color w:val="000000"/>
                <w:lang w:val="en-US"/>
              </w:rPr>
            </w:pPr>
            <w:r>
              <w:rPr>
                <w:rFonts w:eastAsia="Times New Roman"/>
                <w:color w:val="000000"/>
                <w:lang w:val="en-US"/>
              </w:rPr>
              <w:t>R-squared</w:t>
            </w:r>
          </w:p>
        </w:tc>
        <w:tc>
          <w:tcPr>
            <w:tcW w:w="760" w:type="dxa"/>
            <w:tcBorders>
              <w:bottom w:val="single" w:sz="4" w:space="0" w:color="000000"/>
            </w:tcBorders>
            <w:shd w:val="clear" w:color="auto" w:fill="auto"/>
            <w:vAlign w:val="bottom"/>
          </w:tcPr>
          <w:p w14:paraId="61820AA8" w14:textId="77777777" w:rsidR="00B53FA5" w:rsidRDefault="0095641E">
            <w:pPr>
              <w:spacing w:line="240" w:lineRule="auto"/>
              <w:jc w:val="right"/>
              <w:rPr>
                <w:rFonts w:eastAsia="Times New Roman"/>
                <w:color w:val="000000"/>
                <w:lang w:val="en-US"/>
              </w:rPr>
            </w:pPr>
            <w:r>
              <w:rPr>
                <w:rFonts w:eastAsia="Times New Roman"/>
                <w:color w:val="000000"/>
                <w:lang w:val="en-US"/>
              </w:rPr>
              <w:t>Slope</w:t>
            </w:r>
          </w:p>
        </w:tc>
        <w:tc>
          <w:tcPr>
            <w:tcW w:w="807" w:type="dxa"/>
            <w:tcBorders>
              <w:bottom w:val="single" w:sz="4" w:space="0" w:color="000000"/>
              <w:right w:val="single" w:sz="4" w:space="0" w:color="000000"/>
            </w:tcBorders>
            <w:shd w:val="clear" w:color="auto" w:fill="auto"/>
            <w:vAlign w:val="bottom"/>
          </w:tcPr>
          <w:p w14:paraId="54DFAC17" w14:textId="77777777" w:rsidR="00B53FA5" w:rsidRDefault="0095641E">
            <w:pPr>
              <w:spacing w:line="240" w:lineRule="auto"/>
              <w:jc w:val="right"/>
              <w:rPr>
                <w:rFonts w:eastAsia="Times New Roman"/>
                <w:color w:val="000000"/>
                <w:lang w:val="en-US"/>
              </w:rPr>
            </w:pPr>
            <w:r>
              <w:rPr>
                <w:rFonts w:eastAsia="Times New Roman"/>
                <w:color w:val="000000"/>
                <w:lang w:val="en-US"/>
              </w:rPr>
              <w:t>Group</w:t>
            </w:r>
          </w:p>
        </w:tc>
        <w:tc>
          <w:tcPr>
            <w:tcW w:w="1258" w:type="dxa"/>
            <w:tcBorders>
              <w:bottom w:val="single" w:sz="4" w:space="0" w:color="000000"/>
            </w:tcBorders>
            <w:shd w:val="clear" w:color="auto" w:fill="auto"/>
            <w:vAlign w:val="bottom"/>
          </w:tcPr>
          <w:p w14:paraId="23D9DF20" w14:textId="77777777" w:rsidR="00B53FA5" w:rsidRDefault="0095641E">
            <w:pPr>
              <w:spacing w:line="240" w:lineRule="auto"/>
              <w:jc w:val="right"/>
              <w:rPr>
                <w:rFonts w:eastAsia="Times New Roman"/>
                <w:color w:val="000000"/>
                <w:lang w:val="en-US"/>
              </w:rPr>
            </w:pPr>
            <w:r>
              <w:rPr>
                <w:rFonts w:eastAsia="Times New Roman"/>
                <w:color w:val="000000"/>
                <w:lang w:val="en-US"/>
              </w:rPr>
              <w:t>R-squared</w:t>
            </w:r>
          </w:p>
        </w:tc>
        <w:tc>
          <w:tcPr>
            <w:tcW w:w="759" w:type="dxa"/>
            <w:tcBorders>
              <w:bottom w:val="single" w:sz="4" w:space="0" w:color="000000"/>
            </w:tcBorders>
            <w:shd w:val="clear" w:color="auto" w:fill="auto"/>
            <w:vAlign w:val="bottom"/>
          </w:tcPr>
          <w:p w14:paraId="78519042" w14:textId="77777777" w:rsidR="00B53FA5" w:rsidRDefault="0095641E">
            <w:pPr>
              <w:spacing w:line="240" w:lineRule="auto"/>
              <w:jc w:val="right"/>
              <w:rPr>
                <w:rFonts w:eastAsia="Times New Roman"/>
                <w:color w:val="000000"/>
                <w:lang w:val="en-US"/>
              </w:rPr>
            </w:pPr>
            <w:r>
              <w:rPr>
                <w:rFonts w:eastAsia="Times New Roman"/>
                <w:color w:val="000000"/>
                <w:lang w:val="en-US"/>
              </w:rPr>
              <w:t>Slope</w:t>
            </w:r>
          </w:p>
        </w:tc>
        <w:tc>
          <w:tcPr>
            <w:tcW w:w="814" w:type="dxa"/>
            <w:tcBorders>
              <w:bottom w:val="single" w:sz="4" w:space="0" w:color="000000"/>
            </w:tcBorders>
            <w:shd w:val="clear" w:color="auto" w:fill="auto"/>
            <w:vAlign w:val="bottom"/>
          </w:tcPr>
          <w:p w14:paraId="6C1838AC" w14:textId="77777777" w:rsidR="00B53FA5" w:rsidRDefault="0095641E">
            <w:pPr>
              <w:spacing w:line="240" w:lineRule="auto"/>
              <w:jc w:val="right"/>
              <w:rPr>
                <w:rFonts w:eastAsia="Times New Roman"/>
                <w:color w:val="000000"/>
                <w:lang w:val="en-US"/>
              </w:rPr>
            </w:pPr>
            <w:r>
              <w:rPr>
                <w:rFonts w:eastAsia="Times New Roman"/>
                <w:color w:val="000000"/>
                <w:lang w:val="en-US"/>
              </w:rPr>
              <w:t>Group</w:t>
            </w:r>
          </w:p>
        </w:tc>
      </w:tr>
      <w:tr w:rsidR="00B53FA5" w14:paraId="52A03C06" w14:textId="77777777">
        <w:trPr>
          <w:trHeight w:val="300"/>
        </w:trPr>
        <w:tc>
          <w:tcPr>
            <w:tcW w:w="1676" w:type="dxa"/>
            <w:shd w:val="clear" w:color="auto" w:fill="auto"/>
            <w:vAlign w:val="bottom"/>
          </w:tcPr>
          <w:p w14:paraId="40312C60" w14:textId="77777777" w:rsidR="00B53FA5" w:rsidRDefault="0095641E">
            <w:pPr>
              <w:spacing w:line="240" w:lineRule="auto"/>
              <w:rPr>
                <w:rFonts w:eastAsia="Times New Roman"/>
                <w:color w:val="000000"/>
                <w:lang w:val="en-US"/>
              </w:rPr>
            </w:pPr>
            <w:r>
              <w:rPr>
                <w:rFonts w:eastAsia="Times New Roman"/>
                <w:color w:val="000000"/>
                <w:lang w:val="en-US"/>
              </w:rPr>
              <w:t>Forb</w:t>
            </w:r>
          </w:p>
        </w:tc>
        <w:tc>
          <w:tcPr>
            <w:tcW w:w="688" w:type="dxa"/>
            <w:tcBorders>
              <w:right w:val="single" w:sz="4" w:space="0" w:color="000000"/>
            </w:tcBorders>
            <w:shd w:val="clear" w:color="auto" w:fill="auto"/>
            <w:vAlign w:val="bottom"/>
          </w:tcPr>
          <w:p w14:paraId="39804680" w14:textId="77777777" w:rsidR="00B53FA5" w:rsidRDefault="0095641E">
            <w:pPr>
              <w:spacing w:line="240" w:lineRule="auto"/>
              <w:jc w:val="right"/>
              <w:rPr>
                <w:rFonts w:eastAsia="Times New Roman"/>
                <w:color w:val="000000"/>
                <w:lang w:val="en-US"/>
              </w:rPr>
            </w:pPr>
            <w:r>
              <w:rPr>
                <w:rFonts w:eastAsia="Times New Roman"/>
                <w:color w:val="000000"/>
                <w:lang w:val="en-US"/>
              </w:rPr>
              <w:t>1479</w:t>
            </w:r>
          </w:p>
        </w:tc>
        <w:tc>
          <w:tcPr>
            <w:tcW w:w="1258" w:type="dxa"/>
            <w:shd w:val="clear" w:color="auto" w:fill="auto"/>
            <w:vAlign w:val="bottom"/>
          </w:tcPr>
          <w:p w14:paraId="091D7E5C" w14:textId="77777777" w:rsidR="00B53FA5" w:rsidRDefault="0095641E">
            <w:pPr>
              <w:spacing w:line="240" w:lineRule="auto"/>
              <w:jc w:val="right"/>
              <w:rPr>
                <w:rFonts w:eastAsia="Times New Roman"/>
                <w:color w:val="000000"/>
                <w:lang w:val="en-US"/>
              </w:rPr>
            </w:pPr>
            <w:r>
              <w:rPr>
                <w:rFonts w:eastAsia="Times New Roman"/>
                <w:color w:val="000000"/>
                <w:lang w:val="en-US"/>
              </w:rPr>
              <w:t>0.18</w:t>
            </w:r>
          </w:p>
        </w:tc>
        <w:tc>
          <w:tcPr>
            <w:tcW w:w="759" w:type="dxa"/>
            <w:shd w:val="clear" w:color="auto" w:fill="auto"/>
            <w:vAlign w:val="bottom"/>
          </w:tcPr>
          <w:p w14:paraId="4B854B70" w14:textId="77777777" w:rsidR="00B53FA5" w:rsidRDefault="0095641E">
            <w:pPr>
              <w:spacing w:line="240" w:lineRule="auto"/>
              <w:jc w:val="right"/>
              <w:rPr>
                <w:rFonts w:eastAsia="Times New Roman"/>
                <w:color w:val="000000"/>
                <w:lang w:val="en-US"/>
              </w:rPr>
            </w:pPr>
            <w:r>
              <w:rPr>
                <w:rFonts w:eastAsia="Times New Roman"/>
                <w:color w:val="000000"/>
                <w:lang w:val="en-US"/>
              </w:rPr>
              <w:t>0.86</w:t>
            </w:r>
          </w:p>
        </w:tc>
        <w:tc>
          <w:tcPr>
            <w:tcW w:w="807" w:type="dxa"/>
            <w:tcBorders>
              <w:right w:val="single" w:sz="4" w:space="0" w:color="000000"/>
            </w:tcBorders>
            <w:shd w:val="clear" w:color="auto" w:fill="auto"/>
            <w:vAlign w:val="bottom"/>
          </w:tcPr>
          <w:p w14:paraId="53ABF47C" w14:textId="77777777" w:rsidR="00B53FA5" w:rsidRDefault="0095641E">
            <w:pPr>
              <w:spacing w:line="240" w:lineRule="auto"/>
              <w:jc w:val="right"/>
              <w:rPr>
                <w:rFonts w:eastAsia="Times New Roman"/>
                <w:color w:val="000000"/>
                <w:lang w:val="en-US"/>
              </w:rPr>
            </w:pPr>
            <w:r>
              <w:rPr>
                <w:rFonts w:eastAsia="Times New Roman"/>
                <w:color w:val="000000"/>
                <w:lang w:val="en-US"/>
              </w:rPr>
              <w:t>1</w:t>
            </w:r>
          </w:p>
        </w:tc>
        <w:tc>
          <w:tcPr>
            <w:tcW w:w="1258" w:type="dxa"/>
            <w:shd w:val="clear" w:color="auto" w:fill="auto"/>
            <w:vAlign w:val="bottom"/>
          </w:tcPr>
          <w:p w14:paraId="06CF0900" w14:textId="77777777" w:rsidR="00B53FA5" w:rsidRDefault="0095641E">
            <w:pPr>
              <w:spacing w:line="240" w:lineRule="auto"/>
              <w:jc w:val="right"/>
              <w:rPr>
                <w:rFonts w:eastAsia="Times New Roman"/>
                <w:color w:val="000000"/>
                <w:lang w:val="en-US"/>
              </w:rPr>
            </w:pPr>
            <w:r>
              <w:rPr>
                <w:rFonts w:eastAsia="Times New Roman"/>
                <w:color w:val="000000"/>
                <w:lang w:val="en-US"/>
              </w:rPr>
              <w:t>0.20</w:t>
            </w:r>
          </w:p>
        </w:tc>
        <w:tc>
          <w:tcPr>
            <w:tcW w:w="760" w:type="dxa"/>
            <w:shd w:val="clear" w:color="auto" w:fill="auto"/>
            <w:vAlign w:val="bottom"/>
          </w:tcPr>
          <w:p w14:paraId="4F98F135" w14:textId="77777777" w:rsidR="00B53FA5" w:rsidRDefault="0095641E">
            <w:pPr>
              <w:spacing w:line="240" w:lineRule="auto"/>
              <w:jc w:val="right"/>
              <w:rPr>
                <w:rFonts w:eastAsia="Times New Roman"/>
                <w:color w:val="000000"/>
                <w:lang w:val="en-US"/>
              </w:rPr>
            </w:pPr>
            <w:r>
              <w:rPr>
                <w:rFonts w:eastAsia="Times New Roman"/>
                <w:color w:val="000000"/>
                <w:lang w:val="en-US"/>
              </w:rPr>
              <w:t>0.86</w:t>
            </w:r>
          </w:p>
        </w:tc>
        <w:tc>
          <w:tcPr>
            <w:tcW w:w="807" w:type="dxa"/>
            <w:tcBorders>
              <w:right w:val="single" w:sz="4" w:space="0" w:color="000000"/>
            </w:tcBorders>
            <w:shd w:val="clear" w:color="auto" w:fill="auto"/>
            <w:vAlign w:val="bottom"/>
          </w:tcPr>
          <w:p w14:paraId="396A5E8A" w14:textId="77777777" w:rsidR="00B53FA5" w:rsidRDefault="0095641E">
            <w:pPr>
              <w:spacing w:line="240" w:lineRule="auto"/>
              <w:jc w:val="right"/>
              <w:rPr>
                <w:rFonts w:eastAsia="Times New Roman"/>
                <w:color w:val="000000"/>
                <w:lang w:val="en-US"/>
              </w:rPr>
            </w:pPr>
            <w:r>
              <w:rPr>
                <w:rFonts w:eastAsia="Times New Roman"/>
                <w:color w:val="000000"/>
                <w:lang w:val="en-US"/>
              </w:rPr>
              <w:t>1</w:t>
            </w:r>
          </w:p>
        </w:tc>
        <w:tc>
          <w:tcPr>
            <w:tcW w:w="1258" w:type="dxa"/>
            <w:shd w:val="clear" w:color="auto" w:fill="auto"/>
            <w:vAlign w:val="bottom"/>
          </w:tcPr>
          <w:p w14:paraId="40B99745" w14:textId="77777777" w:rsidR="00B53FA5" w:rsidRDefault="0095641E">
            <w:pPr>
              <w:spacing w:line="240" w:lineRule="auto"/>
              <w:jc w:val="right"/>
              <w:rPr>
                <w:rFonts w:eastAsia="Times New Roman"/>
                <w:color w:val="000000"/>
                <w:lang w:val="en-US"/>
              </w:rPr>
            </w:pPr>
            <w:r>
              <w:rPr>
                <w:rFonts w:eastAsia="Times New Roman"/>
                <w:color w:val="000000"/>
                <w:lang w:val="en-US"/>
              </w:rPr>
              <w:t>0.19</w:t>
            </w:r>
          </w:p>
        </w:tc>
        <w:tc>
          <w:tcPr>
            <w:tcW w:w="759" w:type="dxa"/>
            <w:shd w:val="clear" w:color="auto" w:fill="auto"/>
            <w:vAlign w:val="bottom"/>
          </w:tcPr>
          <w:p w14:paraId="2AED0251" w14:textId="77777777" w:rsidR="00B53FA5" w:rsidRDefault="0095641E">
            <w:pPr>
              <w:spacing w:line="240" w:lineRule="auto"/>
              <w:jc w:val="right"/>
              <w:rPr>
                <w:rFonts w:eastAsia="Times New Roman"/>
                <w:color w:val="000000"/>
                <w:lang w:val="en-US"/>
              </w:rPr>
            </w:pPr>
            <w:r>
              <w:rPr>
                <w:rFonts w:eastAsia="Times New Roman"/>
                <w:color w:val="000000"/>
                <w:lang w:val="en-US"/>
              </w:rPr>
              <w:t>1.01</w:t>
            </w:r>
          </w:p>
        </w:tc>
        <w:tc>
          <w:tcPr>
            <w:tcW w:w="814" w:type="dxa"/>
            <w:shd w:val="clear" w:color="auto" w:fill="auto"/>
            <w:vAlign w:val="bottom"/>
          </w:tcPr>
          <w:p w14:paraId="617EA581" w14:textId="77777777" w:rsidR="00B53FA5" w:rsidRDefault="0095641E">
            <w:pPr>
              <w:spacing w:line="240" w:lineRule="auto"/>
              <w:jc w:val="right"/>
              <w:rPr>
                <w:rFonts w:eastAsia="Times New Roman"/>
                <w:color w:val="000000"/>
                <w:lang w:val="en-US"/>
              </w:rPr>
            </w:pPr>
            <w:r>
              <w:rPr>
                <w:rFonts w:eastAsia="Times New Roman"/>
                <w:color w:val="000000"/>
                <w:lang w:val="en-US"/>
              </w:rPr>
              <w:t>1</w:t>
            </w:r>
          </w:p>
        </w:tc>
      </w:tr>
      <w:tr w:rsidR="00B53FA5" w14:paraId="316651D6" w14:textId="77777777">
        <w:trPr>
          <w:trHeight w:val="300"/>
        </w:trPr>
        <w:tc>
          <w:tcPr>
            <w:tcW w:w="1676" w:type="dxa"/>
            <w:shd w:val="clear" w:color="auto" w:fill="auto"/>
            <w:vAlign w:val="bottom"/>
          </w:tcPr>
          <w:p w14:paraId="682B9D2D" w14:textId="77777777" w:rsidR="00B53FA5" w:rsidRDefault="0095641E">
            <w:pPr>
              <w:spacing w:line="240" w:lineRule="auto"/>
              <w:rPr>
                <w:rFonts w:eastAsia="Times New Roman"/>
                <w:color w:val="000000"/>
                <w:lang w:val="en-US"/>
              </w:rPr>
            </w:pPr>
            <w:r>
              <w:rPr>
                <w:rFonts w:eastAsia="Times New Roman"/>
                <w:color w:val="000000"/>
                <w:lang w:val="en-US"/>
              </w:rPr>
              <w:t>Graminoid</w:t>
            </w:r>
          </w:p>
        </w:tc>
        <w:tc>
          <w:tcPr>
            <w:tcW w:w="688" w:type="dxa"/>
            <w:tcBorders>
              <w:right w:val="single" w:sz="4" w:space="0" w:color="000000"/>
            </w:tcBorders>
            <w:shd w:val="clear" w:color="auto" w:fill="auto"/>
            <w:vAlign w:val="bottom"/>
          </w:tcPr>
          <w:p w14:paraId="6C39AFDF" w14:textId="77777777" w:rsidR="00B53FA5" w:rsidRDefault="0095641E">
            <w:pPr>
              <w:spacing w:line="240" w:lineRule="auto"/>
              <w:jc w:val="right"/>
              <w:rPr>
                <w:rFonts w:eastAsia="Times New Roman"/>
                <w:color w:val="000000"/>
                <w:lang w:val="en-US"/>
              </w:rPr>
            </w:pPr>
            <w:r>
              <w:rPr>
                <w:rFonts w:eastAsia="Times New Roman"/>
                <w:color w:val="000000"/>
                <w:lang w:val="en-US"/>
              </w:rPr>
              <w:t>670</w:t>
            </w:r>
          </w:p>
        </w:tc>
        <w:tc>
          <w:tcPr>
            <w:tcW w:w="1258" w:type="dxa"/>
            <w:shd w:val="clear" w:color="auto" w:fill="auto"/>
            <w:vAlign w:val="bottom"/>
          </w:tcPr>
          <w:p w14:paraId="7C1CE6C2" w14:textId="77777777" w:rsidR="00B53FA5" w:rsidRDefault="0095641E">
            <w:pPr>
              <w:spacing w:line="240" w:lineRule="auto"/>
              <w:jc w:val="right"/>
              <w:rPr>
                <w:rFonts w:eastAsia="Times New Roman"/>
                <w:color w:val="000000"/>
                <w:lang w:val="en-US"/>
              </w:rPr>
            </w:pPr>
            <w:r>
              <w:rPr>
                <w:rFonts w:eastAsia="Times New Roman"/>
                <w:color w:val="000000"/>
                <w:lang w:val="en-US"/>
              </w:rPr>
              <w:t>0.20</w:t>
            </w:r>
          </w:p>
        </w:tc>
        <w:tc>
          <w:tcPr>
            <w:tcW w:w="759" w:type="dxa"/>
            <w:shd w:val="clear" w:color="auto" w:fill="auto"/>
            <w:vAlign w:val="bottom"/>
          </w:tcPr>
          <w:p w14:paraId="7BCD9E47" w14:textId="77777777" w:rsidR="00B53FA5" w:rsidRDefault="0095641E">
            <w:pPr>
              <w:spacing w:line="240" w:lineRule="auto"/>
              <w:jc w:val="right"/>
              <w:rPr>
                <w:rFonts w:eastAsia="Times New Roman"/>
                <w:color w:val="000000"/>
                <w:lang w:val="en-US"/>
              </w:rPr>
            </w:pPr>
            <w:r>
              <w:rPr>
                <w:rFonts w:eastAsia="Times New Roman"/>
                <w:color w:val="000000"/>
                <w:lang w:val="en-US"/>
              </w:rPr>
              <w:t>0.89</w:t>
            </w:r>
          </w:p>
        </w:tc>
        <w:tc>
          <w:tcPr>
            <w:tcW w:w="807" w:type="dxa"/>
            <w:tcBorders>
              <w:right w:val="single" w:sz="4" w:space="0" w:color="000000"/>
            </w:tcBorders>
            <w:shd w:val="clear" w:color="auto" w:fill="auto"/>
            <w:vAlign w:val="bottom"/>
          </w:tcPr>
          <w:p w14:paraId="1A3E0919" w14:textId="77777777" w:rsidR="00B53FA5" w:rsidRDefault="0095641E">
            <w:pPr>
              <w:spacing w:line="240" w:lineRule="auto"/>
              <w:jc w:val="right"/>
              <w:rPr>
                <w:rFonts w:eastAsia="Times New Roman"/>
                <w:color w:val="000000"/>
                <w:lang w:val="en-US"/>
              </w:rPr>
            </w:pPr>
            <w:r>
              <w:rPr>
                <w:rFonts w:eastAsia="Times New Roman"/>
                <w:color w:val="000000"/>
                <w:lang w:val="en-US"/>
              </w:rPr>
              <w:t>1</w:t>
            </w:r>
          </w:p>
        </w:tc>
        <w:tc>
          <w:tcPr>
            <w:tcW w:w="1258" w:type="dxa"/>
            <w:shd w:val="clear" w:color="auto" w:fill="auto"/>
            <w:vAlign w:val="bottom"/>
          </w:tcPr>
          <w:p w14:paraId="58EFCEEF" w14:textId="77777777" w:rsidR="00B53FA5" w:rsidRDefault="0095641E">
            <w:pPr>
              <w:spacing w:line="240" w:lineRule="auto"/>
              <w:jc w:val="right"/>
              <w:rPr>
                <w:rFonts w:eastAsia="Times New Roman"/>
                <w:color w:val="000000"/>
                <w:lang w:val="en-US"/>
              </w:rPr>
            </w:pPr>
            <w:r>
              <w:rPr>
                <w:rFonts w:eastAsia="Times New Roman"/>
                <w:color w:val="000000"/>
                <w:lang w:val="en-US"/>
              </w:rPr>
              <w:t>0.15</w:t>
            </w:r>
          </w:p>
        </w:tc>
        <w:tc>
          <w:tcPr>
            <w:tcW w:w="760" w:type="dxa"/>
            <w:shd w:val="clear" w:color="auto" w:fill="auto"/>
            <w:vAlign w:val="bottom"/>
          </w:tcPr>
          <w:p w14:paraId="02E29247" w14:textId="77777777" w:rsidR="00B53FA5" w:rsidRDefault="0095641E">
            <w:pPr>
              <w:spacing w:line="240" w:lineRule="auto"/>
              <w:jc w:val="right"/>
              <w:rPr>
                <w:rFonts w:eastAsia="Times New Roman"/>
                <w:color w:val="000000"/>
                <w:lang w:val="en-US"/>
              </w:rPr>
            </w:pPr>
            <w:r>
              <w:rPr>
                <w:rFonts w:eastAsia="Times New Roman"/>
                <w:color w:val="000000"/>
                <w:lang w:val="en-US"/>
              </w:rPr>
              <w:t>0.84</w:t>
            </w:r>
          </w:p>
        </w:tc>
        <w:tc>
          <w:tcPr>
            <w:tcW w:w="807" w:type="dxa"/>
            <w:tcBorders>
              <w:right w:val="single" w:sz="4" w:space="0" w:color="000000"/>
            </w:tcBorders>
            <w:shd w:val="clear" w:color="auto" w:fill="auto"/>
            <w:vAlign w:val="bottom"/>
          </w:tcPr>
          <w:p w14:paraId="49124D0A" w14:textId="77777777" w:rsidR="00B53FA5" w:rsidRDefault="0095641E">
            <w:pPr>
              <w:spacing w:line="240" w:lineRule="auto"/>
              <w:jc w:val="right"/>
              <w:rPr>
                <w:rFonts w:eastAsia="Times New Roman"/>
                <w:color w:val="000000"/>
                <w:lang w:val="en-US"/>
              </w:rPr>
            </w:pPr>
            <w:r>
              <w:rPr>
                <w:rFonts w:eastAsia="Times New Roman"/>
                <w:color w:val="000000"/>
                <w:lang w:val="en-US"/>
              </w:rPr>
              <w:t>1</w:t>
            </w:r>
          </w:p>
        </w:tc>
        <w:tc>
          <w:tcPr>
            <w:tcW w:w="1258" w:type="dxa"/>
            <w:shd w:val="clear" w:color="auto" w:fill="auto"/>
            <w:vAlign w:val="bottom"/>
          </w:tcPr>
          <w:p w14:paraId="5E2248A8" w14:textId="77777777" w:rsidR="00B53FA5" w:rsidRDefault="0095641E">
            <w:pPr>
              <w:spacing w:line="240" w:lineRule="auto"/>
              <w:jc w:val="right"/>
              <w:rPr>
                <w:rFonts w:eastAsia="Times New Roman"/>
                <w:color w:val="000000"/>
                <w:lang w:val="en-US"/>
              </w:rPr>
            </w:pPr>
            <w:r>
              <w:rPr>
                <w:rFonts w:eastAsia="Times New Roman"/>
                <w:color w:val="000000"/>
                <w:lang w:val="en-US"/>
              </w:rPr>
              <w:t>0.19</w:t>
            </w:r>
          </w:p>
        </w:tc>
        <w:tc>
          <w:tcPr>
            <w:tcW w:w="759" w:type="dxa"/>
            <w:shd w:val="clear" w:color="auto" w:fill="auto"/>
            <w:vAlign w:val="bottom"/>
          </w:tcPr>
          <w:p w14:paraId="644A4592" w14:textId="77777777" w:rsidR="00B53FA5" w:rsidRDefault="0095641E">
            <w:pPr>
              <w:spacing w:line="240" w:lineRule="auto"/>
              <w:jc w:val="right"/>
              <w:rPr>
                <w:rFonts w:eastAsia="Times New Roman"/>
                <w:color w:val="000000"/>
                <w:lang w:val="en-US"/>
              </w:rPr>
            </w:pPr>
            <w:r>
              <w:rPr>
                <w:rFonts w:eastAsia="Times New Roman"/>
                <w:color w:val="000000"/>
                <w:lang w:val="en-US"/>
              </w:rPr>
              <w:t>0.95</w:t>
            </w:r>
          </w:p>
        </w:tc>
        <w:tc>
          <w:tcPr>
            <w:tcW w:w="814" w:type="dxa"/>
            <w:shd w:val="clear" w:color="auto" w:fill="auto"/>
            <w:vAlign w:val="bottom"/>
          </w:tcPr>
          <w:p w14:paraId="105BEB80" w14:textId="77777777" w:rsidR="00B53FA5" w:rsidRDefault="0095641E">
            <w:pPr>
              <w:spacing w:line="240" w:lineRule="auto"/>
              <w:jc w:val="right"/>
              <w:rPr>
                <w:rFonts w:eastAsia="Times New Roman"/>
                <w:color w:val="000000"/>
                <w:lang w:val="en-US"/>
              </w:rPr>
            </w:pPr>
            <w:r>
              <w:rPr>
                <w:rFonts w:eastAsia="Times New Roman"/>
                <w:color w:val="000000"/>
                <w:lang w:val="en-US"/>
              </w:rPr>
              <w:t>12</w:t>
            </w:r>
          </w:p>
        </w:tc>
      </w:tr>
      <w:tr w:rsidR="00B53FA5" w14:paraId="4EC7858E" w14:textId="77777777">
        <w:trPr>
          <w:trHeight w:val="300"/>
        </w:trPr>
        <w:tc>
          <w:tcPr>
            <w:tcW w:w="1676" w:type="dxa"/>
            <w:shd w:val="clear" w:color="auto" w:fill="auto"/>
            <w:vAlign w:val="bottom"/>
          </w:tcPr>
          <w:p w14:paraId="3D5E4B65" w14:textId="77777777" w:rsidR="00B53FA5" w:rsidRDefault="0095641E">
            <w:pPr>
              <w:spacing w:line="240" w:lineRule="auto"/>
              <w:rPr>
                <w:rFonts w:eastAsia="Times New Roman"/>
                <w:color w:val="000000"/>
                <w:lang w:val="en-US"/>
              </w:rPr>
            </w:pPr>
            <w:r>
              <w:rPr>
                <w:rFonts w:eastAsia="Times New Roman"/>
                <w:color w:val="000000"/>
                <w:lang w:val="en-US"/>
              </w:rPr>
              <w:t>Legume</w:t>
            </w:r>
          </w:p>
        </w:tc>
        <w:tc>
          <w:tcPr>
            <w:tcW w:w="688" w:type="dxa"/>
            <w:tcBorders>
              <w:right w:val="single" w:sz="4" w:space="0" w:color="000000"/>
            </w:tcBorders>
            <w:shd w:val="clear" w:color="auto" w:fill="auto"/>
            <w:vAlign w:val="bottom"/>
          </w:tcPr>
          <w:p w14:paraId="657F348F" w14:textId="77777777" w:rsidR="00B53FA5" w:rsidRDefault="0095641E">
            <w:pPr>
              <w:spacing w:line="240" w:lineRule="auto"/>
              <w:jc w:val="right"/>
              <w:rPr>
                <w:rFonts w:eastAsia="Times New Roman"/>
                <w:color w:val="000000"/>
                <w:lang w:val="en-US"/>
              </w:rPr>
            </w:pPr>
            <w:r>
              <w:rPr>
                <w:rFonts w:eastAsia="Times New Roman"/>
                <w:color w:val="000000"/>
                <w:lang w:val="en-US"/>
              </w:rPr>
              <w:t>241</w:t>
            </w:r>
          </w:p>
        </w:tc>
        <w:tc>
          <w:tcPr>
            <w:tcW w:w="1258" w:type="dxa"/>
            <w:shd w:val="clear" w:color="auto" w:fill="auto"/>
            <w:vAlign w:val="bottom"/>
          </w:tcPr>
          <w:p w14:paraId="5C104E1B" w14:textId="77777777" w:rsidR="00B53FA5" w:rsidRDefault="0095641E">
            <w:pPr>
              <w:spacing w:line="240" w:lineRule="auto"/>
              <w:jc w:val="right"/>
              <w:rPr>
                <w:rFonts w:eastAsia="Times New Roman"/>
                <w:color w:val="000000"/>
                <w:lang w:val="en-US"/>
              </w:rPr>
            </w:pPr>
            <w:r>
              <w:rPr>
                <w:rFonts w:eastAsia="Times New Roman"/>
                <w:color w:val="000000"/>
                <w:lang w:val="en-US"/>
              </w:rPr>
              <w:t>0.10</w:t>
            </w:r>
          </w:p>
        </w:tc>
        <w:tc>
          <w:tcPr>
            <w:tcW w:w="759" w:type="dxa"/>
            <w:shd w:val="clear" w:color="auto" w:fill="auto"/>
            <w:vAlign w:val="bottom"/>
          </w:tcPr>
          <w:p w14:paraId="78913AD2" w14:textId="77777777" w:rsidR="00B53FA5" w:rsidRDefault="0095641E">
            <w:pPr>
              <w:spacing w:line="240" w:lineRule="auto"/>
              <w:jc w:val="right"/>
              <w:rPr>
                <w:rFonts w:eastAsia="Times New Roman"/>
                <w:color w:val="000000"/>
                <w:lang w:val="en-US"/>
              </w:rPr>
            </w:pPr>
            <w:r>
              <w:rPr>
                <w:rFonts w:eastAsia="Times New Roman"/>
                <w:color w:val="000000"/>
                <w:lang w:val="en-US"/>
              </w:rPr>
              <w:t>1.32</w:t>
            </w:r>
          </w:p>
        </w:tc>
        <w:tc>
          <w:tcPr>
            <w:tcW w:w="807" w:type="dxa"/>
            <w:tcBorders>
              <w:right w:val="single" w:sz="4" w:space="0" w:color="000000"/>
            </w:tcBorders>
            <w:shd w:val="clear" w:color="auto" w:fill="auto"/>
            <w:vAlign w:val="bottom"/>
          </w:tcPr>
          <w:p w14:paraId="768A8265" w14:textId="77777777" w:rsidR="00B53FA5" w:rsidRDefault="0095641E">
            <w:pPr>
              <w:spacing w:line="240" w:lineRule="auto"/>
              <w:jc w:val="right"/>
              <w:rPr>
                <w:rFonts w:eastAsia="Times New Roman"/>
                <w:color w:val="000000"/>
                <w:lang w:val="en-US"/>
              </w:rPr>
            </w:pPr>
            <w:r>
              <w:rPr>
                <w:rFonts w:eastAsia="Times New Roman"/>
                <w:color w:val="000000"/>
                <w:lang w:val="en-US"/>
              </w:rPr>
              <w:t>2</w:t>
            </w:r>
          </w:p>
        </w:tc>
        <w:tc>
          <w:tcPr>
            <w:tcW w:w="1258" w:type="dxa"/>
            <w:shd w:val="clear" w:color="auto" w:fill="auto"/>
            <w:vAlign w:val="bottom"/>
          </w:tcPr>
          <w:p w14:paraId="3AB9637D" w14:textId="77777777" w:rsidR="00B53FA5" w:rsidRDefault="0095641E">
            <w:pPr>
              <w:spacing w:line="240" w:lineRule="auto"/>
              <w:jc w:val="right"/>
              <w:rPr>
                <w:rFonts w:eastAsia="Times New Roman"/>
                <w:color w:val="000000"/>
                <w:lang w:val="en-US"/>
              </w:rPr>
            </w:pPr>
            <w:r>
              <w:rPr>
                <w:rFonts w:eastAsia="Times New Roman"/>
                <w:color w:val="000000"/>
                <w:lang w:val="en-US"/>
              </w:rPr>
              <w:t>0.22</w:t>
            </w:r>
          </w:p>
        </w:tc>
        <w:tc>
          <w:tcPr>
            <w:tcW w:w="760" w:type="dxa"/>
            <w:shd w:val="clear" w:color="auto" w:fill="auto"/>
            <w:vAlign w:val="bottom"/>
          </w:tcPr>
          <w:p w14:paraId="752A838E" w14:textId="77777777" w:rsidR="00B53FA5" w:rsidRDefault="0095641E">
            <w:pPr>
              <w:spacing w:line="240" w:lineRule="auto"/>
              <w:jc w:val="right"/>
              <w:rPr>
                <w:rFonts w:eastAsia="Times New Roman"/>
                <w:color w:val="000000"/>
                <w:lang w:val="en-US"/>
              </w:rPr>
            </w:pPr>
            <w:r>
              <w:rPr>
                <w:rFonts w:eastAsia="Times New Roman"/>
                <w:color w:val="000000"/>
                <w:lang w:val="en-US"/>
              </w:rPr>
              <w:t>1.09</w:t>
            </w:r>
          </w:p>
        </w:tc>
        <w:tc>
          <w:tcPr>
            <w:tcW w:w="807" w:type="dxa"/>
            <w:tcBorders>
              <w:right w:val="single" w:sz="4" w:space="0" w:color="000000"/>
            </w:tcBorders>
            <w:shd w:val="clear" w:color="auto" w:fill="auto"/>
            <w:vAlign w:val="bottom"/>
          </w:tcPr>
          <w:p w14:paraId="7B05D3EC" w14:textId="77777777" w:rsidR="00B53FA5" w:rsidRDefault="0095641E">
            <w:pPr>
              <w:spacing w:line="240" w:lineRule="auto"/>
              <w:jc w:val="right"/>
              <w:rPr>
                <w:rFonts w:eastAsia="Times New Roman"/>
                <w:color w:val="000000"/>
                <w:lang w:val="en-US"/>
              </w:rPr>
            </w:pPr>
            <w:r>
              <w:rPr>
                <w:rFonts w:eastAsia="Times New Roman"/>
                <w:color w:val="000000"/>
                <w:lang w:val="en-US"/>
              </w:rPr>
              <w:t>2</w:t>
            </w:r>
          </w:p>
        </w:tc>
        <w:tc>
          <w:tcPr>
            <w:tcW w:w="1258" w:type="dxa"/>
            <w:shd w:val="clear" w:color="auto" w:fill="auto"/>
            <w:vAlign w:val="bottom"/>
          </w:tcPr>
          <w:p w14:paraId="299FEFF5" w14:textId="77777777" w:rsidR="00B53FA5" w:rsidRDefault="0095641E">
            <w:pPr>
              <w:spacing w:line="240" w:lineRule="auto"/>
              <w:jc w:val="right"/>
              <w:rPr>
                <w:rFonts w:eastAsia="Times New Roman"/>
                <w:color w:val="000000"/>
                <w:lang w:val="en-US"/>
              </w:rPr>
            </w:pPr>
            <w:r>
              <w:rPr>
                <w:rFonts w:eastAsia="Times New Roman"/>
                <w:color w:val="000000"/>
                <w:lang w:val="en-US"/>
              </w:rPr>
              <w:t>0.36</w:t>
            </w:r>
          </w:p>
        </w:tc>
        <w:tc>
          <w:tcPr>
            <w:tcW w:w="759" w:type="dxa"/>
            <w:shd w:val="clear" w:color="auto" w:fill="auto"/>
            <w:vAlign w:val="bottom"/>
          </w:tcPr>
          <w:p w14:paraId="77C56124" w14:textId="77777777" w:rsidR="00B53FA5" w:rsidRDefault="0095641E">
            <w:pPr>
              <w:spacing w:line="240" w:lineRule="auto"/>
              <w:jc w:val="right"/>
              <w:rPr>
                <w:rFonts w:eastAsia="Times New Roman"/>
                <w:color w:val="000000"/>
                <w:lang w:val="en-US"/>
              </w:rPr>
            </w:pPr>
            <w:r>
              <w:rPr>
                <w:rFonts w:eastAsia="Times New Roman"/>
                <w:color w:val="000000"/>
                <w:lang w:val="en-US"/>
              </w:rPr>
              <w:t>0.82</w:t>
            </w:r>
          </w:p>
        </w:tc>
        <w:tc>
          <w:tcPr>
            <w:tcW w:w="814" w:type="dxa"/>
            <w:shd w:val="clear" w:color="auto" w:fill="auto"/>
            <w:vAlign w:val="bottom"/>
          </w:tcPr>
          <w:p w14:paraId="6A2CABCB" w14:textId="77777777" w:rsidR="00B53FA5" w:rsidRDefault="0095641E">
            <w:pPr>
              <w:spacing w:line="240" w:lineRule="auto"/>
              <w:jc w:val="right"/>
              <w:rPr>
                <w:rFonts w:eastAsia="Times New Roman"/>
                <w:color w:val="000000"/>
                <w:lang w:val="en-US"/>
              </w:rPr>
            </w:pPr>
            <w:r>
              <w:rPr>
                <w:rFonts w:eastAsia="Times New Roman"/>
                <w:color w:val="000000"/>
                <w:lang w:val="en-US"/>
              </w:rPr>
              <w:t>2</w:t>
            </w:r>
          </w:p>
        </w:tc>
      </w:tr>
      <w:tr w:rsidR="00B53FA5" w14:paraId="19079025" w14:textId="77777777">
        <w:trPr>
          <w:trHeight w:val="315"/>
        </w:trPr>
        <w:tc>
          <w:tcPr>
            <w:tcW w:w="1676" w:type="dxa"/>
            <w:tcBorders>
              <w:bottom w:val="single" w:sz="8" w:space="0" w:color="000000"/>
            </w:tcBorders>
            <w:shd w:val="clear" w:color="auto" w:fill="auto"/>
            <w:vAlign w:val="bottom"/>
          </w:tcPr>
          <w:p w14:paraId="575B6742" w14:textId="77777777" w:rsidR="00B53FA5" w:rsidRDefault="0095641E">
            <w:pPr>
              <w:spacing w:line="240" w:lineRule="auto"/>
              <w:rPr>
                <w:rFonts w:eastAsia="Times New Roman"/>
                <w:color w:val="000000"/>
                <w:lang w:val="en-US"/>
              </w:rPr>
            </w:pPr>
            <w:r>
              <w:rPr>
                <w:rFonts w:eastAsia="Times New Roman"/>
                <w:color w:val="000000"/>
                <w:lang w:val="en-US"/>
              </w:rPr>
              <w:t>Woody</w:t>
            </w:r>
          </w:p>
        </w:tc>
        <w:tc>
          <w:tcPr>
            <w:tcW w:w="688" w:type="dxa"/>
            <w:tcBorders>
              <w:bottom w:val="single" w:sz="8" w:space="0" w:color="000000"/>
              <w:right w:val="single" w:sz="4" w:space="0" w:color="000000"/>
            </w:tcBorders>
            <w:shd w:val="clear" w:color="auto" w:fill="auto"/>
            <w:vAlign w:val="bottom"/>
          </w:tcPr>
          <w:p w14:paraId="68954489" w14:textId="77777777" w:rsidR="00B53FA5" w:rsidRDefault="0095641E">
            <w:pPr>
              <w:spacing w:line="240" w:lineRule="auto"/>
              <w:jc w:val="right"/>
              <w:rPr>
                <w:rFonts w:eastAsia="Times New Roman"/>
                <w:color w:val="000000"/>
                <w:lang w:val="en-US"/>
              </w:rPr>
            </w:pPr>
            <w:r>
              <w:rPr>
                <w:rFonts w:eastAsia="Times New Roman"/>
                <w:color w:val="000000"/>
                <w:lang w:val="en-US"/>
              </w:rPr>
              <w:t>112</w:t>
            </w:r>
          </w:p>
        </w:tc>
        <w:tc>
          <w:tcPr>
            <w:tcW w:w="1258" w:type="dxa"/>
            <w:tcBorders>
              <w:bottom w:val="single" w:sz="8" w:space="0" w:color="000000"/>
            </w:tcBorders>
            <w:shd w:val="clear" w:color="auto" w:fill="auto"/>
            <w:vAlign w:val="bottom"/>
          </w:tcPr>
          <w:p w14:paraId="41733BBF" w14:textId="77777777" w:rsidR="00B53FA5" w:rsidRDefault="0095641E">
            <w:pPr>
              <w:spacing w:line="240" w:lineRule="auto"/>
              <w:jc w:val="right"/>
              <w:rPr>
                <w:rFonts w:eastAsia="Times New Roman"/>
                <w:color w:val="000000"/>
                <w:lang w:val="en-US"/>
              </w:rPr>
            </w:pPr>
            <w:r>
              <w:rPr>
                <w:rFonts w:eastAsia="Times New Roman"/>
                <w:color w:val="000000"/>
                <w:lang w:val="en-US"/>
              </w:rPr>
              <w:t>0.32</w:t>
            </w:r>
          </w:p>
        </w:tc>
        <w:tc>
          <w:tcPr>
            <w:tcW w:w="759" w:type="dxa"/>
            <w:tcBorders>
              <w:bottom w:val="single" w:sz="8" w:space="0" w:color="000000"/>
            </w:tcBorders>
            <w:shd w:val="clear" w:color="auto" w:fill="auto"/>
            <w:vAlign w:val="bottom"/>
          </w:tcPr>
          <w:p w14:paraId="7CC7F183" w14:textId="77777777" w:rsidR="00B53FA5" w:rsidRDefault="0095641E">
            <w:pPr>
              <w:spacing w:line="240" w:lineRule="auto"/>
              <w:jc w:val="right"/>
              <w:rPr>
                <w:rFonts w:eastAsia="Times New Roman"/>
                <w:color w:val="000000"/>
                <w:lang w:val="en-US"/>
              </w:rPr>
            </w:pPr>
            <w:r>
              <w:rPr>
                <w:rFonts w:eastAsia="Times New Roman"/>
                <w:color w:val="000000"/>
                <w:lang w:val="en-US"/>
              </w:rPr>
              <w:t>0.91</w:t>
            </w:r>
          </w:p>
        </w:tc>
        <w:tc>
          <w:tcPr>
            <w:tcW w:w="807" w:type="dxa"/>
            <w:tcBorders>
              <w:bottom w:val="single" w:sz="8" w:space="0" w:color="000000"/>
              <w:right w:val="single" w:sz="4" w:space="0" w:color="000000"/>
            </w:tcBorders>
            <w:shd w:val="clear" w:color="auto" w:fill="auto"/>
            <w:vAlign w:val="bottom"/>
          </w:tcPr>
          <w:p w14:paraId="1D893AB5" w14:textId="77777777" w:rsidR="00B53FA5" w:rsidRDefault="0095641E">
            <w:pPr>
              <w:spacing w:line="240" w:lineRule="auto"/>
              <w:jc w:val="right"/>
              <w:rPr>
                <w:rFonts w:eastAsia="Times New Roman"/>
                <w:color w:val="000000"/>
                <w:lang w:val="en-US"/>
              </w:rPr>
            </w:pPr>
            <w:r>
              <w:rPr>
                <w:rFonts w:eastAsia="Times New Roman"/>
                <w:color w:val="000000"/>
                <w:lang w:val="en-US"/>
              </w:rPr>
              <w:t>1</w:t>
            </w:r>
          </w:p>
        </w:tc>
        <w:tc>
          <w:tcPr>
            <w:tcW w:w="1258" w:type="dxa"/>
            <w:tcBorders>
              <w:bottom w:val="single" w:sz="8" w:space="0" w:color="000000"/>
            </w:tcBorders>
            <w:shd w:val="clear" w:color="auto" w:fill="auto"/>
            <w:vAlign w:val="bottom"/>
          </w:tcPr>
          <w:p w14:paraId="349DFF02" w14:textId="77777777" w:rsidR="00B53FA5" w:rsidRDefault="0095641E">
            <w:pPr>
              <w:spacing w:line="240" w:lineRule="auto"/>
              <w:jc w:val="right"/>
              <w:rPr>
                <w:rFonts w:eastAsia="Times New Roman"/>
                <w:color w:val="000000"/>
                <w:lang w:val="en-US"/>
              </w:rPr>
            </w:pPr>
            <w:r>
              <w:rPr>
                <w:rFonts w:eastAsia="Times New Roman"/>
                <w:color w:val="000000"/>
                <w:lang w:val="en-US"/>
              </w:rPr>
              <w:t>0.47</w:t>
            </w:r>
          </w:p>
        </w:tc>
        <w:tc>
          <w:tcPr>
            <w:tcW w:w="760" w:type="dxa"/>
            <w:tcBorders>
              <w:bottom w:val="single" w:sz="8" w:space="0" w:color="000000"/>
            </w:tcBorders>
            <w:shd w:val="clear" w:color="auto" w:fill="auto"/>
            <w:vAlign w:val="bottom"/>
          </w:tcPr>
          <w:p w14:paraId="2C4CAD9E" w14:textId="77777777" w:rsidR="00B53FA5" w:rsidRDefault="0095641E">
            <w:pPr>
              <w:spacing w:line="240" w:lineRule="auto"/>
              <w:jc w:val="right"/>
              <w:rPr>
                <w:rFonts w:eastAsia="Times New Roman"/>
                <w:color w:val="000000"/>
                <w:lang w:val="en-US"/>
              </w:rPr>
            </w:pPr>
            <w:r>
              <w:rPr>
                <w:rFonts w:eastAsia="Times New Roman"/>
                <w:color w:val="000000"/>
                <w:lang w:val="en-US"/>
              </w:rPr>
              <w:t>1.06</w:t>
            </w:r>
          </w:p>
        </w:tc>
        <w:tc>
          <w:tcPr>
            <w:tcW w:w="807" w:type="dxa"/>
            <w:tcBorders>
              <w:bottom w:val="single" w:sz="8" w:space="0" w:color="000000"/>
              <w:right w:val="single" w:sz="4" w:space="0" w:color="000000"/>
            </w:tcBorders>
            <w:shd w:val="clear" w:color="auto" w:fill="auto"/>
            <w:vAlign w:val="bottom"/>
          </w:tcPr>
          <w:p w14:paraId="14AD6197" w14:textId="77777777" w:rsidR="00B53FA5" w:rsidRDefault="0095641E">
            <w:pPr>
              <w:spacing w:line="240" w:lineRule="auto"/>
              <w:jc w:val="right"/>
              <w:rPr>
                <w:rFonts w:eastAsia="Times New Roman"/>
                <w:color w:val="000000"/>
                <w:lang w:val="en-US"/>
              </w:rPr>
            </w:pPr>
            <w:r>
              <w:rPr>
                <w:rFonts w:eastAsia="Times New Roman"/>
                <w:color w:val="000000"/>
                <w:lang w:val="en-US"/>
              </w:rPr>
              <w:t>2</w:t>
            </w:r>
          </w:p>
        </w:tc>
        <w:tc>
          <w:tcPr>
            <w:tcW w:w="1258" w:type="dxa"/>
            <w:tcBorders>
              <w:bottom w:val="single" w:sz="8" w:space="0" w:color="000000"/>
            </w:tcBorders>
            <w:shd w:val="clear" w:color="auto" w:fill="auto"/>
            <w:vAlign w:val="bottom"/>
          </w:tcPr>
          <w:p w14:paraId="5A859381" w14:textId="77777777" w:rsidR="00B53FA5" w:rsidRDefault="0095641E">
            <w:pPr>
              <w:spacing w:line="240" w:lineRule="auto"/>
              <w:jc w:val="right"/>
              <w:rPr>
                <w:rFonts w:eastAsia="Times New Roman"/>
                <w:color w:val="000000"/>
                <w:lang w:val="en-US"/>
              </w:rPr>
            </w:pPr>
            <w:r>
              <w:rPr>
                <w:rFonts w:eastAsia="Times New Roman"/>
                <w:color w:val="000000"/>
                <w:lang w:val="en-US"/>
              </w:rPr>
              <w:t>0.41</w:t>
            </w:r>
          </w:p>
        </w:tc>
        <w:tc>
          <w:tcPr>
            <w:tcW w:w="759" w:type="dxa"/>
            <w:tcBorders>
              <w:bottom w:val="single" w:sz="8" w:space="0" w:color="000000"/>
            </w:tcBorders>
            <w:shd w:val="clear" w:color="auto" w:fill="auto"/>
            <w:vAlign w:val="bottom"/>
          </w:tcPr>
          <w:p w14:paraId="517897CD" w14:textId="77777777" w:rsidR="00B53FA5" w:rsidRDefault="0095641E">
            <w:pPr>
              <w:spacing w:line="240" w:lineRule="auto"/>
              <w:jc w:val="right"/>
              <w:rPr>
                <w:rFonts w:eastAsia="Times New Roman"/>
                <w:color w:val="000000"/>
                <w:lang w:val="en-US"/>
              </w:rPr>
            </w:pPr>
            <w:r>
              <w:rPr>
                <w:rFonts w:eastAsia="Times New Roman"/>
                <w:color w:val="000000"/>
                <w:lang w:val="en-US"/>
              </w:rPr>
              <w:t>1.16</w:t>
            </w:r>
          </w:p>
        </w:tc>
        <w:tc>
          <w:tcPr>
            <w:tcW w:w="814" w:type="dxa"/>
            <w:tcBorders>
              <w:bottom w:val="single" w:sz="8" w:space="0" w:color="000000"/>
            </w:tcBorders>
            <w:shd w:val="clear" w:color="auto" w:fill="auto"/>
            <w:vAlign w:val="bottom"/>
          </w:tcPr>
          <w:p w14:paraId="1A646872" w14:textId="77777777" w:rsidR="00B53FA5" w:rsidRDefault="0095641E">
            <w:pPr>
              <w:spacing w:line="240" w:lineRule="auto"/>
              <w:jc w:val="right"/>
              <w:rPr>
                <w:rFonts w:eastAsia="Times New Roman"/>
                <w:color w:val="000000"/>
                <w:lang w:val="en-US"/>
              </w:rPr>
            </w:pPr>
            <w:r>
              <w:rPr>
                <w:rFonts w:eastAsia="Times New Roman"/>
                <w:color w:val="000000"/>
                <w:lang w:val="en-US"/>
              </w:rPr>
              <w:t>1</w:t>
            </w:r>
          </w:p>
        </w:tc>
      </w:tr>
    </w:tbl>
    <w:p w14:paraId="52318DCB" w14:textId="77777777" w:rsidR="00B53FA5" w:rsidRDefault="00B53FA5">
      <w:pPr>
        <w:spacing w:after="160" w:line="259" w:lineRule="auto"/>
        <w:rPr>
          <w:b/>
          <w:sz w:val="20"/>
          <w:szCs w:val="20"/>
        </w:rPr>
      </w:pPr>
    </w:p>
    <w:p w14:paraId="521980FB" w14:textId="77777777" w:rsidR="00B53FA5" w:rsidRDefault="0095641E">
      <w:pPr>
        <w:rPr>
          <w:b/>
          <w:sz w:val="20"/>
          <w:szCs w:val="20"/>
        </w:rPr>
      </w:pPr>
      <w:r>
        <w:br w:type="page"/>
      </w:r>
    </w:p>
    <w:p w14:paraId="37760E07" w14:textId="77777777" w:rsidR="00B53FA5" w:rsidRDefault="0095641E">
      <w:pPr>
        <w:spacing w:after="160" w:line="259" w:lineRule="auto"/>
        <w:rPr>
          <w:b/>
          <w:sz w:val="20"/>
          <w:szCs w:val="20"/>
        </w:rPr>
      </w:pPr>
      <w:r>
        <w:rPr>
          <w:b/>
          <w:sz w:val="20"/>
          <w:szCs w:val="20"/>
        </w:rPr>
        <w:lastRenderedPageBreak/>
        <w:t>Figure 4</w:t>
      </w:r>
    </w:p>
    <w:p w14:paraId="4704EB26" w14:textId="77777777" w:rsidR="00B53FA5" w:rsidRDefault="0095641E">
      <w:pPr>
        <w:spacing w:after="160" w:line="259" w:lineRule="auto"/>
        <w:rPr>
          <w:sz w:val="20"/>
          <w:szCs w:val="20"/>
        </w:rPr>
      </w:pPr>
      <w:r>
        <w:rPr>
          <w:sz w:val="20"/>
          <w:szCs w:val="20"/>
        </w:rPr>
        <w:t xml:space="preserve">Histograms depicting the frequency of observed treatment response correlations across sites. For all three possible pairs of </w:t>
      </w:r>
      <w:r>
        <w:rPr>
          <w:sz w:val="20"/>
          <w:szCs w:val="20"/>
        </w:rPr>
        <w:t>treatment responses, sites show positive average correlations between species responses to fertilization treatments. However, sites show significant variation in their observed treatment response correlations, ranging between moderately negatively correlat</w:t>
      </w:r>
      <w:r>
        <w:rPr>
          <w:sz w:val="20"/>
          <w:szCs w:val="20"/>
        </w:rPr>
        <w:t>ed responses (-0.5) to very strongly positively correlated responses (&gt;0.9).</w:t>
      </w:r>
    </w:p>
    <w:p w14:paraId="22BDEB05" w14:textId="77777777" w:rsidR="00B53FA5" w:rsidRDefault="00B53FA5">
      <w:pPr>
        <w:spacing w:after="160" w:line="259" w:lineRule="auto"/>
        <w:rPr>
          <w:b/>
          <w:sz w:val="20"/>
          <w:szCs w:val="20"/>
        </w:rPr>
      </w:pPr>
    </w:p>
    <w:p w14:paraId="6AEDECF7" w14:textId="77777777" w:rsidR="00B53FA5" w:rsidRDefault="0095641E">
      <w:pPr>
        <w:spacing w:after="160" w:line="259" w:lineRule="auto"/>
      </w:pPr>
      <w:r>
        <w:rPr>
          <w:noProof/>
          <w:lang w:val="en-US"/>
        </w:rPr>
        <w:drawing>
          <wp:anchor distT="0" distB="0" distL="114300" distR="114300" simplePos="0" relativeHeight="4" behindDoc="0" locked="0" layoutInCell="1" allowOverlap="1" wp14:anchorId="434CC717" wp14:editId="737E9941">
            <wp:simplePos x="0" y="0"/>
            <wp:positionH relativeFrom="column">
              <wp:posOffset>0</wp:posOffset>
            </wp:positionH>
            <wp:positionV relativeFrom="paragraph">
              <wp:posOffset>635</wp:posOffset>
            </wp:positionV>
            <wp:extent cx="3813175" cy="3750310"/>
            <wp:effectExtent l="0" t="0" r="0" b="0"/>
            <wp:wrapTopAndBottom/>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6"/>
                    <a:stretch>
                      <a:fillRect/>
                    </a:stretch>
                  </pic:blipFill>
                  <pic:spPr bwMode="auto">
                    <a:xfrm>
                      <a:off x="0" y="0"/>
                      <a:ext cx="3813175" cy="3750310"/>
                    </a:xfrm>
                    <a:prstGeom prst="rect">
                      <a:avLst/>
                    </a:prstGeom>
                  </pic:spPr>
                </pic:pic>
              </a:graphicData>
            </a:graphic>
          </wp:anchor>
        </w:drawing>
      </w:r>
    </w:p>
    <w:sectPr w:rsidR="00B53FA5">
      <w:pgSz w:w="12240" w:h="15840"/>
      <w:pgMar w:top="1440" w:right="1440" w:bottom="1440" w:left="1440" w:header="0" w:footer="0" w:gutter="0"/>
      <w:pgNumType w:start="1"/>
      <w:cols w:space="720"/>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iddharth Bharath" w:date="2020-01-14T11:40:00Z" w:initials="">
    <w:p w14:paraId="00DF41E9" w14:textId="77777777" w:rsidR="00B53FA5" w:rsidRDefault="0095641E">
      <w:r>
        <w:rPr>
          <w:sz w:val="20"/>
        </w:rPr>
        <w:t>Does the high dimensionality case in your conception require trade-offs between species responses to nutrients? In my understanding, the answer is No.</w:t>
      </w:r>
    </w:p>
    <w:p w14:paraId="0FF031D5" w14:textId="77777777" w:rsidR="00B53FA5" w:rsidRDefault="00B53FA5"/>
    <w:p w14:paraId="0CB48179" w14:textId="77777777" w:rsidR="00B53FA5" w:rsidRDefault="0095641E">
      <w:r>
        <w:rPr>
          <w:sz w:val="20"/>
        </w:rPr>
        <w:t xml:space="preserve">The second half of your </w:t>
      </w:r>
      <w:r>
        <w:rPr>
          <w:sz w:val="20"/>
        </w:rPr>
        <w:t>conceptual Figure 1 is showing the high dimensional case as one where there is no correlation in nutrient responses. This contrasts with the situation portrayed in the conceptual Figure 3 of Harpole et al. 2017 - which is assuming tradeoffs. That figure co</w:t>
      </w:r>
      <w:r>
        <w:rPr>
          <w:sz w:val="20"/>
        </w:rPr>
        <w:t>mes from an R* framework, which assumes that tradeoffs exist.</w:t>
      </w:r>
    </w:p>
    <w:p w14:paraId="03D7B5EC" w14:textId="77777777" w:rsidR="00B53FA5" w:rsidRDefault="00B53FA5"/>
    <w:p w14:paraId="056AC7FC" w14:textId="77777777" w:rsidR="00B53FA5" w:rsidRDefault="0095641E">
      <w:r>
        <w:rPr>
          <w:sz w:val="20"/>
        </w:rPr>
        <w:t>The observation of niche destruction doesn't necessitate that there are trade-offs in species responses to the different nutrient treatments. It's totally possible to have niche destruction obs</w:t>
      </w:r>
      <w:r>
        <w:rPr>
          <w:sz w:val="20"/>
        </w:rPr>
        <w:t>erved in your high-dimensional case, because each nutrient addition is selecting a smaller segment of the spherical cloud of points (those that respond positively to 1, 2 and 3 nutrients)</w:t>
      </w:r>
    </w:p>
  </w:comment>
  <w:comment w:id="4" w:author="Siddharth Bharath" w:date="2020-01-14T11:54:00Z" w:initials="">
    <w:p w14:paraId="6C86D4F1" w14:textId="77777777" w:rsidR="00B53FA5" w:rsidRDefault="0095641E">
      <w:r>
        <w:rPr>
          <w:sz w:val="20"/>
        </w:rPr>
        <w:t xml:space="preserve">Do you mean Harpole and Tilman 2007 - Harpole, W.S. and Tilman, D., </w:t>
      </w:r>
      <w:r>
        <w:rPr>
          <w:sz w:val="20"/>
        </w:rPr>
        <w:t>2007. Grassland species loss resulting from reduced niche dimension. Nature, 446(7137), p.791.</w:t>
      </w:r>
    </w:p>
  </w:comment>
  <w:comment w:id="11" w:author="Siddharth Bharath" w:date="2020-01-14T11:35:00Z" w:initials="">
    <w:p w14:paraId="0BA40133" w14:textId="77777777" w:rsidR="00B53FA5" w:rsidRDefault="0095641E">
      <w:r>
        <w:rPr>
          <w:sz w:val="20"/>
        </w:rPr>
        <w:t>I recognized this when comparing my analysis to the one in Lind et al. 2013. Do you need to have some kind of inclusion cutoff for species? RRPP happily estimate</w:t>
      </w:r>
      <w:r>
        <w:rPr>
          <w:sz w:val="20"/>
        </w:rPr>
        <w:t>s the responses for all species, but I think there should be some criterion for species inclusion. For example, Lind et al. 2013 had the requirement as – species has to be observed at least once in a nutrient treated plot. I also wonder what it would be li</w:t>
      </w:r>
      <w:r>
        <w:rPr>
          <w:sz w:val="20"/>
        </w:rPr>
        <w:t>ke if we restricted it to species that have had a max percent cover &gt;4%</w:t>
      </w:r>
    </w:p>
  </w:comment>
  <w:comment w:id="13" w:author="Siddharth Bharath" w:date="2020-01-14T09:50:00Z" w:initials="">
    <w:p w14:paraId="2DCEC317" w14:textId="77777777" w:rsidR="00B53FA5" w:rsidRDefault="0095641E">
      <w:r>
        <w:rPr>
          <w:sz w:val="20"/>
        </w:rPr>
        <w:t>I’m finding it hard to wrap my head around this step. If you’ve standardized each species vector by it’s euclidean length, then all the vectors must be located on the unit sphere in th</w:t>
      </w:r>
      <w:r>
        <w:rPr>
          <w:sz w:val="20"/>
        </w:rPr>
        <w:t>ree dimensional space. Then how is it possible to get the kind of scatter that you are getting in Figure 3a, and also why are the values of points in that figure becoming greater than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6AC7FC" w15:done="0"/>
  <w15:commentEx w15:paraId="6C86D4F1" w15:done="0"/>
  <w15:commentEx w15:paraId="0BA40133" w15:done="0"/>
  <w15:commentEx w15:paraId="2DCEC31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82318B"/>
    <w:multiLevelType w:val="multilevel"/>
    <w:tmpl w:val="97B818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9336044"/>
    <w:multiLevelType w:val="multilevel"/>
    <w:tmpl w:val="AB7403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1D40B75"/>
    <w:multiLevelType w:val="multilevel"/>
    <w:tmpl w:val="6E7278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an Batzer">
    <w15:presenceInfo w15:providerId="AD" w15:userId="S-1-5-21-3516884288-2819916808-3028616173-1388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FA5"/>
    <w:rsid w:val="0095641E"/>
    <w:rsid w:val="00B53FA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0213B"/>
  <w15:docId w15:val="{889ACDA3-D00A-4894-8595-798DBB8CE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customStyle="1" w:styleId="BalloonTextChar">
    <w:name w:val="Balloon Text Char"/>
    <w:basedOn w:val="DefaultParagraphFont"/>
    <w:link w:val="BalloonText"/>
    <w:uiPriority w:val="99"/>
    <w:semiHidden/>
    <w:qFormat/>
    <w:rsid w:val="00852112"/>
    <w:rPr>
      <w:rFonts w:ascii="Segoe UI" w:hAnsi="Segoe UI" w:cs="Segoe UI"/>
      <w:sz w:val="18"/>
      <w:szCs w:val="18"/>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BalloonText">
    <w:name w:val="Balloon Text"/>
    <w:basedOn w:val="Normal"/>
    <w:link w:val="BalloonTextChar"/>
    <w:uiPriority w:val="99"/>
    <w:semiHidden/>
    <w:unhideWhenUsed/>
    <w:qFormat/>
    <w:rsid w:val="00852112"/>
    <w:pPr>
      <w:spacing w:line="240" w:lineRule="auto"/>
    </w:pPr>
    <w:rPr>
      <w:rFonts w:ascii="Segoe UI" w:hAnsi="Segoe UI" w:cs="Segoe UI"/>
      <w:sz w:val="18"/>
      <w:szCs w:val="18"/>
    </w:rPr>
  </w:style>
  <w:style w:type="paragraph" w:styleId="ListParagraph">
    <w:name w:val="List Paragraph"/>
    <w:basedOn w:val="Normal"/>
    <w:uiPriority w:val="34"/>
    <w:qFormat/>
    <w:rsid w:val="006C7D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0.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wmf"/><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EBDD6-3FBD-4FDF-B88C-1F11D06F6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8</Pages>
  <Words>1837</Words>
  <Characters>10475</Characters>
  <Application>Microsoft Office Word</Application>
  <DocSecurity>0</DocSecurity>
  <Lines>87</Lines>
  <Paragraphs>24</Paragraphs>
  <ScaleCrop>false</ScaleCrop>
  <Company>University of California, Davis</Company>
  <LinksUpToDate>false</LinksUpToDate>
  <CharactersWithSpaces>12288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Batzer</dc:creator>
  <dc:description/>
  <cp:lastModifiedBy>Evan Batzer</cp:lastModifiedBy>
  <cp:revision>22</cp:revision>
  <dcterms:created xsi:type="dcterms:W3CDTF">2020-01-07T21:44:00Z</dcterms:created>
  <dcterms:modified xsi:type="dcterms:W3CDTF">2020-01-15T17:36:00Z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California, Davis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