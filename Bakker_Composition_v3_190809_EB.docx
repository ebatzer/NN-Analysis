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97066" w14:textId="77777777" w:rsidR="00F37E83" w:rsidRDefault="006207F0">
      <w:pPr>
        <w:spacing w:after="120"/>
        <w:jc w:val="center"/>
        <w:rPr>
          <w:rFonts w:ascii="Calibri" w:eastAsia="Calibri" w:hAnsi="Calibri" w:cs="Calibri"/>
        </w:rPr>
      </w:pPr>
      <w:bookmarkStart w:id="0" w:name="_gjdgxs" w:colFirst="0" w:colLast="0"/>
      <w:bookmarkEnd w:id="0"/>
      <w:commentRangeStart w:id="1"/>
      <w:r>
        <w:rPr>
          <w:rFonts w:ascii="Calibri" w:eastAsia="Calibri" w:hAnsi="Calibri" w:cs="Calibri"/>
        </w:rPr>
        <w:t xml:space="preserve">The </w:t>
      </w:r>
      <w:commentRangeEnd w:id="1"/>
      <w:r>
        <w:commentReference w:id="1"/>
      </w:r>
      <w:r>
        <w:rPr>
          <w:rFonts w:ascii="Calibri" w:eastAsia="Calibri" w:hAnsi="Calibri" w:cs="Calibri"/>
        </w:rPr>
        <w:t>illusion of control: Spatial and temporal variability greatly exceed experimental treatment effects on grassland community composition</w:t>
      </w:r>
    </w:p>
    <w:p w14:paraId="1609A544" w14:textId="77777777" w:rsidR="00F37E83" w:rsidRDefault="006207F0">
      <w:pPr>
        <w:spacing w:after="120"/>
        <w:jc w:val="center"/>
        <w:rPr>
          <w:rFonts w:ascii="Calibri" w:eastAsia="Calibri" w:hAnsi="Calibri" w:cs="Calibri"/>
        </w:rPr>
      </w:pPr>
      <w:r>
        <w:rPr>
          <w:rFonts w:ascii="Calibri" w:eastAsia="Calibri" w:hAnsi="Calibri" w:cs="Calibri"/>
        </w:rPr>
        <w:t>OR</w:t>
      </w:r>
    </w:p>
    <w:p w14:paraId="0B15DBA0" w14:textId="77777777" w:rsidR="00F37E83" w:rsidRDefault="006207F0">
      <w:pPr>
        <w:spacing w:after="120"/>
        <w:jc w:val="center"/>
        <w:rPr>
          <w:rFonts w:ascii="Calibri" w:eastAsia="Calibri" w:hAnsi="Calibri" w:cs="Calibri"/>
        </w:rPr>
      </w:pPr>
      <w:r>
        <w:rPr>
          <w:rFonts w:ascii="Calibri" w:eastAsia="Calibri" w:hAnsi="Calibri" w:cs="Calibri"/>
        </w:rPr>
        <w:t>The illusion of control: an assessment of the magnitude and predictors of compositional variation in grasslands around</w:t>
      </w:r>
      <w:r>
        <w:rPr>
          <w:rFonts w:ascii="Calibri" w:eastAsia="Calibri" w:hAnsi="Calibri" w:cs="Calibri"/>
        </w:rPr>
        <w:t xml:space="preserve"> the globe</w:t>
      </w:r>
    </w:p>
    <w:p w14:paraId="60974C42" w14:textId="77777777" w:rsidR="00F37E83" w:rsidRDefault="00F37E83">
      <w:pPr>
        <w:spacing w:after="120"/>
        <w:jc w:val="center"/>
        <w:rPr>
          <w:rFonts w:ascii="Calibri" w:eastAsia="Calibri" w:hAnsi="Calibri" w:cs="Calibri"/>
        </w:rPr>
      </w:pPr>
    </w:p>
    <w:p w14:paraId="27557697" w14:textId="77777777" w:rsidR="00F37E83" w:rsidRDefault="006207F0">
      <w:pPr>
        <w:spacing w:after="120"/>
        <w:jc w:val="center"/>
        <w:rPr>
          <w:rFonts w:ascii="Calibri" w:eastAsia="Calibri" w:hAnsi="Calibri" w:cs="Calibri"/>
        </w:rPr>
      </w:pPr>
      <w:r>
        <w:rPr>
          <w:rFonts w:ascii="Calibri" w:eastAsia="Calibri" w:hAnsi="Calibri" w:cs="Calibri"/>
        </w:rPr>
        <w:t>Jonathan D. Bakker, Claire E. Wainwright, Jeremiah A. Henning, Rachel M. Mitchell, Jodi N. Price, Ellen Esch, Evan E. Batzer, Timothy J. Ohlert, Juan Alberti, Carlos Arnillas, Suzanne Prober, Eric Seabloom, …</w:t>
      </w:r>
    </w:p>
    <w:p w14:paraId="14B346F1" w14:textId="77777777" w:rsidR="00F37E83" w:rsidRDefault="00F37E83">
      <w:pPr>
        <w:spacing w:after="120"/>
        <w:jc w:val="center"/>
        <w:rPr>
          <w:rFonts w:ascii="Calibri" w:eastAsia="Calibri" w:hAnsi="Calibri" w:cs="Calibri"/>
        </w:rPr>
      </w:pPr>
    </w:p>
    <w:p w14:paraId="3CB534FD" w14:textId="77777777" w:rsidR="00F37E83" w:rsidRDefault="006207F0">
      <w:pPr>
        <w:spacing w:after="120"/>
        <w:jc w:val="center"/>
        <w:rPr>
          <w:rFonts w:ascii="Calibri" w:eastAsia="Calibri" w:hAnsi="Calibri" w:cs="Calibri"/>
        </w:rPr>
      </w:pPr>
      <w:r>
        <w:rPr>
          <w:rFonts w:ascii="Calibri" w:eastAsia="Calibri" w:hAnsi="Calibri" w:cs="Calibri"/>
        </w:rPr>
        <w:t>190806</w:t>
      </w:r>
    </w:p>
    <w:p w14:paraId="0EBE928C" w14:textId="77777777" w:rsidR="00F37E83" w:rsidRDefault="00F37E83">
      <w:pPr>
        <w:spacing w:after="120"/>
        <w:jc w:val="center"/>
        <w:rPr>
          <w:rFonts w:ascii="Calibri" w:eastAsia="Calibri" w:hAnsi="Calibri" w:cs="Calibri"/>
        </w:rPr>
      </w:pPr>
    </w:p>
    <w:p w14:paraId="4008C705" w14:textId="77777777" w:rsidR="00F37E83" w:rsidRDefault="006207F0">
      <w:pPr>
        <w:spacing w:after="120"/>
        <w:jc w:val="center"/>
        <w:rPr>
          <w:rFonts w:ascii="Calibri" w:eastAsia="Calibri" w:hAnsi="Calibri" w:cs="Calibri"/>
        </w:rPr>
      </w:pPr>
      <w:r>
        <w:rPr>
          <w:rFonts w:ascii="Calibri" w:eastAsia="Calibri" w:hAnsi="Calibri" w:cs="Calibri"/>
        </w:rPr>
        <w:t xml:space="preserve">Target Journal: </w:t>
      </w:r>
      <w:r>
        <w:rPr>
          <w:rFonts w:ascii="Calibri" w:eastAsia="Calibri" w:hAnsi="Calibri" w:cs="Calibri"/>
          <w:i/>
        </w:rPr>
        <w:t>Ecology</w:t>
      </w:r>
    </w:p>
    <w:p w14:paraId="2BC7F391" w14:textId="77777777" w:rsidR="00F37E83" w:rsidRDefault="00F37E83">
      <w:pPr>
        <w:spacing w:after="120"/>
        <w:rPr>
          <w:rFonts w:ascii="Calibri" w:eastAsia="Calibri" w:hAnsi="Calibri" w:cs="Calibri"/>
        </w:rPr>
      </w:pPr>
    </w:p>
    <w:p w14:paraId="30D7D8F8" w14:textId="77777777" w:rsidR="00F37E83" w:rsidRDefault="006207F0">
      <w:pPr>
        <w:spacing w:after="120"/>
        <w:rPr>
          <w:rFonts w:ascii="Calibri" w:eastAsia="Calibri" w:hAnsi="Calibri" w:cs="Calibri"/>
        </w:rPr>
      </w:pPr>
      <w:r>
        <w:rPr>
          <w:rFonts w:ascii="Calibri" w:eastAsia="Calibri" w:hAnsi="Calibri" w:cs="Calibri"/>
          <w:highlight w:val="yellow"/>
        </w:rPr>
        <w:t>U</w:t>
      </w:r>
      <w:r>
        <w:rPr>
          <w:rFonts w:ascii="Calibri" w:eastAsia="Calibri" w:hAnsi="Calibri" w:cs="Calibri"/>
          <w:highlight w:val="yellow"/>
        </w:rPr>
        <w:t>pdates:</w:t>
      </w:r>
      <w:r>
        <w:rPr>
          <w:rFonts w:ascii="Calibri" w:eastAsia="Calibri" w:hAnsi="Calibri" w:cs="Calibri"/>
        </w:rPr>
        <w:t xml:space="preserve"> </w:t>
      </w:r>
    </w:p>
    <w:p w14:paraId="63AB6D05" w14:textId="77777777" w:rsidR="00F37E83" w:rsidRDefault="006207F0">
      <w:pPr>
        <w:numPr>
          <w:ilvl w:val="0"/>
          <w:numId w:val="1"/>
        </w:numPr>
        <w:pBdr>
          <w:top w:val="nil"/>
          <w:left w:val="nil"/>
          <w:bottom w:val="nil"/>
          <w:right w:val="nil"/>
          <w:between w:val="nil"/>
        </w:pBdr>
        <w:rPr>
          <w:color w:val="000000"/>
        </w:rPr>
      </w:pPr>
      <w:r>
        <w:rPr>
          <w:rFonts w:ascii="Calibri" w:eastAsia="Calibri" w:hAnsi="Calibri" w:cs="Calibri"/>
          <w:color w:val="000000"/>
        </w:rPr>
        <w:t>Re-wrote results section to reflect new figure order, question structure, and removed the cluster analysis</w:t>
      </w:r>
    </w:p>
    <w:p w14:paraId="42824B3B" w14:textId="77777777" w:rsidR="00F37E83" w:rsidRDefault="006207F0">
      <w:pPr>
        <w:numPr>
          <w:ilvl w:val="0"/>
          <w:numId w:val="1"/>
        </w:numPr>
        <w:pBdr>
          <w:top w:val="nil"/>
          <w:left w:val="nil"/>
          <w:bottom w:val="nil"/>
          <w:right w:val="nil"/>
          <w:between w:val="nil"/>
        </w:pBdr>
        <w:rPr>
          <w:color w:val="000000"/>
        </w:rPr>
      </w:pPr>
      <w:r>
        <w:rPr>
          <w:rFonts w:ascii="Calibri" w:eastAsia="Calibri" w:hAnsi="Calibri" w:cs="Calibri"/>
          <w:color w:val="000000"/>
        </w:rPr>
        <w:t>Reordered the data analysis section to reflect to figure order and removed cluster.</w:t>
      </w:r>
    </w:p>
    <w:p w14:paraId="1B8CFE49" w14:textId="77777777" w:rsidR="00F37E83" w:rsidRDefault="006207F0">
      <w:pPr>
        <w:numPr>
          <w:ilvl w:val="0"/>
          <w:numId w:val="1"/>
        </w:numPr>
        <w:pBdr>
          <w:top w:val="nil"/>
          <w:left w:val="nil"/>
          <w:bottom w:val="nil"/>
          <w:right w:val="nil"/>
          <w:between w:val="nil"/>
        </w:pBdr>
        <w:rPr>
          <w:color w:val="000000"/>
        </w:rPr>
      </w:pPr>
      <w:r>
        <w:rPr>
          <w:rFonts w:ascii="Calibri" w:eastAsia="Calibri" w:hAnsi="Calibri" w:cs="Calibri"/>
          <w:color w:val="000000"/>
        </w:rPr>
        <w:t>Reordered figures, adding in new Figure 2 and kept figur</w:t>
      </w:r>
      <w:r>
        <w:rPr>
          <w:rFonts w:ascii="Calibri" w:eastAsia="Calibri" w:hAnsi="Calibri" w:cs="Calibri"/>
          <w:color w:val="000000"/>
        </w:rPr>
        <w:t>e S2 in the supplemental.</w:t>
      </w:r>
    </w:p>
    <w:p w14:paraId="0B0406EC" w14:textId="77777777" w:rsidR="00F37E83" w:rsidRDefault="006207F0">
      <w:pPr>
        <w:numPr>
          <w:ilvl w:val="0"/>
          <w:numId w:val="1"/>
        </w:numPr>
        <w:pBdr>
          <w:top w:val="nil"/>
          <w:left w:val="nil"/>
          <w:bottom w:val="nil"/>
          <w:right w:val="nil"/>
          <w:between w:val="nil"/>
        </w:pBdr>
        <w:spacing w:after="120"/>
        <w:rPr>
          <w:color w:val="000000"/>
        </w:rPr>
      </w:pPr>
      <w:r>
        <w:rPr>
          <w:rFonts w:ascii="Calibri" w:eastAsia="Calibri" w:hAnsi="Calibri" w:cs="Calibri"/>
          <w:color w:val="000000"/>
        </w:rPr>
        <w:t xml:space="preserve">Added Figure XX for consideration. This shows magnitude of compositional variation vs. percent due to turnover. Note that sites span all four quadrats (high compositional variation with high turnover, high compositional variation </w:t>
      </w:r>
      <w:r>
        <w:rPr>
          <w:rFonts w:ascii="Calibri" w:eastAsia="Calibri" w:hAnsi="Calibri" w:cs="Calibri"/>
          <w:color w:val="000000"/>
        </w:rPr>
        <w:t>with low turnover, low compositional variation with high turnover, and low compositional variation with low turnover).</w:t>
      </w:r>
    </w:p>
    <w:p w14:paraId="348A3B64" w14:textId="77777777" w:rsidR="00F37E83" w:rsidRDefault="006207F0">
      <w:pPr>
        <w:spacing w:after="120"/>
        <w:rPr>
          <w:rFonts w:ascii="Calibri" w:eastAsia="Calibri" w:hAnsi="Calibri" w:cs="Calibri"/>
        </w:rPr>
      </w:pPr>
      <w:r>
        <w:br w:type="page"/>
      </w:r>
    </w:p>
    <w:p w14:paraId="361532E3" w14:textId="77777777" w:rsidR="00F37E83" w:rsidRDefault="006207F0">
      <w:pPr>
        <w:pStyle w:val="Heading1"/>
        <w:spacing w:after="120"/>
      </w:pPr>
      <w:r>
        <w:lastRenderedPageBreak/>
        <w:t>Abstract (current 33</w:t>
      </w:r>
      <w:ins w:id="2" w:author="Evan Batzer" w:date="2019-08-23T03:16:00Z">
        <w:r>
          <w:t>3</w:t>
        </w:r>
      </w:ins>
      <w:del w:id="3" w:author="Evan Batzer" w:date="2019-08-23T03:16:00Z">
        <w:r>
          <w:delText>1</w:delText>
        </w:r>
      </w:del>
      <w:r>
        <w:t xml:space="preserve"> words)</w:t>
      </w:r>
    </w:p>
    <w:p w14:paraId="664DF3D9" w14:textId="405715B9" w:rsidR="00F37E83" w:rsidRDefault="006207F0">
      <w:pPr>
        <w:spacing w:before="240" w:after="120"/>
        <w:rPr>
          <w:rFonts w:ascii="Calibri" w:eastAsia="Calibri" w:hAnsi="Calibri" w:cs="Calibri"/>
        </w:rPr>
      </w:pPr>
      <w:r>
        <w:rPr>
          <w:rFonts w:ascii="Calibri" w:eastAsia="Calibri" w:hAnsi="Calibri" w:cs="Calibri"/>
        </w:rPr>
        <w:t>Human activities</w:t>
      </w:r>
      <w:r>
        <w:rPr>
          <w:rFonts w:ascii="Calibri" w:eastAsia="Calibri" w:hAnsi="Calibri" w:cs="Calibri"/>
          <w:sz w:val="16"/>
          <w:szCs w:val="16"/>
        </w:rPr>
        <w:t xml:space="preserve"> </w:t>
      </w:r>
      <w:r>
        <w:rPr>
          <w:rFonts w:ascii="Calibri" w:eastAsia="Calibri" w:hAnsi="Calibri" w:cs="Calibri"/>
        </w:rPr>
        <w:t xml:space="preserve"> are dramatically altering species diversity and composition of plant communities around the world. Typical approaches to detecting and predicting these impacts involve experiments comp</w:t>
      </w:r>
      <w:commentRangeStart w:id="4"/>
      <w:r>
        <w:rPr>
          <w:rFonts w:ascii="Calibri" w:eastAsia="Calibri" w:hAnsi="Calibri" w:cs="Calibri"/>
        </w:rPr>
        <w:t>aring controls to treated plots, assuming spatial and temporal homogene</w:t>
      </w:r>
      <w:r>
        <w:rPr>
          <w:rFonts w:ascii="Calibri" w:eastAsia="Calibri" w:hAnsi="Calibri" w:cs="Calibri"/>
        </w:rPr>
        <w:t xml:space="preserve">ity of controls. </w:t>
      </w:r>
      <w:ins w:id="5" w:author="Evan Batzer" w:date="2019-08-23T03:07:00Z">
        <w:r>
          <w:rPr>
            <w:rFonts w:ascii="Calibri" w:eastAsia="Calibri" w:hAnsi="Calibri" w:cs="Calibri"/>
          </w:rPr>
          <w:t>However, natural ecosystems are likely to violate these assumptions. As a result, the ability to quantify and control for underlying sources of compositional variation is needed to detect changes in plant community structure and functio</w:t>
        </w:r>
        <w:commentRangeEnd w:id="4"/>
        <w:r>
          <w:commentReference w:id="4"/>
        </w:r>
        <w:r>
          <w:rPr>
            <w:rFonts w:ascii="Calibri" w:eastAsia="Calibri" w:hAnsi="Calibri" w:cs="Calibri"/>
          </w:rPr>
          <w:t>n.</w:t>
        </w:r>
      </w:ins>
      <w:del w:id="6" w:author="Evan Batzer" w:date="2019-08-23T03:07:00Z">
        <w:r>
          <w:rPr>
            <w:rFonts w:ascii="Calibri" w:eastAsia="Calibri" w:hAnsi="Calibri" w:cs="Calibri"/>
          </w:rPr>
          <w:delText>Assumptions of homogeneity are likely to be violated in natural ecosystems, hence</w:delText>
        </w:r>
        <w:r>
          <w:rPr>
            <w:rFonts w:ascii="Calibri" w:eastAsia="Calibri" w:hAnsi="Calibri" w:cs="Calibri"/>
            <w:sz w:val="16"/>
            <w:szCs w:val="16"/>
          </w:rPr>
          <w:delText xml:space="preserve"> </w:delText>
        </w:r>
        <w:r>
          <w:rPr>
            <w:rFonts w:ascii="Calibri" w:eastAsia="Calibri" w:hAnsi="Calibri" w:cs="Calibri"/>
          </w:rPr>
          <w:delText xml:space="preserve">responses to experimental treatments must be interpreted by accounting for inherent levels of spatial and temporal variation. </w:delText>
        </w:r>
      </w:del>
      <w:ins w:id="7" w:author="Evan Batzer" w:date="2019-08-23T03:07:00Z">
        <w:r>
          <w:rPr>
            <w:rFonts w:ascii="Calibri" w:eastAsia="Calibri" w:hAnsi="Calibri" w:cs="Calibri"/>
          </w:rPr>
          <w:t xml:space="preserve"> To this end, w</w:t>
        </w:r>
      </w:ins>
      <w:del w:id="8" w:author="Evan Batzer" w:date="2019-08-23T03:07:00Z">
        <w:r>
          <w:rPr>
            <w:rFonts w:ascii="Calibri" w:eastAsia="Calibri" w:hAnsi="Calibri" w:cs="Calibri"/>
          </w:rPr>
          <w:delText>W</w:delText>
        </w:r>
      </w:del>
      <w:r>
        <w:rPr>
          <w:rFonts w:ascii="Calibri" w:eastAsia="Calibri" w:hAnsi="Calibri" w:cs="Calibri"/>
        </w:rPr>
        <w:t>e analyzed abundance- and inc</w:t>
      </w:r>
      <w:r>
        <w:rPr>
          <w:rFonts w:ascii="Calibri" w:eastAsia="Calibri" w:hAnsi="Calibri" w:cs="Calibri"/>
        </w:rPr>
        <w:t>idence-based metrics of plant community composition at 49 grassland sites in 14 countries to examine the magnitude of within-site compositional variation and its drivers. Each site had an identical experimental and sampling design: 8 nutrient addition trea</w:t>
      </w:r>
      <w:r>
        <w:rPr>
          <w:rFonts w:ascii="Calibri" w:eastAsia="Calibri" w:hAnsi="Calibri" w:cs="Calibri"/>
        </w:rPr>
        <w:t>tments x 24 plots x 4 years (pre-treatment plus 3 years post-treatment). We examined the relationships between several composition metrics and multiple site-level explanatory variables (management history, gamma diversity, plant productivity, local variati</w:t>
      </w:r>
      <w:r>
        <w:rPr>
          <w:rFonts w:ascii="Calibri" w:eastAsia="Calibri" w:hAnsi="Calibri" w:cs="Calibri"/>
        </w:rPr>
        <w:t>on in productivity, and climate variables). Finally, we quantified how the variation within each site was partitioned among spatial, temporal, and treatment-related sources</w:t>
      </w:r>
      <w:r>
        <w:rPr>
          <w:rFonts w:ascii="Calibri" w:eastAsia="Calibri" w:hAnsi="Calibri" w:cs="Calibri"/>
        </w:rPr>
        <w:t xml:space="preserve">. Overall, treatment effects were small relative to those due to </w:t>
      </w:r>
      <w:ins w:id="9" w:author="evan batzer" w:date="2019-08-22T20:24:00Z">
        <w:r w:rsidR="004559F0">
          <w:rPr>
            <w:rFonts w:ascii="Calibri" w:eastAsia="Calibri" w:hAnsi="Calibri" w:cs="Calibri"/>
          </w:rPr>
          <w:t xml:space="preserve">intrinsic </w:t>
        </w:r>
      </w:ins>
      <w:r>
        <w:rPr>
          <w:rFonts w:ascii="Calibri" w:eastAsia="Calibri" w:hAnsi="Calibri" w:cs="Calibri"/>
        </w:rPr>
        <w:t>temporal and spatia</w:t>
      </w:r>
      <w:r>
        <w:rPr>
          <w:rFonts w:ascii="Calibri" w:eastAsia="Calibri" w:hAnsi="Calibri" w:cs="Calibri"/>
        </w:rPr>
        <w:t>l sources</w:t>
      </w:r>
      <w:ins w:id="10" w:author="evan batzer" w:date="2019-08-22T20:24:00Z">
        <w:r w:rsidR="004559F0">
          <w:rPr>
            <w:rFonts w:ascii="Calibri" w:eastAsia="Calibri" w:hAnsi="Calibri" w:cs="Calibri"/>
          </w:rPr>
          <w:t xml:space="preserve"> of variation</w:t>
        </w:r>
      </w:ins>
      <w:bookmarkStart w:id="11" w:name="_GoBack"/>
      <w:bookmarkEnd w:id="11"/>
      <w:r>
        <w:rPr>
          <w:rFonts w:ascii="Calibri" w:eastAsia="Calibri" w:hAnsi="Calibri" w:cs="Calibri"/>
        </w:rPr>
        <w:t>.</w:t>
      </w:r>
      <w:commentRangeStart w:id="12"/>
      <w:r>
        <w:rPr>
          <w:rFonts w:ascii="Calibri" w:eastAsia="Calibri" w:hAnsi="Calibri" w:cs="Calibri"/>
        </w:rPr>
        <w:t xml:space="preserve"> Hence, the underlying assumption of stable control plots as well as the homogeneity of the landscape was an illusion.</w:t>
      </w:r>
      <w:commentRangeEnd w:id="12"/>
      <w:r>
        <w:commentReference w:id="12"/>
      </w:r>
      <w:r>
        <w:rPr>
          <w:rFonts w:ascii="Calibri" w:eastAsia="Calibri" w:hAnsi="Calibri" w:cs="Calibri"/>
        </w:rPr>
        <w:t xml:space="preserve"> Compositional change was due more to changes in the dominant species relative to rare species. The site-level species pool (</w:t>
      </w:r>
      <w:r>
        <w:rPr>
          <w:rFonts w:ascii="Calibri" w:eastAsia="Calibri" w:hAnsi="Calibri" w:cs="Calibri"/>
        </w:rPr>
        <w:t>gamma diversity) was a key driver of compositional variation, particularly in terms of how much of the change was due to species turnover. Productivity, local variation, annual temperature range, and mean annual precipitation were also important for differ</w:t>
      </w:r>
      <w:r>
        <w:rPr>
          <w:rFonts w:ascii="Calibri" w:eastAsia="Calibri" w:hAnsi="Calibri" w:cs="Calibri"/>
        </w:rPr>
        <w:t>ent aspects of compositional variation. We demonstrate it may be difficult to detect the effects of experimental treatments in sites where spatial and temporal variation are considerable, and may increase the occurrence of type 2 errors where variable cont</w:t>
      </w:r>
      <w:r>
        <w:rPr>
          <w:rFonts w:ascii="Calibri" w:eastAsia="Calibri" w:hAnsi="Calibri" w:cs="Calibri"/>
        </w:rPr>
        <w:t>rols may mask the effects of treatments.</w:t>
      </w:r>
    </w:p>
    <w:p w14:paraId="5790AD50" w14:textId="77777777" w:rsidR="00F37E83" w:rsidRDefault="006207F0">
      <w:pPr>
        <w:spacing w:before="240" w:after="120"/>
        <w:rPr>
          <w:rFonts w:ascii="Calibri" w:eastAsia="Calibri" w:hAnsi="Calibri" w:cs="Calibri"/>
        </w:rPr>
      </w:pPr>
      <w:r>
        <w:br w:type="page"/>
      </w:r>
    </w:p>
    <w:p w14:paraId="6455BBF7" w14:textId="77777777" w:rsidR="00F37E83" w:rsidRDefault="00F37E83">
      <w:pPr>
        <w:spacing w:before="240" w:after="120"/>
        <w:rPr>
          <w:rFonts w:ascii="Calibri" w:eastAsia="Calibri" w:hAnsi="Calibri" w:cs="Calibri"/>
        </w:rPr>
      </w:pPr>
    </w:p>
    <w:p w14:paraId="4818CDC5" w14:textId="77777777" w:rsidR="00F37E83" w:rsidRDefault="006207F0">
      <w:pPr>
        <w:pStyle w:val="Heading1"/>
        <w:spacing w:after="120"/>
      </w:pPr>
      <w:r>
        <w:t>Introduction</w:t>
      </w:r>
    </w:p>
    <w:p w14:paraId="7A9ACCA3" w14:textId="77777777" w:rsidR="00F37E83" w:rsidRDefault="006207F0">
      <w:pPr>
        <w:spacing w:after="120"/>
        <w:rPr>
          <w:rFonts w:ascii="Calibri" w:eastAsia="Calibri" w:hAnsi="Calibri" w:cs="Calibri"/>
        </w:rPr>
      </w:pPr>
      <w:r>
        <w:rPr>
          <w:rFonts w:ascii="Calibri" w:eastAsia="Calibri" w:hAnsi="Calibri" w:cs="Calibri"/>
        </w:rPr>
        <w:t>Biodiversity underpins many critical ecosystem properties, including productivity (Grace et al. 2016), function (Naeem and Wright 2003), and stability and resilience (Tilman et al. 2006). Continental</w:t>
      </w:r>
      <w:r>
        <w:rPr>
          <w:rFonts w:ascii="Calibri" w:eastAsia="Calibri" w:hAnsi="Calibri" w:cs="Calibri"/>
        </w:rPr>
        <w:t>- and global-scale studies have demonstrated that anthropogenic activities can have considerable impacts on biodiversity, which in turn impact ecosystem functions and services (Díaz et al. 2006, Hautier et al. 2015, Grab et al. 2019). Biodiversity has typi</w:t>
      </w:r>
      <w:r>
        <w:rPr>
          <w:rFonts w:ascii="Calibri" w:eastAsia="Calibri" w:hAnsi="Calibri" w:cs="Calibri"/>
        </w:rPr>
        <w:t>cally been quantified using univariate measures like richness, but these do not account for the many ways biodiversity can respond to dynamic environments. For instance, Hillebrand et al. (2018) found that complete species turnover was decoupled from speci</w:t>
      </w:r>
      <w:r>
        <w:rPr>
          <w:rFonts w:ascii="Calibri" w:eastAsia="Calibri" w:hAnsi="Calibri" w:cs="Calibri"/>
        </w:rPr>
        <w:t xml:space="preserve">es richness, emphasizing the need for community assessment beyond changes in the number of taxa. As a result, recent studies have emphasized the importance of moving beyond univariate metrics to better understand community response to environmental change </w:t>
      </w:r>
      <w:r>
        <w:rPr>
          <w:rFonts w:ascii="Calibri" w:eastAsia="Calibri" w:hAnsi="Calibri" w:cs="Calibri"/>
        </w:rPr>
        <w:t>(Jones et al. 2017, Yuccoz et al. 2018, Magurran et al. 2018, Avolio et al. 2015).</w:t>
      </w:r>
    </w:p>
    <w:p w14:paraId="1FA993C2" w14:textId="77777777" w:rsidR="00F37E83" w:rsidRDefault="006207F0">
      <w:pPr>
        <w:spacing w:after="120"/>
        <w:rPr>
          <w:rFonts w:ascii="Calibri" w:eastAsia="Calibri" w:hAnsi="Calibri" w:cs="Calibri"/>
        </w:rPr>
      </w:pPr>
      <w:r>
        <w:rPr>
          <w:rFonts w:ascii="Calibri" w:eastAsia="Calibri" w:hAnsi="Calibri" w:cs="Calibri"/>
        </w:rPr>
        <w:t>Community composition is particularly sensitive to environmental change because it incorporates taxon identity and thus can distinguish communities based on differences in t</w:t>
      </w:r>
      <w:r>
        <w:rPr>
          <w:rFonts w:ascii="Calibri" w:eastAsia="Calibri" w:hAnsi="Calibri" w:cs="Calibri"/>
        </w:rPr>
        <w:t xml:space="preserve">axon identity and/or abundance (Smith et al. 2009). The compositional variation between two sample units (hereafter termed plots) is a summary of how dissimilar they are from one another in terms of the </w:t>
      </w:r>
      <w:r>
        <w:rPr>
          <w:rFonts w:ascii="Calibri" w:eastAsia="Calibri" w:hAnsi="Calibri" w:cs="Calibri"/>
          <w:i/>
        </w:rPr>
        <w:t>n</w:t>
      </w:r>
      <w:r>
        <w:rPr>
          <w:rFonts w:ascii="Calibri" w:eastAsia="Calibri" w:hAnsi="Calibri" w:cs="Calibri"/>
        </w:rPr>
        <w:t xml:space="preserve"> taxa present in either or both plots. </w:t>
      </w:r>
      <w:ins w:id="13" w:author="Evan Batzer" w:date="2019-08-21T17:12:00Z">
        <w:r>
          <w:rPr>
            <w:rFonts w:ascii="Calibri" w:eastAsia="Calibri" w:hAnsi="Calibri" w:cs="Calibri"/>
          </w:rPr>
          <w:t>Matrices of p</w:t>
        </w:r>
        <w:r>
          <w:rPr>
            <w:rFonts w:ascii="Calibri" w:eastAsia="Calibri" w:hAnsi="Calibri" w:cs="Calibri"/>
          </w:rPr>
          <w:t>airwise dissimilarity measures across plots are often used in data exploration (such as ordination) and quantitative analysis methods (e.g. Anderson 2001).</w:t>
        </w:r>
      </w:ins>
    </w:p>
    <w:p w14:paraId="47964DC5" w14:textId="77777777" w:rsidR="00F37E83" w:rsidRDefault="00F37E83">
      <w:pPr>
        <w:spacing w:after="120"/>
        <w:rPr>
          <w:del w:id="14" w:author="Evan Batzer" w:date="2019-08-21T17:14:00Z"/>
          <w:rFonts w:ascii="Calibri" w:eastAsia="Calibri" w:hAnsi="Calibri" w:cs="Calibri"/>
        </w:rPr>
      </w:pPr>
    </w:p>
    <w:p w14:paraId="6C3265AA" w14:textId="77777777" w:rsidR="00F37E83" w:rsidRDefault="006207F0">
      <w:pPr>
        <w:spacing w:after="120"/>
        <w:rPr>
          <w:rFonts w:ascii="Calibri" w:eastAsia="Calibri" w:hAnsi="Calibri" w:cs="Calibri"/>
        </w:rPr>
      </w:pPr>
      <w:del w:id="15" w:author="Evan Batzer" w:date="2019-08-21T17:14:00Z">
        <w:r>
          <w:rPr>
            <w:rFonts w:ascii="Calibri" w:eastAsia="Calibri" w:hAnsi="Calibri" w:cs="Calibri"/>
          </w:rPr>
          <w:delText>The dissimilarity matrix reflecting pair-wise comparisons among a set of plots is often used to cre</w:delText>
        </w:r>
        <w:r>
          <w:rPr>
            <w:rFonts w:ascii="Calibri" w:eastAsia="Calibri" w:hAnsi="Calibri" w:cs="Calibri"/>
          </w:rPr>
          <w:delText>ate ordinations, but quantitative analysis methods (e.g., Anderson 2001) are also increasingly used.</w:delText>
        </w:r>
      </w:del>
    </w:p>
    <w:p w14:paraId="6473288F" w14:textId="77777777" w:rsidR="00F37E83" w:rsidRDefault="006207F0">
      <w:pPr>
        <w:spacing w:after="120"/>
        <w:rPr>
          <w:ins w:id="16" w:author="Evan Batzer" w:date="2019-08-21T17:24:00Z"/>
          <w:rFonts w:ascii="Calibri" w:eastAsia="Calibri" w:hAnsi="Calibri" w:cs="Calibri"/>
        </w:rPr>
      </w:pPr>
      <w:commentRangeStart w:id="17"/>
      <w:r>
        <w:rPr>
          <w:rFonts w:ascii="Calibri" w:eastAsia="Calibri" w:hAnsi="Calibri" w:cs="Calibri"/>
        </w:rPr>
        <w:t xml:space="preserve">Decisions about how to calculate compositional variation allow the researcher to emphasize different aspects of the community and biological processes that structure biodiversity (Table 1). </w:t>
      </w:r>
      <w:commentRangeEnd w:id="17"/>
      <w:r>
        <w:commentReference w:id="17"/>
      </w:r>
      <w:r>
        <w:rPr>
          <w:rFonts w:ascii="Calibri" w:eastAsia="Calibri" w:hAnsi="Calibri" w:cs="Calibri"/>
        </w:rPr>
        <w:t>For example, a dissimilarity metric based on presence-absence d</w:t>
      </w:r>
      <w:r>
        <w:rPr>
          <w:rFonts w:ascii="Calibri" w:eastAsia="Calibri" w:hAnsi="Calibri" w:cs="Calibri"/>
        </w:rPr>
        <w:t xml:space="preserve">ata emphasizes colonization and extinction processes, whereas one that is based on abundance data also accounts for changing growth patterns of taxa. Further, dissimilarity metrics can be partitioned to quantify the </w:t>
      </w:r>
      <w:ins w:id="18" w:author="Evan Batzer" w:date="2019-08-21T17:18:00Z">
        <w:r>
          <w:rPr>
            <w:rFonts w:ascii="Calibri" w:eastAsia="Calibri" w:hAnsi="Calibri" w:cs="Calibri"/>
          </w:rPr>
          <w:t xml:space="preserve">relative impacts of </w:t>
        </w:r>
      </w:ins>
      <w:del w:id="19" w:author="Evan Batzer" w:date="2019-08-21T17:18:00Z">
        <w:r>
          <w:rPr>
            <w:rFonts w:ascii="Calibri" w:eastAsia="Calibri" w:hAnsi="Calibri" w:cs="Calibri"/>
          </w:rPr>
          <w:delText>importance of proces</w:delText>
        </w:r>
        <w:r>
          <w:rPr>
            <w:rFonts w:ascii="Calibri" w:eastAsia="Calibri" w:hAnsi="Calibri" w:cs="Calibri"/>
          </w:rPr>
          <w:delText>ses such as</w:delText>
        </w:r>
      </w:del>
      <w:r>
        <w:rPr>
          <w:rFonts w:ascii="Calibri" w:eastAsia="Calibri" w:hAnsi="Calibri" w:cs="Calibri"/>
        </w:rPr>
        <w:t xml:space="preserve"> turnover and nestedness (</w:t>
      </w:r>
      <w:r>
        <w:rPr>
          <w:rFonts w:ascii="Calibri" w:eastAsia="Calibri" w:hAnsi="Calibri" w:cs="Calibri"/>
          <w:i/>
        </w:rPr>
        <w:t>See Table 1 for details;</w:t>
      </w:r>
      <w:r>
        <w:rPr>
          <w:rFonts w:ascii="Calibri" w:eastAsia="Calibri" w:hAnsi="Calibri" w:cs="Calibri"/>
        </w:rPr>
        <w:t xml:space="preserve"> Baselga 2010, 2013). </w:t>
      </w:r>
      <w:commentRangeStart w:id="20"/>
      <w:r>
        <w:rPr>
          <w:rFonts w:ascii="Calibri" w:eastAsia="Calibri" w:hAnsi="Calibri" w:cs="Calibri"/>
        </w:rPr>
        <w:t>For example, balanced variation in abundance reflects substitution, such that, individuals of one species in a plot are substituted by the same number of individuals of anot</w:t>
      </w:r>
      <w:r>
        <w:rPr>
          <w:rFonts w:ascii="Calibri" w:eastAsia="Calibri" w:hAnsi="Calibri" w:cs="Calibri"/>
        </w:rPr>
        <w:t xml:space="preserve">her species in another plot. </w:t>
      </w:r>
      <w:commentRangeEnd w:id="20"/>
      <w:ins w:id="21" w:author="Evan Batzer" w:date="2019-08-21T17:24:00Z">
        <w:r>
          <w:commentReference w:id="20"/>
        </w:r>
      </w:ins>
    </w:p>
    <w:p w14:paraId="30E7F541" w14:textId="77777777" w:rsidR="00F37E83" w:rsidRDefault="00F37E83">
      <w:pPr>
        <w:spacing w:after="120"/>
        <w:rPr>
          <w:ins w:id="22" w:author="Evan Batzer" w:date="2019-08-21T17:24:00Z"/>
          <w:rFonts w:ascii="Calibri" w:eastAsia="Calibri" w:hAnsi="Calibri" w:cs="Calibri"/>
        </w:rPr>
      </w:pPr>
    </w:p>
    <w:p w14:paraId="4DB88964" w14:textId="77777777" w:rsidR="00F37E83" w:rsidRDefault="006207F0">
      <w:pPr>
        <w:spacing w:after="120"/>
        <w:rPr>
          <w:del w:id="23" w:author="Evan Batzer" w:date="2019-08-21T17:24:00Z"/>
          <w:rFonts w:ascii="Calibri" w:eastAsia="Calibri" w:hAnsi="Calibri" w:cs="Calibri"/>
        </w:rPr>
      </w:pPr>
      <w:ins w:id="24" w:author="Evan Batzer" w:date="2019-08-21T17:24:00Z">
        <w:r>
          <w:rPr>
            <w:rFonts w:ascii="Calibri" w:eastAsia="Calibri" w:hAnsi="Calibri" w:cs="Calibri"/>
          </w:rPr>
          <w:t>Comparison of plots over space or time can be used to understand the processes that shape communities, and</w:t>
        </w:r>
      </w:ins>
    </w:p>
    <w:p w14:paraId="3B7BA5CF" w14:textId="77777777" w:rsidR="00F37E83" w:rsidRDefault="006207F0">
      <w:pPr>
        <w:spacing w:after="120"/>
        <w:rPr>
          <w:rFonts w:ascii="Calibri" w:eastAsia="Calibri" w:hAnsi="Calibri" w:cs="Calibri"/>
        </w:rPr>
      </w:pPr>
      <w:del w:id="25" w:author="Evan Batzer" w:date="2019-08-21T17:24:00Z">
        <w:r>
          <w:rPr>
            <w:rFonts w:ascii="Calibri" w:eastAsia="Calibri" w:hAnsi="Calibri" w:cs="Calibri"/>
          </w:rPr>
          <w:delText>To understand the processes that shape communities, we also have to consider whether plots are being compared spati</w:delText>
        </w:r>
        <w:r>
          <w:rPr>
            <w:rFonts w:ascii="Calibri" w:eastAsia="Calibri" w:hAnsi="Calibri" w:cs="Calibri"/>
          </w:rPr>
          <w:delText>ally or temporally and therefore</w:delText>
        </w:r>
      </w:del>
      <w:r>
        <w:rPr>
          <w:rFonts w:ascii="Calibri" w:eastAsia="Calibri" w:hAnsi="Calibri" w:cs="Calibri"/>
        </w:rPr>
        <w:t xml:space="preserve"> the potential factors that could drive differences among them. For example, contemporaneous comparisons of species turnover </w:t>
      </w:r>
      <w:r>
        <w:rPr>
          <w:rFonts w:ascii="Calibri" w:eastAsia="Calibri" w:hAnsi="Calibri" w:cs="Calibri"/>
        </w:rPr>
        <w:lastRenderedPageBreak/>
        <w:t>among plots can demonstrate the effects of spatial heterogeneity such as soil characteristics and m</w:t>
      </w:r>
      <w:r>
        <w:rPr>
          <w:rFonts w:ascii="Calibri" w:eastAsia="Calibri" w:hAnsi="Calibri" w:cs="Calibri"/>
        </w:rPr>
        <w:t>icro-climate (Cleland et al. 2013, Pennington et al. 2017), while comparisons of the same plot at different times can demonstrate successional changes (Clements 1916, Maggi et al. 2011) or changes in weather (Walker et al. 2006), resource availability (Ino</w:t>
      </w:r>
      <w:r>
        <w:rPr>
          <w:rFonts w:ascii="Calibri" w:eastAsia="Calibri" w:hAnsi="Calibri" w:cs="Calibri"/>
        </w:rPr>
        <w:t>uye &amp; Tilman 1988, 1995; Owensby et al. 1999), and disturbance regimes (Milchunas and Lauenroth 1993).</w:t>
      </w:r>
    </w:p>
    <w:p w14:paraId="1194BFEF" w14:textId="77777777" w:rsidR="00F37E83" w:rsidRDefault="006207F0">
      <w:pPr>
        <w:spacing w:after="120"/>
        <w:rPr>
          <w:rFonts w:ascii="Calibri" w:eastAsia="Calibri" w:hAnsi="Calibri" w:cs="Calibri"/>
        </w:rPr>
      </w:pPr>
      <w:r>
        <w:rPr>
          <w:rFonts w:ascii="Calibri" w:eastAsia="Calibri" w:hAnsi="Calibri" w:cs="Calibri"/>
        </w:rPr>
        <w:t xml:space="preserve">Of course, both spatial and temporal variation are scale-dependent. Here, we focus on small scales: spatial variation from one plot to another, within a </w:t>
      </w:r>
      <w:r>
        <w:rPr>
          <w:rFonts w:ascii="Calibri" w:eastAsia="Calibri" w:hAnsi="Calibri" w:cs="Calibri"/>
        </w:rPr>
        <w:t xml:space="preserve">site, and temporal variation over the first four years of an experiment. </w:t>
      </w:r>
      <w:commentRangeStart w:id="26"/>
      <w:r>
        <w:rPr>
          <w:rFonts w:ascii="Calibri" w:eastAsia="Calibri" w:hAnsi="Calibri" w:cs="Calibri"/>
        </w:rPr>
        <w:t>While many studies have examined small-scale variation in composition, few have been able to robustly examine spatial and temporal variation by comparing their relative importance amo</w:t>
      </w:r>
      <w:r>
        <w:rPr>
          <w:rFonts w:ascii="Calibri" w:eastAsia="Calibri" w:hAnsi="Calibri" w:cs="Calibri"/>
        </w:rPr>
        <w:t xml:space="preserve">ng multiple sites. </w:t>
      </w:r>
      <w:commentRangeEnd w:id="26"/>
      <w:r>
        <w:commentReference w:id="26"/>
      </w:r>
      <w:r>
        <w:rPr>
          <w:rFonts w:ascii="Calibri" w:eastAsia="Calibri" w:hAnsi="Calibri" w:cs="Calibri"/>
        </w:rPr>
        <w:t xml:space="preserve">Doing so is necessary because these sources of variation directly affect our ability to distinguish the impacts of anthropogenic disturbances. </w:t>
      </w:r>
      <w:commentRangeStart w:id="27"/>
      <w:r>
        <w:rPr>
          <w:rFonts w:ascii="Calibri" w:eastAsia="Calibri" w:hAnsi="Calibri" w:cs="Calibri"/>
        </w:rPr>
        <w:t>We illustrate this with a thought experiment. Consider a disturbance that is applied to a s</w:t>
      </w:r>
      <w:r>
        <w:rPr>
          <w:rFonts w:ascii="Calibri" w:eastAsia="Calibri" w:hAnsi="Calibri" w:cs="Calibri"/>
        </w:rPr>
        <w:t xml:space="preserve">ite and strongly impacts a single species (for example, the disturbance might be a specialized herbivore). Spatially, the community-level impact of the disturbance relates to the distribution of the impacted species, and therefore will be stronger if that </w:t>
      </w:r>
      <w:r>
        <w:rPr>
          <w:rFonts w:ascii="Calibri" w:eastAsia="Calibri" w:hAnsi="Calibri" w:cs="Calibri"/>
        </w:rPr>
        <w:t>species is widespread than if it has a limited distribution. By definition, species are more likely to be widespread at a site with low beta diversity, thus it will be easier to detect the disturbance effects at a site with low spatial variation in composi</w:t>
      </w:r>
      <w:r>
        <w:rPr>
          <w:rFonts w:ascii="Calibri" w:eastAsia="Calibri" w:hAnsi="Calibri" w:cs="Calibri"/>
        </w:rPr>
        <w:t>tion compared to sites with high spatial variation. Temporally, the community-level impact of the disturbance depends on the response of the impacted species and the ability of other species to respond to the reduced abundance of the impacted species, such</w:t>
      </w:r>
      <w:r>
        <w:rPr>
          <w:rFonts w:ascii="Calibri" w:eastAsia="Calibri" w:hAnsi="Calibri" w:cs="Calibri"/>
        </w:rPr>
        <w:t xml:space="preserve"> as by colonizing the area. There are more opportunities for other species to respond at a site with high than low temporal variation in composition – for example, there will be more opportunities for species to be established (or lost) from an annual-domi</w:t>
      </w:r>
      <w:r>
        <w:rPr>
          <w:rFonts w:ascii="Calibri" w:eastAsia="Calibri" w:hAnsi="Calibri" w:cs="Calibri"/>
        </w:rPr>
        <w:t>nated system compared to a perennial-dominated system. Therefore, it will be easier to detect the disturbance effects at a site with high temporal variation in species composition. Taken together, anthropogenic disturbances should be easiest to detect at s</w:t>
      </w:r>
      <w:r>
        <w:rPr>
          <w:rFonts w:ascii="Calibri" w:eastAsia="Calibri" w:hAnsi="Calibri" w:cs="Calibri"/>
        </w:rPr>
        <w:t>ites with low spatial and high temporal variation in composition.</w:t>
      </w:r>
      <w:commentRangeEnd w:id="27"/>
      <w:r>
        <w:commentReference w:id="27"/>
      </w:r>
    </w:p>
    <w:p w14:paraId="1293DD1D" w14:textId="77777777" w:rsidR="00F37E83" w:rsidRDefault="006207F0">
      <w:pPr>
        <w:spacing w:after="120"/>
        <w:rPr>
          <w:rFonts w:ascii="Calibri" w:eastAsia="Calibri" w:hAnsi="Calibri" w:cs="Calibri"/>
          <w:b/>
        </w:rPr>
      </w:pPr>
      <w:r>
        <w:rPr>
          <w:rFonts w:ascii="Calibri" w:eastAsia="Calibri" w:hAnsi="Calibri" w:cs="Calibri"/>
        </w:rPr>
        <w:t xml:space="preserve">Together, the above considerations highlight a need to understand compositional patterns within multiple sites. We used a global collaborative experiment, the Nutrient Network (NutNet; </w:t>
      </w:r>
      <w:r>
        <w:rPr>
          <w:rFonts w:ascii="Calibri" w:eastAsia="Calibri" w:hAnsi="Calibri" w:cs="Calibri"/>
          <w:color w:val="000000"/>
        </w:rPr>
        <w:t>Bo</w:t>
      </w:r>
      <w:r>
        <w:rPr>
          <w:rFonts w:ascii="Calibri" w:eastAsia="Calibri" w:hAnsi="Calibri" w:cs="Calibri"/>
          <w:color w:val="000000"/>
        </w:rPr>
        <w:t>rer et al. 2014)</w:t>
      </w:r>
      <w:r>
        <w:rPr>
          <w:rFonts w:ascii="Calibri" w:eastAsia="Calibri" w:hAnsi="Calibri" w:cs="Calibri"/>
        </w:rPr>
        <w:t>, to examine compositional variation in 49 grassland plant communities. Our study had a consistent methodology to ensure that differences among sites were not related to sampling intensity or to differences in how potential drivers of variation were measur</w:t>
      </w:r>
      <w:r>
        <w:rPr>
          <w:rFonts w:ascii="Calibri" w:eastAsia="Calibri" w:hAnsi="Calibri" w:cs="Calibri"/>
        </w:rPr>
        <w:t>ed. To focus our attention at small spatial scales and avoid being overwhelmed by the substantial compositional differences among sites, we assessed composition separately for each site and then compared compositional patterns among sites. We addressed thr</w:t>
      </w:r>
      <w:r>
        <w:rPr>
          <w:rFonts w:ascii="Calibri" w:eastAsia="Calibri" w:hAnsi="Calibri" w:cs="Calibri"/>
        </w:rPr>
        <w:t xml:space="preserve">ee key questions: </w:t>
      </w:r>
    </w:p>
    <w:p w14:paraId="4D96583B" w14:textId="77777777" w:rsidR="00F37E83" w:rsidRDefault="006207F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How much inherent spatial (pre-treatment) and temporal (control plots) variation occurs across globally-disturbed grasslands? Relative to the inherent site-level variation, how much variation can be explained by nutrient addition treatments?</w:t>
      </w:r>
    </w:p>
    <w:p w14:paraId="1BC3C034" w14:textId="77777777" w:rsidR="00F37E83" w:rsidRDefault="006207F0">
      <w:pPr>
        <w:numPr>
          <w:ilvl w:val="0"/>
          <w:numId w:val="2"/>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How do site-le</w:t>
      </w:r>
      <w:r>
        <w:rPr>
          <w:rFonts w:ascii="Calibri" w:eastAsia="Calibri" w:hAnsi="Calibri" w:cs="Calibri"/>
          <w:color w:val="000000"/>
        </w:rPr>
        <w:t>vel biotic and abiotic contexts drive compositional variation? For instance, we predict that a larger species pool and greater environmental heterogeneity will increase turnover.</w:t>
      </w:r>
    </w:p>
    <w:p w14:paraId="3FB14C87" w14:textId="77777777" w:rsidR="00F37E83" w:rsidRDefault="006207F0">
      <w:pPr>
        <w:numPr>
          <w:ilvl w:val="0"/>
          <w:numId w:val="2"/>
        </w:numPr>
        <w:pBdr>
          <w:top w:val="nil"/>
          <w:left w:val="nil"/>
          <w:bottom w:val="nil"/>
          <w:right w:val="nil"/>
          <w:between w:val="nil"/>
        </w:pBdr>
        <w:spacing w:after="120"/>
        <w:rPr>
          <w:rFonts w:ascii="Calibri" w:eastAsia="Calibri" w:hAnsi="Calibri" w:cs="Calibri"/>
          <w:color w:val="000000"/>
        </w:rPr>
      </w:pPr>
      <w:r>
        <w:rPr>
          <w:rFonts w:ascii="Calibri" w:eastAsia="Calibri" w:hAnsi="Calibri" w:cs="Calibri"/>
          <w:color w:val="000000"/>
        </w:rPr>
        <w:lastRenderedPageBreak/>
        <w:t xml:space="preserve">Do sites differ in the contribution of spatial, temporal, treatment effects, </w:t>
      </w:r>
      <w:r>
        <w:rPr>
          <w:rFonts w:ascii="Calibri" w:eastAsia="Calibri" w:hAnsi="Calibri" w:cs="Calibri"/>
          <w:color w:val="000000"/>
        </w:rPr>
        <w:t xml:space="preserve">and their interactions on plant composition and turnover? </w:t>
      </w:r>
    </w:p>
    <w:p w14:paraId="0FD1B562" w14:textId="77777777" w:rsidR="00F37E83" w:rsidRDefault="006207F0">
      <w:pPr>
        <w:spacing w:after="120"/>
        <w:rPr>
          <w:rFonts w:ascii="Calibri" w:eastAsia="Calibri" w:hAnsi="Calibri" w:cs="Calibri"/>
        </w:rPr>
      </w:pPr>
      <w:r>
        <w:rPr>
          <w:rFonts w:ascii="Calibri" w:eastAsia="Calibri" w:hAnsi="Calibri" w:cs="Calibri"/>
        </w:rPr>
        <w:t>We also explore four different dissimilarity metrics (Bray-Curtis dissimilarity, Sorensen dissimilarity, Balanced variation, species turnover) which are associated with different aspects of communi</w:t>
      </w:r>
      <w:r>
        <w:rPr>
          <w:rFonts w:ascii="Calibri" w:eastAsia="Calibri" w:hAnsi="Calibri" w:cs="Calibri"/>
        </w:rPr>
        <w:t>ty change.</w:t>
      </w:r>
    </w:p>
    <w:p w14:paraId="7B281803" w14:textId="77777777" w:rsidR="00F37E83" w:rsidRDefault="006207F0">
      <w:pPr>
        <w:pStyle w:val="Heading1"/>
        <w:spacing w:after="120"/>
      </w:pPr>
      <w:r>
        <w:t>Methods</w:t>
      </w:r>
    </w:p>
    <w:p w14:paraId="4C2E19C2" w14:textId="77777777" w:rsidR="00F37E83" w:rsidRDefault="006207F0">
      <w:pPr>
        <w:spacing w:after="120"/>
        <w:rPr>
          <w:rFonts w:ascii="Calibri" w:eastAsia="Calibri" w:hAnsi="Calibri" w:cs="Calibri"/>
        </w:rPr>
      </w:pPr>
      <w:r>
        <w:rPr>
          <w:rFonts w:ascii="Calibri" w:eastAsia="Calibri" w:hAnsi="Calibri" w:cs="Calibri"/>
        </w:rPr>
        <w:t xml:space="preserve">Data were gathered within NutNet’s </w:t>
      </w:r>
      <w:r>
        <w:rPr>
          <w:rFonts w:ascii="Calibri" w:eastAsia="Calibri" w:hAnsi="Calibri" w:cs="Calibri"/>
          <w:color w:val="000000"/>
        </w:rPr>
        <w:t>multiple-nutrient addition experiment</w:t>
      </w:r>
      <w:r>
        <w:rPr>
          <w:rFonts w:ascii="Calibri" w:eastAsia="Calibri" w:hAnsi="Calibri" w:cs="Calibri"/>
        </w:rPr>
        <w:t xml:space="preserve">. The experimental approach is summarized in Borer et al. (2014). At each site, plots are 5 × 5 m and are separated by at least 1 m. Eight factorial combinations of </w:t>
      </w:r>
      <w:r>
        <w:rPr>
          <w:rFonts w:ascii="Calibri" w:eastAsia="Calibri" w:hAnsi="Calibri" w:cs="Calibri"/>
        </w:rPr>
        <w:t xml:space="preserve">nitrogen (N), phosphorus (P), and potassium (K) were added annually. We measured plant </w:t>
      </w:r>
      <w:r>
        <w:rPr>
          <w:rFonts w:ascii="Calibri" w:eastAsia="Calibri" w:hAnsi="Calibri" w:cs="Calibri"/>
          <w:color w:val="000000"/>
        </w:rPr>
        <w:t>community composition in one permanent, randomly selected 1 × 1 m subplot per plot, visually estimating cover for each plant species.</w:t>
      </w:r>
      <w:r>
        <w:rPr>
          <w:rFonts w:ascii="Calibri" w:eastAsia="Calibri" w:hAnsi="Calibri" w:cs="Calibri"/>
        </w:rPr>
        <w:t xml:space="preserve"> Additionally, we measured plant pro</w:t>
      </w:r>
      <w:r>
        <w:rPr>
          <w:rFonts w:ascii="Calibri" w:eastAsia="Calibri" w:hAnsi="Calibri" w:cs="Calibri"/>
        </w:rPr>
        <w:t>ductivity as total aboveground biomass (live and dead) within two 0.1 m</w:t>
      </w:r>
      <w:r>
        <w:rPr>
          <w:rFonts w:ascii="Calibri" w:eastAsia="Calibri" w:hAnsi="Calibri" w:cs="Calibri"/>
          <w:vertAlign w:val="superscript"/>
        </w:rPr>
        <w:t>2</w:t>
      </w:r>
      <w:r>
        <w:rPr>
          <w:rFonts w:ascii="Calibri" w:eastAsia="Calibri" w:hAnsi="Calibri" w:cs="Calibri"/>
        </w:rPr>
        <w:t xml:space="preserve"> strips (0.1 × 1 m) per plot. Biomass was clipped, dried at 60 °C to a constant mass, and weighed.</w:t>
      </w:r>
    </w:p>
    <w:p w14:paraId="1F9F0C42" w14:textId="77777777" w:rsidR="00F37E83" w:rsidRDefault="006207F0">
      <w:pPr>
        <w:spacing w:after="120"/>
        <w:rPr>
          <w:rFonts w:ascii="Calibri" w:eastAsia="Calibri" w:hAnsi="Calibri" w:cs="Calibri"/>
        </w:rPr>
      </w:pPr>
      <w:r>
        <w:rPr>
          <w:rFonts w:ascii="Calibri" w:eastAsia="Calibri" w:hAnsi="Calibri" w:cs="Calibri"/>
        </w:rPr>
        <w:t>We restricted our attention to sites that met three criteria: i) each nutrient combin</w:t>
      </w:r>
      <w:r>
        <w:rPr>
          <w:rFonts w:ascii="Calibri" w:eastAsia="Calibri" w:hAnsi="Calibri" w:cs="Calibri"/>
        </w:rPr>
        <w:t>ation was tested in 1 plot per block and in at least 3 blocks per site, ii) plots were measured during 4 consecutive growing seasons (pre-treatment and 3 years of treatment) and iii) every plot was measured every year. Sites that established more than 3 bl</w:t>
      </w:r>
      <w:r>
        <w:rPr>
          <w:rFonts w:ascii="Calibri" w:eastAsia="Calibri" w:hAnsi="Calibri" w:cs="Calibri"/>
        </w:rPr>
        <w:t>ocks were subsetted, usually by using the first 3 blocks. The resulting dataset had an identical structure for every site: 8 nutrient combinations × 3 blocks = 24 plots, and 24 plots × 4 years = 96 plot-year combinations. Forty-nine sites met our criteria,</w:t>
      </w:r>
      <w:r>
        <w:rPr>
          <w:rFonts w:ascii="Calibri" w:eastAsia="Calibri" w:hAnsi="Calibri" w:cs="Calibri"/>
        </w:rPr>
        <w:t xml:space="preserve"> providing 4,704 site-plot-year combinations for this analysis. These sites span 14 countries on 6 continents (Table S1; Figure S1). </w:t>
      </w:r>
    </w:p>
    <w:p w14:paraId="33A5FF38" w14:textId="77777777" w:rsidR="00F37E83" w:rsidRDefault="006207F0">
      <w:pPr>
        <w:spacing w:after="120"/>
        <w:rPr>
          <w:rFonts w:ascii="Calibri" w:eastAsia="Calibri" w:hAnsi="Calibri" w:cs="Calibri"/>
        </w:rPr>
      </w:pPr>
      <w:r>
        <w:rPr>
          <w:rFonts w:ascii="Calibri" w:eastAsia="Calibri" w:hAnsi="Calibri" w:cs="Calibri"/>
        </w:rPr>
        <w:t xml:space="preserve">Analyses of compositional change are sensitive to taxonomic differences. We reviewed the nomenclature within each site to </w:t>
      </w:r>
      <w:r>
        <w:rPr>
          <w:rFonts w:ascii="Calibri" w:eastAsia="Calibri" w:hAnsi="Calibri" w:cs="Calibri"/>
        </w:rPr>
        <w:t>ensure consistent naming over time (NutNet’s nomenclature system also aims for consistency across sites, but this was not necessary for our analysis). Taxonomic adjustments were made in about two-thirds of sites, usually by aggregating taxa at the genus le</w:t>
      </w:r>
      <w:r>
        <w:rPr>
          <w:rFonts w:ascii="Calibri" w:eastAsia="Calibri" w:hAnsi="Calibri" w:cs="Calibri"/>
        </w:rPr>
        <w:t xml:space="preserve">vel when individuals were not identified to species in all years (Table S2). For brevity, however, we refer to taxa as “species” throughout the manuscript. The resulting dataset consists of ~ 56,500 records from ~ 1,530 species. </w:t>
      </w:r>
    </w:p>
    <w:p w14:paraId="023CC683" w14:textId="77777777" w:rsidR="00F37E83" w:rsidRDefault="006207F0">
      <w:pPr>
        <w:spacing w:after="120"/>
        <w:rPr>
          <w:rFonts w:ascii="Calibri" w:eastAsia="Calibri" w:hAnsi="Calibri" w:cs="Calibri"/>
        </w:rPr>
      </w:pPr>
      <w:r>
        <w:rPr>
          <w:rFonts w:ascii="Calibri" w:eastAsia="Calibri" w:hAnsi="Calibri" w:cs="Calibri"/>
        </w:rPr>
        <w:t>We calculated several site</w:t>
      </w:r>
      <w:r>
        <w:rPr>
          <w:rFonts w:ascii="Calibri" w:eastAsia="Calibri" w:hAnsi="Calibri" w:cs="Calibri"/>
        </w:rPr>
        <w:t>-level variables that we hypothesized might relate to the magnitude and partitioning of within-site compositional variation: management history, gamma diversity, plant productivity, local variation in productivity, and climate. Management history was coded</w:t>
      </w:r>
      <w:r>
        <w:rPr>
          <w:rFonts w:ascii="Calibri" w:eastAsia="Calibri" w:hAnsi="Calibri" w:cs="Calibri"/>
        </w:rPr>
        <w:t xml:space="preserve"> as a binary variable based on whether site leads reported that the site was managed, burned, grazed, or subject to anthropogenic disturbances. Gamma diversity was quantified as the total number of taxa recorded in the 96 plot-year combinations at the site</w:t>
      </w:r>
      <w:r>
        <w:rPr>
          <w:rFonts w:ascii="Calibri" w:eastAsia="Calibri" w:hAnsi="Calibri" w:cs="Calibri"/>
        </w:rPr>
        <w:t>, after the above taxonomic adjustments. Plant productivity was calculated as the average total aboveground plant biomass (g m</w:t>
      </w:r>
      <w:r>
        <w:rPr>
          <w:rFonts w:ascii="Calibri" w:eastAsia="Calibri" w:hAnsi="Calibri" w:cs="Calibri"/>
          <w:vertAlign w:val="superscript"/>
        </w:rPr>
        <w:t>-2</w:t>
      </w:r>
      <w:r>
        <w:rPr>
          <w:rFonts w:ascii="Calibri" w:eastAsia="Calibri" w:hAnsi="Calibri" w:cs="Calibri"/>
        </w:rPr>
        <w:t>) in unfertilized plots (both pre-treatment data from all plots, and control plots over time). Local variation in productivity w</w:t>
      </w:r>
      <w:r>
        <w:rPr>
          <w:rFonts w:ascii="Calibri" w:eastAsia="Calibri" w:hAnsi="Calibri" w:cs="Calibri"/>
        </w:rPr>
        <w:t>as calculated as the coefficient of variation in total biomass in unfertilized plots. Climate was summarized via mean annual temperature (°C), standard deviation in temperature (°C), annual temperature range (°C), mean temperature of the wettest quarter (°</w:t>
      </w:r>
      <w:r>
        <w:rPr>
          <w:rFonts w:ascii="Calibri" w:eastAsia="Calibri" w:hAnsi="Calibri" w:cs="Calibri"/>
        </w:rPr>
        <w:t xml:space="preserve">C), mean annual precipitation (mm), seasonality (coefficient of variation </w:t>
      </w:r>
      <w:r>
        <w:rPr>
          <w:rFonts w:ascii="Calibri" w:eastAsia="Calibri" w:hAnsi="Calibri" w:cs="Calibri"/>
        </w:rPr>
        <w:lastRenderedPageBreak/>
        <w:t>of precipitation), and N deposition (kg N ha</w:t>
      </w:r>
      <w:r>
        <w:rPr>
          <w:rFonts w:ascii="Calibri" w:eastAsia="Calibri" w:hAnsi="Calibri" w:cs="Calibri"/>
          <w:vertAlign w:val="superscript"/>
        </w:rPr>
        <w:t>-1</w:t>
      </w:r>
      <w:r>
        <w:rPr>
          <w:rFonts w:ascii="Calibri" w:eastAsia="Calibri" w:hAnsi="Calibri" w:cs="Calibri"/>
        </w:rPr>
        <w:t xml:space="preserve"> yr</w:t>
      </w:r>
      <w:r>
        <w:rPr>
          <w:rFonts w:ascii="Calibri" w:eastAsia="Calibri" w:hAnsi="Calibri" w:cs="Calibri"/>
          <w:vertAlign w:val="superscript"/>
        </w:rPr>
        <w:t>-1</w:t>
      </w:r>
      <w:r>
        <w:rPr>
          <w:rFonts w:ascii="Calibri" w:eastAsia="Calibri" w:hAnsi="Calibri" w:cs="Calibri"/>
        </w:rPr>
        <w:t>). We tested each variable against the four community composition metrics identified below (see Table S3), and retained those varia</w:t>
      </w:r>
      <w:r>
        <w:rPr>
          <w:rFonts w:ascii="Calibri" w:eastAsia="Calibri" w:hAnsi="Calibri" w:cs="Calibri"/>
        </w:rPr>
        <w:t>bles that were significantly related to one or more metrics (</w:t>
      </w:r>
      <w:r>
        <w:rPr>
          <w:rFonts w:ascii="Calibri" w:eastAsia="Calibri" w:hAnsi="Calibri" w:cs="Calibri"/>
          <w:i/>
        </w:rPr>
        <w:t>P</w:t>
      </w:r>
      <w:r>
        <w:rPr>
          <w:rFonts w:ascii="Calibri" w:eastAsia="Calibri" w:hAnsi="Calibri" w:cs="Calibri"/>
        </w:rPr>
        <w:t xml:space="preserve"> &lt; 0.05) for inclusion in further analyses. Five variables met this criterion: gamma diversity, productivity, local variation in productivity, annual temperature range, and mean annual precipita</w:t>
      </w:r>
      <w:r>
        <w:rPr>
          <w:rFonts w:ascii="Calibri" w:eastAsia="Calibri" w:hAnsi="Calibri" w:cs="Calibri"/>
        </w:rPr>
        <w:t>tion.</w:t>
      </w:r>
    </w:p>
    <w:p w14:paraId="709847C9" w14:textId="77777777" w:rsidR="00F37E83" w:rsidRDefault="00F37E83">
      <w:pPr>
        <w:spacing w:after="120"/>
        <w:rPr>
          <w:rFonts w:ascii="Calibri" w:eastAsia="Calibri" w:hAnsi="Calibri" w:cs="Calibri"/>
        </w:rPr>
      </w:pPr>
    </w:p>
    <w:p w14:paraId="1D06CCB4" w14:textId="77777777" w:rsidR="00F37E83" w:rsidRDefault="006207F0">
      <w:pPr>
        <w:pStyle w:val="Heading2"/>
        <w:spacing w:after="120"/>
      </w:pPr>
      <w:r>
        <w:t>Statistical analysis</w:t>
      </w:r>
    </w:p>
    <w:p w14:paraId="28E7E857" w14:textId="77777777" w:rsidR="00F37E83" w:rsidRDefault="006207F0">
      <w:pPr>
        <w:spacing w:after="120"/>
        <w:rPr>
          <w:rFonts w:ascii="Calibri" w:eastAsia="Calibri" w:hAnsi="Calibri" w:cs="Calibri"/>
        </w:rPr>
      </w:pPr>
      <w:r>
        <w:rPr>
          <w:rFonts w:ascii="Calibri" w:eastAsia="Calibri" w:hAnsi="Calibri" w:cs="Calibri"/>
        </w:rPr>
        <w:t xml:space="preserve">All analyses were done in R (version 3.5.1).  </w:t>
      </w:r>
      <w:commentRangeStart w:id="28"/>
      <w:r>
        <w:rPr>
          <w:rFonts w:ascii="Calibri" w:eastAsia="Calibri" w:hAnsi="Calibri" w:cs="Calibri"/>
        </w:rPr>
        <w:t>Key required packages are listed where appropriate below</w:t>
      </w:r>
      <w:commentRangeEnd w:id="28"/>
      <w:r>
        <w:commentReference w:id="28"/>
      </w:r>
      <w:r>
        <w:rPr>
          <w:rFonts w:ascii="Calibri" w:eastAsia="Calibri" w:hAnsi="Calibri" w:cs="Calibri"/>
        </w:rPr>
        <w:t>.</w:t>
      </w:r>
    </w:p>
    <w:p w14:paraId="63C90800" w14:textId="77777777" w:rsidR="00F37E83" w:rsidRDefault="006207F0">
      <w:pPr>
        <w:spacing w:after="120"/>
        <w:rPr>
          <w:rFonts w:ascii="Calibri" w:eastAsia="Calibri" w:hAnsi="Calibri" w:cs="Calibri"/>
        </w:rPr>
      </w:pPr>
      <w:r>
        <w:rPr>
          <w:rFonts w:ascii="Calibri" w:eastAsia="Calibri" w:hAnsi="Calibri" w:cs="Calibri"/>
        </w:rPr>
        <w:t>We analyzed composition separately for each site. Composition was expressed as a site-plot-year × species matrix, with th</w:t>
      </w:r>
      <w:r>
        <w:rPr>
          <w:rFonts w:ascii="Calibri" w:eastAsia="Calibri" w:hAnsi="Calibri" w:cs="Calibri"/>
        </w:rPr>
        <w:t xml:space="preserve">e abundance (percent cover) of each species as the element in the matrix. This matrix was used to calculate an abundance-based dissimilarity matrix within each site (96 × 96; 8 treatments (control, N, P, K, NP, NK, PK, NPK) × 3 blocks × 4 years) using the </w:t>
      </w:r>
      <w:r>
        <w:rPr>
          <w:rFonts w:ascii="Calibri" w:eastAsia="Calibri" w:hAnsi="Calibri" w:cs="Calibri"/>
        </w:rPr>
        <w:t>Bray-Curtis dissimilarity index (Table 1). The composition matrix was also relativized to presence/absence data and used to calculate an incidence-based dissimilarity matrix using the Sorensen dissimilarity index. Each dissimilarity matrix is a numerical s</w:t>
      </w:r>
      <w:r>
        <w:rPr>
          <w:rFonts w:ascii="Calibri" w:eastAsia="Calibri" w:hAnsi="Calibri" w:cs="Calibri"/>
        </w:rPr>
        <w:t>ummary of the compositional differences among the plot-years within the site.</w:t>
      </w:r>
    </w:p>
    <w:p w14:paraId="3244E342" w14:textId="77777777" w:rsidR="00F37E83" w:rsidRDefault="006207F0">
      <w:pPr>
        <w:spacing w:after="120"/>
        <w:rPr>
          <w:rFonts w:ascii="Calibri" w:eastAsia="Calibri" w:hAnsi="Calibri" w:cs="Calibri"/>
          <w:i/>
        </w:rPr>
      </w:pPr>
      <w:r>
        <w:rPr>
          <w:rFonts w:ascii="Calibri" w:eastAsia="Calibri" w:hAnsi="Calibri" w:cs="Calibri"/>
          <w:i/>
        </w:rPr>
        <w:t>Question 1: How much inherent spatial (pre-treatment) and temporal (control plots) variation occurs across globally-disturbed grasslands?</w:t>
      </w:r>
    </w:p>
    <w:p w14:paraId="17CF2D1A" w14:textId="77777777" w:rsidR="00F37E83" w:rsidRDefault="006207F0">
      <w:pPr>
        <w:spacing w:after="120"/>
        <w:rPr>
          <w:rFonts w:ascii="Calibri" w:eastAsia="Calibri" w:hAnsi="Calibri" w:cs="Calibri"/>
        </w:rPr>
      </w:pPr>
      <w:r>
        <w:rPr>
          <w:rFonts w:ascii="Calibri" w:eastAsia="Calibri" w:hAnsi="Calibri" w:cs="Calibri"/>
        </w:rPr>
        <w:t xml:space="preserve">We expressed the overall magnitude of compositional variation at each site as the mean dissimilarity for the site (i.e., across all plot-year combinations). This value was compared to simple measures of spatial and temporal variation in composition, where </w:t>
      </w:r>
      <w:r>
        <w:rPr>
          <w:rFonts w:ascii="Calibri" w:eastAsia="Calibri" w:hAnsi="Calibri" w:cs="Calibri"/>
        </w:rPr>
        <w:t>spatial variation was calculated as the mean dissimilarity among plots in the pre-treatment year, and temporal variation as the mean dissimilarity of the control plots among years (calculated separately for each control plot and then averaged together). We</w:t>
      </w:r>
      <w:r>
        <w:rPr>
          <w:rFonts w:ascii="Calibri" w:eastAsia="Calibri" w:hAnsi="Calibri" w:cs="Calibri"/>
        </w:rPr>
        <w:t xml:space="preserve"> used a linear mixed model to test for differences between these three measures of variation (overall, spatial, temporal), with site included as a random effect. This process was repeated for the abundance- (Bray-Curtis) and incidence-based (Sorenson) metr</w:t>
      </w:r>
      <w:r>
        <w:rPr>
          <w:rFonts w:ascii="Calibri" w:eastAsia="Calibri" w:hAnsi="Calibri" w:cs="Calibri"/>
        </w:rPr>
        <w:t>ics as well as the decomposed abundance- and incidence- based metrics to understand how turnover is influencing overall, spatial, and temporal variation (Table 1). Each type of dissimilarity was decomposed into two aspects using the bray.part and beta.pair</w:t>
      </w:r>
      <w:r>
        <w:rPr>
          <w:rFonts w:ascii="Calibri" w:eastAsia="Calibri" w:hAnsi="Calibri" w:cs="Calibri"/>
        </w:rPr>
        <w:t xml:space="preserve"> functions (betapart package, v.1.5.1; Baselga et al. 2018). Since these aspects are additive, we did not analyze them both but rather expressed the importance of one aspect as a percentage of the total dissimilarity. Specifically, we focused on the percen</w:t>
      </w:r>
      <w:r>
        <w:rPr>
          <w:rFonts w:ascii="Calibri" w:eastAsia="Calibri" w:hAnsi="Calibri" w:cs="Calibri"/>
        </w:rPr>
        <w:t xml:space="preserve">tage of abundance-based variation attributable to balanced variation in abundance, and the percentage of incidence-based variation attributable to species turnover (Table 1). The result of each of these calculations was a dissimilarity matrix in which the </w:t>
      </w:r>
      <w:r>
        <w:rPr>
          <w:rFonts w:ascii="Calibri" w:eastAsia="Calibri" w:hAnsi="Calibri" w:cs="Calibri"/>
        </w:rPr>
        <w:t xml:space="preserve">elements are the percentage of compositional change associated with one aspect of compositional variation. </w:t>
      </w:r>
    </w:p>
    <w:p w14:paraId="0201F4EC" w14:textId="77777777" w:rsidR="00F37E83" w:rsidRDefault="006207F0">
      <w:pPr>
        <w:spacing w:after="120"/>
        <w:rPr>
          <w:rFonts w:ascii="Calibri" w:eastAsia="Calibri" w:hAnsi="Calibri" w:cs="Calibri"/>
          <w:i/>
        </w:rPr>
      </w:pPr>
      <w:r>
        <w:rPr>
          <w:rFonts w:ascii="Calibri" w:eastAsia="Calibri" w:hAnsi="Calibri" w:cs="Calibri"/>
          <w:i/>
        </w:rPr>
        <w:t>Question 2:</w:t>
      </w:r>
      <w:r>
        <w:rPr>
          <w:rFonts w:ascii="Calibri" w:eastAsia="Calibri" w:hAnsi="Calibri" w:cs="Calibri"/>
          <w:b/>
        </w:rPr>
        <w:t xml:space="preserve"> </w:t>
      </w:r>
      <w:r>
        <w:rPr>
          <w:rFonts w:ascii="Calibri" w:eastAsia="Calibri" w:hAnsi="Calibri" w:cs="Calibri"/>
          <w:i/>
        </w:rPr>
        <w:t>How do site-level biotic and abiotic contexts drive compositional variation?</w:t>
      </w:r>
    </w:p>
    <w:p w14:paraId="201DB73C" w14:textId="77777777" w:rsidR="00F37E83" w:rsidRDefault="006207F0">
      <w:pPr>
        <w:spacing w:after="120"/>
        <w:rPr>
          <w:rFonts w:ascii="Calibri" w:eastAsia="Calibri" w:hAnsi="Calibri" w:cs="Calibri"/>
        </w:rPr>
      </w:pPr>
      <w:r>
        <w:rPr>
          <w:rFonts w:ascii="Calibri" w:eastAsia="Calibri" w:hAnsi="Calibri" w:cs="Calibri"/>
        </w:rPr>
        <w:t>We tested how the overall magnitude of compositional variation (Bray-Curtis dissimilarity, Sorens</w:t>
      </w:r>
      <w:ins w:id="29" w:author="Evan Batzer" w:date="2019-08-21T17:29:00Z">
        <w:r>
          <w:rPr>
            <w:rFonts w:ascii="Calibri" w:eastAsia="Calibri" w:hAnsi="Calibri" w:cs="Calibri"/>
          </w:rPr>
          <w:t>e</w:t>
        </w:r>
      </w:ins>
      <w:del w:id="30" w:author="Evan Batzer" w:date="2019-08-21T17:29:00Z">
        <w:r>
          <w:rPr>
            <w:rFonts w:ascii="Calibri" w:eastAsia="Calibri" w:hAnsi="Calibri" w:cs="Calibri"/>
          </w:rPr>
          <w:delText>o</w:delText>
        </w:r>
      </w:del>
      <w:r>
        <w:rPr>
          <w:rFonts w:ascii="Calibri" w:eastAsia="Calibri" w:hAnsi="Calibri" w:cs="Calibri"/>
        </w:rPr>
        <w:t>n dissimilarity, balanced-variation, and species turnover) was related to the po</w:t>
      </w:r>
      <w:r>
        <w:rPr>
          <w:rFonts w:ascii="Calibri" w:eastAsia="Calibri" w:hAnsi="Calibri" w:cs="Calibri"/>
        </w:rPr>
        <w:t xml:space="preserve">tential </w:t>
      </w:r>
      <w:r>
        <w:rPr>
          <w:rFonts w:ascii="Calibri" w:eastAsia="Calibri" w:hAnsi="Calibri" w:cs="Calibri"/>
        </w:rPr>
        <w:lastRenderedPageBreak/>
        <w:t xml:space="preserve">site-level explanatory variables (gamma diversity, productivity, local variation, annual temperature range, and mean annual precipitation). We used model selection (stepAIC function; MASS package, v.7.3-51; </w:t>
      </w:r>
      <w:r>
        <w:rPr>
          <w:rFonts w:ascii="Calibri" w:eastAsia="Calibri" w:hAnsi="Calibri" w:cs="Calibri"/>
          <w:highlight w:val="yellow"/>
        </w:rPr>
        <w:t>Venables and Ripley 2002</w:t>
      </w:r>
      <w:r>
        <w:rPr>
          <w:rFonts w:ascii="Calibri" w:eastAsia="Calibri" w:hAnsi="Calibri" w:cs="Calibri"/>
        </w:rPr>
        <w:t>) to identify mod</w:t>
      </w:r>
      <w:r>
        <w:rPr>
          <w:rFonts w:ascii="Calibri" w:eastAsia="Calibri" w:hAnsi="Calibri" w:cs="Calibri"/>
        </w:rPr>
        <w:t xml:space="preserve">els that balanced parsimony with explanatory power, and specified BIC as the model selection criterion with </w:t>
      </w:r>
      <w:r>
        <w:rPr>
          <w:rFonts w:ascii="Calibri" w:eastAsia="Calibri" w:hAnsi="Calibri" w:cs="Calibri"/>
          <w:i/>
        </w:rPr>
        <w:t>k</w:t>
      </w:r>
      <w:r>
        <w:rPr>
          <w:rFonts w:ascii="Calibri" w:eastAsia="Calibri" w:hAnsi="Calibri" w:cs="Calibri"/>
        </w:rPr>
        <w:t xml:space="preserve"> equal to the log of the number of </w:t>
      </w:r>
      <w:commentRangeStart w:id="31"/>
      <w:r>
        <w:rPr>
          <w:rFonts w:ascii="Calibri" w:eastAsia="Calibri" w:hAnsi="Calibri" w:cs="Calibri"/>
        </w:rPr>
        <w:t>sites</w:t>
      </w:r>
      <w:commentRangeEnd w:id="31"/>
      <w:r>
        <w:commentReference w:id="31"/>
      </w:r>
      <w:r>
        <w:rPr>
          <w:rFonts w:ascii="Calibri" w:eastAsia="Calibri" w:hAnsi="Calibri" w:cs="Calibri"/>
        </w:rPr>
        <w:t xml:space="preserve">. </w:t>
      </w:r>
      <w:ins w:id="32" w:author="Evan Batzer" w:date="2019-08-21T17:27:00Z">
        <w:r>
          <w:rPr>
            <w:rFonts w:ascii="Calibri" w:eastAsia="Calibri" w:hAnsi="Calibri" w:cs="Calibri"/>
          </w:rPr>
          <w:t>To visualize relationships between compositional variation and explanatory variables, we generated par</w:t>
        </w:r>
        <w:r>
          <w:rPr>
            <w:rFonts w:ascii="Calibri" w:eastAsia="Calibri" w:hAnsi="Calibri" w:cs="Calibri"/>
          </w:rPr>
          <w:t>tial correlation plots that reflect regression of explanatory variables on model residuals. These partial regression plots depict the conditional effect of an explanatory variable once others were taken into account, in order as they were added in stepwise</w:t>
        </w:r>
        <w:r>
          <w:rPr>
            <w:rFonts w:ascii="Calibri" w:eastAsia="Calibri" w:hAnsi="Calibri" w:cs="Calibri"/>
          </w:rPr>
          <w:t xml:space="preserve"> model selection.</w:t>
        </w:r>
      </w:ins>
    </w:p>
    <w:p w14:paraId="2F0B46CD" w14:textId="77777777" w:rsidR="00F37E83" w:rsidRDefault="006207F0">
      <w:pPr>
        <w:spacing w:after="120"/>
        <w:rPr>
          <w:rFonts w:ascii="Calibri" w:eastAsia="Calibri" w:hAnsi="Calibri" w:cs="Calibri"/>
          <w:i/>
        </w:rPr>
      </w:pPr>
      <w:r>
        <w:rPr>
          <w:rFonts w:ascii="Calibri" w:eastAsia="Calibri" w:hAnsi="Calibri" w:cs="Calibri"/>
          <w:i/>
        </w:rPr>
        <w:t>Question 3: Do sites differ in the contribution of spatial, temporal, treatment effects, and their interactions on plant composition and turnover?</w:t>
      </w:r>
    </w:p>
    <w:p w14:paraId="5EA7F452" w14:textId="77777777" w:rsidR="00F37E83" w:rsidRDefault="006207F0">
      <w:pPr>
        <w:spacing w:after="120"/>
        <w:rPr>
          <w:rFonts w:ascii="Calibri" w:eastAsia="Calibri" w:hAnsi="Calibri" w:cs="Calibri"/>
        </w:rPr>
      </w:pPr>
      <w:r>
        <w:rPr>
          <w:rFonts w:ascii="Calibri" w:eastAsia="Calibri" w:hAnsi="Calibri" w:cs="Calibri"/>
        </w:rPr>
        <w:t>Subsetting a dissimilarity matrix allows us to summarize compositional differences associat</w:t>
      </w:r>
      <w:r>
        <w:rPr>
          <w:rFonts w:ascii="Calibri" w:eastAsia="Calibri" w:hAnsi="Calibri" w:cs="Calibri"/>
        </w:rPr>
        <w:t>ed with different factors. For example, this was done in Questions 1 and 2 for spatial variation (using pre-treatment data) and temporal variation (using control plots over time). Here, we partitioned the entire dissimilarity matrix to quantify the relativ</w:t>
      </w:r>
      <w:r>
        <w:rPr>
          <w:rFonts w:ascii="Calibri" w:eastAsia="Calibri" w:hAnsi="Calibri" w:cs="Calibri"/>
        </w:rPr>
        <w:t>e importance of different sources for explaining compositional differences at a site (Appendix S1). Our consistent design enabled us to distinguish seven sources of variation within sites: block (spatial; three levels), year (temporal; four levels), nutrie</w:t>
      </w:r>
      <w:r>
        <w:rPr>
          <w:rFonts w:ascii="Calibri" w:eastAsia="Calibri" w:hAnsi="Calibri" w:cs="Calibri"/>
        </w:rPr>
        <w:t>nt addition (eight levels), and the two- and three-way interactions among these factors (Table 2).  We used PERMANOVA (Anderson 2001) as coded in the adonis function (vegan package, v.2.5-3; Oksanen et al. 2018) to express how much of the compositional var</w:t>
      </w:r>
      <w:r>
        <w:rPr>
          <w:rFonts w:ascii="Calibri" w:eastAsia="Calibri" w:hAnsi="Calibri" w:cs="Calibri"/>
        </w:rPr>
        <w:t>iation at a site was due to each source. We expressed the variation associated with each source as a proportion of the total variation and compiled these proportions into a site × source matrix (49 × 7). This process was repeated for each type of dissimila</w:t>
      </w:r>
      <w:r>
        <w:rPr>
          <w:rFonts w:ascii="Calibri" w:eastAsia="Calibri" w:hAnsi="Calibri" w:cs="Calibri"/>
        </w:rPr>
        <w:t>rity (abundance-based, incidence-based) and their constituent aspects (percent change due to balanced variation, percent change due to species turnover). For our purposes here, we did not test the statistical significance of these sources.</w:t>
      </w:r>
    </w:p>
    <w:p w14:paraId="6C54E36D" w14:textId="77777777" w:rsidR="00F37E83" w:rsidRDefault="006207F0">
      <w:pPr>
        <w:spacing w:after="120"/>
        <w:rPr>
          <w:rFonts w:ascii="Calibri" w:eastAsia="Calibri" w:hAnsi="Calibri" w:cs="Calibri"/>
        </w:rPr>
      </w:pPr>
      <w:r>
        <w:rPr>
          <w:rFonts w:ascii="Calibri" w:eastAsia="Calibri" w:hAnsi="Calibri" w:cs="Calibri"/>
        </w:rPr>
        <w:t>To investigate p</w:t>
      </w:r>
      <w:r>
        <w:rPr>
          <w:rFonts w:ascii="Calibri" w:eastAsia="Calibri" w:hAnsi="Calibri" w:cs="Calibri"/>
        </w:rPr>
        <w:t>atterns of compositional partitioning across sites, we applied Principal Components Analysis (PCA; princomp function) to express the differences among sites in how composition is partitioned in as few dimensions as possible. This procedure was conducted on</w:t>
      </w:r>
      <w:r>
        <w:rPr>
          <w:rFonts w:ascii="Calibri" w:eastAsia="Calibri" w:hAnsi="Calibri" w:cs="Calibri"/>
        </w:rPr>
        <w:t xml:space="preserve"> all four diversity metrics (abundance-based, incidence-based, balanced variation, species turnover). We compared metrics in terms of the average amount of variation explained by each source.</w:t>
      </w:r>
    </w:p>
    <w:p w14:paraId="0FA5AD2F" w14:textId="77777777" w:rsidR="00F37E83" w:rsidRDefault="006207F0">
      <w:pPr>
        <w:pStyle w:val="Heading1"/>
        <w:spacing w:after="120"/>
      </w:pPr>
      <w:r>
        <w:t>Results</w:t>
      </w:r>
    </w:p>
    <w:p w14:paraId="61F19CCB" w14:textId="77777777" w:rsidR="00F37E83" w:rsidRDefault="006207F0">
      <w:pPr>
        <w:pStyle w:val="Heading2"/>
        <w:spacing w:after="120"/>
        <w:rPr>
          <w:i/>
        </w:rPr>
      </w:pPr>
      <w:r>
        <w:t xml:space="preserve">Question 1: </w:t>
      </w:r>
      <w:r>
        <w:rPr>
          <w:i/>
        </w:rPr>
        <w:t>How much inherent spatial (pre-treatment) an</w:t>
      </w:r>
      <w:r>
        <w:rPr>
          <w:i/>
        </w:rPr>
        <w:t>d temporal (control plots) variation occurs across globally-disturbed grasslands?</w:t>
      </w:r>
    </w:p>
    <w:p w14:paraId="0D1904D8" w14:textId="77777777" w:rsidR="00F37E83" w:rsidRDefault="006207F0">
      <w:pPr>
        <w:spacing w:after="120"/>
        <w:rPr>
          <w:rFonts w:ascii="Calibri" w:eastAsia="Calibri" w:hAnsi="Calibri" w:cs="Calibri"/>
        </w:rPr>
      </w:pPr>
      <w:r>
        <w:rPr>
          <w:rFonts w:ascii="Calibri" w:eastAsia="Calibri" w:hAnsi="Calibri" w:cs="Calibri"/>
        </w:rPr>
        <w:t>Sites exhibited considerable variation in abundance-based variation: overall mean Bray-Curtis dissimilarity ranged from 0.23 to 0.78. On average, the abundance-based dissimil</w:t>
      </w:r>
      <w:r>
        <w:rPr>
          <w:rFonts w:ascii="Calibri" w:eastAsia="Calibri" w:hAnsi="Calibri" w:cs="Calibri"/>
        </w:rPr>
        <w:t>arity between any two plot-years at a site was 0.55 (Figure 1A). Overall dissimilarity was significantly higher than spatial dissimilarity (pre-treatment data from all 24 plots; mean = 0.48) and even higher than temporal dissimilarity (control plots over t</w:t>
      </w:r>
      <w:r>
        <w:rPr>
          <w:rFonts w:ascii="Calibri" w:eastAsia="Calibri" w:hAnsi="Calibri" w:cs="Calibri"/>
        </w:rPr>
        <w:t xml:space="preserve">ime; mean = 0.38). Incidence-based dissimilarities were lower than abundance-based dissimilarities, overall mean Sorensen </w:t>
      </w:r>
      <w:r>
        <w:rPr>
          <w:rFonts w:ascii="Calibri" w:eastAsia="Calibri" w:hAnsi="Calibri" w:cs="Calibri"/>
        </w:rPr>
        <w:lastRenderedPageBreak/>
        <w:t>dissimilarity ranged from 0.22 to 0.56 among sites, with an average of 0.38. Overall dissimilarity was significantly higher than spati</w:t>
      </w:r>
      <w:r>
        <w:rPr>
          <w:rFonts w:ascii="Calibri" w:eastAsia="Calibri" w:hAnsi="Calibri" w:cs="Calibri"/>
        </w:rPr>
        <w:t xml:space="preserve">al dissimilarity (mean = 0.33), which was also significantly higher than temporal dissimilarity (mean = 0.25; Figure 1B), similar to abundance-based dissimilarity. </w:t>
      </w:r>
    </w:p>
    <w:p w14:paraId="13DB97EE" w14:textId="77777777" w:rsidR="00F37E83" w:rsidRDefault="006207F0">
      <w:pPr>
        <w:spacing w:after="120"/>
        <w:rPr>
          <w:rFonts w:ascii="Calibri" w:eastAsia="Calibri" w:hAnsi="Calibri" w:cs="Calibri"/>
        </w:rPr>
      </w:pPr>
      <w:r>
        <w:rPr>
          <w:rFonts w:ascii="Calibri" w:eastAsia="Calibri" w:hAnsi="Calibri" w:cs="Calibri"/>
        </w:rPr>
        <w:t>Abundance-based compositional change was mostly due to balanced variation (83% of total var</w:t>
      </w:r>
      <w:r>
        <w:rPr>
          <w:rFonts w:ascii="Calibri" w:eastAsia="Calibri" w:hAnsi="Calibri" w:cs="Calibri"/>
        </w:rPr>
        <w:t>iation) and accounted for between 52% and 96% of the variation at different sites (Figure 1C). Balanced variation accounted for the same amount of compositional variation when considering only spatial dissimilarity (83%) but significantly less of the varia</w:t>
      </w:r>
      <w:r>
        <w:rPr>
          <w:rFonts w:ascii="Calibri" w:eastAsia="Calibri" w:hAnsi="Calibri" w:cs="Calibri"/>
        </w:rPr>
        <w:t>tion when considering only temporal dissimilarity (71%). Similar to abundance-based measures, Incidence-based compositional change was dominated by species turnover (average of 69%) and ranged from 27% and 88% of the variation at different sites (Figure 1D</w:t>
      </w:r>
      <w:r>
        <w:rPr>
          <w:rFonts w:ascii="Calibri" w:eastAsia="Calibri" w:hAnsi="Calibri" w:cs="Calibri"/>
        </w:rPr>
        <w:t>). As with balanced variation in abundance, species turnover accounted for similar amounts of variation when considering only spatial dissimilarity (70%) but significantly less of the variation when considering temporal dissimilarity (57%).</w:t>
      </w:r>
    </w:p>
    <w:p w14:paraId="6A60478C" w14:textId="77777777" w:rsidR="00F37E83" w:rsidRDefault="006207F0">
      <w:pPr>
        <w:spacing w:after="120"/>
        <w:rPr>
          <w:rFonts w:ascii="Calibri" w:eastAsia="Calibri" w:hAnsi="Calibri" w:cs="Calibri"/>
          <w:color w:val="4F81BD"/>
          <w:sz w:val="26"/>
          <w:szCs w:val="26"/>
        </w:rPr>
      </w:pPr>
      <w:r>
        <w:rPr>
          <w:rFonts w:ascii="Calibri" w:eastAsia="Calibri" w:hAnsi="Calibri" w:cs="Calibri"/>
          <w:color w:val="4F81BD"/>
          <w:sz w:val="26"/>
          <w:szCs w:val="26"/>
        </w:rPr>
        <w:t xml:space="preserve">Question 2: </w:t>
      </w:r>
      <w:r>
        <w:rPr>
          <w:rFonts w:ascii="Calibri" w:eastAsia="Calibri" w:hAnsi="Calibri" w:cs="Calibri"/>
        </w:rPr>
        <w:t>How do site-level biotic and abiotic contexts drive compositional variation?</w:t>
      </w:r>
    </w:p>
    <w:p w14:paraId="0AA5A7A5" w14:textId="77777777" w:rsidR="00F37E83" w:rsidRDefault="006207F0">
      <w:pPr>
        <w:spacing w:after="120"/>
        <w:rPr>
          <w:rFonts w:ascii="Calibri" w:eastAsia="Calibri" w:hAnsi="Calibri" w:cs="Calibri"/>
        </w:rPr>
      </w:pPr>
      <w:r>
        <w:rPr>
          <w:rFonts w:ascii="Calibri" w:eastAsia="Calibri" w:hAnsi="Calibri" w:cs="Calibri"/>
        </w:rPr>
        <w:t xml:space="preserve">Model selection relating compositional variation to explanatory variables suggested that the relationships were strongly contingent on the community metrics used (Table 3, Figure </w:t>
      </w:r>
      <w:r>
        <w:rPr>
          <w:rFonts w:ascii="Calibri" w:eastAsia="Calibri" w:hAnsi="Calibri" w:cs="Calibri"/>
        </w:rPr>
        <w:t>2). Mean abundance-based variation (Bray-Curtis) was negatively related to productivity (adjusted R</w:t>
      </w:r>
      <w:r>
        <w:rPr>
          <w:rFonts w:ascii="Calibri" w:eastAsia="Calibri" w:hAnsi="Calibri" w:cs="Calibri"/>
          <w:vertAlign w:val="superscript"/>
        </w:rPr>
        <w:t>2</w:t>
      </w:r>
      <w:r>
        <w:rPr>
          <w:rFonts w:ascii="Calibri" w:eastAsia="Calibri" w:hAnsi="Calibri" w:cs="Calibri"/>
        </w:rPr>
        <w:t xml:space="preserve"> = 0.113; Table 3; Figure 2). Total incidence-based compositional variation was positively related to gamma diversity, annual temperature range, and local v</w:t>
      </w:r>
      <w:r>
        <w:rPr>
          <w:rFonts w:ascii="Calibri" w:eastAsia="Calibri" w:hAnsi="Calibri" w:cs="Calibri"/>
        </w:rPr>
        <w:t>ariation in productivity (adjusted R</w:t>
      </w:r>
      <w:r>
        <w:rPr>
          <w:rFonts w:ascii="Calibri" w:eastAsia="Calibri" w:hAnsi="Calibri" w:cs="Calibri"/>
          <w:vertAlign w:val="superscript"/>
        </w:rPr>
        <w:t>2</w:t>
      </w:r>
      <w:r>
        <w:rPr>
          <w:rFonts w:ascii="Calibri" w:eastAsia="Calibri" w:hAnsi="Calibri" w:cs="Calibri"/>
        </w:rPr>
        <w:t xml:space="preserve"> = 0.504; Table 3; Figure 2; Figure </w:t>
      </w:r>
      <w:r>
        <w:rPr>
          <w:rFonts w:ascii="Calibri" w:eastAsia="Calibri" w:hAnsi="Calibri" w:cs="Calibri"/>
          <w:highlight w:val="yellow"/>
        </w:rPr>
        <w:t>S3</w:t>
      </w:r>
      <w:r>
        <w:rPr>
          <w:rFonts w:ascii="Calibri" w:eastAsia="Calibri" w:hAnsi="Calibri" w:cs="Calibri"/>
        </w:rPr>
        <w:t>). Productivity reduced abundance-based variation, but species occurrence was positively related to species pool and heterogeneity of temperature and productivity.</w:t>
      </w:r>
    </w:p>
    <w:p w14:paraId="101D19FE" w14:textId="77777777" w:rsidR="00F37E83" w:rsidRDefault="006207F0">
      <w:pPr>
        <w:spacing w:after="120"/>
        <w:rPr>
          <w:rFonts w:ascii="Calibri" w:eastAsia="Calibri" w:hAnsi="Calibri" w:cs="Calibri"/>
        </w:rPr>
      </w:pPr>
      <w:r>
        <w:rPr>
          <w:rFonts w:ascii="Calibri" w:eastAsia="Calibri" w:hAnsi="Calibri" w:cs="Calibri"/>
        </w:rPr>
        <w:t>Balanced variatio</w:t>
      </w:r>
      <w:r>
        <w:rPr>
          <w:rFonts w:ascii="Calibri" w:eastAsia="Calibri" w:hAnsi="Calibri" w:cs="Calibri"/>
        </w:rPr>
        <w:t>n (abundance-based) was positively related to gamma diversity and to mean annual precipitation (adjusted R</w:t>
      </w:r>
      <w:r>
        <w:rPr>
          <w:rFonts w:ascii="Calibri" w:eastAsia="Calibri" w:hAnsi="Calibri" w:cs="Calibri"/>
          <w:vertAlign w:val="superscript"/>
        </w:rPr>
        <w:t>2</w:t>
      </w:r>
      <w:r>
        <w:rPr>
          <w:rFonts w:ascii="Calibri" w:eastAsia="Calibri" w:hAnsi="Calibri" w:cs="Calibri"/>
        </w:rPr>
        <w:t xml:space="preserve"> = 0.370; Figure 2; Table 3). The percent of incidence-based variation due to species turnover was positively related to gamma diversity and annual t</w:t>
      </w:r>
      <w:r>
        <w:rPr>
          <w:rFonts w:ascii="Calibri" w:eastAsia="Calibri" w:hAnsi="Calibri" w:cs="Calibri"/>
        </w:rPr>
        <w:t>emperature range, and negatively related to productivity (adjusted R</w:t>
      </w:r>
      <w:r>
        <w:rPr>
          <w:rFonts w:ascii="Calibri" w:eastAsia="Calibri" w:hAnsi="Calibri" w:cs="Calibri"/>
          <w:vertAlign w:val="superscript"/>
        </w:rPr>
        <w:t>2</w:t>
      </w:r>
      <w:r>
        <w:rPr>
          <w:rFonts w:ascii="Calibri" w:eastAsia="Calibri" w:hAnsi="Calibri" w:cs="Calibri"/>
        </w:rPr>
        <w:t xml:space="preserve"> = 0.705; Table 3; Figure 2; Figure </w:t>
      </w:r>
      <w:r>
        <w:rPr>
          <w:rFonts w:ascii="Calibri" w:eastAsia="Calibri" w:hAnsi="Calibri" w:cs="Calibri"/>
          <w:highlight w:val="yellow"/>
        </w:rPr>
        <w:t>S4</w:t>
      </w:r>
      <w:r>
        <w:rPr>
          <w:rFonts w:ascii="Calibri" w:eastAsia="Calibri" w:hAnsi="Calibri" w:cs="Calibri"/>
        </w:rPr>
        <w:t>). Thus, turnover in both incidence-based and abundance-based metrics is higher in sites with larger species pools and greater in higher rainfall sit</w:t>
      </w:r>
      <w:r>
        <w:rPr>
          <w:rFonts w:ascii="Calibri" w:eastAsia="Calibri" w:hAnsi="Calibri" w:cs="Calibri"/>
        </w:rPr>
        <w:t xml:space="preserve">es (abundance-based) and annual temperature range (incidence-based). However, species turnover is lower in sites with higher plant productivity. </w:t>
      </w:r>
    </w:p>
    <w:p w14:paraId="477AEFD4" w14:textId="77777777" w:rsidR="00F37E83" w:rsidRDefault="00F37E83">
      <w:pPr>
        <w:spacing w:after="120"/>
        <w:rPr>
          <w:rFonts w:ascii="Calibri" w:eastAsia="Calibri" w:hAnsi="Calibri" w:cs="Calibri"/>
        </w:rPr>
      </w:pPr>
    </w:p>
    <w:p w14:paraId="524F6797" w14:textId="77777777" w:rsidR="00F37E83" w:rsidRDefault="006207F0">
      <w:pPr>
        <w:pStyle w:val="Heading2"/>
        <w:spacing w:after="120"/>
        <w:rPr>
          <w:i/>
        </w:rPr>
      </w:pPr>
      <w:r>
        <w:rPr>
          <w:i/>
        </w:rPr>
        <w:t>Question 3: Do sites differ in the contribution of spatial, temporal, treatment effects, and their interactio</w:t>
      </w:r>
      <w:r>
        <w:rPr>
          <w:i/>
        </w:rPr>
        <w:t>ns on plant composition and turnover?</w:t>
      </w:r>
    </w:p>
    <w:p w14:paraId="4B45E1F3" w14:textId="77777777" w:rsidR="00F37E83" w:rsidRDefault="006207F0">
      <w:pPr>
        <w:spacing w:after="120"/>
        <w:rPr>
          <w:rFonts w:ascii="Calibri" w:eastAsia="Calibri" w:hAnsi="Calibri" w:cs="Calibri"/>
        </w:rPr>
      </w:pPr>
      <w:r>
        <w:rPr>
          <w:rFonts w:ascii="Calibri" w:eastAsia="Calibri" w:hAnsi="Calibri" w:cs="Calibri"/>
        </w:rPr>
        <w:t>The more spatial or temporal variation present within a site, the more difficult it is to detect turnover due to fertilization treatments (Figure 3). At some sites, composition is shifting through space, while some sit</w:t>
      </w:r>
      <w:r>
        <w:rPr>
          <w:rFonts w:ascii="Calibri" w:eastAsia="Calibri" w:hAnsi="Calibri" w:cs="Calibri"/>
        </w:rPr>
        <w:t>es composition is responding through time (Figure 3A,4B). The percent of total variation attributed to different sources were similar in both Bray-Curtis and Sorensen dissimilarity metrics. The largest source of variation was due to spatial differences wit</w:t>
      </w:r>
      <w:r>
        <w:rPr>
          <w:rFonts w:ascii="Calibri" w:eastAsia="Calibri" w:hAnsi="Calibri" w:cs="Calibri"/>
        </w:rPr>
        <w:t>hin blocks (</w:t>
      </w:r>
      <w:r>
        <w:rPr>
          <w:rFonts w:ascii="Calibri" w:eastAsia="Calibri" w:hAnsi="Calibri" w:cs="Calibri"/>
          <w:i/>
        </w:rPr>
        <w:t>i.e.</w:t>
      </w:r>
      <w:r>
        <w:rPr>
          <w:rFonts w:ascii="Calibri" w:eastAsia="Calibri" w:hAnsi="Calibri" w:cs="Calibri"/>
        </w:rPr>
        <w:t xml:space="preserve">, the block × nutrient interaction), followed by temporal variation among years, spatial differences across block effects, and then site-level nutrient effects (Figure 4). </w:t>
      </w:r>
      <w:r>
        <w:rPr>
          <w:rFonts w:ascii="Calibri" w:eastAsia="Calibri" w:hAnsi="Calibri" w:cs="Calibri"/>
        </w:rPr>
        <w:lastRenderedPageBreak/>
        <w:t>Together, these sources accounted for ~60% of the compositional vari</w:t>
      </w:r>
      <w:r>
        <w:rPr>
          <w:rFonts w:ascii="Calibri" w:eastAsia="Calibri" w:hAnsi="Calibri" w:cs="Calibri"/>
        </w:rPr>
        <w:t>ation within sites. The smallest sources of variation were the block × year interaction and the year × nutrient interaction.</w:t>
      </w:r>
    </w:p>
    <w:p w14:paraId="52F9F5CD" w14:textId="77777777" w:rsidR="00F37E83" w:rsidRDefault="006207F0">
      <w:pPr>
        <w:spacing w:after="120"/>
        <w:rPr>
          <w:rFonts w:ascii="Calibri" w:eastAsia="Calibri" w:hAnsi="Calibri" w:cs="Calibri"/>
        </w:rPr>
      </w:pPr>
      <w:r>
        <w:rPr>
          <w:rFonts w:ascii="Calibri" w:eastAsia="Calibri" w:hAnsi="Calibri" w:cs="Calibri"/>
        </w:rPr>
        <w:t xml:space="preserve">The two aspects of compositional variation (balanced variation, species turnover) on average had more unexplained variation (Block </w:t>
      </w:r>
      <w:r>
        <w:rPr>
          <w:rFonts w:ascii="Calibri" w:eastAsia="Calibri" w:hAnsi="Calibri" w:cs="Calibri"/>
        </w:rPr>
        <w:t xml:space="preserve">× year × nutrient) than the Bray-Curtis and Sorensen dissimilarity metrics (Figure 4). Sites varied in the amount of abundance-based and incidence-based turnover driven by year-to-year change, however the contribution of spatial effects, nutrient effects, </w:t>
      </w:r>
      <w:r>
        <w:rPr>
          <w:rFonts w:ascii="Calibri" w:eastAsia="Calibri" w:hAnsi="Calibri" w:cs="Calibri"/>
        </w:rPr>
        <w:t>and their interactions with time did not vary much across sites (Figure 3C, 3D). Our ability to distinguish sites based on their sources of variation was also more limited (Figure 3C, 3D, 4).</w:t>
      </w:r>
    </w:p>
    <w:p w14:paraId="5A57A119" w14:textId="77777777" w:rsidR="00F37E83" w:rsidRDefault="00F37E83">
      <w:pPr>
        <w:spacing w:after="120"/>
        <w:rPr>
          <w:rFonts w:ascii="Calibri" w:eastAsia="Calibri" w:hAnsi="Calibri" w:cs="Calibri"/>
        </w:rPr>
      </w:pPr>
    </w:p>
    <w:p w14:paraId="6ECC1DF0" w14:textId="77777777" w:rsidR="00F37E83" w:rsidRDefault="006207F0">
      <w:pPr>
        <w:pStyle w:val="Heading1"/>
        <w:spacing w:after="120"/>
      </w:pPr>
      <w:r>
        <w:t>Discussion</w:t>
      </w:r>
    </w:p>
    <w:p w14:paraId="27A56292" w14:textId="77777777" w:rsidR="00F37E83" w:rsidRDefault="006207F0">
      <w:pPr>
        <w:spacing w:after="120"/>
        <w:rPr>
          <w:rFonts w:ascii="Calibri" w:eastAsia="Calibri" w:hAnsi="Calibri" w:cs="Calibri"/>
        </w:rPr>
      </w:pPr>
      <w:r>
        <w:rPr>
          <w:rFonts w:ascii="Calibri" w:eastAsia="Calibri" w:hAnsi="Calibri" w:cs="Calibri"/>
        </w:rPr>
        <w:t>Global change alters biotic and abiotic factors, whi</w:t>
      </w:r>
      <w:r>
        <w:rPr>
          <w:rFonts w:ascii="Calibri" w:eastAsia="Calibri" w:hAnsi="Calibri" w:cs="Calibri"/>
        </w:rPr>
        <w:t>ch has led to shifts in plant species composition worldwide (e.g., Smith et al 2009). However, before we can distinguish the effects of anthropogenic change, we need to better understand background levels of spatial and temporal variability within communit</w:t>
      </w:r>
      <w:r>
        <w:rPr>
          <w:rFonts w:ascii="Calibri" w:eastAsia="Calibri" w:hAnsi="Calibri" w:cs="Calibri"/>
        </w:rPr>
        <w:t>ies. Our results demonstrate that background spatial and temporal compositional variation is more substantial than generally realized: composition changed substantially in unfertilized control plots over time, and was even more variable spatially within th</w:t>
      </w:r>
      <w:r>
        <w:rPr>
          <w:rFonts w:ascii="Calibri" w:eastAsia="Calibri" w:hAnsi="Calibri" w:cs="Calibri"/>
        </w:rPr>
        <w:t xml:space="preserve">e pre-treatment year. Our results also demonstrate the value of assessing multiple metrics of compositional variation, particularly its magnitude and aspects. Furthermore, our results suggest that it may be possible to estimate the amount of compositional </w:t>
      </w:r>
      <w:r>
        <w:rPr>
          <w:rFonts w:ascii="Calibri" w:eastAsia="Calibri" w:hAnsi="Calibri" w:cs="Calibri"/>
        </w:rPr>
        <w:t>variation at other grassland sites based on characteristics of the plant community and the climate. We expand on these topics below and end by articulating some implications of this study for ecological monitoring and management.</w:t>
      </w:r>
    </w:p>
    <w:p w14:paraId="0EC3418D" w14:textId="77777777" w:rsidR="00F37E83" w:rsidRDefault="00F37E83">
      <w:pPr>
        <w:spacing w:after="120"/>
        <w:rPr>
          <w:rFonts w:ascii="Calibri" w:eastAsia="Calibri" w:hAnsi="Calibri" w:cs="Calibri"/>
        </w:rPr>
      </w:pPr>
    </w:p>
    <w:p w14:paraId="73B66EC6" w14:textId="77777777" w:rsidR="00F37E83" w:rsidRDefault="00F37E83">
      <w:pPr>
        <w:pBdr>
          <w:top w:val="nil"/>
          <w:left w:val="nil"/>
          <w:bottom w:val="nil"/>
          <w:right w:val="nil"/>
          <w:between w:val="nil"/>
        </w:pBdr>
        <w:spacing w:after="120"/>
        <w:ind w:left="720" w:hanging="720"/>
        <w:rPr>
          <w:rFonts w:ascii="Calibri" w:eastAsia="Calibri" w:hAnsi="Calibri" w:cs="Calibri"/>
          <w:color w:val="000000"/>
        </w:rPr>
      </w:pPr>
    </w:p>
    <w:p w14:paraId="38C496BE" w14:textId="77777777" w:rsidR="00F37E83" w:rsidRDefault="006207F0">
      <w:pPr>
        <w:pStyle w:val="Heading2"/>
        <w:spacing w:after="120"/>
        <w:rPr>
          <w:i/>
        </w:rPr>
      </w:pPr>
      <w:commentRangeStart w:id="33"/>
      <w:r>
        <w:rPr>
          <w:i/>
        </w:rPr>
        <w:t>Question 1</w:t>
      </w:r>
      <w:commentRangeEnd w:id="33"/>
      <w:r>
        <w:commentReference w:id="33"/>
      </w:r>
      <w:r>
        <w:rPr>
          <w:i/>
        </w:rPr>
        <w:t>: How much inherent spatial (pre-treatment) and temporal (control plots) variation occurs across globally-disturbed grasslands? Relative to the inherent site-level variation, how much variation can be explained with nutrient addition treatment?</w:t>
      </w:r>
    </w:p>
    <w:p w14:paraId="68D7D7C1" w14:textId="77777777" w:rsidR="00F37E83" w:rsidRDefault="006207F0">
      <w:pPr>
        <w:spacing w:after="120"/>
        <w:rPr>
          <w:rFonts w:ascii="Calibri" w:eastAsia="Calibri" w:hAnsi="Calibri" w:cs="Calibri"/>
        </w:rPr>
      </w:pPr>
      <w:r>
        <w:rPr>
          <w:rFonts w:ascii="Calibri" w:eastAsia="Calibri" w:hAnsi="Calibri" w:cs="Calibri"/>
        </w:rPr>
        <w:t>Plant commu</w:t>
      </w:r>
      <w:r>
        <w:rPr>
          <w:rFonts w:ascii="Calibri" w:eastAsia="Calibri" w:hAnsi="Calibri" w:cs="Calibri"/>
        </w:rPr>
        <w:t xml:space="preserve">nity composition varied strongly within sites, both spatially among plots and temporally across sampling years. Greater community variability in space can promote greater temporal variability in species abundances (Collins et al. 2018, Wilcox et al. 2017, </w:t>
      </w:r>
      <w:r>
        <w:rPr>
          <w:rFonts w:ascii="Calibri" w:eastAsia="Calibri" w:hAnsi="Calibri" w:cs="Calibri"/>
        </w:rPr>
        <w:t>Hodapp et al. 2018). However, spatial and temporal variation are not equivalent, and our results demonstrate considerable differences among sites in the relative importance of these sources of variation. These sources of variation reflect the influences of</w:t>
      </w:r>
      <w:r>
        <w:rPr>
          <w:rFonts w:ascii="Calibri" w:eastAsia="Calibri" w:hAnsi="Calibri" w:cs="Calibri"/>
        </w:rPr>
        <w:t xml:space="preserve"> different abiotic and biotic factors. For example, spatial variation may reflect abiotic factors such as heterogeneity in environmental conditions or edaphic properties (Tilman 1994) and biotic factors such as dispersal patterns, plant size, or difference</w:t>
      </w:r>
      <w:r>
        <w:rPr>
          <w:rFonts w:ascii="Calibri" w:eastAsia="Calibri" w:hAnsi="Calibri" w:cs="Calibri"/>
        </w:rPr>
        <w:t>s in herbivore densities. Of course, spatial variation is also scale dependent – some sites had very large variation among blocks while others had considerable variation within blocks. Temporal variation may reflect successional trajectories, abiotic facto</w:t>
      </w:r>
      <w:r>
        <w:rPr>
          <w:rFonts w:ascii="Calibri" w:eastAsia="Calibri" w:hAnsi="Calibri" w:cs="Calibri"/>
        </w:rPr>
        <w:t xml:space="preserve">rs </w:t>
      </w:r>
      <w:r>
        <w:rPr>
          <w:rFonts w:ascii="Calibri" w:eastAsia="Calibri" w:hAnsi="Calibri" w:cs="Calibri"/>
        </w:rPr>
        <w:lastRenderedPageBreak/>
        <w:t>such as variability in weather patterns, biotic factors such as the longevity of individual species and interactions with co-occurring plants and symbionts, and ecological drift (</w:t>
      </w:r>
      <w:r>
        <w:rPr>
          <w:rFonts w:ascii="Calibri" w:eastAsia="Calibri" w:hAnsi="Calibri" w:cs="Calibri"/>
          <w:highlight w:val="yellow"/>
        </w:rPr>
        <w:t>could cite lots of papers here;</w:t>
      </w:r>
      <w:r>
        <w:rPr>
          <w:rFonts w:ascii="Calibri" w:eastAsia="Calibri" w:hAnsi="Calibri" w:cs="Calibri"/>
        </w:rPr>
        <w:t xml:space="preserve"> Vellend 2016). Spatial and temporal variat</w:t>
      </w:r>
      <w:r>
        <w:rPr>
          <w:rFonts w:ascii="Calibri" w:eastAsia="Calibri" w:hAnsi="Calibri" w:cs="Calibri"/>
        </w:rPr>
        <w:t xml:space="preserve">ion may also be affected by disturbances (e.g., Hobbs and Mooney 1995) but, other than our experimentally imposed nutrient addition treatments, we are not aware of plot-level disturbances within sites. </w:t>
      </w:r>
    </w:p>
    <w:p w14:paraId="3B7CF40F" w14:textId="77777777" w:rsidR="00F37E83" w:rsidRDefault="006207F0">
      <w:pPr>
        <w:spacing w:after="120"/>
        <w:rPr>
          <w:rFonts w:ascii="Calibri" w:eastAsia="Calibri" w:hAnsi="Calibri" w:cs="Calibri"/>
        </w:rPr>
      </w:pPr>
      <w:r>
        <w:rPr>
          <w:rFonts w:ascii="Calibri" w:eastAsia="Calibri" w:hAnsi="Calibri" w:cs="Calibri"/>
        </w:rPr>
        <w:t>Compositional data are complex, multivariate data str</w:t>
      </w:r>
      <w:r>
        <w:rPr>
          <w:rFonts w:ascii="Calibri" w:eastAsia="Calibri" w:hAnsi="Calibri" w:cs="Calibri"/>
        </w:rPr>
        <w:t>uctures. It is necessary to go beyond univariate measures like species richness, but it would also be unrealistic to assume that a single metric would suffice to explain compositional data. Our results demonstrate some of the insights that can be generated</w:t>
      </w:r>
      <w:r>
        <w:rPr>
          <w:rFonts w:ascii="Calibri" w:eastAsia="Calibri" w:hAnsi="Calibri" w:cs="Calibri"/>
        </w:rPr>
        <w:t xml:space="preserve"> by examining compositional variation using multiple metrics. The metrics examined here give different insights into the structure of these communities, particularly with respect to the differences among sites.</w:t>
      </w:r>
    </w:p>
    <w:p w14:paraId="43ABC156" w14:textId="77777777" w:rsidR="00F37E83" w:rsidRDefault="006207F0">
      <w:pPr>
        <w:spacing w:after="120"/>
        <w:rPr>
          <w:rFonts w:ascii="Calibri" w:eastAsia="Calibri" w:hAnsi="Calibri" w:cs="Calibri"/>
        </w:rPr>
      </w:pPr>
      <w:r>
        <w:rPr>
          <w:rFonts w:ascii="Calibri" w:eastAsia="Calibri" w:hAnsi="Calibri" w:cs="Calibri"/>
        </w:rPr>
        <w:t>Bray-Curtis dissimilarities were larger than Sorensen dissimilarities, indicating that changes were more pronounced in the dominant than the rare species within sites. Similarly, the percent of compositional variation that was due to colonization or extinc</w:t>
      </w:r>
      <w:r>
        <w:rPr>
          <w:rFonts w:ascii="Calibri" w:eastAsia="Calibri" w:hAnsi="Calibri" w:cs="Calibri"/>
        </w:rPr>
        <w:t>tion by new species was lower than the percent due to changes in the abundance of extant species. These patterns suggest that spatial and temporal variation in background plant community composition similarly impact rare and dominant taxa, even though unde</w:t>
      </w:r>
      <w:r>
        <w:rPr>
          <w:rFonts w:ascii="Calibri" w:eastAsia="Calibri" w:hAnsi="Calibri" w:cs="Calibri"/>
        </w:rPr>
        <w:t xml:space="preserve">rlying biotic and abiotic drivers may differ between the rare and dominant taxa. </w:t>
      </w:r>
    </w:p>
    <w:p w14:paraId="2F24CA93" w14:textId="77777777" w:rsidR="00F37E83" w:rsidRDefault="006207F0">
      <w:pPr>
        <w:spacing w:after="120"/>
      </w:pPr>
      <w:r>
        <w:rPr>
          <w:rFonts w:ascii="Calibri" w:eastAsia="Calibri" w:hAnsi="Calibri" w:cs="Calibri"/>
        </w:rPr>
        <w:t>Species turnover and balanced variation were both more important spatially than temporally: values were lower for control plots over time than for pre-treatment plots, and th</w:t>
      </w:r>
      <w:r>
        <w:rPr>
          <w:rFonts w:ascii="Calibri" w:eastAsia="Calibri" w:hAnsi="Calibri" w:cs="Calibri"/>
        </w:rPr>
        <w:t>ere were no differences between pre-treatment values and the overall mean values for a site. However, our results indicate that grassland community dynamics are dominated by species turnover: even in control plots, well over half of the compositional varia</w:t>
      </w:r>
      <w:r>
        <w:rPr>
          <w:rFonts w:ascii="Calibri" w:eastAsia="Calibri" w:hAnsi="Calibri" w:cs="Calibri"/>
        </w:rPr>
        <w:t>tion was due to species turnover (Figure 2C).  This finding is consistent with a recent meta-analysis (Soininen et al. 2018). Future research could identify additional ways to understand compositional variation, such as by differentiating species colonizat</w:t>
      </w:r>
      <w:r>
        <w:rPr>
          <w:rFonts w:ascii="Calibri" w:eastAsia="Calibri" w:hAnsi="Calibri" w:cs="Calibri"/>
        </w:rPr>
        <w:t>ions and extinctions in temporal time series.</w:t>
      </w:r>
    </w:p>
    <w:p w14:paraId="317C2413" w14:textId="77777777" w:rsidR="00F37E83" w:rsidRDefault="00F37E83">
      <w:pPr>
        <w:spacing w:after="120"/>
        <w:rPr>
          <w:rFonts w:ascii="Calibri" w:eastAsia="Calibri" w:hAnsi="Calibri" w:cs="Calibri"/>
          <w:b/>
        </w:rPr>
      </w:pPr>
    </w:p>
    <w:p w14:paraId="0280A900" w14:textId="77777777" w:rsidR="00F37E83" w:rsidRDefault="00F37E83">
      <w:pPr>
        <w:spacing w:after="120"/>
        <w:rPr>
          <w:rFonts w:ascii="Calibri" w:eastAsia="Calibri" w:hAnsi="Calibri" w:cs="Calibri"/>
          <w:b/>
        </w:rPr>
      </w:pPr>
    </w:p>
    <w:p w14:paraId="1CE00C0A" w14:textId="77777777" w:rsidR="00F37E83" w:rsidRDefault="00F37E83">
      <w:pPr>
        <w:spacing w:after="120"/>
        <w:rPr>
          <w:rFonts w:ascii="Calibri" w:eastAsia="Calibri" w:hAnsi="Calibri" w:cs="Calibri"/>
          <w:b/>
          <w:color w:val="1F497D"/>
          <w:sz w:val="26"/>
          <w:szCs w:val="26"/>
        </w:rPr>
      </w:pPr>
    </w:p>
    <w:p w14:paraId="5A3AA776" w14:textId="77777777" w:rsidR="00F37E83" w:rsidRDefault="006207F0">
      <w:pPr>
        <w:spacing w:after="120"/>
        <w:rPr>
          <w:rFonts w:ascii="Calibri" w:eastAsia="Calibri" w:hAnsi="Calibri" w:cs="Calibri"/>
          <w:i/>
          <w:color w:val="1F497D"/>
          <w:sz w:val="26"/>
          <w:szCs w:val="26"/>
        </w:rPr>
      </w:pPr>
      <w:commentRangeStart w:id="34"/>
      <w:r>
        <w:rPr>
          <w:rFonts w:ascii="Calibri" w:eastAsia="Calibri" w:hAnsi="Calibri" w:cs="Calibri"/>
          <w:i/>
          <w:color w:val="1F497D"/>
          <w:sz w:val="26"/>
          <w:szCs w:val="26"/>
        </w:rPr>
        <w:t>Question 2</w:t>
      </w:r>
      <w:commentRangeEnd w:id="34"/>
      <w:r>
        <w:commentReference w:id="34"/>
      </w:r>
      <w:r>
        <w:rPr>
          <w:rFonts w:ascii="Calibri" w:eastAsia="Calibri" w:hAnsi="Calibri" w:cs="Calibri"/>
          <w:i/>
          <w:color w:val="1F497D"/>
          <w:sz w:val="26"/>
          <w:szCs w:val="26"/>
        </w:rPr>
        <w:t>: how do site-level biotic and abiotic contexts drive compositional variation?</w:t>
      </w:r>
    </w:p>
    <w:p w14:paraId="173743D2" w14:textId="77777777" w:rsidR="00F37E83" w:rsidRDefault="00F37E83">
      <w:pPr>
        <w:spacing w:after="120"/>
        <w:rPr>
          <w:rFonts w:ascii="Calibri" w:eastAsia="Calibri" w:hAnsi="Calibri" w:cs="Calibri"/>
        </w:rPr>
      </w:pPr>
    </w:p>
    <w:p w14:paraId="3E317C9F" w14:textId="77777777" w:rsidR="00F37E83" w:rsidRDefault="006207F0">
      <w:pPr>
        <w:spacing w:after="120"/>
        <w:rPr>
          <w:rFonts w:ascii="Calibri" w:eastAsia="Calibri" w:hAnsi="Calibri" w:cs="Calibri"/>
        </w:rPr>
      </w:pPr>
      <w:r>
        <w:rPr>
          <w:rFonts w:ascii="Calibri" w:eastAsia="Calibri" w:hAnsi="Calibri" w:cs="Calibri"/>
        </w:rPr>
        <w:t>The global distribution of sites within this study presented large gradients to examine the influence of biotic an</w:t>
      </w:r>
      <w:r>
        <w:rPr>
          <w:rFonts w:ascii="Calibri" w:eastAsia="Calibri" w:hAnsi="Calibri" w:cs="Calibri"/>
        </w:rPr>
        <w:t xml:space="preserve">d abiotic variables hypothesized to influence community variation. For example, estimated productivity in our study sites ranged from </w:t>
      </w:r>
      <w:commentRangeStart w:id="35"/>
      <w:r>
        <w:rPr>
          <w:rFonts w:ascii="Calibri" w:eastAsia="Calibri" w:hAnsi="Calibri" w:cs="Calibri"/>
        </w:rPr>
        <w:t>33 to 1692 g m</w:t>
      </w:r>
      <w:r>
        <w:rPr>
          <w:rFonts w:ascii="Calibri" w:eastAsia="Calibri" w:hAnsi="Calibri" w:cs="Calibri"/>
          <w:vertAlign w:val="superscript"/>
        </w:rPr>
        <w:t>-2</w:t>
      </w:r>
      <w:r>
        <w:rPr>
          <w:rFonts w:ascii="Calibri" w:eastAsia="Calibri" w:hAnsi="Calibri" w:cs="Calibri"/>
        </w:rPr>
        <w:t xml:space="preserve"> yr</w:t>
      </w:r>
      <w:r>
        <w:rPr>
          <w:rFonts w:ascii="Calibri" w:eastAsia="Calibri" w:hAnsi="Calibri" w:cs="Calibri"/>
          <w:vertAlign w:val="superscript"/>
        </w:rPr>
        <w:t xml:space="preserve">-1 </w:t>
      </w:r>
      <w:r>
        <w:rPr>
          <w:rFonts w:ascii="Calibri" w:eastAsia="Calibri" w:hAnsi="Calibri" w:cs="Calibri"/>
        </w:rPr>
        <w:t>and mean annual temperature ranged from 15 to 45 °C.</w:t>
      </w:r>
      <w:commentRangeEnd w:id="35"/>
      <w:r>
        <w:commentReference w:id="35"/>
      </w:r>
      <w:r>
        <w:rPr>
          <w:rFonts w:ascii="Calibri" w:eastAsia="Calibri" w:hAnsi="Calibri" w:cs="Calibri"/>
        </w:rPr>
        <w:t xml:space="preserve"> </w:t>
      </w:r>
    </w:p>
    <w:p w14:paraId="0B86B57C" w14:textId="77777777" w:rsidR="00F37E83" w:rsidRDefault="006207F0">
      <w:pPr>
        <w:spacing w:after="120"/>
        <w:rPr>
          <w:rFonts w:ascii="Calibri" w:eastAsia="Calibri" w:hAnsi="Calibri" w:cs="Calibri"/>
        </w:rPr>
      </w:pPr>
      <w:r>
        <w:rPr>
          <w:rFonts w:ascii="Calibri" w:eastAsia="Calibri" w:hAnsi="Calibri" w:cs="Calibri"/>
        </w:rPr>
        <w:t>Our results suggest that the magnitude of c</w:t>
      </w:r>
      <w:r>
        <w:rPr>
          <w:rFonts w:ascii="Calibri" w:eastAsia="Calibri" w:hAnsi="Calibri" w:cs="Calibri"/>
        </w:rPr>
        <w:t>ompositional variation observed within a given site are at least somewhat predictable, given site environmental context and size of the local species pool. However, the strength of site-level predictors varied depending on the choice of dissimilarity metri</w:t>
      </w:r>
      <w:r>
        <w:rPr>
          <w:rFonts w:ascii="Calibri" w:eastAsia="Calibri" w:hAnsi="Calibri" w:cs="Calibri"/>
        </w:rPr>
        <w:t xml:space="preserve">c used; model fits using abundance-based compositional variation were </w:t>
      </w:r>
      <w:r>
        <w:rPr>
          <w:rFonts w:ascii="Calibri" w:eastAsia="Calibri" w:hAnsi="Calibri" w:cs="Calibri"/>
        </w:rPr>
        <w:lastRenderedPageBreak/>
        <w:t>substantially poorer than incidence-based variation (Table 3), likely in part due to the inherent difficulty in capturing changes in species cover rather than presence/absence.</w:t>
      </w:r>
    </w:p>
    <w:p w14:paraId="49ED01BB" w14:textId="77777777" w:rsidR="00F37E83" w:rsidRDefault="006207F0">
      <w:pPr>
        <w:spacing w:after="120"/>
        <w:rPr>
          <w:rFonts w:ascii="Calibri" w:eastAsia="Calibri" w:hAnsi="Calibri" w:cs="Calibri"/>
        </w:rPr>
      </w:pPr>
      <w:r>
        <w:rPr>
          <w:rFonts w:ascii="Calibri" w:eastAsia="Calibri" w:hAnsi="Calibri" w:cs="Calibri"/>
        </w:rPr>
        <w:t>Gamma div</w:t>
      </w:r>
      <w:r>
        <w:rPr>
          <w:rFonts w:ascii="Calibri" w:eastAsia="Calibri" w:hAnsi="Calibri" w:cs="Calibri"/>
        </w:rPr>
        <w:t>ersity, the total number of species encountered within the 96 plot-year combinations at a site, was a significant positive predictor for most metrics, particularly those that are incidence-based (Table 3; Figure 2). Here, we interpret gamma diversity as an</w:t>
      </w:r>
      <w:r>
        <w:rPr>
          <w:rFonts w:ascii="Calibri" w:eastAsia="Calibri" w:hAnsi="Calibri" w:cs="Calibri"/>
        </w:rPr>
        <w:t xml:space="preserve"> estimate of the local species pool, rather than an upper limit on the number of taxa at a site. Because sampling effort was consistent across sites, we avoid methodological differences that could have skewed this metric, such as greater spatial or tempora</w:t>
      </w:r>
      <w:r>
        <w:rPr>
          <w:rFonts w:ascii="Calibri" w:eastAsia="Calibri" w:hAnsi="Calibri" w:cs="Calibri"/>
        </w:rPr>
        <w:t>l extent of sampling (White et al. 2006).</w:t>
      </w:r>
    </w:p>
    <w:p w14:paraId="246838CE" w14:textId="77777777" w:rsidR="00F37E83" w:rsidRDefault="006207F0">
      <w:pPr>
        <w:spacing w:after="120"/>
        <w:rPr>
          <w:rFonts w:ascii="Calibri" w:eastAsia="Calibri" w:hAnsi="Calibri" w:cs="Calibri"/>
        </w:rPr>
      </w:pPr>
      <w:r>
        <w:rPr>
          <w:rFonts w:ascii="Calibri" w:eastAsia="Calibri" w:hAnsi="Calibri" w:cs="Calibri"/>
        </w:rPr>
        <w:t>The effects of a larger species pool on observed compositional variation are twofold. First, a greater number of potential species is likely to increase background stochasticity in community composition due to grea</w:t>
      </w:r>
      <w:r>
        <w:rPr>
          <w:rFonts w:ascii="Calibri" w:eastAsia="Calibri" w:hAnsi="Calibri" w:cs="Calibri"/>
        </w:rPr>
        <w:t>ter rates of extinction and colonization. Second, larger species pools may reflect an increased capacity for communities to respond to environmental heterogeneity, such as variation in climatic conditions or soil resources. This suggests high gamma diversi</w:t>
      </w:r>
      <w:r>
        <w:rPr>
          <w:rFonts w:ascii="Calibri" w:eastAsia="Calibri" w:hAnsi="Calibri" w:cs="Calibri"/>
        </w:rPr>
        <w:t>ty may buffer some of the effects of global change at least by mediating species loss (Harpole et al. 2016).  Several other studies that have explored compositional variation within NutNet sites have focused on mean plot-level diversity (alpha diversity; e</w:t>
      </w:r>
      <w:r>
        <w:rPr>
          <w:rFonts w:ascii="Calibri" w:eastAsia="Calibri" w:hAnsi="Calibri" w:cs="Calibri"/>
        </w:rPr>
        <w:t xml:space="preserve">.g., Hautier et al. 2018; </w:t>
      </w:r>
      <w:commentRangeStart w:id="36"/>
      <w:r>
        <w:rPr>
          <w:rFonts w:ascii="Calibri" w:eastAsia="Calibri" w:hAnsi="Calibri" w:cs="Calibri"/>
        </w:rPr>
        <w:t>Hodapp et al. 2018</w:t>
      </w:r>
      <w:commentRangeEnd w:id="36"/>
      <w:r>
        <w:commentReference w:id="36"/>
      </w:r>
      <w:r>
        <w:rPr>
          <w:rFonts w:ascii="Calibri" w:eastAsia="Calibri" w:hAnsi="Calibri" w:cs="Calibri"/>
        </w:rPr>
        <w:t xml:space="preserve">), but our results suggest that it may be useful to also consider the background level of species diversity in which plots reside. </w:t>
      </w:r>
    </w:p>
    <w:p w14:paraId="4D57F075" w14:textId="77777777" w:rsidR="00F37E83" w:rsidRDefault="006207F0">
      <w:pPr>
        <w:spacing w:after="120"/>
        <w:rPr>
          <w:rFonts w:ascii="Calibri" w:eastAsia="Calibri" w:hAnsi="Calibri" w:cs="Calibri"/>
        </w:rPr>
      </w:pPr>
      <w:r>
        <w:rPr>
          <w:rFonts w:ascii="Calibri" w:eastAsia="Calibri" w:hAnsi="Calibri" w:cs="Calibri"/>
        </w:rPr>
        <w:t>Site-level productivity, when included as a covariate in model selection, was</w:t>
      </w:r>
      <w:r>
        <w:rPr>
          <w:rFonts w:ascii="Calibri" w:eastAsia="Calibri" w:hAnsi="Calibri" w:cs="Calibri"/>
        </w:rPr>
        <w:t xml:space="preserve"> found to be a negative predictor of compositional variation (Table 3; Figure 2). Curiously, productivity was not found to be a strong predictor of all dissimilarity metrics, and was only included in models of total abundance-based variation and turnover a</w:t>
      </w:r>
      <w:r>
        <w:rPr>
          <w:rFonts w:ascii="Calibri" w:eastAsia="Calibri" w:hAnsi="Calibri" w:cs="Calibri"/>
        </w:rPr>
        <w:t>s a source of incidence-based variation. The negative relationship with abundance-based composition could be because productive sites are dominated by a few highly competitive species that experience less variation in abundance (Wedin and Tilman 1990). Dec</w:t>
      </w:r>
      <w:r>
        <w:rPr>
          <w:rFonts w:ascii="Calibri" w:eastAsia="Calibri" w:hAnsi="Calibri" w:cs="Calibri"/>
        </w:rPr>
        <w:t>reased turnover as a source of incidence-based variation in more productive environments may also reflect the reduced influence of environmental gradients when resource limitation is less apparent, or greater stochasticity in community assembly (</w:t>
      </w:r>
      <w:commentRangeStart w:id="37"/>
      <w:r>
        <w:rPr>
          <w:rFonts w:ascii="Calibri" w:eastAsia="Calibri" w:hAnsi="Calibri" w:cs="Calibri"/>
        </w:rPr>
        <w:t>Chase 2010</w:t>
      </w:r>
      <w:r>
        <w:rPr>
          <w:rFonts w:ascii="Calibri" w:eastAsia="Calibri" w:hAnsi="Calibri" w:cs="Calibri"/>
        </w:rPr>
        <w:t>)</w:t>
      </w:r>
      <w:commentRangeEnd w:id="37"/>
      <w:r>
        <w:commentReference w:id="37"/>
      </w:r>
      <w:r>
        <w:rPr>
          <w:rFonts w:ascii="Calibri" w:eastAsia="Calibri" w:hAnsi="Calibri" w:cs="Calibri"/>
        </w:rPr>
        <w:t>.</w:t>
      </w:r>
    </w:p>
    <w:p w14:paraId="41B08621" w14:textId="77777777" w:rsidR="00F37E83" w:rsidRDefault="006207F0">
      <w:pPr>
        <w:spacing w:after="120"/>
        <w:rPr>
          <w:rFonts w:ascii="Calibri" w:eastAsia="Calibri" w:hAnsi="Calibri" w:cs="Calibri"/>
        </w:rPr>
      </w:pPr>
      <w:commentRangeStart w:id="38"/>
      <w:r>
        <w:rPr>
          <w:rFonts w:ascii="Calibri" w:eastAsia="Calibri" w:hAnsi="Calibri" w:cs="Calibri"/>
        </w:rPr>
        <w:t>Site-level variation</w:t>
      </w:r>
      <w:commentRangeEnd w:id="38"/>
      <w:r>
        <w:commentReference w:id="38"/>
      </w:r>
      <w:r>
        <w:rPr>
          <w:rFonts w:ascii="Calibri" w:eastAsia="Calibri" w:hAnsi="Calibri" w:cs="Calibri"/>
        </w:rPr>
        <w:t xml:space="preserve"> in productivity, as a proxy used to estimate spatial heterogeneity, was found to be positively correlated to the total magnitude of incidence-based compositional variation. Increased spatial heterogeneity is often theorized to be a driver of community cha</w:t>
      </w:r>
      <w:r>
        <w:rPr>
          <w:rFonts w:ascii="Calibri" w:eastAsia="Calibri" w:hAnsi="Calibri" w:cs="Calibri"/>
        </w:rPr>
        <w:t>nge, though its limited inclusion in model selection may reflect the limited spatial extent and complexity of factors driving observed variance in productivity within sites. Spatial replication in each site (30 plots / site) may not be sufficient to pick u</w:t>
      </w:r>
      <w:r>
        <w:rPr>
          <w:rFonts w:ascii="Calibri" w:eastAsia="Calibri" w:hAnsi="Calibri" w:cs="Calibri"/>
        </w:rPr>
        <w:t>p meaningful heterogeneity that operates over larger-scale gradients. Moreover, local variation in productivity is a surrogate for differences in soil chemistry, resource availability, disturbance history, initial species composition and many other edaphic</w:t>
      </w:r>
      <w:r>
        <w:rPr>
          <w:rFonts w:ascii="Calibri" w:eastAsia="Calibri" w:hAnsi="Calibri" w:cs="Calibri"/>
        </w:rPr>
        <w:t xml:space="preserve"> characteristics of plots -- complex interactions between these factors may increase or decrease the total magnitude of community variation. Future work should seek to distinguish these factors and explore other measures of intra-site variability.  For exa</w:t>
      </w:r>
      <w:r>
        <w:rPr>
          <w:rFonts w:ascii="Calibri" w:eastAsia="Calibri" w:hAnsi="Calibri" w:cs="Calibri"/>
        </w:rPr>
        <w:t xml:space="preserve">mple, Hodapp et al. (2018) expressed edaphic variability using plot-level soil chemistry and light </w:t>
      </w:r>
      <w:r>
        <w:rPr>
          <w:rFonts w:ascii="Calibri" w:eastAsia="Calibri" w:hAnsi="Calibri" w:cs="Calibri"/>
        </w:rPr>
        <w:lastRenderedPageBreak/>
        <w:t>measurements, but these variables were not evaluated in our study as they are not available for all sites.</w:t>
      </w:r>
    </w:p>
    <w:p w14:paraId="2C1680B9" w14:textId="77777777" w:rsidR="00F37E83" w:rsidRDefault="006207F0">
      <w:pPr>
        <w:spacing w:after="120"/>
        <w:rPr>
          <w:rFonts w:ascii="Calibri" w:eastAsia="Calibri" w:hAnsi="Calibri" w:cs="Calibri"/>
        </w:rPr>
      </w:pPr>
      <w:r>
        <w:rPr>
          <w:rFonts w:ascii="Calibri" w:eastAsia="Calibri" w:hAnsi="Calibri" w:cs="Calibri"/>
        </w:rPr>
        <w:t>Temporal heterogeneity driven by climatic variatio</w:t>
      </w:r>
      <w:r>
        <w:rPr>
          <w:rFonts w:ascii="Calibri" w:eastAsia="Calibri" w:hAnsi="Calibri" w:cs="Calibri"/>
        </w:rPr>
        <w:t xml:space="preserve">n is also hypothesized to drive compositional variation. </w:t>
      </w:r>
      <w:commentRangeStart w:id="39"/>
      <w:r>
        <w:rPr>
          <w:rFonts w:ascii="Calibri" w:eastAsia="Calibri" w:hAnsi="Calibri" w:cs="Calibri"/>
        </w:rPr>
        <w:t xml:space="preserve">Our two chosen climatic variables -- mean annual precipitation and mean annual temperature range -- </w:t>
      </w:r>
      <w:commentRangeEnd w:id="39"/>
      <w:r>
        <w:commentReference w:id="39"/>
      </w:r>
      <w:r>
        <w:rPr>
          <w:rFonts w:ascii="Calibri" w:eastAsia="Calibri" w:hAnsi="Calibri" w:cs="Calibri"/>
        </w:rPr>
        <w:t xml:space="preserve">were found to be weak positive predictors of compositional variation, though responses were not </w:t>
      </w:r>
      <w:r>
        <w:rPr>
          <w:rFonts w:ascii="Calibri" w:eastAsia="Calibri" w:hAnsi="Calibri" w:cs="Calibri"/>
        </w:rPr>
        <w:t>consistent across different metrics. Greater intra-annual temperature variation may drive increased community variation when climate exerts substantial influence on competitive outcomes and plant fitness, such as grasslands where seasonal climatic variatio</w:t>
      </w:r>
      <w:r>
        <w:rPr>
          <w:rFonts w:ascii="Calibri" w:eastAsia="Calibri" w:hAnsi="Calibri" w:cs="Calibri"/>
        </w:rPr>
        <w:t xml:space="preserve">ns control vegetation growth rate </w:t>
      </w:r>
      <w:commentRangeStart w:id="40"/>
      <w:r>
        <w:rPr>
          <w:rFonts w:ascii="Calibri" w:eastAsia="Calibri" w:hAnsi="Calibri" w:cs="Calibri"/>
        </w:rPr>
        <w:t xml:space="preserve">(e.g. Craine et al. 2012) </w:t>
      </w:r>
      <w:commentRangeEnd w:id="40"/>
      <w:r>
        <w:commentReference w:id="40"/>
      </w:r>
      <w:r>
        <w:rPr>
          <w:rFonts w:ascii="Calibri" w:eastAsia="Calibri" w:hAnsi="Calibri" w:cs="Calibri"/>
        </w:rPr>
        <w:t xml:space="preserve">. </w:t>
      </w:r>
      <w:commentRangeStart w:id="41"/>
      <w:r>
        <w:rPr>
          <w:rFonts w:ascii="Calibri" w:eastAsia="Calibri" w:hAnsi="Calibri" w:cs="Calibri"/>
        </w:rPr>
        <w:t>Corresponding increases in turnover, as opposed to nestedness, further imply that this dissimilarity follows from community gradients, rather than differences in species richness. Increased balanced variation in sites with greater mean annual precipitation</w:t>
      </w:r>
      <w:r>
        <w:rPr>
          <w:rFonts w:ascii="Calibri" w:eastAsia="Calibri" w:hAnsi="Calibri" w:cs="Calibri"/>
        </w:rPr>
        <w:t xml:space="preserve"> is more difficult to interpret, though may be caused </w:t>
      </w:r>
      <w:commentRangeEnd w:id="41"/>
      <w:r>
        <w:commentReference w:id="41"/>
      </w:r>
      <w:r>
        <w:rPr>
          <w:rFonts w:ascii="Calibri" w:eastAsia="Calibri" w:hAnsi="Calibri" w:cs="Calibri"/>
        </w:rPr>
        <w:t>by diminished changes in total community abundance when water is less likely to act as a limiting resource.</w:t>
      </w:r>
    </w:p>
    <w:p w14:paraId="7654FFC9" w14:textId="77777777" w:rsidR="00F37E83" w:rsidRDefault="00F37E83">
      <w:pPr>
        <w:spacing w:after="120"/>
        <w:rPr>
          <w:rFonts w:ascii="Calibri" w:eastAsia="Calibri" w:hAnsi="Calibri" w:cs="Calibri"/>
        </w:rPr>
      </w:pPr>
    </w:p>
    <w:p w14:paraId="35E5C645" w14:textId="77777777" w:rsidR="00F37E83" w:rsidRDefault="006207F0">
      <w:pPr>
        <w:spacing w:after="120"/>
        <w:rPr>
          <w:rFonts w:ascii="Calibri" w:eastAsia="Calibri" w:hAnsi="Calibri" w:cs="Calibri"/>
          <w:i/>
          <w:color w:val="1F497D"/>
          <w:sz w:val="26"/>
          <w:szCs w:val="26"/>
        </w:rPr>
      </w:pPr>
      <w:commentRangeStart w:id="42"/>
      <w:r>
        <w:rPr>
          <w:rFonts w:ascii="Calibri" w:eastAsia="Calibri" w:hAnsi="Calibri" w:cs="Calibri"/>
          <w:i/>
          <w:color w:val="1F497D"/>
          <w:sz w:val="26"/>
          <w:szCs w:val="26"/>
        </w:rPr>
        <w:t xml:space="preserve">Question </w:t>
      </w:r>
      <w:commentRangeEnd w:id="42"/>
      <w:r>
        <w:commentReference w:id="42"/>
      </w:r>
      <w:r>
        <w:rPr>
          <w:rFonts w:ascii="Calibri" w:eastAsia="Calibri" w:hAnsi="Calibri" w:cs="Calibri"/>
          <w:i/>
          <w:color w:val="1F497D"/>
          <w:sz w:val="26"/>
          <w:szCs w:val="26"/>
        </w:rPr>
        <w:t>3: Do sites differ in the contribution of spatial, temporal, treatment effects</w:t>
      </w:r>
      <w:r>
        <w:rPr>
          <w:rFonts w:ascii="Calibri" w:eastAsia="Calibri" w:hAnsi="Calibri" w:cs="Calibri"/>
          <w:i/>
          <w:color w:val="1F497D"/>
          <w:sz w:val="26"/>
          <w:szCs w:val="26"/>
        </w:rPr>
        <w:t>, and their interactions on plant composition and turnover?</w:t>
      </w:r>
    </w:p>
    <w:p w14:paraId="4AF40F78" w14:textId="77777777" w:rsidR="00F37E83" w:rsidRDefault="006207F0">
      <w:pPr>
        <w:spacing w:after="120"/>
        <w:rPr>
          <w:rFonts w:ascii="Calibri" w:eastAsia="Calibri" w:hAnsi="Calibri" w:cs="Calibri"/>
        </w:rPr>
      </w:pPr>
      <w:r>
        <w:rPr>
          <w:rFonts w:ascii="Calibri" w:eastAsia="Calibri" w:hAnsi="Calibri" w:cs="Calibri"/>
        </w:rPr>
        <w:t>At most sites, temporal and spatial variation in composition greatly exceeded the variation associated with three years of experimental nutrient addition treatments. Similarly, Harpole et al. (201</w:t>
      </w:r>
      <w:r>
        <w:rPr>
          <w:rFonts w:ascii="Calibri" w:eastAsia="Calibri" w:hAnsi="Calibri" w:cs="Calibri"/>
        </w:rPr>
        <w:t xml:space="preserve">6) found as much compositional variation among plots that received a single nutrient addition as between control and nutrient addition plots (their Figure 4B).  Similar findings have been reported for microbial communities where treatment effects (drought </w:t>
      </w:r>
      <w:r>
        <w:rPr>
          <w:rFonts w:ascii="Calibri" w:eastAsia="Calibri" w:hAnsi="Calibri" w:cs="Calibri"/>
        </w:rPr>
        <w:t xml:space="preserve">and nitrogen) explained between 2-6% of total compositional variation with comparatively greater amounts of variation explained by seasonal and annual variation (14-39%, Matulich et al. 2015). Our study focused on the first three years of our experimental </w:t>
      </w:r>
      <w:r>
        <w:rPr>
          <w:rFonts w:ascii="Calibri" w:eastAsia="Calibri" w:hAnsi="Calibri" w:cs="Calibri"/>
        </w:rPr>
        <w:t>treatments, so treatment effects were likely just starting to become pronounced (Siefert &amp; Richie 2016). We expect that treatment effects would account for more of the variation if tracked over longer time frames (Cardinale et al. 2007, Reich et al. 2012).</w:t>
      </w:r>
    </w:p>
    <w:p w14:paraId="10025699" w14:textId="77777777" w:rsidR="00F37E83" w:rsidRDefault="006207F0">
      <w:pPr>
        <w:spacing w:after="120"/>
        <w:rPr>
          <w:rFonts w:ascii="Calibri" w:eastAsia="Calibri" w:hAnsi="Calibri" w:cs="Calibri"/>
        </w:rPr>
      </w:pPr>
      <w:r>
        <w:rPr>
          <w:rFonts w:ascii="Calibri" w:eastAsia="Calibri" w:hAnsi="Calibri" w:cs="Calibri"/>
        </w:rPr>
        <w:t>Other analyses have expressed compositional change differently.  For example, Hautier et al. (2018) and Hodapp et al. (2018) calculated spatial variation separately for each block.  We found that few sites had large compositional change among blocks (Tabl</w:t>
      </w:r>
      <w:r>
        <w:rPr>
          <w:rFonts w:ascii="Calibri" w:eastAsia="Calibri" w:hAnsi="Calibri" w:cs="Calibri"/>
        </w:rPr>
        <w:t>e 5; Figure 3B), suggesting that site-level averages are appropriate for most sites.</w:t>
      </w:r>
    </w:p>
    <w:p w14:paraId="44C0E38E" w14:textId="77777777" w:rsidR="00F37E83" w:rsidRDefault="006207F0">
      <w:pPr>
        <w:spacing w:after="120"/>
        <w:rPr>
          <w:rFonts w:ascii="Calibri" w:eastAsia="Calibri" w:hAnsi="Calibri" w:cs="Calibri"/>
        </w:rPr>
      </w:pPr>
      <w:r>
        <w:rPr>
          <w:rFonts w:ascii="Calibri" w:eastAsia="Calibri" w:hAnsi="Calibri" w:cs="Calibri"/>
        </w:rPr>
        <w:t>The relative importance of sources were consistent for the two types of dissimilarities and the two aspects of compositional variation, but differed remarkably between the</w:t>
      </w:r>
      <w:r>
        <w:rPr>
          <w:rFonts w:ascii="Calibri" w:eastAsia="Calibri" w:hAnsi="Calibri" w:cs="Calibri"/>
        </w:rPr>
        <w:t>se two groups of metrics (Table 4). Time accounted for much more of the variation in how much compositional variation was present at a site than for how much of that variation was due to species turnover, but the year x nutrient interaction exhibited the o</w:t>
      </w:r>
      <w:r>
        <w:rPr>
          <w:rFonts w:ascii="Calibri" w:eastAsia="Calibri" w:hAnsi="Calibri" w:cs="Calibri"/>
        </w:rPr>
        <w:t>pposite pattern.</w:t>
      </w:r>
    </w:p>
    <w:p w14:paraId="36E68C5D" w14:textId="77777777" w:rsidR="00F37E83" w:rsidRDefault="00F37E83">
      <w:pPr>
        <w:spacing w:after="120"/>
        <w:rPr>
          <w:rFonts w:ascii="Calibri" w:eastAsia="Calibri" w:hAnsi="Calibri" w:cs="Calibri"/>
        </w:rPr>
      </w:pPr>
    </w:p>
    <w:p w14:paraId="45A39417" w14:textId="77777777" w:rsidR="00F37E83" w:rsidRDefault="00F37E83">
      <w:pPr>
        <w:spacing w:after="120"/>
        <w:rPr>
          <w:rFonts w:ascii="Calibri" w:eastAsia="Calibri" w:hAnsi="Calibri" w:cs="Calibri"/>
        </w:rPr>
      </w:pPr>
    </w:p>
    <w:p w14:paraId="2F751B0F" w14:textId="77777777" w:rsidR="00F37E83" w:rsidRDefault="006207F0">
      <w:pPr>
        <w:pStyle w:val="Heading2"/>
        <w:spacing w:after="120"/>
      </w:pPr>
      <w:r>
        <w:lastRenderedPageBreak/>
        <w:t>Monitoring and Management Implications</w:t>
      </w:r>
    </w:p>
    <w:p w14:paraId="3A9BED16" w14:textId="77777777" w:rsidR="00F37E83" w:rsidRDefault="006207F0">
      <w:pPr>
        <w:spacing w:after="120"/>
        <w:rPr>
          <w:rFonts w:ascii="Calibri" w:eastAsia="Calibri" w:hAnsi="Calibri" w:cs="Calibri"/>
        </w:rPr>
      </w:pPr>
      <w:r>
        <w:rPr>
          <w:rFonts w:ascii="Calibri" w:eastAsia="Calibri" w:hAnsi="Calibri" w:cs="Calibri"/>
        </w:rPr>
        <w:t xml:space="preserve">The results of this study have implications for monitoring programs and for our ability to detect effects of management actions. </w:t>
      </w:r>
    </w:p>
    <w:p w14:paraId="0AE32848" w14:textId="77777777" w:rsidR="00F37E83" w:rsidRDefault="006207F0">
      <w:pPr>
        <w:spacing w:after="120"/>
        <w:rPr>
          <w:rFonts w:ascii="Calibri" w:eastAsia="Calibri" w:hAnsi="Calibri" w:cs="Calibri"/>
        </w:rPr>
      </w:pPr>
      <w:r>
        <w:rPr>
          <w:rFonts w:ascii="Calibri" w:eastAsia="Calibri" w:hAnsi="Calibri" w:cs="Calibri"/>
          <w:i/>
        </w:rPr>
        <w:t>Monitoring</w:t>
      </w:r>
      <w:r>
        <w:rPr>
          <w:rFonts w:ascii="Calibri" w:eastAsia="Calibri" w:hAnsi="Calibri" w:cs="Calibri"/>
        </w:rPr>
        <w:t>: There is a growing global collective of ecosystem observ</w:t>
      </w:r>
      <w:r>
        <w:rPr>
          <w:rFonts w:ascii="Calibri" w:eastAsia="Calibri" w:hAnsi="Calibri" w:cs="Calibri"/>
        </w:rPr>
        <w:t>atories (NEON, TERN, SAEON, etc.), and these observatories require efficient programs to detect ecological changes, including for biodiversity, across wide ecological gradients. Monitoring programs often are pressured to collect data more efficiently, ofte</w:t>
      </w:r>
      <w:r>
        <w:rPr>
          <w:rFonts w:ascii="Calibri" w:eastAsia="Calibri" w:hAnsi="Calibri" w:cs="Calibri"/>
        </w:rPr>
        <w:t>n by simplifying the type of data that is collected. We urge that ecological monitoring programs collect species-specific abundance data as this maintains the option to understand multiple facets of composition. For example, abundance data can be converted</w:t>
      </w:r>
      <w:r>
        <w:rPr>
          <w:rFonts w:ascii="Calibri" w:eastAsia="Calibri" w:hAnsi="Calibri" w:cs="Calibri"/>
        </w:rPr>
        <w:t xml:space="preserve"> to presence-absence data during analysis, but not </w:t>
      </w:r>
      <w:r>
        <w:rPr>
          <w:rFonts w:ascii="Calibri" w:eastAsia="Calibri" w:hAnsi="Calibri" w:cs="Calibri"/>
          <w:i/>
        </w:rPr>
        <w:t>vice versa</w:t>
      </w:r>
      <w:r>
        <w:rPr>
          <w:rFonts w:ascii="Calibri" w:eastAsia="Calibri" w:hAnsi="Calibri" w:cs="Calibri"/>
        </w:rPr>
        <w:t>. During analysis, we encourage researchers to intentionally include multiple metrics to assess different aspects of compositional variation.</w:t>
      </w:r>
    </w:p>
    <w:p w14:paraId="478D09FA" w14:textId="77777777" w:rsidR="00F37E83" w:rsidRDefault="006207F0">
      <w:pPr>
        <w:spacing w:after="120"/>
        <w:rPr>
          <w:rFonts w:ascii="Calibri" w:eastAsia="Calibri" w:hAnsi="Calibri" w:cs="Calibri"/>
        </w:rPr>
      </w:pPr>
      <w:r>
        <w:rPr>
          <w:rFonts w:ascii="Calibri" w:eastAsia="Calibri" w:hAnsi="Calibri" w:cs="Calibri"/>
        </w:rPr>
        <w:t>The considerable variation in composition among grass</w:t>
      </w:r>
      <w:r>
        <w:rPr>
          <w:rFonts w:ascii="Calibri" w:eastAsia="Calibri" w:hAnsi="Calibri" w:cs="Calibri"/>
        </w:rPr>
        <w:t>lands—both overall and in terms of how it was partitioned among sources—was striking given our methodological efforts to reduce it: subsetting the data so that all sites had an identical analytical structure, and reviewing taxonomic assignments within ever</w:t>
      </w:r>
      <w:r>
        <w:rPr>
          <w:rFonts w:ascii="Calibri" w:eastAsia="Calibri" w:hAnsi="Calibri" w:cs="Calibri"/>
        </w:rPr>
        <w:t>y site for ‘spurious’ compositional changes over time. Our results suggest that studies in which spatial or temporal aspects of the design differ among sites should verify whether these differences affect the conclusions. A consistent sampling design is al</w:t>
      </w:r>
      <w:r>
        <w:rPr>
          <w:rFonts w:ascii="Calibri" w:eastAsia="Calibri" w:hAnsi="Calibri" w:cs="Calibri"/>
        </w:rPr>
        <w:t>ways an asset.</w:t>
      </w:r>
    </w:p>
    <w:p w14:paraId="08C4A207" w14:textId="77777777" w:rsidR="00F37E83" w:rsidRDefault="006207F0">
      <w:pPr>
        <w:spacing w:after="120"/>
        <w:rPr>
          <w:rFonts w:ascii="Calibri" w:eastAsia="Calibri" w:hAnsi="Calibri" w:cs="Calibri"/>
        </w:rPr>
      </w:pPr>
      <w:r>
        <w:rPr>
          <w:rFonts w:ascii="Calibri" w:eastAsia="Calibri" w:hAnsi="Calibri" w:cs="Calibri"/>
        </w:rPr>
        <w:t xml:space="preserve">The lower dissimilarity values in control plots over time highlights the value of repeat measurements of permanent plots. However, our results also clearly demonstrate that even control plots change considerably and rapidly. This highlights </w:t>
      </w:r>
      <w:r>
        <w:rPr>
          <w:rFonts w:ascii="Calibri" w:eastAsia="Calibri" w:hAnsi="Calibri" w:cs="Calibri"/>
        </w:rPr>
        <w:t>the value of BACI designs for monitoring programs (</w:t>
      </w:r>
      <w:r>
        <w:rPr>
          <w:rFonts w:ascii="Calibri" w:eastAsia="Calibri" w:hAnsi="Calibri" w:cs="Calibri"/>
          <w:highlight w:val="yellow"/>
        </w:rPr>
        <w:t>ref</w:t>
      </w:r>
      <w:r>
        <w:rPr>
          <w:rFonts w:ascii="Calibri" w:eastAsia="Calibri" w:hAnsi="Calibri" w:cs="Calibri"/>
        </w:rPr>
        <w:t>), so that planned comparisons can be made with both control and pretreatment conditions. As these grasslands continue to be monitored, future investigations could assess whether the results of this stu</w:t>
      </w:r>
      <w:r>
        <w:rPr>
          <w:rFonts w:ascii="Calibri" w:eastAsia="Calibri" w:hAnsi="Calibri" w:cs="Calibri"/>
        </w:rPr>
        <w:t>dy can predict future dynamics. For example, will sites with similar patterns of compositional partitioning in this study continue to have similar patterns over time? Are sites with different patterns more likely to diverge in composition over time?</w:t>
      </w:r>
    </w:p>
    <w:p w14:paraId="7A8890B9" w14:textId="77777777" w:rsidR="00F37E83" w:rsidRDefault="00F37E83">
      <w:pPr>
        <w:spacing w:after="120"/>
        <w:rPr>
          <w:rFonts w:ascii="Calibri" w:eastAsia="Calibri" w:hAnsi="Calibri" w:cs="Calibri"/>
        </w:rPr>
      </w:pPr>
    </w:p>
    <w:p w14:paraId="64251386" w14:textId="77777777" w:rsidR="00F37E83" w:rsidRDefault="006207F0">
      <w:pPr>
        <w:spacing w:after="120"/>
        <w:rPr>
          <w:rFonts w:ascii="Calibri" w:eastAsia="Calibri" w:hAnsi="Calibri" w:cs="Calibri"/>
        </w:rPr>
      </w:pPr>
      <w:commentRangeStart w:id="43"/>
      <w:r>
        <w:rPr>
          <w:rFonts w:ascii="Calibri" w:eastAsia="Calibri" w:hAnsi="Calibri" w:cs="Calibri"/>
          <w:i/>
        </w:rPr>
        <w:t>CONCL</w:t>
      </w:r>
      <w:r>
        <w:rPr>
          <w:rFonts w:ascii="Calibri" w:eastAsia="Calibri" w:hAnsi="Calibri" w:cs="Calibri"/>
          <w:i/>
        </w:rPr>
        <w:t>USIONS/IMPLICATIONS</w:t>
      </w:r>
      <w:r>
        <w:rPr>
          <w:rFonts w:ascii="Calibri" w:eastAsia="Calibri" w:hAnsi="Calibri" w:cs="Calibri"/>
        </w:rPr>
        <w:t xml:space="preserve">: Although the goal of this analysis was not to test the effects of management activities (nutrient addition) on composition, nutrient-related factors were small relative to spatial and temporal variation within </w:t>
      </w:r>
      <w:commentRangeStart w:id="44"/>
      <w:commentRangeStart w:id="45"/>
      <w:r>
        <w:rPr>
          <w:rFonts w:ascii="Calibri" w:eastAsia="Calibri" w:hAnsi="Calibri" w:cs="Calibri"/>
        </w:rPr>
        <w:t>sites</w:t>
      </w:r>
      <w:commentRangeEnd w:id="44"/>
      <w:r>
        <w:commentReference w:id="44"/>
      </w:r>
      <w:commentRangeEnd w:id="45"/>
      <w:r>
        <w:commentReference w:id="45"/>
      </w:r>
      <w:r>
        <w:rPr>
          <w:rFonts w:ascii="Calibri" w:eastAsia="Calibri" w:hAnsi="Calibri" w:cs="Calibri"/>
        </w:rPr>
        <w:t>. Furthermore,</w:t>
      </w:r>
      <w:r>
        <w:rPr>
          <w:rFonts w:ascii="Calibri" w:eastAsia="Calibri" w:hAnsi="Calibri" w:cs="Calibri"/>
        </w:rPr>
        <w:t xml:space="preserve"> the relative importance of large- and small-scale spatial and of temporal sources of variation directly impacts the ability to detect management-related effects.</w:t>
      </w:r>
      <w:commentRangeEnd w:id="43"/>
      <w:r>
        <w:commentReference w:id="43"/>
      </w:r>
    </w:p>
    <w:p w14:paraId="7D6AE181" w14:textId="77777777" w:rsidR="00F37E83" w:rsidRDefault="006207F0">
      <w:pPr>
        <w:spacing w:after="120"/>
        <w:rPr>
          <w:rFonts w:ascii="Calibri" w:eastAsia="Calibri" w:hAnsi="Calibri" w:cs="Calibri"/>
        </w:rPr>
      </w:pPr>
      <w:r>
        <w:rPr>
          <w:rFonts w:ascii="Calibri" w:eastAsia="Calibri" w:hAnsi="Calibri" w:cs="Calibri"/>
        </w:rPr>
        <w:t>Accounting for spatial variation requires a baseline knowledge of the system and community</w:t>
      </w:r>
      <w:r>
        <w:rPr>
          <w:rFonts w:ascii="Calibri" w:eastAsia="Calibri" w:hAnsi="Calibri" w:cs="Calibri"/>
        </w:rPr>
        <w:t xml:space="preserve"> composition. This information is easier to obtain than information about temporal variation, and thus spatial variation can be anticipated to some extent during the design, implementation, and analysis of a project. Large-scale sources of spatial variatio</w:t>
      </w:r>
      <w:r>
        <w:rPr>
          <w:rFonts w:ascii="Calibri" w:eastAsia="Calibri" w:hAnsi="Calibri" w:cs="Calibri"/>
        </w:rPr>
        <w:t xml:space="preserve">n can be incorporated into experimental designs through blocking, as was done here.  However, these blocks accounted for a sizable proportion of the compositional variation at only a few sites and thus are not as helpful at most sites in this study.  </w:t>
      </w:r>
    </w:p>
    <w:p w14:paraId="085A0C4D" w14:textId="77777777" w:rsidR="00F37E83" w:rsidRDefault="006207F0">
      <w:pPr>
        <w:spacing w:after="120"/>
        <w:rPr>
          <w:rFonts w:ascii="Calibri" w:eastAsia="Calibri" w:hAnsi="Calibri" w:cs="Calibri"/>
        </w:rPr>
      </w:pPr>
      <w:r>
        <w:rPr>
          <w:rFonts w:ascii="Calibri" w:eastAsia="Calibri" w:hAnsi="Calibri" w:cs="Calibri"/>
        </w:rPr>
        <w:lastRenderedPageBreak/>
        <w:t>Smal</w:t>
      </w:r>
      <w:r>
        <w:rPr>
          <w:rFonts w:ascii="Calibri" w:eastAsia="Calibri" w:hAnsi="Calibri" w:cs="Calibri"/>
        </w:rPr>
        <w:t>l-scale sources of variation (e.g., within blocks) are more difficult to account for during analysis.  In a conventional ANOVA, the unexplained variation within blocks forms the denominator for the treatment test statistic.  All else being equal, a site wi</w:t>
      </w:r>
      <w:r>
        <w:rPr>
          <w:rFonts w:ascii="Calibri" w:eastAsia="Calibri" w:hAnsi="Calibri" w:cs="Calibri"/>
        </w:rPr>
        <w:t>th more small-scale variation will therefore have a smaller test statistic and it will be more difficult to detect treatment effects than in a site with low small-scale variation. Replication within blocks may help estimate treatment effects more accuratel</w:t>
      </w:r>
      <w:r>
        <w:rPr>
          <w:rFonts w:ascii="Calibri" w:eastAsia="Calibri" w:hAnsi="Calibri" w:cs="Calibri"/>
        </w:rPr>
        <w:t>y. Sampling across different spatial scales may also help account for small-scale spatial variation, but requires higher sampling effort and intensity. Re-measuring permanent plots reduces the effect of spatial variation compared to establishing new tempor</w:t>
      </w:r>
      <w:r>
        <w:rPr>
          <w:rFonts w:ascii="Calibri" w:eastAsia="Calibri" w:hAnsi="Calibri" w:cs="Calibri"/>
        </w:rPr>
        <w:t>ary plots at each measurement date, but our results clearly indicate that this is not a complete solution: large compositional changes occurred even in control plots over time.</w:t>
      </w:r>
    </w:p>
    <w:p w14:paraId="019691F6" w14:textId="77777777" w:rsidR="00F37E83" w:rsidRDefault="006207F0">
      <w:pPr>
        <w:spacing w:after="120"/>
        <w:rPr>
          <w:rFonts w:ascii="Calibri" w:eastAsia="Calibri" w:hAnsi="Calibri" w:cs="Calibri"/>
        </w:rPr>
      </w:pPr>
      <w:r>
        <w:rPr>
          <w:rFonts w:ascii="Calibri" w:eastAsia="Calibri" w:hAnsi="Calibri" w:cs="Calibri"/>
        </w:rPr>
        <w:t>Temporal variation can be considerable but is difficult to anticipate – for exa</w:t>
      </w:r>
      <w:r>
        <w:rPr>
          <w:rFonts w:ascii="Calibri" w:eastAsia="Calibri" w:hAnsi="Calibri" w:cs="Calibri"/>
        </w:rPr>
        <w:t>mple, we generally do not know the seasonal conditions that will occur during an experiment. Treatment effects will manifest as changes in taxa turnover and abundance shifts above and beyond the year-to-year variability in plant community composition. A si</w:t>
      </w:r>
      <w:r>
        <w:rPr>
          <w:rFonts w:ascii="Calibri" w:eastAsia="Calibri" w:hAnsi="Calibri" w:cs="Calibri"/>
        </w:rPr>
        <w:t xml:space="preserve">te with high temporal variation due to species turnover may be more responsive to treatments if, for example, there are more opportunities for treatments to create the conditions for new species to establish. This reinforces the value of long-term studies </w:t>
      </w:r>
      <w:r>
        <w:rPr>
          <w:rFonts w:ascii="Calibri" w:eastAsia="Calibri" w:hAnsi="Calibri" w:cs="Calibri"/>
        </w:rPr>
        <w:t>to understand compositional change and its effects on ecosystem functions and services.  For example, treatment effects may strengthen over time. We focused on the first four years of our experiment, but a logical extension will be to analyze sites over lo</w:t>
      </w:r>
      <w:r>
        <w:rPr>
          <w:rFonts w:ascii="Calibri" w:eastAsia="Calibri" w:hAnsi="Calibri" w:cs="Calibri"/>
        </w:rPr>
        <w:t xml:space="preserve">nger time frames and test if the effect of nutrient addition increases over time. </w:t>
      </w:r>
    </w:p>
    <w:p w14:paraId="086A2F63" w14:textId="77777777" w:rsidR="00F37E83" w:rsidRDefault="00F37E83">
      <w:pPr>
        <w:spacing w:after="120"/>
        <w:rPr>
          <w:rFonts w:ascii="Calibri" w:eastAsia="Calibri" w:hAnsi="Calibri" w:cs="Calibri"/>
        </w:rPr>
      </w:pPr>
    </w:p>
    <w:p w14:paraId="6CA89219" w14:textId="77777777" w:rsidR="00F37E83" w:rsidRDefault="006207F0">
      <w:pPr>
        <w:pStyle w:val="Heading2"/>
        <w:spacing w:after="120"/>
      </w:pPr>
      <w:r>
        <w:t>Conclusions</w:t>
      </w:r>
    </w:p>
    <w:p w14:paraId="19F9CA13" w14:textId="77777777" w:rsidR="00F37E83" w:rsidRDefault="006207F0">
      <w:pPr>
        <w:rPr>
          <w:rFonts w:ascii="Calibri" w:eastAsia="Calibri" w:hAnsi="Calibri" w:cs="Calibri"/>
          <w:color w:val="000000"/>
        </w:rPr>
      </w:pPr>
      <w:r>
        <w:rPr>
          <w:rFonts w:ascii="Calibri" w:eastAsia="Calibri" w:hAnsi="Calibri" w:cs="Calibri"/>
          <w:color w:val="000000"/>
        </w:rPr>
        <w:t>Detecting the impacts of environmental change is increasingly pressing, as human activities are increasing creating dramatically different abiotic and biotic conditions (Hillebrand et al. 2018), and this work also has implications for the design of experim</w:t>
      </w:r>
      <w:r>
        <w:rPr>
          <w:rFonts w:ascii="Calibri" w:eastAsia="Calibri" w:hAnsi="Calibri" w:cs="Calibri"/>
          <w:color w:val="000000"/>
        </w:rPr>
        <w:t>ents to detect community change. Typical experimental designs that arose from early agricultural studies in plowed and fairly homogeneous fields calculate treatment effects as the difference from control plots, based on the assumption of spatial homogeneit</w:t>
      </w:r>
      <w:r>
        <w:rPr>
          <w:rFonts w:ascii="Calibri" w:eastAsia="Calibri" w:hAnsi="Calibri" w:cs="Calibri"/>
          <w:color w:val="000000"/>
        </w:rPr>
        <w:t>y (Snedecor and Cochran 1989). Alternately, observational studies or unreplicated experiments rely on difference from pre-treatment data, which assumes that control plots would be temporally stable (Stewart-Oaten 1992; Pace et al. 2019; Groffman et al. 200</w:t>
      </w:r>
      <w:r>
        <w:rPr>
          <w:rFonts w:ascii="Calibri" w:eastAsia="Calibri" w:hAnsi="Calibri" w:cs="Calibri"/>
          <w:color w:val="000000"/>
        </w:rPr>
        <w:t>6). Here we show that assumptions of temporal and spatial stationary are both likely to violated in ecological systems. Fortunately, there are experimental design methods and analytical techniques that leverage both temporal (i.e. pre-treatment) and spatia</w:t>
      </w:r>
      <w:r>
        <w:rPr>
          <w:rFonts w:ascii="Calibri" w:eastAsia="Calibri" w:hAnsi="Calibri" w:cs="Calibri"/>
          <w:color w:val="000000"/>
        </w:rPr>
        <w:t>l controls to detect experimental effects. For example, Before After Control Impact (BACCI) studies have been used to detect the effects of unreplicated perturbations (Stewart-Oaten 1992). In addition, difference in differences (DID) which is more common i</w:t>
      </w:r>
      <w:r>
        <w:rPr>
          <w:rFonts w:ascii="Calibri" w:eastAsia="Calibri" w:hAnsi="Calibri" w:cs="Calibri"/>
          <w:color w:val="000000"/>
        </w:rPr>
        <w:t>n econometrics (Angrist &amp; Pischke 2008; Imbens &amp; Wooldridge 2009; Lind et al. 2013). Ultimately, detecting the effects of perturbation on ecological communities will depend on embracing the inherent spatial and temporal variation of community composition a</w:t>
      </w:r>
      <w:r>
        <w:rPr>
          <w:rFonts w:ascii="Calibri" w:eastAsia="Calibri" w:hAnsi="Calibri" w:cs="Calibri"/>
          <w:color w:val="000000"/>
        </w:rPr>
        <w:t>nd moving beyond the illusion of control. </w:t>
      </w:r>
    </w:p>
    <w:p w14:paraId="1EC9F5E0" w14:textId="77777777" w:rsidR="00F37E83" w:rsidRDefault="00F37E83">
      <w:pPr>
        <w:rPr>
          <w:rFonts w:ascii="Calibri" w:eastAsia="Calibri" w:hAnsi="Calibri" w:cs="Calibri"/>
          <w:color w:val="000000"/>
        </w:rPr>
      </w:pPr>
    </w:p>
    <w:p w14:paraId="44EA43FA" w14:textId="77777777" w:rsidR="00F37E83" w:rsidRDefault="00F37E83">
      <w:pPr>
        <w:spacing w:after="120"/>
        <w:rPr>
          <w:rFonts w:ascii="Calibri" w:eastAsia="Calibri" w:hAnsi="Calibri" w:cs="Calibri"/>
        </w:rPr>
      </w:pPr>
    </w:p>
    <w:p w14:paraId="6A3EB119" w14:textId="77777777" w:rsidR="00F37E83" w:rsidRDefault="006207F0">
      <w:pPr>
        <w:pStyle w:val="Heading1"/>
        <w:spacing w:after="120"/>
      </w:pPr>
      <w:r>
        <w:t>Acknowledgements</w:t>
      </w:r>
    </w:p>
    <w:p w14:paraId="021CFFC7" w14:textId="77777777" w:rsidR="00F37E83" w:rsidRDefault="006207F0">
      <w:pPr>
        <w:spacing w:after="120"/>
        <w:rPr>
          <w:rFonts w:ascii="Calibri" w:eastAsia="Calibri" w:hAnsi="Calibri" w:cs="Calibri"/>
        </w:rPr>
      </w:pPr>
      <w:r>
        <w:rPr>
          <w:rFonts w:ascii="Calibri" w:eastAsia="Calibri" w:hAnsi="Calibri" w:cs="Calibri"/>
        </w:rPr>
        <w:t>We thank…</w:t>
      </w:r>
    </w:p>
    <w:p w14:paraId="2D8D13CA" w14:textId="77777777" w:rsidR="00F37E83" w:rsidRDefault="00F37E83">
      <w:pPr>
        <w:spacing w:after="120"/>
        <w:rPr>
          <w:rFonts w:ascii="Calibri" w:eastAsia="Calibri" w:hAnsi="Calibri" w:cs="Calibri"/>
        </w:rPr>
      </w:pPr>
    </w:p>
    <w:p w14:paraId="183D0374" w14:textId="77777777" w:rsidR="00F37E83" w:rsidRDefault="006207F0">
      <w:pPr>
        <w:pStyle w:val="Heading1"/>
        <w:spacing w:after="120"/>
      </w:pPr>
      <w:r>
        <w:t>References</w:t>
      </w:r>
    </w:p>
    <w:p w14:paraId="77BA462A" w14:textId="77777777" w:rsidR="00F37E83" w:rsidRDefault="006207F0">
      <w:pPr>
        <w:spacing w:before="280" w:after="24"/>
        <w:rPr>
          <w:rFonts w:ascii="Calibri" w:eastAsia="Calibri" w:hAnsi="Calibri" w:cs="Calibri"/>
          <w:color w:val="222222"/>
        </w:rPr>
      </w:pPr>
      <w:r>
        <w:rPr>
          <w:rFonts w:ascii="Calibri" w:eastAsia="Calibri" w:hAnsi="Calibri" w:cs="Calibri"/>
          <w:i/>
          <w:color w:val="222222"/>
        </w:rPr>
        <w:t>Angrist, J. D.; Pischke, J. S. (2008). </w:t>
      </w:r>
      <w:hyperlink r:id="rId10">
        <w:r>
          <w:rPr>
            <w:rFonts w:ascii="Calibri" w:eastAsia="Calibri" w:hAnsi="Calibri" w:cs="Calibri"/>
            <w:i/>
            <w:color w:val="663366"/>
            <w:u w:val="single"/>
          </w:rPr>
          <w:t>Mostly Harmless Econometrics: An Empiricist's Companion</w:t>
        </w:r>
      </w:hyperlink>
      <w:r>
        <w:rPr>
          <w:rFonts w:ascii="Calibri" w:eastAsia="Calibri" w:hAnsi="Calibri" w:cs="Calibri"/>
          <w:i/>
          <w:color w:val="222222"/>
        </w:rPr>
        <w:t>. P</w:t>
      </w:r>
      <w:r>
        <w:rPr>
          <w:rFonts w:ascii="Calibri" w:eastAsia="Calibri" w:hAnsi="Calibri" w:cs="Calibri"/>
          <w:i/>
          <w:color w:val="222222"/>
        </w:rPr>
        <w:t>rinceton University Press. pp. 227–243. </w:t>
      </w:r>
      <w:hyperlink r:id="rId11">
        <w:r>
          <w:rPr>
            <w:rFonts w:ascii="Calibri" w:eastAsia="Calibri" w:hAnsi="Calibri" w:cs="Calibri"/>
            <w:i/>
            <w:color w:val="0B0080"/>
            <w:u w:val="single"/>
          </w:rPr>
          <w:t>ISBN</w:t>
        </w:r>
      </w:hyperlink>
      <w:r>
        <w:rPr>
          <w:rFonts w:ascii="Calibri" w:eastAsia="Calibri" w:hAnsi="Calibri" w:cs="Calibri"/>
          <w:i/>
          <w:color w:val="222222"/>
        </w:rPr>
        <w:t> </w:t>
      </w:r>
      <w:hyperlink r:id="rId12">
        <w:r>
          <w:rPr>
            <w:rFonts w:ascii="Calibri" w:eastAsia="Calibri" w:hAnsi="Calibri" w:cs="Calibri"/>
            <w:i/>
            <w:color w:val="0B0080"/>
            <w:u w:val="single"/>
          </w:rPr>
          <w:t>978-0-691-12034-8</w:t>
        </w:r>
      </w:hyperlink>
      <w:r>
        <w:rPr>
          <w:rFonts w:ascii="Calibri" w:eastAsia="Calibri" w:hAnsi="Calibri" w:cs="Calibri"/>
          <w:i/>
          <w:color w:val="222222"/>
        </w:rPr>
        <w:t>.</w:t>
      </w:r>
    </w:p>
    <w:p w14:paraId="4022AEF8" w14:textId="77777777" w:rsidR="00F37E83" w:rsidRDefault="006207F0">
      <w:pPr>
        <w:spacing w:before="280" w:after="24"/>
        <w:rPr>
          <w:rFonts w:ascii="Calibri" w:eastAsia="Calibri" w:hAnsi="Calibri" w:cs="Calibri"/>
          <w:color w:val="222222"/>
        </w:rPr>
      </w:pPr>
      <w:r>
        <w:rPr>
          <w:rFonts w:ascii="Calibri" w:eastAsia="Calibri" w:hAnsi="Calibri" w:cs="Calibri"/>
          <w:i/>
          <w:color w:val="222222"/>
        </w:rPr>
        <w:t>Imbens, Guido W.; Woo</w:t>
      </w:r>
      <w:r>
        <w:rPr>
          <w:rFonts w:ascii="Calibri" w:eastAsia="Calibri" w:hAnsi="Calibri" w:cs="Calibri"/>
          <w:i/>
          <w:color w:val="222222"/>
        </w:rPr>
        <w:t>ldridge, Jeffrey M. (2009). "Recent Developments in the Econometrics of Program Evaluation". </w:t>
      </w:r>
      <w:hyperlink r:id="rId13">
        <w:r>
          <w:rPr>
            <w:rFonts w:ascii="Calibri" w:eastAsia="Calibri" w:hAnsi="Calibri" w:cs="Calibri"/>
            <w:i/>
            <w:color w:val="0B0080"/>
            <w:u w:val="single"/>
          </w:rPr>
          <w:t>Journal of Economic Literature</w:t>
        </w:r>
      </w:hyperlink>
      <w:r>
        <w:rPr>
          <w:rFonts w:ascii="Calibri" w:eastAsia="Calibri" w:hAnsi="Calibri" w:cs="Calibri"/>
          <w:i/>
          <w:color w:val="222222"/>
        </w:rPr>
        <w:t>. </w:t>
      </w:r>
      <w:r>
        <w:rPr>
          <w:rFonts w:ascii="Calibri" w:eastAsia="Calibri" w:hAnsi="Calibri" w:cs="Calibri"/>
          <w:b/>
          <w:i/>
          <w:color w:val="222222"/>
        </w:rPr>
        <w:t>47</w:t>
      </w:r>
      <w:r>
        <w:rPr>
          <w:rFonts w:ascii="Calibri" w:eastAsia="Calibri" w:hAnsi="Calibri" w:cs="Calibri"/>
          <w:i/>
          <w:color w:val="222222"/>
        </w:rPr>
        <w:t>(1): 5–86. </w:t>
      </w:r>
      <w:hyperlink r:id="rId14">
        <w:r>
          <w:rPr>
            <w:rFonts w:ascii="Calibri" w:eastAsia="Calibri" w:hAnsi="Calibri" w:cs="Calibri"/>
            <w:i/>
            <w:color w:val="0B0080"/>
            <w:u w:val="single"/>
          </w:rPr>
          <w:t>doi</w:t>
        </w:r>
      </w:hyperlink>
      <w:r>
        <w:rPr>
          <w:rFonts w:ascii="Calibri" w:eastAsia="Calibri" w:hAnsi="Calibri" w:cs="Calibri"/>
          <w:i/>
          <w:color w:val="222222"/>
        </w:rPr>
        <w:t>:</w:t>
      </w:r>
      <w:hyperlink r:id="rId15">
        <w:r>
          <w:rPr>
            <w:rFonts w:ascii="Calibri" w:eastAsia="Calibri" w:hAnsi="Calibri" w:cs="Calibri"/>
            <w:i/>
            <w:color w:val="663366"/>
            <w:u w:val="single"/>
          </w:rPr>
          <w:t>10.1257/jel.47.1.5</w:t>
        </w:r>
      </w:hyperlink>
      <w:r>
        <w:rPr>
          <w:rFonts w:ascii="Calibri" w:eastAsia="Calibri" w:hAnsi="Calibri" w:cs="Calibri"/>
          <w:i/>
          <w:color w:val="222222"/>
        </w:rPr>
        <w:t>.</w:t>
      </w:r>
    </w:p>
    <w:p w14:paraId="0D9F47B9" w14:textId="77777777" w:rsidR="00F37E83" w:rsidRDefault="00F37E83">
      <w:pPr>
        <w:spacing w:after="240"/>
        <w:rPr>
          <w:rFonts w:ascii="Calibri" w:eastAsia="Calibri" w:hAnsi="Calibri" w:cs="Calibri"/>
          <w:color w:val="222222"/>
        </w:rPr>
      </w:pPr>
    </w:p>
    <w:p w14:paraId="328F3FB4" w14:textId="77777777" w:rsidR="00F37E83" w:rsidRDefault="006207F0">
      <w:pPr>
        <w:spacing w:after="240"/>
        <w:rPr>
          <w:rFonts w:ascii="Calibri" w:eastAsia="Calibri" w:hAnsi="Calibri" w:cs="Calibri"/>
          <w:color w:val="000000"/>
        </w:rPr>
      </w:pPr>
      <w:r>
        <w:rPr>
          <w:rFonts w:ascii="Calibri" w:eastAsia="Calibri" w:hAnsi="Calibri" w:cs="Calibri"/>
          <w:color w:val="000000"/>
        </w:rPr>
        <w:t>Groffman, P. M., M. C. Fisk, C. T. Driscoll, G. E. Likens, T. J. Fahey, C. Eagar, and L. H. Pardo. 2006. Calcium additions and microbial nitrogen cycle processes in a northern hardwood forest. Ecosystems 9:1289-1305.</w:t>
      </w:r>
    </w:p>
    <w:p w14:paraId="3C8B9869" w14:textId="77777777" w:rsidR="00F37E83" w:rsidRDefault="006207F0">
      <w:pPr>
        <w:spacing w:after="240"/>
        <w:rPr>
          <w:rFonts w:ascii="Calibri" w:eastAsia="Calibri" w:hAnsi="Calibri" w:cs="Calibri"/>
          <w:color w:val="000000"/>
        </w:rPr>
      </w:pPr>
      <w:r>
        <w:rPr>
          <w:rFonts w:ascii="Calibri" w:eastAsia="Calibri" w:hAnsi="Calibri" w:cs="Calibri"/>
          <w:color w:val="000000"/>
        </w:rPr>
        <w:t>Hillebrand, H., B. Blasius, E. T. Borer</w:t>
      </w:r>
      <w:r>
        <w:rPr>
          <w:rFonts w:ascii="Calibri" w:eastAsia="Calibri" w:hAnsi="Calibri" w:cs="Calibri"/>
          <w:color w:val="000000"/>
        </w:rPr>
        <w:t>, J. M. Chase, J. A. Downing, B. K. Eriksson, C. T. Filstrup, W. S. Harpole, D. Hodapp, S. Larsen, A. M. Lewandowska, E. W. Seabloom, D. B. Van de Waal, and A. B. Ryabov. 2018. Biodiversity change is uncoupled from species richness trends: Consequences for</w:t>
      </w:r>
      <w:r>
        <w:rPr>
          <w:rFonts w:ascii="Calibri" w:eastAsia="Calibri" w:hAnsi="Calibri" w:cs="Calibri"/>
          <w:color w:val="000000"/>
        </w:rPr>
        <w:t> conservation and monitoring. Journal of Applied Ecology 55:169-184.</w:t>
      </w:r>
    </w:p>
    <w:p w14:paraId="5262BA94" w14:textId="77777777" w:rsidR="00F37E83" w:rsidRDefault="006207F0">
      <w:pPr>
        <w:spacing w:after="240"/>
        <w:rPr>
          <w:rFonts w:ascii="Calibri" w:eastAsia="Calibri" w:hAnsi="Calibri" w:cs="Calibri"/>
          <w:color w:val="000000"/>
        </w:rPr>
      </w:pPr>
      <w:r>
        <w:rPr>
          <w:rFonts w:ascii="Calibri" w:eastAsia="Calibri" w:hAnsi="Calibri" w:cs="Calibri"/>
          <w:color w:val="000000"/>
        </w:rPr>
        <w:t>Lind, E. M., E. Borer, E. Seabloom, P. Adler, J. D. Bakker, D. M. Blumenthal, M. Crawley, K. Davies, J. Firn, D. S. Gruner, W. Stanley Harpole, Y. Hautier, H. Hillebrand, J. Knops, B. Mel</w:t>
      </w:r>
      <w:r>
        <w:rPr>
          <w:rFonts w:ascii="Calibri" w:eastAsia="Calibri" w:hAnsi="Calibri" w:cs="Calibri"/>
          <w:color w:val="000000"/>
        </w:rPr>
        <w:t>bourne, B. Mortensen, A. C. Risch, M. Schuetz, C. Stevens, and P. D. Wragg. 2013. Life-history constraints in grassland plant species: a growth-defence trade-off is the norm. Ecology Letters 16:513-521.</w:t>
      </w:r>
    </w:p>
    <w:p w14:paraId="309C8FB7" w14:textId="77777777" w:rsidR="00F37E83" w:rsidRDefault="006207F0">
      <w:pPr>
        <w:spacing w:after="240"/>
        <w:rPr>
          <w:rFonts w:ascii="Calibri" w:eastAsia="Calibri" w:hAnsi="Calibri" w:cs="Calibri"/>
          <w:color w:val="000000"/>
        </w:rPr>
      </w:pPr>
      <w:r>
        <w:rPr>
          <w:rFonts w:ascii="Calibri" w:eastAsia="Calibri" w:hAnsi="Calibri" w:cs="Calibri"/>
          <w:color w:val="000000"/>
        </w:rPr>
        <w:t>Pace, M. L., S. R. Carpenter, and G. M. Wilkinson. 20</w:t>
      </w:r>
      <w:r>
        <w:rPr>
          <w:rFonts w:ascii="Calibri" w:eastAsia="Calibri" w:hAnsi="Calibri" w:cs="Calibri"/>
          <w:color w:val="000000"/>
        </w:rPr>
        <w:t>19. Long-term studies and reproducibility: Lessons from whole-lake experiments. Limnology and Oceanography 64:S22-S33.</w:t>
      </w:r>
    </w:p>
    <w:p w14:paraId="0142320E" w14:textId="77777777" w:rsidR="00F37E83" w:rsidRDefault="006207F0">
      <w:pPr>
        <w:spacing w:after="240"/>
        <w:rPr>
          <w:rFonts w:ascii="Calibri" w:eastAsia="Calibri" w:hAnsi="Calibri" w:cs="Calibri"/>
          <w:color w:val="000000"/>
        </w:rPr>
      </w:pPr>
      <w:r>
        <w:rPr>
          <w:rFonts w:ascii="Calibri" w:eastAsia="Calibri" w:hAnsi="Calibri" w:cs="Calibri"/>
          <w:color w:val="000000"/>
        </w:rPr>
        <w:t>Snedecor, G. W., and W. G. Cochran. 1989. Statistical Methods. 8th edition. Iowa State University Press, Ames, IA.</w:t>
      </w:r>
    </w:p>
    <w:p w14:paraId="6386FD01" w14:textId="77777777" w:rsidR="00F37E83" w:rsidRDefault="006207F0">
      <w:pPr>
        <w:rPr>
          <w:rFonts w:ascii="Calibri" w:eastAsia="Calibri" w:hAnsi="Calibri" w:cs="Calibri"/>
          <w:color w:val="000000"/>
        </w:rPr>
      </w:pPr>
      <w:r>
        <w:rPr>
          <w:rFonts w:ascii="Calibri" w:eastAsia="Calibri" w:hAnsi="Calibri" w:cs="Calibri"/>
          <w:color w:val="000000"/>
        </w:rPr>
        <w:t xml:space="preserve">Stewart-Oaten, A., J. </w:t>
      </w:r>
      <w:r>
        <w:rPr>
          <w:rFonts w:ascii="Calibri" w:eastAsia="Calibri" w:hAnsi="Calibri" w:cs="Calibri"/>
          <w:color w:val="000000"/>
        </w:rPr>
        <w:t>R. Bence, and C. W. Osenberg. 1992. Assessing effects of unreplicated perturbations: No simple solutions. Ecology (Tempe) 73:1396-1404.</w:t>
      </w:r>
    </w:p>
    <w:p w14:paraId="4CA4F8DD" w14:textId="77777777" w:rsidR="00F37E83" w:rsidRDefault="00F37E83">
      <w:pPr>
        <w:spacing w:after="120"/>
        <w:rPr>
          <w:rFonts w:ascii="Calibri" w:eastAsia="Calibri" w:hAnsi="Calibri" w:cs="Calibri"/>
          <w:color w:val="000000"/>
        </w:rPr>
      </w:pPr>
    </w:p>
    <w:p w14:paraId="6FEC11FF" w14:textId="77777777" w:rsidR="00F37E83" w:rsidRDefault="00F37E83"/>
    <w:p w14:paraId="4E7B4A10"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Avolio, M. L., S. E. Koerner, K. J. La Pierre, K. R. Wilcox, G. W. T. Wilson, M. D. Smith, and S. L. Collins. 2014. Ch</w:t>
      </w:r>
      <w:r>
        <w:rPr>
          <w:rFonts w:ascii="Calibri" w:eastAsia="Calibri" w:hAnsi="Calibri" w:cs="Calibri"/>
        </w:rPr>
        <w:t xml:space="preserve">anges in plant community composition, not diversity, during a decade of nitrogen and phosphorus additions drive above-ground productivity in a tallgrass </w:t>
      </w:r>
      <w:r>
        <w:rPr>
          <w:rFonts w:ascii="Calibri" w:eastAsia="Calibri" w:hAnsi="Calibri" w:cs="Calibri"/>
        </w:rPr>
        <w:lastRenderedPageBreak/>
        <w:t>prairie. Journal of Ecology 102:1649-1660.</w:t>
      </w:r>
    </w:p>
    <w:p w14:paraId="6AD52D57" w14:textId="77777777" w:rsidR="00F37E83" w:rsidRDefault="006207F0">
      <w:pPr>
        <w:widowControl w:val="0"/>
        <w:spacing w:after="120"/>
        <w:ind w:left="720" w:hanging="720"/>
        <w:rPr>
          <w:rFonts w:ascii="Calibri" w:eastAsia="Calibri" w:hAnsi="Calibri" w:cs="Calibri"/>
          <w:color w:val="0000FF"/>
          <w:u w:val="single"/>
        </w:rPr>
      </w:pPr>
      <w:r>
        <w:rPr>
          <w:rFonts w:ascii="Calibri" w:eastAsia="Calibri" w:hAnsi="Calibri" w:cs="Calibri"/>
        </w:rPr>
        <w:t>Avolio, M. L., K. J. La Pierre, G. R. Houseman, S. E. Koerne</w:t>
      </w:r>
      <w:r>
        <w:rPr>
          <w:rFonts w:ascii="Calibri" w:eastAsia="Calibri" w:hAnsi="Calibri" w:cs="Calibri"/>
        </w:rPr>
        <w:t xml:space="preserve">r, E. Grman, F. Isbell, D. S. Johnson, and K. R. Wilcox. 2015. A framework for quantifying the magnitude and variability of community responses to global change drivers. Ecosphere 6:280. </w:t>
      </w:r>
      <w:hyperlink r:id="rId16">
        <w:r>
          <w:rPr>
            <w:rFonts w:ascii="Calibri" w:eastAsia="Calibri" w:hAnsi="Calibri" w:cs="Calibri"/>
            <w:color w:val="0000FF"/>
            <w:u w:val="single"/>
          </w:rPr>
          <w:t>http://dx.d</w:t>
        </w:r>
        <w:r>
          <w:rPr>
            <w:rFonts w:ascii="Calibri" w:eastAsia="Calibri" w:hAnsi="Calibri" w:cs="Calibri"/>
            <w:color w:val="0000FF"/>
            <w:u w:val="single"/>
          </w:rPr>
          <w:t>oi.org/10.1890/ES15-00317.1</w:t>
        </w:r>
      </w:hyperlink>
    </w:p>
    <w:p w14:paraId="0F39412B"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Baldeck, C. A., M. S. Colgan, J. B. Féret, S. R. Levick, R. E. Martin, and G. P. Asner. 2014. Landscape-scale variation in plant community composition of an African savanna from airborne species mapping. Ecological Applications </w:t>
      </w:r>
      <w:r>
        <w:rPr>
          <w:rFonts w:ascii="Calibri" w:eastAsia="Calibri" w:hAnsi="Calibri" w:cs="Calibri"/>
        </w:rPr>
        <w:t>24:84-93.</w:t>
      </w:r>
    </w:p>
    <w:p w14:paraId="2285CB17" w14:textId="77777777" w:rsidR="00F37E83" w:rsidRDefault="006207F0">
      <w:pPr>
        <w:spacing w:after="120"/>
        <w:ind w:left="720" w:hanging="720"/>
        <w:rPr>
          <w:rFonts w:ascii="Calibri" w:eastAsia="Calibri" w:hAnsi="Calibri" w:cs="Calibri"/>
        </w:rPr>
      </w:pPr>
      <w:r>
        <w:rPr>
          <w:rFonts w:ascii="Calibri" w:eastAsia="Calibri" w:hAnsi="Calibri" w:cs="Calibri"/>
        </w:rPr>
        <w:t>Baselga, A., 2010. Partitioning the turnover and nestedness components of beta diversity. Global Ecology and Biogeography 19:134-143.</w:t>
      </w:r>
    </w:p>
    <w:p w14:paraId="01CCFB3D" w14:textId="77777777" w:rsidR="00F37E83" w:rsidRDefault="006207F0">
      <w:pPr>
        <w:spacing w:after="120"/>
        <w:ind w:left="720" w:hanging="720"/>
        <w:rPr>
          <w:rFonts w:ascii="Calibri" w:eastAsia="Calibri" w:hAnsi="Calibri" w:cs="Calibri"/>
        </w:rPr>
      </w:pPr>
      <w:r>
        <w:rPr>
          <w:rFonts w:ascii="Calibri" w:eastAsia="Calibri" w:hAnsi="Calibri" w:cs="Calibri"/>
        </w:rPr>
        <w:t>Baselga, A., 2013. Separating the two components of abundance-based dissimilarity: balanced changes in abundance</w:t>
      </w:r>
      <w:r>
        <w:rPr>
          <w:rFonts w:ascii="Calibri" w:eastAsia="Calibri" w:hAnsi="Calibri" w:cs="Calibri"/>
        </w:rPr>
        <w:t xml:space="preserve"> vs. abundance gradients. Methods in Ecology and Evolution 4:552-557.</w:t>
      </w:r>
    </w:p>
    <w:p w14:paraId="2FCF0A62"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Bertrand, R., J. Lenoir, C. Piedallu, G. R. Dillon, P. De Ruffray, C. Vidal, J. C. Pierrat, and J. C. Gégout. 2011. Changes in plant community composition lag behind climate warming in l</w:t>
      </w:r>
      <w:r>
        <w:rPr>
          <w:rFonts w:ascii="Calibri" w:eastAsia="Calibri" w:hAnsi="Calibri" w:cs="Calibri"/>
        </w:rPr>
        <w:t>owland forests. Nature 479:517-520.</w:t>
      </w:r>
    </w:p>
    <w:p w14:paraId="34CE266C"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Cardinale, B. J., J. P. Wright, M. W. Cadotte, I. T. Carroll, A. Hector, D. S. Srivastava, M. Loreau, and J. J. Weis. 2007. Impacts of plant diversity on biomass production increase through time because of species complementarity. Proceedings of the Nation</w:t>
      </w:r>
      <w:r>
        <w:rPr>
          <w:rFonts w:ascii="Calibri" w:eastAsia="Calibri" w:hAnsi="Calibri" w:cs="Calibri"/>
        </w:rPr>
        <w:t>al Academy of Sciences of the United States of America 104:18123-18128.</w:t>
      </w:r>
    </w:p>
    <w:p w14:paraId="63A4DF63"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Clay, K., J. Holah, and J. A. Rudgers. 2005. Herbivores cause a rapid increase in hereditary symbiosis and alter plant community composition. Proceedings of the National Academy of Sci</w:t>
      </w:r>
      <w:r>
        <w:rPr>
          <w:rFonts w:ascii="Calibri" w:eastAsia="Calibri" w:hAnsi="Calibri" w:cs="Calibri"/>
        </w:rPr>
        <w:t>ences of the United States of America 102:12465-12470.</w:t>
      </w:r>
    </w:p>
    <w:p w14:paraId="471AD738"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Cleland, E. E., S. L. Collins, T. L. Dickson, E. C. Farrer, K. L. Gross, L. A. Gherardi, L. M. Hallett, R. J. Hobbs, J. S. Hsu, L. Turnbull, and K. N. Suding. 2013. Sensitivity of grassland plant commu</w:t>
      </w:r>
      <w:r>
        <w:rPr>
          <w:rFonts w:ascii="Calibri" w:eastAsia="Calibri" w:hAnsi="Calibri" w:cs="Calibri"/>
        </w:rPr>
        <w:t>nity composition to spatial vs. temporal variation in precipitation. Ecology 94:1687-1696.</w:t>
      </w:r>
    </w:p>
    <w:p w14:paraId="6BBF5BA7" w14:textId="77777777" w:rsidR="00F37E83" w:rsidRDefault="006207F0">
      <w:pPr>
        <w:widowControl w:val="0"/>
        <w:spacing w:after="120"/>
        <w:ind w:left="720" w:hanging="720"/>
        <w:rPr>
          <w:rFonts w:ascii="Calibri" w:eastAsia="Calibri" w:hAnsi="Calibri" w:cs="Calibri"/>
        </w:rPr>
      </w:pPr>
      <w:r>
        <w:rPr>
          <w:rFonts w:ascii="Calibri" w:eastAsia="Calibri" w:hAnsi="Calibri" w:cs="Calibri"/>
          <w:highlight w:val="yellow"/>
        </w:rPr>
        <w:t>Clements, F. 1916. Plant Succession: An Analysis of the Development of Vegetation.  Publication 242. Carnegie Institution, Washington, USA</w:t>
      </w:r>
      <w:r>
        <w:rPr>
          <w:rFonts w:ascii="Calibri" w:eastAsia="Calibri" w:hAnsi="Calibri" w:cs="Calibri"/>
        </w:rPr>
        <w:t xml:space="preserve"> </w:t>
      </w:r>
    </w:p>
    <w:p w14:paraId="272C0D7B"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Cottenie, K. 2005. Integrating environmental and spatial processes in ecological community dynamics. Ecology Letters</w:t>
      </w:r>
      <w:r>
        <w:rPr>
          <w:rFonts w:ascii="Calibri" w:eastAsia="Calibri" w:hAnsi="Calibri" w:cs="Calibri"/>
        </w:rPr>
        <w:t xml:space="preserve"> 8:1175-1182.</w:t>
      </w:r>
    </w:p>
    <w:p w14:paraId="600DEC3E"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Dearborn, K. D., and R. K. Danby. 2017. Aspect and slope influence plant community composition more than elevation across forest–tundra ecotones in subarctic Canada. Journal of Vegetation Science 28:595-604.</w:t>
      </w:r>
    </w:p>
    <w:p w14:paraId="112CE815"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Díaz, S., J. Fargione, F. S. Chapi</w:t>
      </w:r>
      <w:r>
        <w:rPr>
          <w:rFonts w:ascii="Calibri" w:eastAsia="Calibri" w:hAnsi="Calibri" w:cs="Calibri"/>
        </w:rPr>
        <w:t>n, and D. Tilman. 2006. Biodiversity loss threatens human well-being. PLoS Biology 4:e277.</w:t>
      </w:r>
    </w:p>
    <w:p w14:paraId="02D03424"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Grab, H., M. G. Branstetter, N. Amon, K. R. Urban-Mead, M. G. Park, J. Gibbs, E. J. Blitzer, K. Poveda, G. Loeb, and B. N. Danforth. 2019. Agriculturally dominated l</w:t>
      </w:r>
      <w:r>
        <w:rPr>
          <w:rFonts w:ascii="Calibri" w:eastAsia="Calibri" w:hAnsi="Calibri" w:cs="Calibri"/>
        </w:rPr>
        <w:t xml:space="preserve">andscapes reduce </w:t>
      </w:r>
      <w:r>
        <w:rPr>
          <w:rFonts w:ascii="Calibri" w:eastAsia="Calibri" w:hAnsi="Calibri" w:cs="Calibri"/>
        </w:rPr>
        <w:lastRenderedPageBreak/>
        <w:t>bee phylogenetic diversity and pollination services. Nature 363:282-284.</w:t>
      </w:r>
    </w:p>
    <w:p w14:paraId="086CF9A3"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Grace, J. B., T. M. Anderson, E. W. Seabloom, E. T. Borer, P. B. Adler, W. S. Harpole, Y. Hautier, H. Hillebrand, E. M. Lind, M. Pärtel, J. D. Bakker, Y. M. Buckley, </w:t>
      </w:r>
      <w:r>
        <w:rPr>
          <w:rFonts w:ascii="Calibri" w:eastAsia="Calibri" w:hAnsi="Calibri" w:cs="Calibri"/>
        </w:rPr>
        <w:t xml:space="preserve">M. J. Crawley, E. I. Damschen, K. F. Davies, P. A. Fay, J. Firn, D. S. Gruner, S. M. Prober, and M. D. Smith. 2016. Productivity and plant species richness. Nature </w:t>
      </w:r>
      <w:r>
        <w:rPr>
          <w:rFonts w:ascii="Calibri" w:eastAsia="Calibri" w:hAnsi="Calibri" w:cs="Calibri"/>
          <w:highlight w:val="yellow"/>
        </w:rPr>
        <w:t>xxx</w:t>
      </w:r>
      <w:r>
        <w:rPr>
          <w:rFonts w:ascii="Calibri" w:eastAsia="Calibri" w:hAnsi="Calibri" w:cs="Calibri"/>
        </w:rPr>
        <w:t>:1-10.</w:t>
      </w:r>
    </w:p>
    <w:p w14:paraId="57B18A4D"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Grace, J. B., T. M. Anderson, E. W. Seabloom, E. T. Borer, P. B. Adler, W. S. Harp</w:t>
      </w:r>
      <w:r>
        <w:rPr>
          <w:rFonts w:ascii="Calibri" w:eastAsia="Calibri" w:hAnsi="Calibri" w:cs="Calibri"/>
        </w:rPr>
        <w:t xml:space="preserve">ole, Y. Hautier, H. Hillebrand, E. M. Lind, M. Partel, J. D. Bakker, Y. M. Buckley, M. J. Crawley, E. I. Damschen, K. F. Davies, P. A. Fay, J. Firn, D. S. Gruner, A. Hector, J. M. H. Knops, A. S. MacDougall, B. A. Melbourne, J. W. Morgan, J. L. Orrock, S. </w:t>
      </w:r>
      <w:r>
        <w:rPr>
          <w:rFonts w:ascii="Calibri" w:eastAsia="Calibri" w:hAnsi="Calibri" w:cs="Calibri"/>
        </w:rPr>
        <w:t>M. Prober, and M. D. Smith. 2016. Integrative modelling reveals mechanisms linking productivity and plant species richness. Nature 529:390-393.</w:t>
      </w:r>
    </w:p>
    <w:p w14:paraId="5113A3A0"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Hautier, Y., D. Tilman, F. Isbell, E. W. Seabloom, E. T. Borer, and P. B. Reich. 2015. Anthropogenic environment</w:t>
      </w:r>
      <w:r>
        <w:rPr>
          <w:rFonts w:ascii="Calibri" w:eastAsia="Calibri" w:hAnsi="Calibri" w:cs="Calibri"/>
        </w:rPr>
        <w:t>al changes affect ecosystem stability via biodiversity. Science 348:336-340.</w:t>
      </w:r>
    </w:p>
    <w:p w14:paraId="7978FEBF"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Hillebrand, H., B. Blasius, E. T. Borer, J. M. Chase, J. A. Downing, B. K. Eriksson, C. T. Filstrup, W. S. Harpole, D. Hodapp, S. Larsen, A. M. Lewandowska, E. W. Seabloom, D. B. </w:t>
      </w:r>
      <w:r>
        <w:rPr>
          <w:rFonts w:ascii="Calibri" w:eastAsia="Calibri" w:hAnsi="Calibri" w:cs="Calibri"/>
        </w:rPr>
        <w:t>Van de Waal, and A. B. Ryabov. 2018. Biodiversity change is uncoupled from species richness trends: Consequences for conservation and monitoring. Journal of Applied Ecology 55:169-184.</w:t>
      </w:r>
    </w:p>
    <w:p w14:paraId="31D1EC7C"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Hobbs, R. J., and H. A. Mooney. 1995. Spatial and temporal variability </w:t>
      </w:r>
      <w:r>
        <w:rPr>
          <w:rFonts w:ascii="Calibri" w:eastAsia="Calibri" w:hAnsi="Calibri" w:cs="Calibri"/>
        </w:rPr>
        <w:t>in California annual grassland: results from a long-term study. Journal of Vegetation Science 6:43-56.</w:t>
      </w:r>
    </w:p>
    <w:p w14:paraId="5D6A17B4"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Hooper, D. U., and P. M. Vitousek. 1998. The effects of plant composition and diversity on ecosystem processes. Science 277:1302-1305.</w:t>
      </w:r>
    </w:p>
    <w:p w14:paraId="4A1C393E"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Inouye, R. S., and</w:t>
      </w:r>
      <w:r>
        <w:rPr>
          <w:rFonts w:ascii="Calibri" w:eastAsia="Calibri" w:hAnsi="Calibri" w:cs="Calibri"/>
        </w:rPr>
        <w:t xml:space="preserve"> D. Tilman, 1988. Convergence and divergence of old‐field plant communities along experimental nitrogen gradients. Ecology 69:995-1004.</w:t>
      </w:r>
    </w:p>
    <w:p w14:paraId="37CCEC18"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Inouye, R. S., and D. Tilman. 1995. Convergence and divergence of old‐field vegetation after 11 yr of nitrogen addition.</w:t>
      </w:r>
      <w:r>
        <w:rPr>
          <w:rFonts w:ascii="Calibri" w:eastAsia="Calibri" w:hAnsi="Calibri" w:cs="Calibri"/>
        </w:rPr>
        <w:t xml:space="preserve"> Ecology 76:1872-1887.</w:t>
      </w:r>
    </w:p>
    <w:p w14:paraId="4B8A3620"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Jones </w:t>
      </w:r>
      <w:r>
        <w:rPr>
          <w:rFonts w:ascii="Calibri" w:eastAsia="Calibri" w:hAnsi="Calibri" w:cs="Calibri"/>
          <w:highlight w:val="yellow"/>
        </w:rPr>
        <w:t>et al</w:t>
      </w:r>
      <w:r>
        <w:rPr>
          <w:rFonts w:ascii="Calibri" w:eastAsia="Calibri" w:hAnsi="Calibri" w:cs="Calibri"/>
        </w:rPr>
        <w:t xml:space="preserve">. 2017. Species re-ordering, not changes in richness, drives long-term dynamics in grassland communities. Ecology Letters 20:1556-1565. </w:t>
      </w:r>
    </w:p>
    <w:p w14:paraId="104B4890" w14:textId="77777777" w:rsidR="00F37E83" w:rsidRDefault="006207F0">
      <w:pPr>
        <w:widowControl w:val="0"/>
        <w:spacing w:after="120"/>
        <w:ind w:left="720" w:hanging="720"/>
        <w:rPr>
          <w:rFonts w:ascii="Calibri" w:eastAsia="Calibri" w:hAnsi="Calibri" w:cs="Calibri"/>
        </w:rPr>
      </w:pPr>
      <w:r>
        <w:rPr>
          <w:rFonts w:ascii="Calibri" w:eastAsia="Calibri" w:hAnsi="Calibri" w:cs="Calibri"/>
          <w:color w:val="222222"/>
          <w:highlight w:val="yellow"/>
        </w:rPr>
        <w:t>Maggi, E., Bertocci, I., Vaselli, S. and Benedetti-Cecchi, L. (2011) Connell and Slat</w:t>
      </w:r>
      <w:r>
        <w:rPr>
          <w:rFonts w:ascii="Calibri" w:eastAsia="Calibri" w:hAnsi="Calibri" w:cs="Calibri"/>
          <w:color w:val="222222"/>
          <w:highlight w:val="yellow"/>
        </w:rPr>
        <w:t xml:space="preserve">yer's models of succession in the biodiversity era. </w:t>
      </w:r>
      <w:r>
        <w:rPr>
          <w:rFonts w:ascii="Calibri" w:eastAsia="Calibri" w:hAnsi="Calibri" w:cs="Calibri"/>
          <w:i/>
          <w:color w:val="222222"/>
          <w:highlight w:val="yellow"/>
        </w:rPr>
        <w:t>Ecology</w:t>
      </w:r>
      <w:r>
        <w:rPr>
          <w:rFonts w:ascii="Calibri" w:eastAsia="Calibri" w:hAnsi="Calibri" w:cs="Calibri"/>
          <w:color w:val="222222"/>
          <w:highlight w:val="yellow"/>
        </w:rPr>
        <w:t xml:space="preserve">, </w:t>
      </w:r>
      <w:r>
        <w:rPr>
          <w:rFonts w:ascii="Calibri" w:eastAsia="Calibri" w:hAnsi="Calibri" w:cs="Calibri"/>
          <w:i/>
          <w:color w:val="222222"/>
          <w:highlight w:val="yellow"/>
        </w:rPr>
        <w:t>92</w:t>
      </w:r>
      <w:r>
        <w:rPr>
          <w:rFonts w:ascii="Calibri" w:eastAsia="Calibri" w:hAnsi="Calibri" w:cs="Calibri"/>
          <w:color w:val="222222"/>
          <w:highlight w:val="yellow"/>
        </w:rPr>
        <w:t>(7), pp.1399-1406</w:t>
      </w:r>
    </w:p>
    <w:p w14:paraId="332B751C"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Magurran </w:t>
      </w:r>
      <w:r>
        <w:rPr>
          <w:rFonts w:ascii="Calibri" w:eastAsia="Calibri" w:hAnsi="Calibri" w:cs="Calibri"/>
          <w:highlight w:val="yellow"/>
        </w:rPr>
        <w:t>et al</w:t>
      </w:r>
      <w:r>
        <w:rPr>
          <w:rFonts w:ascii="Calibri" w:eastAsia="Calibri" w:hAnsi="Calibri" w:cs="Calibri"/>
        </w:rPr>
        <w:t xml:space="preserve">. 2018. Divergent biodiversity change within ecosystems. </w:t>
      </w:r>
      <w:r>
        <w:rPr>
          <w:rFonts w:ascii="Calibri" w:eastAsia="Calibri" w:hAnsi="Calibri" w:cs="Calibri"/>
          <w:highlight w:val="yellow"/>
        </w:rPr>
        <w:t>Proc Natl Acad Sci USA</w:t>
      </w:r>
      <w:r>
        <w:rPr>
          <w:rFonts w:ascii="Calibri" w:eastAsia="Calibri" w:hAnsi="Calibri" w:cs="Calibri"/>
        </w:rPr>
        <w:t xml:space="preserve"> 115:1843-1847.</w:t>
      </w:r>
    </w:p>
    <w:p w14:paraId="253880E0" w14:textId="77777777" w:rsidR="00F37E83" w:rsidRDefault="006207F0">
      <w:pPr>
        <w:widowControl w:val="0"/>
        <w:spacing w:after="120"/>
        <w:ind w:left="720" w:hanging="720"/>
        <w:rPr>
          <w:rFonts w:ascii="Calibri" w:eastAsia="Calibri" w:hAnsi="Calibri" w:cs="Calibri"/>
          <w:color w:val="231F20"/>
        </w:rPr>
      </w:pPr>
      <w:r>
        <w:rPr>
          <w:rFonts w:ascii="Calibri" w:eastAsia="Calibri" w:hAnsi="Calibri" w:cs="Calibri"/>
          <w:color w:val="231F20"/>
        </w:rPr>
        <w:t xml:space="preserve">Matulich </w:t>
      </w:r>
      <w:r>
        <w:rPr>
          <w:rFonts w:ascii="Calibri" w:eastAsia="Calibri" w:hAnsi="Calibri" w:cs="Calibri"/>
          <w:color w:val="231F20"/>
          <w:highlight w:val="yellow"/>
        </w:rPr>
        <w:t>et al</w:t>
      </w:r>
      <w:r>
        <w:rPr>
          <w:rFonts w:ascii="Calibri" w:eastAsia="Calibri" w:hAnsi="Calibri" w:cs="Calibri"/>
          <w:color w:val="231F20"/>
        </w:rPr>
        <w:t xml:space="preserve">. 2015. Temporal variation overshadows the response </w:t>
      </w:r>
      <w:r>
        <w:rPr>
          <w:rFonts w:ascii="Calibri" w:eastAsia="Calibri" w:hAnsi="Calibri" w:cs="Calibri"/>
          <w:color w:val="231F20"/>
        </w:rPr>
        <w:t>of leaf litter microbial communities to simulated global change. The ISME Journal 9:2477-2489.</w:t>
      </w:r>
    </w:p>
    <w:p w14:paraId="03B4D2B7"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Milchunas, D. G., and W. K. Lauenroth. 1993. Quantitative effects of grazing on vegetation and soils over a global range of environments. Ecological Monographs 6</w:t>
      </w:r>
      <w:r>
        <w:rPr>
          <w:rFonts w:ascii="Calibri" w:eastAsia="Calibri" w:hAnsi="Calibri" w:cs="Calibri"/>
        </w:rPr>
        <w:t>3:327-366.</w:t>
      </w:r>
    </w:p>
    <w:p w14:paraId="4B0478F1"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Naeem, S., and J. P. Wright. 2003. Disentangling biodiversity effects on ecosystem functioning: </w:t>
      </w:r>
      <w:r>
        <w:rPr>
          <w:rFonts w:ascii="Calibri" w:eastAsia="Calibri" w:hAnsi="Calibri" w:cs="Calibri"/>
        </w:rPr>
        <w:lastRenderedPageBreak/>
        <w:t>deriving solutions to a seemingly insurmountable problem. Ecology Letters 6:567-579.</w:t>
      </w:r>
    </w:p>
    <w:p w14:paraId="05A093D1"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Oksanen, J., G. Blanchet, M. Friendly, R. Kindt, P. Legendre, D.</w:t>
      </w:r>
      <w:r>
        <w:rPr>
          <w:rFonts w:ascii="Calibri" w:eastAsia="Calibri" w:hAnsi="Calibri" w:cs="Calibri"/>
        </w:rPr>
        <w:t xml:space="preserve"> McGlinn, P. R. Minchin, R. B. O'Hara, G. L. Simpson, P. Solymos, M. H. H. Stevens, S. E., and W. H. 2018. vegan: community ecology package. v. 2.5-3.</w:t>
      </w:r>
    </w:p>
    <w:p w14:paraId="7C53595E"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Owensby, C. E., J. M. Ham, A. K. Knapp, and L. M. Auen. 1999. Biomass production and species composition change in a tallgrass prairie ecosystem after long-term exposure to elevated atmospheric CO2. Global Change Biology 5:497-506.</w:t>
      </w:r>
    </w:p>
    <w:p w14:paraId="24985DF1"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Pennington, V. E., K. A.</w:t>
      </w:r>
      <w:r>
        <w:rPr>
          <w:rFonts w:ascii="Calibri" w:eastAsia="Calibri" w:hAnsi="Calibri" w:cs="Calibri"/>
        </w:rPr>
        <w:t xml:space="preserve"> Palmquist, J. B. Bradford, and W. K. Lauenroth. 2017. Climate and soil texture influence patterns of forb species richness and composition in big sagebrush plant communities across their spatial extent in the western U.S. Plant Ecology 218:957-970.</w:t>
      </w:r>
    </w:p>
    <w:p w14:paraId="0458A485"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Reich,</w:t>
      </w:r>
      <w:r>
        <w:rPr>
          <w:rFonts w:ascii="Calibri" w:eastAsia="Calibri" w:hAnsi="Calibri" w:cs="Calibri"/>
        </w:rPr>
        <w:t xml:space="preserve"> P. B., D. Tilman, F. Isbell, K. Mueller, S. E. Hobbie, D. F. B. Flynn, and N. Eisenhauer. 2012. Impacts of biodiversity loss escalate through time as redundancy fades. Science 336:589-592.</w:t>
      </w:r>
    </w:p>
    <w:p w14:paraId="57AC3E1C"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Sax, D. F., and S. D. Gaines. 2003. Species diversity: from global</w:t>
      </w:r>
      <w:r>
        <w:rPr>
          <w:rFonts w:ascii="Calibri" w:eastAsia="Calibri" w:hAnsi="Calibri" w:cs="Calibri"/>
        </w:rPr>
        <w:t xml:space="preserve"> decreases to local increases. Trends in Ecology &amp; Evolution 18:561-566.</w:t>
      </w:r>
    </w:p>
    <w:p w14:paraId="05D79011"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Smith </w:t>
      </w:r>
      <w:r>
        <w:rPr>
          <w:rFonts w:ascii="Calibri" w:eastAsia="Calibri" w:hAnsi="Calibri" w:cs="Calibri"/>
          <w:highlight w:val="yellow"/>
        </w:rPr>
        <w:t>et al</w:t>
      </w:r>
      <w:r>
        <w:rPr>
          <w:rFonts w:ascii="Calibri" w:eastAsia="Calibri" w:hAnsi="Calibri" w:cs="Calibri"/>
        </w:rPr>
        <w:t>. 2009. A framework for assessing ecosystem dynamics in response to chronic resource alterations induced by global change. Ecology 90:3279-3289.</w:t>
      </w:r>
    </w:p>
    <w:p w14:paraId="39BE9220"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Soininen, J., J. Heino, and J. Wang. 2018. A meta‐analysis of nestedness and turnover components of beta diversity across organisms and ecosystems. Global Ecology and Biogeography 27:96-109.</w:t>
      </w:r>
    </w:p>
    <w:p w14:paraId="5EF8A712"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Tilman, D. 1994. Competition and biodiversity in spatially struct</w:t>
      </w:r>
      <w:r>
        <w:rPr>
          <w:rFonts w:ascii="Calibri" w:eastAsia="Calibri" w:hAnsi="Calibri" w:cs="Calibri"/>
        </w:rPr>
        <w:t>ured habitats. Ecology 75:2-16.</w:t>
      </w:r>
    </w:p>
    <w:p w14:paraId="042E4864"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Tilman, D., F. Isbell, and J. M. Cowles. 2014. Biodiversity and ecosystem functioning. Annual Review of Ecology, Evolution, and Systematics 45:471-493.</w:t>
      </w:r>
    </w:p>
    <w:p w14:paraId="7E9BD88D"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Tilman, D., P. B. Reich, and J. M. H. Knops. 2006. Biodiversity and ecos</w:t>
      </w:r>
      <w:r>
        <w:rPr>
          <w:rFonts w:ascii="Calibri" w:eastAsia="Calibri" w:hAnsi="Calibri" w:cs="Calibri"/>
        </w:rPr>
        <w:t>ystem stability in a decade-long grassland experiment. Nature 441:629-632.</w:t>
      </w:r>
    </w:p>
    <w:p w14:paraId="3BCF8A37"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Vellend, M., 2016. The theory of ecological communities (MPB-57) (Vol. 75). Princeton University Press, Princeton, NJ.</w:t>
      </w:r>
    </w:p>
    <w:p w14:paraId="23F63686"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Venables, W. N., and B. D. Ripley. 2002. Modern applied statis</w:t>
      </w:r>
      <w:r>
        <w:rPr>
          <w:rFonts w:ascii="Calibri" w:eastAsia="Calibri" w:hAnsi="Calibri" w:cs="Calibri"/>
        </w:rPr>
        <w:t>tics with S. Springer-Verlag, New York, NY.</w:t>
      </w:r>
    </w:p>
    <w:p w14:paraId="379684A7"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Walker, M. D., C. H. Wahren, R. D. Hollister, G. H. R. Henry, L. E. Ahlquist, J. M. Alatalo, M. S. Bret-Harte, M. P. Calef, T. V Callaghan, A. B. Carroll, H. E. Epstein, I. S. Jónsdóttir, J. A. Klein, B. Magnússo</w:t>
      </w:r>
      <w:r>
        <w:rPr>
          <w:rFonts w:ascii="Calibri" w:eastAsia="Calibri" w:hAnsi="Calibri" w:cs="Calibri"/>
        </w:rPr>
        <w:t>n, U. Molau, S. F. Oberbauer, S. P. Rewa, C. H. Robinson, G. R. Shaver, K. N. Suding, C. C. Thompson, A. Tolvanen, Ø. Totland, P. L. Turner, C. E. Tweedie, P. J. Webber, and P. A. Wookey. 2006. Plant community responses to experimental warming across the t</w:t>
      </w:r>
      <w:r>
        <w:rPr>
          <w:rFonts w:ascii="Calibri" w:eastAsia="Calibri" w:hAnsi="Calibri" w:cs="Calibri"/>
        </w:rPr>
        <w:t>undra biome. Proceedings of the National Academy of Sciences of the United States of America 103:1342–6.</w:t>
      </w:r>
    </w:p>
    <w:p w14:paraId="246BC992"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Wang, S., and M. Loreau. 2016. Biodiversity and ecosystem stability across scales in </w:t>
      </w:r>
      <w:r>
        <w:rPr>
          <w:rFonts w:ascii="Calibri" w:eastAsia="Calibri" w:hAnsi="Calibri" w:cs="Calibri"/>
        </w:rPr>
        <w:lastRenderedPageBreak/>
        <w:t>metacommunities. Ecology Letters 19:510-518.</w:t>
      </w:r>
    </w:p>
    <w:p w14:paraId="5620A3C7"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Wedin, D. A., and D. </w:t>
      </w:r>
      <w:r>
        <w:rPr>
          <w:rFonts w:ascii="Calibri" w:eastAsia="Calibri" w:hAnsi="Calibri" w:cs="Calibri"/>
        </w:rPr>
        <w:t>Tilman. 1990. Species effects on nitrogen cycling: a test with perennial grasses. Oecologia 84:433-441.</w:t>
      </w:r>
    </w:p>
    <w:p w14:paraId="3D37FCE8" w14:textId="77777777" w:rsidR="00F37E83" w:rsidRDefault="006207F0">
      <w:pPr>
        <w:widowControl w:val="0"/>
        <w:spacing w:after="120"/>
        <w:ind w:left="720" w:hanging="720"/>
        <w:rPr>
          <w:rFonts w:ascii="Calibri" w:eastAsia="Calibri" w:hAnsi="Calibri" w:cs="Calibri"/>
        </w:rPr>
      </w:pPr>
      <w:r>
        <w:rPr>
          <w:rFonts w:ascii="Calibri" w:eastAsia="Calibri" w:hAnsi="Calibri" w:cs="Calibri"/>
          <w:highlight w:val="yellow"/>
        </w:rPr>
        <w:t>White et al. 2006.</w:t>
      </w:r>
    </w:p>
    <w:p w14:paraId="27EE3489"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Wilcox, K. R., </w:t>
      </w:r>
      <w:r>
        <w:rPr>
          <w:rFonts w:ascii="Calibri" w:eastAsia="Calibri" w:hAnsi="Calibri" w:cs="Calibri"/>
          <w:highlight w:val="yellow"/>
        </w:rPr>
        <w:t>et al</w:t>
      </w:r>
      <w:r>
        <w:rPr>
          <w:rFonts w:ascii="Calibri" w:eastAsia="Calibri" w:hAnsi="Calibri" w:cs="Calibri"/>
        </w:rPr>
        <w:t>. 2017. Asynchrony among local communities stabilizes ecosystem function of metacommunities. Ecology Letters 20:1</w:t>
      </w:r>
      <w:r>
        <w:rPr>
          <w:rFonts w:ascii="Calibri" w:eastAsia="Calibri" w:hAnsi="Calibri" w:cs="Calibri"/>
        </w:rPr>
        <w:t>534-1545.</w:t>
      </w:r>
    </w:p>
    <w:p w14:paraId="786246F4" w14:textId="77777777" w:rsidR="00F37E83" w:rsidRDefault="006207F0">
      <w:pPr>
        <w:widowControl w:val="0"/>
        <w:spacing w:after="120"/>
        <w:ind w:left="720" w:hanging="720"/>
        <w:rPr>
          <w:rFonts w:ascii="Calibri" w:eastAsia="Calibri" w:hAnsi="Calibri" w:cs="Calibri"/>
        </w:rPr>
      </w:pPr>
      <w:r>
        <w:rPr>
          <w:rFonts w:ascii="Calibri" w:eastAsia="Calibri" w:hAnsi="Calibri" w:cs="Calibri"/>
        </w:rPr>
        <w:t xml:space="preserve">Yoccoz </w:t>
      </w:r>
      <w:r>
        <w:rPr>
          <w:rFonts w:ascii="Calibri" w:eastAsia="Calibri" w:hAnsi="Calibri" w:cs="Calibri"/>
          <w:highlight w:val="yellow"/>
        </w:rPr>
        <w:t>et al</w:t>
      </w:r>
      <w:r>
        <w:rPr>
          <w:rFonts w:ascii="Calibri" w:eastAsia="Calibri" w:hAnsi="Calibri" w:cs="Calibri"/>
        </w:rPr>
        <w:t xml:space="preserve">. 2018. Biodiversity may wax or wane </w:t>
      </w:r>
      <w:r>
        <w:rPr>
          <w:rFonts w:ascii="Calibri" w:eastAsia="Calibri" w:hAnsi="Calibri" w:cs="Calibri"/>
          <w:highlight w:val="yellow"/>
        </w:rPr>
        <w:t>depends??</w:t>
      </w:r>
      <w:r>
        <w:rPr>
          <w:rFonts w:ascii="Calibri" w:eastAsia="Calibri" w:hAnsi="Calibri" w:cs="Calibri"/>
        </w:rPr>
        <w:t xml:space="preserve"> on metrics or taxa. Proceedings of the National Academy of Sciences 115: 1681-1683.</w:t>
      </w:r>
    </w:p>
    <w:p w14:paraId="6D490103" w14:textId="77777777" w:rsidR="00F37E83" w:rsidRDefault="006207F0">
      <w:pPr>
        <w:spacing w:after="120"/>
        <w:rPr>
          <w:rFonts w:ascii="Calibri" w:eastAsia="Calibri" w:hAnsi="Calibri" w:cs="Calibri"/>
        </w:rPr>
      </w:pPr>
      <w:r>
        <w:br w:type="page"/>
      </w:r>
    </w:p>
    <w:p w14:paraId="24B8D264" w14:textId="77777777" w:rsidR="00F37E83" w:rsidRDefault="006207F0">
      <w:pPr>
        <w:spacing w:after="120"/>
        <w:rPr>
          <w:rFonts w:ascii="Calibri" w:eastAsia="Calibri" w:hAnsi="Calibri" w:cs="Calibri"/>
        </w:rPr>
      </w:pPr>
      <w:r>
        <w:rPr>
          <w:rFonts w:ascii="Calibri" w:eastAsia="Calibri" w:hAnsi="Calibri" w:cs="Calibri"/>
        </w:rPr>
        <w:lastRenderedPageBreak/>
        <w:t>Table 1.  Metrics of compositional variation used in this study.</w:t>
      </w:r>
      <w:r>
        <w:rPr>
          <w:rFonts w:ascii="Calibri" w:eastAsia="Calibri" w:hAnsi="Calibri" w:cs="Calibri"/>
        </w:rPr>
        <w:br/>
      </w:r>
    </w:p>
    <w:tbl>
      <w:tblPr>
        <w:tblStyle w:val="a"/>
        <w:tblW w:w="1008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520"/>
        <w:gridCol w:w="2880"/>
        <w:gridCol w:w="4680"/>
      </w:tblGrid>
      <w:tr w:rsidR="00F37E83" w14:paraId="6AC86776" w14:textId="77777777">
        <w:tc>
          <w:tcPr>
            <w:tcW w:w="2520" w:type="dxa"/>
            <w:tcBorders>
              <w:top w:val="single" w:sz="4" w:space="0" w:color="000000"/>
              <w:bottom w:val="single" w:sz="4" w:space="0" w:color="000000"/>
            </w:tcBorders>
          </w:tcPr>
          <w:p w14:paraId="616C1B5F" w14:textId="77777777" w:rsidR="00F37E83" w:rsidRDefault="006207F0">
            <w:pPr>
              <w:spacing w:after="120"/>
              <w:rPr>
                <w:rFonts w:ascii="Calibri" w:eastAsia="Calibri" w:hAnsi="Calibri" w:cs="Calibri"/>
              </w:rPr>
            </w:pPr>
            <w:r>
              <w:rPr>
                <w:rFonts w:ascii="Calibri" w:eastAsia="Calibri" w:hAnsi="Calibri" w:cs="Calibri"/>
              </w:rPr>
              <w:t>Metric</w:t>
            </w:r>
          </w:p>
        </w:tc>
        <w:tc>
          <w:tcPr>
            <w:tcW w:w="2880" w:type="dxa"/>
            <w:tcBorders>
              <w:top w:val="single" w:sz="4" w:space="0" w:color="000000"/>
              <w:bottom w:val="single" w:sz="4" w:space="0" w:color="000000"/>
            </w:tcBorders>
          </w:tcPr>
          <w:p w14:paraId="0B62EB93" w14:textId="77777777" w:rsidR="00F37E83" w:rsidRDefault="006207F0">
            <w:pPr>
              <w:spacing w:after="120"/>
              <w:jc w:val="both"/>
              <w:rPr>
                <w:rFonts w:ascii="Calibri" w:eastAsia="Calibri" w:hAnsi="Calibri" w:cs="Calibri"/>
              </w:rPr>
            </w:pPr>
            <w:r>
              <w:rPr>
                <w:rFonts w:ascii="Calibri" w:eastAsia="Calibri" w:hAnsi="Calibri" w:cs="Calibri"/>
              </w:rPr>
              <w:t>Formula</w:t>
            </w:r>
          </w:p>
        </w:tc>
        <w:tc>
          <w:tcPr>
            <w:tcW w:w="4680" w:type="dxa"/>
            <w:tcBorders>
              <w:top w:val="single" w:sz="4" w:space="0" w:color="000000"/>
              <w:bottom w:val="single" w:sz="4" w:space="0" w:color="000000"/>
            </w:tcBorders>
          </w:tcPr>
          <w:p w14:paraId="6CF414A1" w14:textId="77777777" w:rsidR="00F37E83" w:rsidRDefault="006207F0">
            <w:pPr>
              <w:spacing w:after="120"/>
              <w:rPr>
                <w:rFonts w:ascii="Calibri" w:eastAsia="Calibri" w:hAnsi="Calibri" w:cs="Calibri"/>
              </w:rPr>
            </w:pPr>
            <w:r>
              <w:rPr>
                <w:rFonts w:ascii="Calibri" w:eastAsia="Calibri" w:hAnsi="Calibri" w:cs="Calibri"/>
              </w:rPr>
              <w:t>Notes</w:t>
            </w:r>
          </w:p>
        </w:tc>
      </w:tr>
      <w:tr w:rsidR="00F37E83" w14:paraId="589744BE" w14:textId="77777777">
        <w:tc>
          <w:tcPr>
            <w:tcW w:w="2520" w:type="dxa"/>
            <w:tcBorders>
              <w:top w:val="single" w:sz="4" w:space="0" w:color="000000"/>
              <w:bottom w:val="nil"/>
            </w:tcBorders>
          </w:tcPr>
          <w:p w14:paraId="25360731" w14:textId="77777777" w:rsidR="00F37E83" w:rsidRDefault="006207F0">
            <w:pPr>
              <w:spacing w:after="120"/>
              <w:rPr>
                <w:rFonts w:ascii="Calibri" w:eastAsia="Calibri" w:hAnsi="Calibri" w:cs="Calibri"/>
              </w:rPr>
            </w:pPr>
            <w:r>
              <w:rPr>
                <w:rFonts w:ascii="Calibri" w:eastAsia="Calibri" w:hAnsi="Calibri" w:cs="Calibri"/>
              </w:rPr>
              <w:t>Type of dissimilarity</w:t>
            </w:r>
          </w:p>
        </w:tc>
        <w:tc>
          <w:tcPr>
            <w:tcW w:w="2880" w:type="dxa"/>
            <w:tcBorders>
              <w:top w:val="single" w:sz="4" w:space="0" w:color="000000"/>
              <w:bottom w:val="nil"/>
            </w:tcBorders>
          </w:tcPr>
          <w:p w14:paraId="24BE96E1" w14:textId="77777777" w:rsidR="00F37E83" w:rsidRDefault="00F37E83">
            <w:pPr>
              <w:spacing w:after="120"/>
              <w:jc w:val="both"/>
              <w:rPr>
                <w:rFonts w:ascii="Calibri" w:eastAsia="Calibri" w:hAnsi="Calibri" w:cs="Calibri"/>
              </w:rPr>
            </w:pPr>
          </w:p>
        </w:tc>
        <w:tc>
          <w:tcPr>
            <w:tcW w:w="4680" w:type="dxa"/>
            <w:tcBorders>
              <w:top w:val="single" w:sz="4" w:space="0" w:color="000000"/>
              <w:bottom w:val="nil"/>
            </w:tcBorders>
          </w:tcPr>
          <w:p w14:paraId="3EAEF26E" w14:textId="77777777" w:rsidR="00F37E83" w:rsidRDefault="006207F0">
            <w:pPr>
              <w:spacing w:after="120"/>
              <w:ind w:left="342" w:hanging="342"/>
              <w:rPr>
                <w:rFonts w:ascii="Calibri" w:eastAsia="Calibri" w:hAnsi="Calibri" w:cs="Calibri"/>
              </w:rPr>
            </w:pPr>
            <w:r>
              <w:rPr>
                <w:rFonts w:ascii="Calibri" w:eastAsia="Calibri" w:hAnsi="Calibri" w:cs="Calibri"/>
              </w:rPr>
              <w:t>Overall magnitude of dissimilarity between two plots.</w:t>
            </w:r>
          </w:p>
        </w:tc>
      </w:tr>
      <w:tr w:rsidR="00F37E83" w14:paraId="1C12666B" w14:textId="77777777">
        <w:tc>
          <w:tcPr>
            <w:tcW w:w="2520" w:type="dxa"/>
            <w:tcBorders>
              <w:top w:val="nil"/>
              <w:bottom w:val="nil"/>
            </w:tcBorders>
          </w:tcPr>
          <w:p w14:paraId="3E35249C" w14:textId="77777777" w:rsidR="00F37E83" w:rsidRDefault="006207F0">
            <w:pPr>
              <w:spacing w:after="120"/>
              <w:ind w:left="702" w:hanging="360"/>
              <w:rPr>
                <w:rFonts w:ascii="Calibri" w:eastAsia="Calibri" w:hAnsi="Calibri" w:cs="Calibri"/>
              </w:rPr>
            </w:pPr>
            <w:r>
              <w:rPr>
                <w:rFonts w:ascii="Calibri" w:eastAsia="Calibri" w:hAnsi="Calibri" w:cs="Calibri"/>
              </w:rPr>
              <w:t>Abundance-based (Bray-Curtis)</w:t>
            </w:r>
          </w:p>
        </w:tc>
        <w:tc>
          <w:tcPr>
            <w:tcW w:w="2880" w:type="dxa"/>
            <w:tcBorders>
              <w:top w:val="nil"/>
              <w:bottom w:val="nil"/>
            </w:tcBorders>
          </w:tcPr>
          <w:p w14:paraId="17CA4A9E" w14:textId="77777777" w:rsidR="00F37E83" w:rsidRDefault="006207F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BC</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C</m:t>
                    </m:r>
                  </m:num>
                  <m:den>
                    <m:r>
                      <w:rPr>
                        <w:rFonts w:ascii="Cambria Math" w:eastAsia="Cambria Math" w:hAnsi="Cambria Math" w:cs="Cambria Math"/>
                      </w:rPr>
                      <m:t>2</m:t>
                    </m:r>
                    <m:r>
                      <w:rPr>
                        <w:rFonts w:ascii="Cambria Math" w:eastAsia="Cambria Math" w:hAnsi="Cambria Math" w:cs="Cambria Math"/>
                      </w:rPr>
                      <m:t>A</m:t>
                    </m:r>
                    <m:r>
                      <w:rPr>
                        <w:rFonts w:ascii="Cambria Math" w:eastAsia="Cambria Math" w:hAnsi="Cambria Math" w:cs="Cambria Math"/>
                      </w:rPr>
                      <m:t>+</m:t>
                    </m:r>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C</m:t>
                    </m:r>
                  </m:den>
                </m:f>
              </m:oMath>
            </m:oMathPara>
          </w:p>
        </w:tc>
        <w:tc>
          <w:tcPr>
            <w:tcW w:w="4680" w:type="dxa"/>
            <w:tcBorders>
              <w:top w:val="nil"/>
              <w:bottom w:val="nil"/>
            </w:tcBorders>
          </w:tcPr>
          <w:p w14:paraId="469D4FFD" w14:textId="77777777" w:rsidR="00F37E83" w:rsidRDefault="006207F0">
            <w:pPr>
              <w:spacing w:after="120"/>
              <w:ind w:left="702" w:hanging="360"/>
              <w:rPr>
                <w:rFonts w:ascii="Calibri" w:eastAsia="Calibri" w:hAnsi="Calibri" w:cs="Calibri"/>
              </w:rPr>
            </w:pPr>
            <w:r>
              <w:rPr>
                <w:rFonts w:ascii="Calibri" w:eastAsia="Calibri" w:hAnsi="Calibri" w:cs="Calibri"/>
              </w:rPr>
              <w:t>Gives more weight to more abundance species.</w:t>
            </w:r>
          </w:p>
        </w:tc>
      </w:tr>
      <w:tr w:rsidR="00F37E83" w14:paraId="0C371B29" w14:textId="77777777">
        <w:tc>
          <w:tcPr>
            <w:tcW w:w="2520" w:type="dxa"/>
            <w:tcBorders>
              <w:top w:val="nil"/>
              <w:bottom w:val="single" w:sz="4" w:space="0" w:color="000000"/>
            </w:tcBorders>
          </w:tcPr>
          <w:p w14:paraId="08EFD19E" w14:textId="77777777" w:rsidR="00F37E83" w:rsidRDefault="006207F0">
            <w:pPr>
              <w:spacing w:after="120"/>
              <w:ind w:left="702" w:hanging="360"/>
              <w:rPr>
                <w:rFonts w:ascii="Calibri" w:eastAsia="Calibri" w:hAnsi="Calibri" w:cs="Calibri"/>
              </w:rPr>
            </w:pPr>
            <w:r>
              <w:rPr>
                <w:rFonts w:ascii="Calibri" w:eastAsia="Calibri" w:hAnsi="Calibri" w:cs="Calibri"/>
              </w:rPr>
              <w:t>Incidence-based (Sorensen)</w:t>
            </w:r>
          </w:p>
        </w:tc>
        <w:tc>
          <w:tcPr>
            <w:tcW w:w="2880" w:type="dxa"/>
            <w:tcBorders>
              <w:top w:val="nil"/>
              <w:bottom w:val="single" w:sz="4" w:space="0" w:color="000000"/>
            </w:tcBorders>
          </w:tcPr>
          <w:p w14:paraId="73495D75" w14:textId="77777777" w:rsidR="00F37E83" w:rsidRDefault="006207F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sor</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c</m:t>
                    </m:r>
                  </m:num>
                  <m:den>
                    <m:r>
                      <w:rPr>
                        <w:rFonts w:ascii="Cambria Math" w:eastAsia="Cambria Math" w:hAnsi="Cambria Math" w:cs="Cambria Math"/>
                      </w:rPr>
                      <m:t>2</m:t>
                    </m:r>
                    <m:r>
                      <w:rPr>
                        <w:rFonts w:ascii="Cambria Math" w:eastAsia="Cambria Math" w:hAnsi="Cambria Math" w:cs="Cambria Math"/>
                      </w:rPr>
                      <m:t>a</m:t>
                    </m:r>
                    <m:r>
                      <w:rPr>
                        <w:rFonts w:ascii="Cambria Math" w:eastAsia="Cambria Math" w:hAnsi="Cambria Math" w:cs="Cambria Math"/>
                      </w:rPr>
                      <m:t>+</m:t>
                    </m:r>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c</m:t>
                    </m:r>
                  </m:den>
                </m:f>
              </m:oMath>
            </m:oMathPara>
          </w:p>
        </w:tc>
        <w:tc>
          <w:tcPr>
            <w:tcW w:w="4680" w:type="dxa"/>
            <w:tcBorders>
              <w:top w:val="nil"/>
              <w:bottom w:val="single" w:sz="4" w:space="0" w:color="000000"/>
            </w:tcBorders>
          </w:tcPr>
          <w:p w14:paraId="60934125" w14:textId="77777777" w:rsidR="00F37E83" w:rsidRDefault="006207F0">
            <w:pPr>
              <w:spacing w:after="120"/>
              <w:ind w:left="702" w:hanging="360"/>
              <w:rPr>
                <w:rFonts w:ascii="Calibri" w:eastAsia="Calibri" w:hAnsi="Calibri" w:cs="Calibri"/>
              </w:rPr>
            </w:pPr>
            <w:r>
              <w:rPr>
                <w:rFonts w:ascii="Calibri" w:eastAsia="Calibri" w:hAnsi="Calibri" w:cs="Calibri"/>
              </w:rPr>
              <w:t>Gives equal weight to all species.</w:t>
            </w:r>
          </w:p>
        </w:tc>
      </w:tr>
      <w:tr w:rsidR="00F37E83" w14:paraId="00BF71FD" w14:textId="77777777">
        <w:tc>
          <w:tcPr>
            <w:tcW w:w="2520" w:type="dxa"/>
            <w:tcBorders>
              <w:top w:val="single" w:sz="4" w:space="0" w:color="000000"/>
              <w:bottom w:val="nil"/>
            </w:tcBorders>
          </w:tcPr>
          <w:p w14:paraId="3919AAE5" w14:textId="77777777" w:rsidR="00F37E83" w:rsidRDefault="006207F0">
            <w:pPr>
              <w:spacing w:after="120"/>
              <w:rPr>
                <w:rFonts w:ascii="Calibri" w:eastAsia="Calibri" w:hAnsi="Calibri" w:cs="Calibri"/>
              </w:rPr>
            </w:pPr>
            <w:r>
              <w:rPr>
                <w:rFonts w:ascii="Calibri" w:eastAsia="Calibri" w:hAnsi="Calibri" w:cs="Calibri"/>
              </w:rPr>
              <w:t>Aspect of variation</w:t>
            </w:r>
          </w:p>
        </w:tc>
        <w:tc>
          <w:tcPr>
            <w:tcW w:w="2880" w:type="dxa"/>
            <w:tcBorders>
              <w:top w:val="single" w:sz="4" w:space="0" w:color="000000"/>
              <w:bottom w:val="nil"/>
            </w:tcBorders>
          </w:tcPr>
          <w:p w14:paraId="28BDD31B" w14:textId="77777777" w:rsidR="00F37E83" w:rsidRDefault="00F37E83">
            <w:pPr>
              <w:spacing w:after="120"/>
              <w:jc w:val="both"/>
              <w:rPr>
                <w:rFonts w:ascii="Calibri" w:eastAsia="Calibri" w:hAnsi="Calibri" w:cs="Calibri"/>
              </w:rPr>
            </w:pPr>
          </w:p>
        </w:tc>
        <w:tc>
          <w:tcPr>
            <w:tcW w:w="4680" w:type="dxa"/>
            <w:tcBorders>
              <w:top w:val="single" w:sz="4" w:space="0" w:color="000000"/>
              <w:bottom w:val="nil"/>
            </w:tcBorders>
          </w:tcPr>
          <w:p w14:paraId="15588A54" w14:textId="77777777" w:rsidR="00F37E83" w:rsidRDefault="006207F0">
            <w:pPr>
              <w:spacing w:after="120"/>
              <w:ind w:left="342" w:hanging="342"/>
              <w:rPr>
                <w:rFonts w:ascii="Calibri" w:eastAsia="Calibri" w:hAnsi="Calibri" w:cs="Calibri"/>
              </w:rPr>
            </w:pPr>
            <w:r>
              <w:rPr>
                <w:rFonts w:ascii="Calibri" w:eastAsia="Calibri" w:hAnsi="Calibri" w:cs="Calibri"/>
              </w:rPr>
              <w:t>How much of the compositional variation between two plots is due to gains or losses</w:t>
            </w:r>
          </w:p>
        </w:tc>
      </w:tr>
      <w:tr w:rsidR="00F37E83" w14:paraId="23C9C4CD" w14:textId="77777777">
        <w:tc>
          <w:tcPr>
            <w:tcW w:w="2520" w:type="dxa"/>
            <w:tcBorders>
              <w:top w:val="nil"/>
              <w:bottom w:val="nil"/>
            </w:tcBorders>
          </w:tcPr>
          <w:p w14:paraId="4B84B699" w14:textId="77777777" w:rsidR="00F37E83" w:rsidRDefault="006207F0">
            <w:pPr>
              <w:spacing w:after="120"/>
              <w:ind w:left="702" w:hanging="360"/>
              <w:rPr>
                <w:rFonts w:ascii="Calibri" w:eastAsia="Calibri" w:hAnsi="Calibri" w:cs="Calibri"/>
              </w:rPr>
            </w:pPr>
            <w:r>
              <w:rPr>
                <w:rFonts w:ascii="Calibri" w:eastAsia="Calibri" w:hAnsi="Calibri" w:cs="Calibri"/>
              </w:rPr>
              <w:t>Balanced Variation (%)</w:t>
            </w:r>
          </w:p>
        </w:tc>
        <w:tc>
          <w:tcPr>
            <w:tcW w:w="2880" w:type="dxa"/>
            <w:tcBorders>
              <w:top w:val="nil"/>
              <w:bottom w:val="nil"/>
            </w:tcBorders>
          </w:tcPr>
          <w:p w14:paraId="3D5DF48F" w14:textId="77777777" w:rsidR="00F37E83" w:rsidRDefault="006207F0">
            <w:pPr>
              <w:jc w:val="center"/>
              <w:rPr>
                <w:rFonts w:ascii="Cambria Math" w:eastAsia="Cambria Math" w:hAnsi="Cambria Math" w:cs="Cambria Math"/>
              </w:rPr>
            </w:pPr>
            <m:oMathPara>
              <m:oMath>
                <m:f>
                  <m:fPr>
                    <m:ctrlPr>
                      <w:rPr>
                        <w:rFonts w:ascii="Cambria Math" w:hAnsi="Cambria Math"/>
                      </w:rPr>
                    </m:ctrlPr>
                  </m:fPr>
                  <m:num>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BC</m:t>
                        </m:r>
                        <m:r>
                          <w:rPr>
                            <w:rFonts w:ascii="Cambria Math" w:eastAsia="Cambria Math" w:hAnsi="Cambria Math" w:cs="Cambria Math"/>
                          </w:rPr>
                          <m:t>-</m:t>
                        </m:r>
                        <m:r>
                          <w:rPr>
                            <w:rFonts w:ascii="Cambria Math" w:eastAsia="Cambria Math" w:hAnsi="Cambria Math" w:cs="Cambria Math"/>
                          </w:rPr>
                          <m:t>bal</m:t>
                        </m:r>
                      </m:sub>
                    </m:sSub>
                  </m:num>
                  <m:den>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BC</m:t>
                        </m:r>
                      </m:sub>
                    </m:sSub>
                  </m:den>
                </m:f>
                <m:r>
                  <w:rPr>
                    <w:rFonts w:ascii="Cambria Math" w:eastAsia="Cambria Math" w:hAnsi="Cambria Math" w:cs="Cambria Math"/>
                  </w:rPr>
                  <m:t>=</m:t>
                </m:r>
                <m:f>
                  <m:fPr>
                    <m:ctrlPr>
                      <w:rPr>
                        <w:rFonts w:ascii="Cambria Math" w:eastAsia="Cambria Math" w:hAnsi="Cambria Math" w:cs="Cambria Math"/>
                      </w:rPr>
                    </m:ctrlPr>
                  </m:fPr>
                  <m:num>
                    <m:f>
                      <m:fPr>
                        <m:ctrlPr>
                          <w:rPr>
                            <w:rFonts w:ascii="Cambria Math" w:eastAsia="Cambria Math" w:hAnsi="Cambria Math" w:cs="Cambria Math"/>
                          </w:rPr>
                        </m:ctrlPr>
                      </m:fPr>
                      <m:num>
                        <m:r>
                          <w:rPr>
                            <w:rFonts w:ascii="Cambria Math" w:eastAsia="Cambria Math" w:hAnsi="Cambria Math" w:cs="Cambria Math"/>
                          </w:rPr>
                          <m:t>min</m:t>
                        </m:r>
                        <m:d>
                          <m:dPr>
                            <m:ctrlPr>
                              <w:rPr>
                                <w:rFonts w:ascii="Cambria Math" w:eastAsia="Cambria Math" w:hAnsi="Cambria Math" w:cs="Cambria Math"/>
                              </w:rPr>
                            </m:ctrlPr>
                          </m:dPr>
                          <m:e>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C</m:t>
                            </m:r>
                          </m:e>
                        </m:d>
                      </m:num>
                      <m:den>
                        <m:r>
                          <w:rPr>
                            <w:rFonts w:ascii="Cambria Math" w:eastAsia="Cambria Math" w:hAnsi="Cambria Math" w:cs="Cambria Math"/>
                          </w:rPr>
                          <m:t>A</m:t>
                        </m:r>
                        <m:r>
                          <w:rPr>
                            <w:rFonts w:ascii="Cambria Math" w:eastAsia="Cambria Math" w:hAnsi="Cambria Math" w:cs="Cambria Math"/>
                          </w:rPr>
                          <m:t>+</m:t>
                        </m:r>
                        <m:r>
                          <w:rPr>
                            <w:rFonts w:ascii="Cambria Math" w:eastAsia="Cambria Math" w:hAnsi="Cambria Math" w:cs="Cambria Math"/>
                          </w:rPr>
                          <m:t>min</m:t>
                        </m:r>
                        <m:d>
                          <m:dPr>
                            <m:ctrlPr>
                              <w:rPr>
                                <w:rFonts w:ascii="Cambria Math" w:eastAsia="Cambria Math" w:hAnsi="Cambria Math" w:cs="Cambria Math"/>
                              </w:rPr>
                            </m:ctrlPr>
                          </m:dPr>
                          <m:e>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C</m:t>
                            </m:r>
                          </m:e>
                        </m:d>
                      </m:den>
                    </m:f>
                  </m:num>
                  <m:den>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BC</m:t>
                        </m:r>
                      </m:sub>
                    </m:sSub>
                  </m:den>
                </m:f>
              </m:oMath>
            </m:oMathPara>
          </w:p>
        </w:tc>
        <w:tc>
          <w:tcPr>
            <w:tcW w:w="4680" w:type="dxa"/>
            <w:tcBorders>
              <w:top w:val="nil"/>
              <w:bottom w:val="nil"/>
            </w:tcBorders>
          </w:tcPr>
          <w:p w14:paraId="587BE33F" w14:textId="77777777" w:rsidR="00F37E83" w:rsidRDefault="006207F0">
            <w:pPr>
              <w:spacing w:after="120"/>
              <w:ind w:left="702" w:hanging="360"/>
              <w:rPr>
                <w:rFonts w:ascii="Calibri" w:eastAsia="Calibri" w:hAnsi="Calibri" w:cs="Calibri"/>
              </w:rPr>
            </w:pPr>
            <w:r>
              <w:rPr>
                <w:rFonts w:ascii="Calibri" w:eastAsia="Calibri" w:hAnsi="Calibri" w:cs="Calibri"/>
              </w:rPr>
              <w:t>Balanced variation is the abundance-based analogue of Simpson’s index, reflecting turnover of individuals rather than species. Here, it is expressed as a percentage of the total abundance-based dissimilarity; the remainder is due to unidirectional abundanc</w:t>
            </w:r>
            <w:r>
              <w:rPr>
                <w:rFonts w:ascii="Calibri" w:eastAsia="Calibri" w:hAnsi="Calibri" w:cs="Calibri"/>
              </w:rPr>
              <w:t>e gradients (abundance-based analogue to nestedness). See Baselga (2013) for details.</w:t>
            </w:r>
          </w:p>
        </w:tc>
      </w:tr>
      <w:tr w:rsidR="00F37E83" w14:paraId="18FFCBAE" w14:textId="77777777">
        <w:tc>
          <w:tcPr>
            <w:tcW w:w="2520" w:type="dxa"/>
            <w:tcBorders>
              <w:top w:val="nil"/>
              <w:bottom w:val="single" w:sz="4" w:space="0" w:color="000000"/>
            </w:tcBorders>
          </w:tcPr>
          <w:p w14:paraId="0E8FA8F1" w14:textId="77777777" w:rsidR="00F37E83" w:rsidRDefault="006207F0">
            <w:pPr>
              <w:spacing w:after="120"/>
              <w:ind w:left="702" w:hanging="360"/>
              <w:rPr>
                <w:rFonts w:ascii="Calibri" w:eastAsia="Calibri" w:hAnsi="Calibri" w:cs="Calibri"/>
              </w:rPr>
            </w:pPr>
            <w:r>
              <w:rPr>
                <w:rFonts w:ascii="Calibri" w:eastAsia="Calibri" w:hAnsi="Calibri" w:cs="Calibri"/>
              </w:rPr>
              <w:t>Species Turnover (%)</w:t>
            </w:r>
          </w:p>
        </w:tc>
        <w:tc>
          <w:tcPr>
            <w:tcW w:w="2880" w:type="dxa"/>
            <w:tcBorders>
              <w:top w:val="nil"/>
              <w:bottom w:val="single" w:sz="4" w:space="0" w:color="000000"/>
            </w:tcBorders>
          </w:tcPr>
          <w:p w14:paraId="3850EF6E" w14:textId="77777777" w:rsidR="00F37E83" w:rsidRDefault="006207F0">
            <w:pPr>
              <w:jc w:val="right"/>
              <w:rPr>
                <w:rFonts w:ascii="Cambria Math" w:eastAsia="Cambria Math" w:hAnsi="Cambria Math" w:cs="Cambria Math"/>
              </w:rPr>
            </w:pPr>
            <m:oMathPara>
              <m:oMath>
                <m:f>
                  <m:fPr>
                    <m:ctrlPr>
                      <w:rPr>
                        <w:rFonts w:ascii="Cambria Math" w:hAnsi="Cambria Math"/>
                      </w:rPr>
                    </m:ctrlPr>
                  </m:fPr>
                  <m:num>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sim</m:t>
                        </m:r>
                      </m:sub>
                    </m:sSub>
                  </m:num>
                  <m:den>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sor</m:t>
                        </m:r>
                      </m:sub>
                    </m:sSub>
                  </m:den>
                </m:f>
                <m:r>
                  <w:rPr>
                    <w:rFonts w:ascii="Cambria Math" w:eastAsia="Cambria Math" w:hAnsi="Cambria Math" w:cs="Cambria Math"/>
                  </w:rPr>
                  <m:t>=</m:t>
                </m:r>
                <m:f>
                  <m:fPr>
                    <m:ctrlPr>
                      <w:rPr>
                        <w:rFonts w:ascii="Cambria Math" w:eastAsia="Cambria Math" w:hAnsi="Cambria Math" w:cs="Cambria Math"/>
                      </w:rPr>
                    </m:ctrlPr>
                  </m:fPr>
                  <m:num>
                    <m:f>
                      <m:fPr>
                        <m:ctrlPr>
                          <w:rPr>
                            <w:rFonts w:ascii="Cambria Math" w:eastAsia="Cambria Math" w:hAnsi="Cambria Math" w:cs="Cambria Math"/>
                          </w:rPr>
                        </m:ctrlPr>
                      </m:fPr>
                      <m:num>
                        <m:r>
                          <w:rPr>
                            <w:rFonts w:ascii="Cambria Math" w:eastAsia="Cambria Math" w:hAnsi="Cambria Math" w:cs="Cambria Math"/>
                          </w:rPr>
                          <m:t>min</m:t>
                        </m:r>
                        <m:d>
                          <m:dPr>
                            <m:ctrlPr>
                              <w:rPr>
                                <w:rFonts w:ascii="Cambria Math" w:eastAsia="Cambria Math" w:hAnsi="Cambria Math" w:cs="Cambria Math"/>
                              </w:rPr>
                            </m:ctrlPr>
                          </m:dPr>
                          <m:e>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c</m:t>
                            </m:r>
                          </m:e>
                        </m:d>
                      </m:num>
                      <m:den>
                        <m:r>
                          <w:rPr>
                            <w:rFonts w:ascii="Cambria Math" w:eastAsia="Cambria Math" w:hAnsi="Cambria Math" w:cs="Cambria Math"/>
                          </w:rPr>
                          <m:t>a</m:t>
                        </m:r>
                        <m:r>
                          <w:rPr>
                            <w:rFonts w:ascii="Cambria Math" w:eastAsia="Cambria Math" w:hAnsi="Cambria Math" w:cs="Cambria Math"/>
                          </w:rPr>
                          <m:t>+</m:t>
                        </m:r>
                        <m:r>
                          <w:rPr>
                            <w:rFonts w:ascii="Cambria Math" w:eastAsia="Cambria Math" w:hAnsi="Cambria Math" w:cs="Cambria Math"/>
                          </w:rPr>
                          <m:t>min</m:t>
                        </m:r>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c</m:t>
                            </m:r>
                          </m:e>
                        </m:d>
                      </m:den>
                    </m:f>
                  </m:num>
                  <m:den>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sor</m:t>
                        </m:r>
                      </m:sub>
                    </m:sSub>
                  </m:den>
                </m:f>
              </m:oMath>
            </m:oMathPara>
          </w:p>
        </w:tc>
        <w:tc>
          <w:tcPr>
            <w:tcW w:w="4680" w:type="dxa"/>
            <w:tcBorders>
              <w:top w:val="nil"/>
              <w:bottom w:val="single" w:sz="4" w:space="0" w:color="000000"/>
            </w:tcBorders>
          </w:tcPr>
          <w:p w14:paraId="13FE2C8D" w14:textId="77777777" w:rsidR="00F37E83" w:rsidRDefault="006207F0">
            <w:pPr>
              <w:spacing w:after="120"/>
              <w:ind w:left="702" w:hanging="360"/>
              <w:rPr>
                <w:rFonts w:ascii="Calibri" w:eastAsia="Calibri" w:hAnsi="Calibri" w:cs="Calibri"/>
              </w:rPr>
            </w:pPr>
            <w:r>
              <w:rPr>
                <w:rFonts w:ascii="Calibri" w:eastAsia="Calibri" w:hAnsi="Calibri" w:cs="Calibri"/>
              </w:rPr>
              <w:t>Simpson’s index reflects species turnover. Here, it is expressed as a percentage of the total incidence-based dissimilarity; the remainder is due to nestedness. See Baselga (2010) for details.</w:t>
            </w:r>
          </w:p>
        </w:tc>
      </w:tr>
    </w:tbl>
    <w:p w14:paraId="28359D5E" w14:textId="77777777" w:rsidR="00F37E83" w:rsidRDefault="006207F0">
      <w:pPr>
        <w:spacing w:after="120"/>
        <w:rPr>
          <w:rFonts w:ascii="Calibri" w:eastAsia="Calibri" w:hAnsi="Calibri" w:cs="Calibri"/>
        </w:rPr>
      </w:pPr>
      <w:r>
        <w:rPr>
          <w:rFonts w:ascii="Calibri" w:eastAsia="Calibri" w:hAnsi="Calibri" w:cs="Calibri"/>
        </w:rPr>
        <w:t xml:space="preserve">Terminology follows Baselga (2010, 2013): </w:t>
      </w:r>
      <m:oMath>
        <m:r>
          <w:rPr>
            <w:rFonts w:ascii="Cambria Math" w:eastAsia="Cambria Math" w:hAnsi="Cambria Math" w:cs="Cambria Math"/>
          </w:rPr>
          <m:t>A</m:t>
        </m:r>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i</m:t>
            </m:r>
          </m:sub>
          <m:sup/>
          <m:e/>
        </m:nary>
        <m:r>
          <w:rPr>
            <w:rFonts w:ascii="Cambria Math" w:eastAsia="Cambria Math" w:hAnsi="Cambria Math" w:cs="Cambria Math"/>
          </w:rPr>
          <m:t>min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ik</m:t>
                </m:r>
              </m:sub>
            </m:sSub>
          </m:e>
        </m:d>
      </m:oMath>
      <w:r>
        <w:rPr>
          <w:rFonts w:ascii="Calibri" w:eastAsia="Calibri" w:hAnsi="Calibri" w:cs="Calibri"/>
        </w:rPr>
        <w:t xml:space="preserve">, </w:t>
      </w:r>
      <m:oMath>
        <m:r>
          <w:rPr>
            <w:rFonts w:ascii="Cambria Math" w:eastAsia="Cambria Math" w:hAnsi="Cambria Math" w:cs="Cambria Math"/>
          </w:rPr>
          <m:t>B</m:t>
        </m:r>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i</m:t>
            </m:r>
          </m:sub>
          <m:sup/>
          <m:e/>
        </m:nary>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r>
          <w:rPr>
            <w:rFonts w:ascii="Cambria Math" w:eastAsia="Cambria Math" w:hAnsi="Cambria Math" w:cs="Cambria Math"/>
          </w:rPr>
          <m:t>-</m:t>
        </m:r>
        <m:r>
          <w:rPr>
            <w:rFonts w:ascii="Cambria Math" w:eastAsia="Cambria Math" w:hAnsi="Cambria Math" w:cs="Cambria Math"/>
          </w:rPr>
          <m:t>min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ik</m:t>
                </m:r>
              </m:sub>
            </m:sSub>
          </m:e>
        </m:d>
      </m:oMath>
      <w:r>
        <w:rPr>
          <w:rFonts w:ascii="Calibri" w:eastAsia="Calibri" w:hAnsi="Calibri" w:cs="Calibri"/>
        </w:rPr>
        <w:t xml:space="preserve">, </w:t>
      </w:r>
      <m:oMath>
        <m:r>
          <w:rPr>
            <w:rFonts w:ascii="Cambria Math" w:eastAsia="Cambria Math" w:hAnsi="Cambria Math" w:cs="Cambria Math"/>
          </w:rPr>
          <m:t>C</m:t>
        </m:r>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i</m:t>
            </m:r>
          </m:sub>
          <m:sup/>
          <m:e/>
        </m:nary>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ik</m:t>
            </m:r>
          </m:sub>
        </m:sSub>
        <m:r>
          <w:rPr>
            <w:rFonts w:ascii="Cambria Math" w:eastAsia="Cambria Math" w:hAnsi="Cambria Math" w:cs="Cambria Math"/>
          </w:rPr>
          <m:t>-</m:t>
        </m:r>
        <m:r>
          <w:rPr>
            <w:rFonts w:ascii="Cambria Math" w:eastAsia="Cambria Math" w:hAnsi="Cambria Math" w:cs="Cambria Math"/>
          </w:rPr>
          <m:t>min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ik</m:t>
                </m:r>
              </m:sub>
            </m:sSub>
          </m:e>
        </m:d>
      </m:oMath>
      <w:r>
        <w:rPr>
          <w:rFonts w:ascii="Calibri" w:eastAsia="Calibri" w:hAnsi="Calibri" w:cs="Calibri"/>
        </w:rPr>
        <w:t xml:space="preserve">, </w:t>
      </w:r>
      <w:r>
        <w:rPr>
          <w:rFonts w:ascii="Calibri" w:eastAsia="Calibri" w:hAnsi="Calibri" w:cs="Calibri"/>
          <w:i/>
        </w:rPr>
        <w:t>a</w:t>
      </w:r>
      <w:r>
        <w:rPr>
          <w:rFonts w:ascii="Calibri" w:eastAsia="Calibri" w:hAnsi="Calibri" w:cs="Calibri"/>
        </w:rPr>
        <w:t xml:space="preserve"> is the number of species common to both sites, </w:t>
      </w:r>
      <w:r>
        <w:rPr>
          <w:rFonts w:ascii="Calibri" w:eastAsia="Calibri" w:hAnsi="Calibri" w:cs="Calibri"/>
          <w:i/>
        </w:rPr>
        <w:t>b</w:t>
      </w:r>
      <w:r>
        <w:rPr>
          <w:rFonts w:ascii="Calibri" w:eastAsia="Calibri" w:hAnsi="Calibri" w:cs="Calibri"/>
        </w:rPr>
        <w:t xml:space="preserve"> is the number of species that occur at the first site but not the second, and </w:t>
      </w:r>
      <w:r>
        <w:rPr>
          <w:rFonts w:ascii="Calibri" w:eastAsia="Calibri" w:hAnsi="Calibri" w:cs="Calibri"/>
          <w:i/>
        </w:rPr>
        <w:t>c</w:t>
      </w:r>
      <w:r>
        <w:rPr>
          <w:rFonts w:ascii="Calibri" w:eastAsia="Calibri" w:hAnsi="Calibri" w:cs="Calibri"/>
        </w:rPr>
        <w:t xml:space="preserve"> is the number of species that occur at the second sit</w:t>
      </w:r>
      <w:r>
        <w:rPr>
          <w:rFonts w:ascii="Calibri" w:eastAsia="Calibri" w:hAnsi="Calibri" w:cs="Calibri"/>
        </w:rPr>
        <w:t>e but not the first.</w:t>
      </w:r>
    </w:p>
    <w:p w14:paraId="2BE2D9BE" w14:textId="77777777" w:rsidR="00F37E83" w:rsidRDefault="00F37E83">
      <w:pPr>
        <w:spacing w:after="120"/>
        <w:rPr>
          <w:rFonts w:ascii="Calibri" w:eastAsia="Calibri" w:hAnsi="Calibri" w:cs="Calibri"/>
        </w:rPr>
      </w:pPr>
    </w:p>
    <w:p w14:paraId="38C82983" w14:textId="77777777" w:rsidR="00F37E83" w:rsidRDefault="006207F0">
      <w:pPr>
        <w:spacing w:after="120"/>
        <w:rPr>
          <w:rFonts w:ascii="Calibri" w:eastAsia="Calibri" w:hAnsi="Calibri" w:cs="Calibri"/>
        </w:rPr>
      </w:pPr>
      <w:r>
        <w:br w:type="page"/>
      </w:r>
    </w:p>
    <w:p w14:paraId="71ED581C" w14:textId="77777777" w:rsidR="00F37E83" w:rsidRDefault="006207F0">
      <w:pPr>
        <w:spacing w:after="120"/>
        <w:rPr>
          <w:rFonts w:ascii="Calibri" w:eastAsia="Calibri" w:hAnsi="Calibri" w:cs="Calibri"/>
        </w:rPr>
      </w:pPr>
      <w:r>
        <w:rPr>
          <w:rFonts w:ascii="Calibri" w:eastAsia="Calibri" w:hAnsi="Calibri" w:cs="Calibri"/>
        </w:rPr>
        <w:lastRenderedPageBreak/>
        <w:t>Table 2. Sources used to partition compositional variation within sites, and the loadings associated with the first two principal components from a PCA conducted on the relative importance of each source with respect to abundance-based compositional variat</w:t>
      </w:r>
      <w:r>
        <w:rPr>
          <w:rFonts w:ascii="Calibri" w:eastAsia="Calibri" w:hAnsi="Calibri" w:cs="Calibri"/>
        </w:rPr>
        <w:t>ion (Bray-Curtis dissimilarity) for 49 sites. Data from each site had the same experimental structure (3 blocks, 8 plots per block, 4 years). Loadings above 0.4 are in bold font, and positive loadings are in italics.</w:t>
      </w:r>
    </w:p>
    <w:p w14:paraId="395A1BFD" w14:textId="77777777" w:rsidR="00F37E83" w:rsidRDefault="00F37E83">
      <w:pPr>
        <w:spacing w:after="120"/>
        <w:rPr>
          <w:rFonts w:ascii="Calibri" w:eastAsia="Calibri" w:hAnsi="Calibri" w:cs="Calibri"/>
        </w:rPr>
      </w:pPr>
    </w:p>
    <w:tbl>
      <w:tblPr>
        <w:tblStyle w:val="a0"/>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3960"/>
        <w:gridCol w:w="1350"/>
        <w:gridCol w:w="1080"/>
      </w:tblGrid>
      <w:tr w:rsidR="00F37E83" w14:paraId="14225937" w14:textId="77777777">
        <w:tc>
          <w:tcPr>
            <w:tcW w:w="3150" w:type="dxa"/>
            <w:tcBorders>
              <w:left w:val="nil"/>
              <w:right w:val="nil"/>
            </w:tcBorders>
            <w:shd w:val="clear" w:color="auto" w:fill="auto"/>
          </w:tcPr>
          <w:p w14:paraId="50F08F74" w14:textId="77777777" w:rsidR="00F37E83" w:rsidRDefault="006207F0">
            <w:pPr>
              <w:spacing w:after="120"/>
              <w:rPr>
                <w:rFonts w:ascii="Calibri" w:eastAsia="Calibri" w:hAnsi="Calibri" w:cs="Calibri"/>
              </w:rPr>
            </w:pPr>
            <w:r>
              <w:rPr>
                <w:rFonts w:ascii="Calibri" w:eastAsia="Calibri" w:hAnsi="Calibri" w:cs="Calibri"/>
              </w:rPr>
              <w:t>Source</w:t>
            </w:r>
          </w:p>
        </w:tc>
        <w:tc>
          <w:tcPr>
            <w:tcW w:w="3960" w:type="dxa"/>
            <w:tcBorders>
              <w:left w:val="nil"/>
              <w:right w:val="nil"/>
            </w:tcBorders>
          </w:tcPr>
          <w:p w14:paraId="37BC271D" w14:textId="77777777" w:rsidR="00F37E83" w:rsidRDefault="006207F0">
            <w:pPr>
              <w:spacing w:after="120"/>
              <w:ind w:left="332" w:hanging="332"/>
              <w:rPr>
                <w:rFonts w:ascii="Calibri" w:eastAsia="Calibri" w:hAnsi="Calibri" w:cs="Calibri"/>
              </w:rPr>
            </w:pPr>
            <w:r>
              <w:rPr>
                <w:rFonts w:ascii="Calibri" w:eastAsia="Calibri" w:hAnsi="Calibri" w:cs="Calibri"/>
              </w:rPr>
              <w:t>Interpretation</w:t>
            </w:r>
          </w:p>
        </w:tc>
        <w:tc>
          <w:tcPr>
            <w:tcW w:w="1350" w:type="dxa"/>
            <w:tcBorders>
              <w:left w:val="nil"/>
              <w:right w:val="nil"/>
            </w:tcBorders>
            <w:shd w:val="clear" w:color="auto" w:fill="auto"/>
          </w:tcPr>
          <w:p w14:paraId="4835526F" w14:textId="77777777" w:rsidR="00F37E83" w:rsidRDefault="006207F0">
            <w:pPr>
              <w:spacing w:after="120"/>
              <w:jc w:val="center"/>
              <w:rPr>
                <w:rFonts w:ascii="Calibri" w:eastAsia="Calibri" w:hAnsi="Calibri" w:cs="Calibri"/>
              </w:rPr>
            </w:pPr>
            <w:r>
              <w:rPr>
                <w:rFonts w:ascii="Calibri" w:eastAsia="Calibri" w:hAnsi="Calibri" w:cs="Calibri"/>
              </w:rPr>
              <w:t>PC1 (Temporal)</w:t>
            </w:r>
          </w:p>
        </w:tc>
        <w:tc>
          <w:tcPr>
            <w:tcW w:w="1080" w:type="dxa"/>
            <w:tcBorders>
              <w:left w:val="nil"/>
              <w:right w:val="nil"/>
            </w:tcBorders>
            <w:shd w:val="clear" w:color="auto" w:fill="auto"/>
          </w:tcPr>
          <w:p w14:paraId="40A8506E" w14:textId="77777777" w:rsidR="00F37E83" w:rsidRDefault="006207F0">
            <w:pPr>
              <w:spacing w:after="120"/>
              <w:jc w:val="center"/>
              <w:rPr>
                <w:rFonts w:ascii="Calibri" w:eastAsia="Calibri" w:hAnsi="Calibri" w:cs="Calibri"/>
              </w:rPr>
            </w:pPr>
            <w:r>
              <w:rPr>
                <w:rFonts w:ascii="Calibri" w:eastAsia="Calibri" w:hAnsi="Calibri" w:cs="Calibri"/>
              </w:rPr>
              <w:t>P</w:t>
            </w:r>
            <w:r>
              <w:rPr>
                <w:rFonts w:ascii="Calibri" w:eastAsia="Calibri" w:hAnsi="Calibri" w:cs="Calibri"/>
              </w:rPr>
              <w:t>C2 (Spatial)</w:t>
            </w:r>
          </w:p>
        </w:tc>
      </w:tr>
      <w:tr w:rsidR="00F37E83" w14:paraId="7F30D794" w14:textId="77777777">
        <w:tc>
          <w:tcPr>
            <w:tcW w:w="3150" w:type="dxa"/>
            <w:tcBorders>
              <w:top w:val="nil"/>
              <w:left w:val="nil"/>
              <w:bottom w:val="nil"/>
              <w:right w:val="nil"/>
            </w:tcBorders>
            <w:shd w:val="clear" w:color="auto" w:fill="auto"/>
          </w:tcPr>
          <w:p w14:paraId="04C550E0" w14:textId="77777777" w:rsidR="00F37E83" w:rsidRDefault="006207F0">
            <w:pPr>
              <w:spacing w:after="120"/>
              <w:rPr>
                <w:rFonts w:ascii="Calibri" w:eastAsia="Calibri" w:hAnsi="Calibri" w:cs="Calibri"/>
              </w:rPr>
            </w:pPr>
            <w:r>
              <w:rPr>
                <w:rFonts w:ascii="Calibri" w:eastAsia="Calibri" w:hAnsi="Calibri" w:cs="Calibri"/>
              </w:rPr>
              <w:t>Block</w:t>
            </w:r>
          </w:p>
        </w:tc>
        <w:tc>
          <w:tcPr>
            <w:tcW w:w="3960" w:type="dxa"/>
            <w:tcBorders>
              <w:top w:val="nil"/>
              <w:left w:val="nil"/>
              <w:bottom w:val="nil"/>
              <w:right w:val="nil"/>
            </w:tcBorders>
          </w:tcPr>
          <w:p w14:paraId="20BC5634" w14:textId="77777777" w:rsidR="00F37E83" w:rsidRDefault="006207F0">
            <w:pPr>
              <w:spacing w:after="120"/>
              <w:ind w:left="332" w:hanging="332"/>
              <w:rPr>
                <w:rFonts w:ascii="Calibri" w:eastAsia="Calibri" w:hAnsi="Calibri" w:cs="Calibri"/>
              </w:rPr>
            </w:pPr>
            <w:r>
              <w:rPr>
                <w:rFonts w:ascii="Calibri" w:eastAsia="Calibri" w:hAnsi="Calibri" w:cs="Calibri"/>
              </w:rPr>
              <w:t>Spatial variation among blocks</w:t>
            </w:r>
          </w:p>
        </w:tc>
        <w:tc>
          <w:tcPr>
            <w:tcW w:w="1350" w:type="dxa"/>
            <w:tcBorders>
              <w:top w:val="nil"/>
              <w:left w:val="nil"/>
              <w:bottom w:val="nil"/>
              <w:right w:val="nil"/>
            </w:tcBorders>
            <w:shd w:val="clear" w:color="auto" w:fill="auto"/>
          </w:tcPr>
          <w:p w14:paraId="7443BE89" w14:textId="77777777" w:rsidR="00F37E83" w:rsidRDefault="006207F0">
            <w:pPr>
              <w:spacing w:after="120"/>
              <w:jc w:val="center"/>
              <w:rPr>
                <w:rFonts w:ascii="Calibri" w:eastAsia="Calibri" w:hAnsi="Calibri" w:cs="Calibri"/>
                <w:i/>
              </w:rPr>
            </w:pPr>
            <w:r>
              <w:rPr>
                <w:rFonts w:ascii="Calibri" w:eastAsia="Calibri" w:hAnsi="Calibri" w:cs="Calibri"/>
                <w:i/>
              </w:rPr>
              <w:t>0.37</w:t>
            </w:r>
          </w:p>
        </w:tc>
        <w:tc>
          <w:tcPr>
            <w:tcW w:w="1080" w:type="dxa"/>
            <w:tcBorders>
              <w:top w:val="nil"/>
              <w:left w:val="nil"/>
              <w:bottom w:val="nil"/>
              <w:right w:val="nil"/>
            </w:tcBorders>
            <w:shd w:val="clear" w:color="auto" w:fill="auto"/>
          </w:tcPr>
          <w:p w14:paraId="65F19011" w14:textId="77777777" w:rsidR="00F37E83" w:rsidRDefault="006207F0">
            <w:pPr>
              <w:spacing w:after="120"/>
              <w:jc w:val="center"/>
              <w:rPr>
                <w:rFonts w:ascii="Calibri" w:eastAsia="Calibri" w:hAnsi="Calibri" w:cs="Calibri"/>
                <w:b/>
                <w:i/>
              </w:rPr>
            </w:pPr>
            <w:r>
              <w:rPr>
                <w:rFonts w:ascii="Calibri" w:eastAsia="Calibri" w:hAnsi="Calibri" w:cs="Calibri"/>
                <w:b/>
                <w:i/>
              </w:rPr>
              <w:t>0.76</w:t>
            </w:r>
          </w:p>
        </w:tc>
      </w:tr>
      <w:tr w:rsidR="00F37E83" w14:paraId="57651D33" w14:textId="77777777">
        <w:tc>
          <w:tcPr>
            <w:tcW w:w="3150" w:type="dxa"/>
            <w:tcBorders>
              <w:top w:val="nil"/>
              <w:left w:val="nil"/>
              <w:bottom w:val="nil"/>
              <w:right w:val="nil"/>
            </w:tcBorders>
            <w:shd w:val="clear" w:color="auto" w:fill="auto"/>
          </w:tcPr>
          <w:p w14:paraId="0FCB4F31" w14:textId="77777777" w:rsidR="00F37E83" w:rsidRDefault="006207F0">
            <w:pPr>
              <w:spacing w:after="120"/>
              <w:rPr>
                <w:rFonts w:ascii="Calibri" w:eastAsia="Calibri" w:hAnsi="Calibri" w:cs="Calibri"/>
              </w:rPr>
            </w:pPr>
            <w:r>
              <w:rPr>
                <w:rFonts w:ascii="Calibri" w:eastAsia="Calibri" w:hAnsi="Calibri" w:cs="Calibri"/>
              </w:rPr>
              <w:t>Year</w:t>
            </w:r>
          </w:p>
        </w:tc>
        <w:tc>
          <w:tcPr>
            <w:tcW w:w="3960" w:type="dxa"/>
            <w:tcBorders>
              <w:top w:val="nil"/>
              <w:left w:val="nil"/>
              <w:bottom w:val="nil"/>
              <w:right w:val="nil"/>
            </w:tcBorders>
          </w:tcPr>
          <w:p w14:paraId="05A9B92F" w14:textId="77777777" w:rsidR="00F37E83" w:rsidRDefault="006207F0">
            <w:pPr>
              <w:spacing w:after="120"/>
              <w:ind w:left="332" w:hanging="332"/>
              <w:rPr>
                <w:rFonts w:ascii="Calibri" w:eastAsia="Calibri" w:hAnsi="Calibri" w:cs="Calibri"/>
              </w:rPr>
            </w:pPr>
            <w:r>
              <w:rPr>
                <w:rFonts w:ascii="Calibri" w:eastAsia="Calibri" w:hAnsi="Calibri" w:cs="Calibri"/>
              </w:rPr>
              <w:t>Temporal (year-to-year) variation</w:t>
            </w:r>
          </w:p>
        </w:tc>
        <w:tc>
          <w:tcPr>
            <w:tcW w:w="1350" w:type="dxa"/>
            <w:tcBorders>
              <w:top w:val="nil"/>
              <w:left w:val="nil"/>
              <w:bottom w:val="nil"/>
              <w:right w:val="nil"/>
            </w:tcBorders>
            <w:shd w:val="clear" w:color="auto" w:fill="auto"/>
          </w:tcPr>
          <w:p w14:paraId="5B320442" w14:textId="77777777" w:rsidR="00F37E83" w:rsidRDefault="006207F0">
            <w:pPr>
              <w:spacing w:after="120"/>
              <w:jc w:val="center"/>
              <w:rPr>
                <w:rFonts w:ascii="Calibri" w:eastAsia="Calibri" w:hAnsi="Calibri" w:cs="Calibri"/>
                <w:b/>
              </w:rPr>
            </w:pPr>
            <w:r>
              <w:rPr>
                <w:rFonts w:ascii="Calibri" w:eastAsia="Calibri" w:hAnsi="Calibri" w:cs="Calibri"/>
                <w:b/>
              </w:rPr>
              <w:t>-0.69</w:t>
            </w:r>
          </w:p>
        </w:tc>
        <w:tc>
          <w:tcPr>
            <w:tcW w:w="1080" w:type="dxa"/>
            <w:tcBorders>
              <w:top w:val="nil"/>
              <w:left w:val="nil"/>
              <w:bottom w:val="nil"/>
              <w:right w:val="nil"/>
            </w:tcBorders>
            <w:shd w:val="clear" w:color="auto" w:fill="auto"/>
          </w:tcPr>
          <w:p w14:paraId="28DA3D0E" w14:textId="77777777" w:rsidR="00F37E83" w:rsidRDefault="006207F0">
            <w:pPr>
              <w:spacing w:after="120"/>
              <w:jc w:val="center"/>
              <w:rPr>
                <w:rFonts w:ascii="Calibri" w:eastAsia="Calibri" w:hAnsi="Calibri" w:cs="Calibri"/>
              </w:rPr>
            </w:pPr>
            <w:r>
              <w:rPr>
                <w:rFonts w:ascii="Calibri" w:eastAsia="Calibri" w:hAnsi="Calibri" w:cs="Calibri"/>
              </w:rPr>
              <w:t>-0.13</w:t>
            </w:r>
          </w:p>
        </w:tc>
      </w:tr>
      <w:tr w:rsidR="00F37E83" w14:paraId="7D594CD2" w14:textId="77777777">
        <w:tc>
          <w:tcPr>
            <w:tcW w:w="3150" w:type="dxa"/>
            <w:tcBorders>
              <w:top w:val="nil"/>
              <w:left w:val="nil"/>
              <w:bottom w:val="nil"/>
              <w:right w:val="nil"/>
            </w:tcBorders>
            <w:shd w:val="clear" w:color="auto" w:fill="auto"/>
          </w:tcPr>
          <w:p w14:paraId="5D1E0292" w14:textId="77777777" w:rsidR="00F37E83" w:rsidRDefault="006207F0">
            <w:pPr>
              <w:spacing w:after="120"/>
              <w:rPr>
                <w:rFonts w:ascii="Calibri" w:eastAsia="Calibri" w:hAnsi="Calibri" w:cs="Calibri"/>
              </w:rPr>
            </w:pPr>
            <w:r>
              <w:rPr>
                <w:rFonts w:ascii="Calibri" w:eastAsia="Calibri" w:hAnsi="Calibri" w:cs="Calibri"/>
              </w:rPr>
              <w:t>Nutrient Addition (Nutrient)</w:t>
            </w:r>
          </w:p>
        </w:tc>
        <w:tc>
          <w:tcPr>
            <w:tcW w:w="3960" w:type="dxa"/>
            <w:tcBorders>
              <w:top w:val="nil"/>
              <w:left w:val="nil"/>
              <w:bottom w:val="nil"/>
              <w:right w:val="nil"/>
            </w:tcBorders>
          </w:tcPr>
          <w:p w14:paraId="63557B18" w14:textId="77777777" w:rsidR="00F37E83" w:rsidRDefault="006207F0">
            <w:pPr>
              <w:spacing w:after="120"/>
              <w:ind w:left="332" w:hanging="332"/>
              <w:rPr>
                <w:rFonts w:ascii="Calibri" w:eastAsia="Calibri" w:hAnsi="Calibri" w:cs="Calibri"/>
              </w:rPr>
            </w:pPr>
            <w:r>
              <w:rPr>
                <w:rFonts w:ascii="Calibri" w:eastAsia="Calibri" w:hAnsi="Calibri" w:cs="Calibri"/>
              </w:rPr>
              <w:t>Overall treatment effect</w:t>
            </w:r>
          </w:p>
        </w:tc>
        <w:tc>
          <w:tcPr>
            <w:tcW w:w="1350" w:type="dxa"/>
            <w:tcBorders>
              <w:top w:val="nil"/>
              <w:left w:val="nil"/>
              <w:bottom w:val="nil"/>
              <w:right w:val="nil"/>
            </w:tcBorders>
            <w:shd w:val="clear" w:color="auto" w:fill="auto"/>
          </w:tcPr>
          <w:p w14:paraId="616042AD" w14:textId="77777777" w:rsidR="00F37E83" w:rsidRDefault="006207F0">
            <w:pPr>
              <w:spacing w:after="120"/>
              <w:jc w:val="center"/>
              <w:rPr>
                <w:rFonts w:ascii="Calibri" w:eastAsia="Calibri" w:hAnsi="Calibri" w:cs="Calibri"/>
                <w:i/>
              </w:rPr>
            </w:pPr>
            <w:r>
              <w:rPr>
                <w:rFonts w:ascii="Calibri" w:eastAsia="Calibri" w:hAnsi="Calibri" w:cs="Calibri"/>
                <w:i/>
              </w:rPr>
              <w:t>0.22</w:t>
            </w:r>
          </w:p>
        </w:tc>
        <w:tc>
          <w:tcPr>
            <w:tcW w:w="1080" w:type="dxa"/>
            <w:tcBorders>
              <w:top w:val="nil"/>
              <w:left w:val="nil"/>
              <w:bottom w:val="nil"/>
              <w:right w:val="nil"/>
            </w:tcBorders>
            <w:shd w:val="clear" w:color="auto" w:fill="auto"/>
          </w:tcPr>
          <w:p w14:paraId="44EAC376" w14:textId="77777777" w:rsidR="00F37E83" w:rsidRDefault="006207F0">
            <w:pPr>
              <w:spacing w:after="120"/>
              <w:jc w:val="center"/>
              <w:rPr>
                <w:rFonts w:ascii="Calibri" w:eastAsia="Calibri" w:hAnsi="Calibri" w:cs="Calibri"/>
              </w:rPr>
            </w:pPr>
            <w:r>
              <w:rPr>
                <w:rFonts w:ascii="Calibri" w:eastAsia="Calibri" w:hAnsi="Calibri" w:cs="Calibri"/>
              </w:rPr>
              <w:t>-0.27</w:t>
            </w:r>
          </w:p>
        </w:tc>
      </w:tr>
      <w:tr w:rsidR="00F37E83" w14:paraId="4F573F8E" w14:textId="77777777">
        <w:tc>
          <w:tcPr>
            <w:tcW w:w="3150" w:type="dxa"/>
            <w:tcBorders>
              <w:top w:val="nil"/>
              <w:left w:val="nil"/>
              <w:bottom w:val="nil"/>
              <w:right w:val="nil"/>
            </w:tcBorders>
            <w:shd w:val="clear" w:color="auto" w:fill="auto"/>
          </w:tcPr>
          <w:p w14:paraId="65E51504" w14:textId="77777777" w:rsidR="00F37E83" w:rsidRDefault="006207F0">
            <w:pPr>
              <w:spacing w:after="120"/>
              <w:rPr>
                <w:rFonts w:ascii="Calibri" w:eastAsia="Calibri" w:hAnsi="Calibri" w:cs="Calibri"/>
              </w:rPr>
            </w:pPr>
            <w:r>
              <w:rPr>
                <w:rFonts w:ascii="Calibri" w:eastAsia="Calibri" w:hAnsi="Calibri" w:cs="Calibri"/>
              </w:rPr>
              <w:t>Block × Year</w:t>
            </w:r>
          </w:p>
        </w:tc>
        <w:tc>
          <w:tcPr>
            <w:tcW w:w="3960" w:type="dxa"/>
            <w:tcBorders>
              <w:top w:val="nil"/>
              <w:left w:val="nil"/>
              <w:bottom w:val="nil"/>
              <w:right w:val="nil"/>
            </w:tcBorders>
          </w:tcPr>
          <w:p w14:paraId="206416B1" w14:textId="77777777" w:rsidR="00F37E83" w:rsidRDefault="006207F0">
            <w:pPr>
              <w:spacing w:after="120"/>
              <w:ind w:left="332" w:hanging="332"/>
              <w:rPr>
                <w:rFonts w:ascii="Calibri" w:eastAsia="Calibri" w:hAnsi="Calibri" w:cs="Calibri"/>
              </w:rPr>
            </w:pPr>
            <w:r>
              <w:rPr>
                <w:rFonts w:ascii="Calibri" w:eastAsia="Calibri" w:hAnsi="Calibri" w:cs="Calibri"/>
              </w:rPr>
              <w:t>Temporal variation differs among blocks</w:t>
            </w:r>
          </w:p>
        </w:tc>
        <w:tc>
          <w:tcPr>
            <w:tcW w:w="1350" w:type="dxa"/>
            <w:tcBorders>
              <w:top w:val="nil"/>
              <w:left w:val="nil"/>
              <w:bottom w:val="nil"/>
              <w:right w:val="nil"/>
            </w:tcBorders>
            <w:shd w:val="clear" w:color="auto" w:fill="auto"/>
          </w:tcPr>
          <w:p w14:paraId="3AC74EC8" w14:textId="77777777" w:rsidR="00F37E83" w:rsidRDefault="006207F0">
            <w:pPr>
              <w:spacing w:after="120"/>
              <w:jc w:val="center"/>
              <w:rPr>
                <w:rFonts w:ascii="Calibri" w:eastAsia="Calibri" w:hAnsi="Calibri" w:cs="Calibri"/>
              </w:rPr>
            </w:pPr>
            <w:r>
              <w:rPr>
                <w:rFonts w:ascii="Calibri" w:eastAsia="Calibri" w:hAnsi="Calibri" w:cs="Calibri"/>
              </w:rPr>
              <w:t>-0.04</w:t>
            </w:r>
          </w:p>
        </w:tc>
        <w:tc>
          <w:tcPr>
            <w:tcW w:w="1080" w:type="dxa"/>
            <w:tcBorders>
              <w:top w:val="nil"/>
              <w:left w:val="nil"/>
              <w:bottom w:val="nil"/>
              <w:right w:val="nil"/>
            </w:tcBorders>
            <w:shd w:val="clear" w:color="auto" w:fill="auto"/>
          </w:tcPr>
          <w:p w14:paraId="0B261744" w14:textId="77777777" w:rsidR="00F37E83" w:rsidRDefault="006207F0">
            <w:pPr>
              <w:spacing w:after="120"/>
              <w:jc w:val="center"/>
              <w:rPr>
                <w:rFonts w:ascii="Calibri" w:eastAsia="Calibri" w:hAnsi="Calibri" w:cs="Calibri"/>
                <w:i/>
              </w:rPr>
            </w:pPr>
            <w:r>
              <w:rPr>
                <w:rFonts w:ascii="Calibri" w:eastAsia="Calibri" w:hAnsi="Calibri" w:cs="Calibri"/>
                <w:i/>
              </w:rPr>
              <w:t>0.13</w:t>
            </w:r>
          </w:p>
        </w:tc>
      </w:tr>
      <w:tr w:rsidR="00F37E83" w14:paraId="6CCA891F" w14:textId="77777777">
        <w:tc>
          <w:tcPr>
            <w:tcW w:w="3150" w:type="dxa"/>
            <w:tcBorders>
              <w:top w:val="nil"/>
              <w:left w:val="nil"/>
              <w:bottom w:val="nil"/>
              <w:right w:val="nil"/>
            </w:tcBorders>
            <w:shd w:val="clear" w:color="auto" w:fill="auto"/>
          </w:tcPr>
          <w:p w14:paraId="612DF8BC" w14:textId="77777777" w:rsidR="00F37E83" w:rsidRDefault="006207F0">
            <w:pPr>
              <w:spacing w:after="120"/>
              <w:rPr>
                <w:rFonts w:ascii="Calibri" w:eastAsia="Calibri" w:hAnsi="Calibri" w:cs="Calibri"/>
              </w:rPr>
            </w:pPr>
            <w:r>
              <w:rPr>
                <w:rFonts w:ascii="Calibri" w:eastAsia="Calibri" w:hAnsi="Calibri" w:cs="Calibri"/>
              </w:rPr>
              <w:t>Block × Nutrient</w:t>
            </w:r>
          </w:p>
        </w:tc>
        <w:tc>
          <w:tcPr>
            <w:tcW w:w="3960" w:type="dxa"/>
            <w:tcBorders>
              <w:top w:val="nil"/>
              <w:left w:val="nil"/>
              <w:bottom w:val="nil"/>
              <w:right w:val="nil"/>
            </w:tcBorders>
          </w:tcPr>
          <w:p w14:paraId="3BAC2F72" w14:textId="77777777" w:rsidR="00F37E83" w:rsidRDefault="006207F0">
            <w:pPr>
              <w:spacing w:after="120"/>
              <w:ind w:left="332" w:hanging="332"/>
              <w:rPr>
                <w:rFonts w:ascii="Calibri" w:eastAsia="Calibri" w:hAnsi="Calibri" w:cs="Calibri"/>
              </w:rPr>
            </w:pPr>
            <w:r>
              <w:rPr>
                <w:rFonts w:ascii="Calibri" w:eastAsia="Calibri" w:hAnsi="Calibri" w:cs="Calibri"/>
              </w:rPr>
              <w:t>Spatial variation among nutrient treatments within blocks. Since there is no replication of nutrient treatments within blocks, this reflects variation within blocks.</w:t>
            </w:r>
          </w:p>
        </w:tc>
        <w:tc>
          <w:tcPr>
            <w:tcW w:w="1350" w:type="dxa"/>
            <w:tcBorders>
              <w:top w:val="nil"/>
              <w:left w:val="nil"/>
              <w:bottom w:val="nil"/>
              <w:right w:val="nil"/>
            </w:tcBorders>
            <w:shd w:val="clear" w:color="auto" w:fill="auto"/>
          </w:tcPr>
          <w:p w14:paraId="57A4F883" w14:textId="77777777" w:rsidR="00F37E83" w:rsidRDefault="006207F0">
            <w:pPr>
              <w:spacing w:after="120"/>
              <w:jc w:val="center"/>
              <w:rPr>
                <w:rFonts w:ascii="Calibri" w:eastAsia="Calibri" w:hAnsi="Calibri" w:cs="Calibri"/>
                <w:b/>
                <w:i/>
              </w:rPr>
            </w:pPr>
            <w:r>
              <w:rPr>
                <w:rFonts w:ascii="Calibri" w:eastAsia="Calibri" w:hAnsi="Calibri" w:cs="Calibri"/>
                <w:b/>
                <w:i/>
              </w:rPr>
              <w:t>0.52</w:t>
            </w:r>
          </w:p>
        </w:tc>
        <w:tc>
          <w:tcPr>
            <w:tcW w:w="1080" w:type="dxa"/>
            <w:tcBorders>
              <w:top w:val="nil"/>
              <w:left w:val="nil"/>
              <w:bottom w:val="nil"/>
              <w:right w:val="nil"/>
            </w:tcBorders>
            <w:shd w:val="clear" w:color="auto" w:fill="auto"/>
          </w:tcPr>
          <w:p w14:paraId="6EDE9A18" w14:textId="77777777" w:rsidR="00F37E83" w:rsidRDefault="006207F0">
            <w:pPr>
              <w:spacing w:after="120"/>
              <w:jc w:val="center"/>
              <w:rPr>
                <w:rFonts w:ascii="Calibri" w:eastAsia="Calibri" w:hAnsi="Calibri" w:cs="Calibri"/>
                <w:b/>
              </w:rPr>
            </w:pPr>
            <w:r>
              <w:rPr>
                <w:rFonts w:ascii="Calibri" w:eastAsia="Calibri" w:hAnsi="Calibri" w:cs="Calibri"/>
                <w:b/>
              </w:rPr>
              <w:t>-0.56</w:t>
            </w:r>
          </w:p>
        </w:tc>
      </w:tr>
      <w:tr w:rsidR="00F37E83" w14:paraId="6BA2C34E" w14:textId="77777777">
        <w:tc>
          <w:tcPr>
            <w:tcW w:w="3150" w:type="dxa"/>
            <w:tcBorders>
              <w:top w:val="nil"/>
              <w:left w:val="nil"/>
              <w:bottom w:val="nil"/>
              <w:right w:val="nil"/>
            </w:tcBorders>
            <w:shd w:val="clear" w:color="auto" w:fill="auto"/>
          </w:tcPr>
          <w:p w14:paraId="30FB5496" w14:textId="77777777" w:rsidR="00F37E83" w:rsidRDefault="006207F0">
            <w:pPr>
              <w:spacing w:after="120"/>
              <w:rPr>
                <w:rFonts w:ascii="Calibri" w:eastAsia="Calibri" w:hAnsi="Calibri" w:cs="Calibri"/>
              </w:rPr>
            </w:pPr>
            <w:r>
              <w:rPr>
                <w:rFonts w:ascii="Calibri" w:eastAsia="Calibri" w:hAnsi="Calibri" w:cs="Calibri"/>
              </w:rPr>
              <w:t>Year × Nutrient</w:t>
            </w:r>
          </w:p>
        </w:tc>
        <w:tc>
          <w:tcPr>
            <w:tcW w:w="3960" w:type="dxa"/>
            <w:tcBorders>
              <w:top w:val="nil"/>
              <w:left w:val="nil"/>
              <w:bottom w:val="nil"/>
              <w:right w:val="nil"/>
            </w:tcBorders>
          </w:tcPr>
          <w:p w14:paraId="34E8CEBE" w14:textId="77777777" w:rsidR="00F37E83" w:rsidRDefault="006207F0">
            <w:pPr>
              <w:spacing w:after="120"/>
              <w:ind w:left="332" w:hanging="332"/>
              <w:rPr>
                <w:rFonts w:ascii="Calibri" w:eastAsia="Calibri" w:hAnsi="Calibri" w:cs="Calibri"/>
              </w:rPr>
            </w:pPr>
            <w:r>
              <w:rPr>
                <w:rFonts w:ascii="Calibri" w:eastAsia="Calibri" w:hAnsi="Calibri" w:cs="Calibri"/>
              </w:rPr>
              <w:t>Treatment effect changes over time</w:t>
            </w:r>
          </w:p>
        </w:tc>
        <w:tc>
          <w:tcPr>
            <w:tcW w:w="1350" w:type="dxa"/>
            <w:tcBorders>
              <w:top w:val="nil"/>
              <w:left w:val="nil"/>
              <w:bottom w:val="nil"/>
              <w:right w:val="nil"/>
            </w:tcBorders>
            <w:shd w:val="clear" w:color="auto" w:fill="auto"/>
          </w:tcPr>
          <w:p w14:paraId="6250171A" w14:textId="77777777" w:rsidR="00F37E83" w:rsidRDefault="006207F0">
            <w:pPr>
              <w:spacing w:after="120"/>
              <w:jc w:val="center"/>
              <w:rPr>
                <w:rFonts w:ascii="Calibri" w:eastAsia="Calibri" w:hAnsi="Calibri" w:cs="Calibri"/>
              </w:rPr>
            </w:pPr>
            <w:r>
              <w:rPr>
                <w:rFonts w:ascii="Calibri" w:eastAsia="Calibri" w:hAnsi="Calibri" w:cs="Calibri"/>
              </w:rPr>
              <w:t>-0.15</w:t>
            </w:r>
          </w:p>
        </w:tc>
        <w:tc>
          <w:tcPr>
            <w:tcW w:w="1080" w:type="dxa"/>
            <w:tcBorders>
              <w:top w:val="nil"/>
              <w:left w:val="nil"/>
              <w:bottom w:val="nil"/>
              <w:right w:val="nil"/>
            </w:tcBorders>
            <w:shd w:val="clear" w:color="auto" w:fill="auto"/>
          </w:tcPr>
          <w:p w14:paraId="3593369C" w14:textId="77777777" w:rsidR="00F37E83" w:rsidRDefault="006207F0">
            <w:pPr>
              <w:spacing w:after="120"/>
              <w:jc w:val="center"/>
              <w:rPr>
                <w:rFonts w:ascii="Calibri" w:eastAsia="Calibri" w:hAnsi="Calibri" w:cs="Calibri"/>
              </w:rPr>
            </w:pPr>
            <w:r>
              <w:rPr>
                <w:rFonts w:ascii="Calibri" w:eastAsia="Calibri" w:hAnsi="Calibri" w:cs="Calibri"/>
              </w:rPr>
              <w:t>0.04</w:t>
            </w:r>
          </w:p>
        </w:tc>
      </w:tr>
      <w:tr w:rsidR="00F37E83" w14:paraId="0068F3F7" w14:textId="77777777">
        <w:tc>
          <w:tcPr>
            <w:tcW w:w="3150" w:type="dxa"/>
            <w:tcBorders>
              <w:top w:val="nil"/>
              <w:left w:val="nil"/>
              <w:right w:val="nil"/>
            </w:tcBorders>
            <w:shd w:val="clear" w:color="auto" w:fill="auto"/>
          </w:tcPr>
          <w:p w14:paraId="5E2B6FDC" w14:textId="77777777" w:rsidR="00F37E83" w:rsidRDefault="006207F0">
            <w:pPr>
              <w:spacing w:after="120"/>
              <w:rPr>
                <w:rFonts w:ascii="Calibri" w:eastAsia="Calibri" w:hAnsi="Calibri" w:cs="Calibri"/>
              </w:rPr>
            </w:pPr>
            <w:r>
              <w:rPr>
                <w:rFonts w:ascii="Calibri" w:eastAsia="Calibri" w:hAnsi="Calibri" w:cs="Calibri"/>
              </w:rPr>
              <w:t>Block × Year × Nutrient</w:t>
            </w:r>
          </w:p>
        </w:tc>
        <w:tc>
          <w:tcPr>
            <w:tcW w:w="3960" w:type="dxa"/>
            <w:tcBorders>
              <w:top w:val="nil"/>
              <w:left w:val="nil"/>
              <w:right w:val="nil"/>
            </w:tcBorders>
          </w:tcPr>
          <w:p w14:paraId="436F33BF" w14:textId="77777777" w:rsidR="00F37E83" w:rsidRDefault="006207F0">
            <w:pPr>
              <w:spacing w:after="120"/>
              <w:ind w:left="332" w:hanging="332"/>
              <w:rPr>
                <w:rFonts w:ascii="Calibri" w:eastAsia="Calibri" w:hAnsi="Calibri" w:cs="Calibri"/>
              </w:rPr>
            </w:pPr>
            <w:r>
              <w:rPr>
                <w:rFonts w:ascii="Calibri" w:eastAsia="Calibri" w:hAnsi="Calibri" w:cs="Calibri"/>
              </w:rPr>
              <w:t>Treatment effect changes over time and among blocks</w:t>
            </w:r>
          </w:p>
        </w:tc>
        <w:tc>
          <w:tcPr>
            <w:tcW w:w="1350" w:type="dxa"/>
            <w:tcBorders>
              <w:top w:val="nil"/>
              <w:left w:val="nil"/>
              <w:right w:val="nil"/>
            </w:tcBorders>
            <w:shd w:val="clear" w:color="auto" w:fill="auto"/>
          </w:tcPr>
          <w:p w14:paraId="1C2104A6" w14:textId="77777777" w:rsidR="00F37E83" w:rsidRDefault="006207F0">
            <w:pPr>
              <w:spacing w:after="120"/>
              <w:jc w:val="center"/>
              <w:rPr>
                <w:rFonts w:ascii="Calibri" w:eastAsia="Calibri" w:hAnsi="Calibri" w:cs="Calibri"/>
              </w:rPr>
            </w:pPr>
            <w:r>
              <w:rPr>
                <w:rFonts w:ascii="Calibri" w:eastAsia="Calibri" w:hAnsi="Calibri" w:cs="Calibri"/>
              </w:rPr>
              <w:t>-0.22</w:t>
            </w:r>
          </w:p>
        </w:tc>
        <w:tc>
          <w:tcPr>
            <w:tcW w:w="1080" w:type="dxa"/>
            <w:tcBorders>
              <w:top w:val="nil"/>
              <w:left w:val="nil"/>
              <w:right w:val="nil"/>
            </w:tcBorders>
            <w:shd w:val="clear" w:color="auto" w:fill="auto"/>
          </w:tcPr>
          <w:p w14:paraId="39BC1B1D" w14:textId="77777777" w:rsidR="00F37E83" w:rsidRDefault="006207F0">
            <w:pPr>
              <w:spacing w:after="120"/>
              <w:jc w:val="center"/>
              <w:rPr>
                <w:rFonts w:ascii="Calibri" w:eastAsia="Calibri" w:hAnsi="Calibri" w:cs="Calibri"/>
              </w:rPr>
            </w:pPr>
            <w:r>
              <w:rPr>
                <w:rFonts w:ascii="Calibri" w:eastAsia="Calibri" w:hAnsi="Calibri" w:cs="Calibri"/>
              </w:rPr>
              <w:t>0.04</w:t>
            </w:r>
          </w:p>
        </w:tc>
      </w:tr>
      <w:tr w:rsidR="00F37E83" w14:paraId="40263D81" w14:textId="77777777">
        <w:tc>
          <w:tcPr>
            <w:tcW w:w="3150" w:type="dxa"/>
            <w:tcBorders>
              <w:top w:val="nil"/>
              <w:left w:val="nil"/>
              <w:bottom w:val="nil"/>
              <w:right w:val="nil"/>
            </w:tcBorders>
            <w:shd w:val="clear" w:color="auto" w:fill="auto"/>
          </w:tcPr>
          <w:p w14:paraId="556408B2" w14:textId="77777777" w:rsidR="00F37E83" w:rsidRDefault="006207F0">
            <w:pPr>
              <w:spacing w:after="120"/>
              <w:rPr>
                <w:rFonts w:ascii="Calibri" w:eastAsia="Calibri" w:hAnsi="Calibri" w:cs="Calibri"/>
              </w:rPr>
            </w:pPr>
            <w:r>
              <w:rPr>
                <w:rFonts w:ascii="Calibri" w:eastAsia="Calibri" w:hAnsi="Calibri" w:cs="Calibri"/>
              </w:rPr>
              <w:t>Proportion of variance</w:t>
            </w:r>
          </w:p>
        </w:tc>
        <w:tc>
          <w:tcPr>
            <w:tcW w:w="3960" w:type="dxa"/>
            <w:tcBorders>
              <w:top w:val="nil"/>
              <w:left w:val="nil"/>
              <w:bottom w:val="nil"/>
              <w:right w:val="nil"/>
            </w:tcBorders>
          </w:tcPr>
          <w:p w14:paraId="79AE76D2" w14:textId="77777777" w:rsidR="00F37E83" w:rsidRDefault="00F37E83">
            <w:pPr>
              <w:spacing w:after="120"/>
              <w:ind w:left="332" w:hanging="332"/>
              <w:rPr>
                <w:rFonts w:ascii="Calibri" w:eastAsia="Calibri" w:hAnsi="Calibri" w:cs="Calibri"/>
              </w:rPr>
            </w:pPr>
          </w:p>
        </w:tc>
        <w:tc>
          <w:tcPr>
            <w:tcW w:w="1350" w:type="dxa"/>
            <w:tcBorders>
              <w:top w:val="nil"/>
              <w:left w:val="nil"/>
              <w:bottom w:val="nil"/>
              <w:right w:val="nil"/>
            </w:tcBorders>
            <w:shd w:val="clear" w:color="auto" w:fill="auto"/>
          </w:tcPr>
          <w:p w14:paraId="35113C91" w14:textId="77777777" w:rsidR="00F37E83" w:rsidRDefault="006207F0">
            <w:pPr>
              <w:spacing w:after="120"/>
              <w:jc w:val="center"/>
              <w:rPr>
                <w:rFonts w:ascii="Calibri" w:eastAsia="Calibri" w:hAnsi="Calibri" w:cs="Calibri"/>
              </w:rPr>
            </w:pPr>
            <w:r>
              <w:rPr>
                <w:rFonts w:ascii="Calibri" w:eastAsia="Calibri" w:hAnsi="Calibri" w:cs="Calibri"/>
              </w:rPr>
              <w:t>0.577</w:t>
            </w:r>
          </w:p>
        </w:tc>
        <w:tc>
          <w:tcPr>
            <w:tcW w:w="1080" w:type="dxa"/>
            <w:tcBorders>
              <w:top w:val="nil"/>
              <w:left w:val="nil"/>
              <w:bottom w:val="nil"/>
              <w:right w:val="nil"/>
            </w:tcBorders>
            <w:shd w:val="clear" w:color="auto" w:fill="auto"/>
          </w:tcPr>
          <w:p w14:paraId="714D5E44" w14:textId="77777777" w:rsidR="00F37E83" w:rsidRDefault="006207F0">
            <w:pPr>
              <w:spacing w:after="120"/>
              <w:jc w:val="center"/>
              <w:rPr>
                <w:rFonts w:ascii="Calibri" w:eastAsia="Calibri" w:hAnsi="Calibri" w:cs="Calibri"/>
              </w:rPr>
            </w:pPr>
            <w:r>
              <w:rPr>
                <w:rFonts w:ascii="Calibri" w:eastAsia="Calibri" w:hAnsi="Calibri" w:cs="Calibri"/>
              </w:rPr>
              <w:t>0.242</w:t>
            </w:r>
          </w:p>
        </w:tc>
      </w:tr>
      <w:tr w:rsidR="00F37E83" w14:paraId="02F23082" w14:textId="77777777">
        <w:tc>
          <w:tcPr>
            <w:tcW w:w="3150" w:type="dxa"/>
            <w:tcBorders>
              <w:top w:val="nil"/>
              <w:left w:val="nil"/>
              <w:right w:val="nil"/>
            </w:tcBorders>
            <w:shd w:val="clear" w:color="auto" w:fill="auto"/>
          </w:tcPr>
          <w:p w14:paraId="16125FCC" w14:textId="77777777" w:rsidR="00F37E83" w:rsidRDefault="006207F0">
            <w:pPr>
              <w:spacing w:after="120"/>
              <w:rPr>
                <w:rFonts w:ascii="Calibri" w:eastAsia="Calibri" w:hAnsi="Calibri" w:cs="Calibri"/>
              </w:rPr>
            </w:pPr>
            <w:r>
              <w:rPr>
                <w:rFonts w:ascii="Calibri" w:eastAsia="Calibri" w:hAnsi="Calibri" w:cs="Calibri"/>
              </w:rPr>
              <w:t>Cumulative proportion</w:t>
            </w:r>
          </w:p>
        </w:tc>
        <w:tc>
          <w:tcPr>
            <w:tcW w:w="3960" w:type="dxa"/>
            <w:tcBorders>
              <w:top w:val="nil"/>
              <w:left w:val="nil"/>
              <w:right w:val="nil"/>
            </w:tcBorders>
          </w:tcPr>
          <w:p w14:paraId="59F1D818" w14:textId="77777777" w:rsidR="00F37E83" w:rsidRDefault="00F37E83">
            <w:pPr>
              <w:spacing w:after="120"/>
              <w:ind w:left="332" w:hanging="332"/>
              <w:rPr>
                <w:rFonts w:ascii="Calibri" w:eastAsia="Calibri" w:hAnsi="Calibri" w:cs="Calibri"/>
              </w:rPr>
            </w:pPr>
          </w:p>
        </w:tc>
        <w:tc>
          <w:tcPr>
            <w:tcW w:w="1350" w:type="dxa"/>
            <w:tcBorders>
              <w:top w:val="nil"/>
              <w:left w:val="nil"/>
              <w:right w:val="nil"/>
            </w:tcBorders>
            <w:shd w:val="clear" w:color="auto" w:fill="auto"/>
          </w:tcPr>
          <w:p w14:paraId="2DFBF965" w14:textId="77777777" w:rsidR="00F37E83" w:rsidRDefault="006207F0">
            <w:pPr>
              <w:spacing w:after="120"/>
              <w:jc w:val="center"/>
              <w:rPr>
                <w:rFonts w:ascii="Calibri" w:eastAsia="Calibri" w:hAnsi="Calibri" w:cs="Calibri"/>
              </w:rPr>
            </w:pPr>
            <w:r>
              <w:rPr>
                <w:rFonts w:ascii="Calibri" w:eastAsia="Calibri" w:hAnsi="Calibri" w:cs="Calibri"/>
              </w:rPr>
              <w:t>0.577</w:t>
            </w:r>
          </w:p>
        </w:tc>
        <w:tc>
          <w:tcPr>
            <w:tcW w:w="1080" w:type="dxa"/>
            <w:tcBorders>
              <w:top w:val="nil"/>
              <w:left w:val="nil"/>
              <w:right w:val="nil"/>
            </w:tcBorders>
            <w:shd w:val="clear" w:color="auto" w:fill="auto"/>
          </w:tcPr>
          <w:p w14:paraId="369B6804" w14:textId="77777777" w:rsidR="00F37E83" w:rsidRDefault="006207F0">
            <w:pPr>
              <w:spacing w:after="120"/>
              <w:jc w:val="center"/>
              <w:rPr>
                <w:rFonts w:ascii="Calibri" w:eastAsia="Calibri" w:hAnsi="Calibri" w:cs="Calibri"/>
              </w:rPr>
            </w:pPr>
            <w:r>
              <w:rPr>
                <w:rFonts w:ascii="Calibri" w:eastAsia="Calibri" w:hAnsi="Calibri" w:cs="Calibri"/>
              </w:rPr>
              <w:t>0.819</w:t>
            </w:r>
          </w:p>
        </w:tc>
      </w:tr>
    </w:tbl>
    <w:p w14:paraId="203B908B" w14:textId="77777777" w:rsidR="00F37E83" w:rsidRDefault="00F37E83">
      <w:pPr>
        <w:spacing w:after="120"/>
        <w:rPr>
          <w:rFonts w:ascii="Calibri" w:eastAsia="Calibri" w:hAnsi="Calibri" w:cs="Calibri"/>
        </w:rPr>
      </w:pPr>
    </w:p>
    <w:p w14:paraId="2824E982" w14:textId="77777777" w:rsidR="00F37E83" w:rsidRDefault="00F37E83">
      <w:pPr>
        <w:spacing w:after="120"/>
        <w:rPr>
          <w:rFonts w:ascii="Calibri" w:eastAsia="Calibri" w:hAnsi="Calibri" w:cs="Calibri"/>
        </w:rPr>
        <w:sectPr w:rsidR="00F37E83">
          <w:footerReference w:type="default" r:id="rId17"/>
          <w:pgSz w:w="12240" w:h="15840"/>
          <w:pgMar w:top="1440" w:right="1440" w:bottom="1440" w:left="1440" w:header="0" w:footer="720" w:gutter="0"/>
          <w:pgNumType w:start="1"/>
          <w:cols w:space="720" w:equalWidth="0">
            <w:col w:w="9360"/>
          </w:cols>
        </w:sectPr>
      </w:pPr>
    </w:p>
    <w:p w14:paraId="2B1EF5DF" w14:textId="77777777" w:rsidR="00F37E83" w:rsidRDefault="006207F0">
      <w:pPr>
        <w:spacing w:after="120"/>
        <w:rPr>
          <w:rFonts w:ascii="Calibri" w:eastAsia="Calibri" w:hAnsi="Calibri" w:cs="Calibri"/>
        </w:rPr>
      </w:pPr>
      <w:r>
        <w:rPr>
          <w:rFonts w:ascii="Calibri" w:eastAsia="Calibri" w:hAnsi="Calibri" w:cs="Calibri"/>
        </w:rPr>
        <w:lastRenderedPageBreak/>
        <w:t>Table 3. Model results relating mean site-level values for various metrics of compositional variation to site-level explanatory variables. Coefficients are reported for those site-level explanatory variables added through model selection (conducted separat</w:t>
      </w:r>
      <w:r>
        <w:rPr>
          <w:rFonts w:ascii="Calibri" w:eastAsia="Calibri" w:hAnsi="Calibri" w:cs="Calibri"/>
        </w:rPr>
        <w:t>ely for each metric). The overall adjusted R</w:t>
      </w:r>
      <w:r>
        <w:rPr>
          <w:rFonts w:ascii="Calibri" w:eastAsia="Calibri" w:hAnsi="Calibri" w:cs="Calibri"/>
          <w:vertAlign w:val="superscript"/>
        </w:rPr>
        <w:t>2</w:t>
      </w:r>
      <w:r>
        <w:rPr>
          <w:rFonts w:ascii="Calibri" w:eastAsia="Calibri" w:hAnsi="Calibri" w:cs="Calibri"/>
        </w:rPr>
        <w:t xml:space="preserve"> for each model is also reported.  Simple linear models relating each variable to each metric of compositional variation are reported in Table S3.</w:t>
      </w:r>
    </w:p>
    <w:p w14:paraId="5DCB3717" w14:textId="77777777" w:rsidR="00F37E83" w:rsidRDefault="00F37E83">
      <w:pPr>
        <w:spacing w:after="120"/>
        <w:rPr>
          <w:rFonts w:ascii="Calibri" w:eastAsia="Calibri" w:hAnsi="Calibri" w:cs="Calibri"/>
        </w:rPr>
      </w:pPr>
    </w:p>
    <w:tbl>
      <w:tblPr>
        <w:tblStyle w:val="a1"/>
        <w:tblW w:w="12782"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600"/>
        <w:gridCol w:w="1170"/>
        <w:gridCol w:w="1350"/>
        <w:gridCol w:w="1170"/>
        <w:gridCol w:w="1890"/>
        <w:gridCol w:w="1530"/>
        <w:gridCol w:w="1080"/>
        <w:gridCol w:w="992"/>
      </w:tblGrid>
      <w:tr w:rsidR="00F37E83" w14:paraId="04DED6AC" w14:textId="77777777">
        <w:tc>
          <w:tcPr>
            <w:tcW w:w="3600" w:type="dxa"/>
            <w:tcBorders>
              <w:top w:val="single" w:sz="4" w:space="0" w:color="000000"/>
              <w:bottom w:val="single" w:sz="4" w:space="0" w:color="000000"/>
            </w:tcBorders>
          </w:tcPr>
          <w:p w14:paraId="580D4758" w14:textId="77777777" w:rsidR="00F37E83" w:rsidRDefault="006207F0">
            <w:pPr>
              <w:spacing w:after="120"/>
              <w:rPr>
                <w:rFonts w:ascii="Calibri" w:eastAsia="Calibri" w:hAnsi="Calibri" w:cs="Calibri"/>
              </w:rPr>
            </w:pPr>
            <w:r>
              <w:rPr>
                <w:rFonts w:ascii="Calibri" w:eastAsia="Calibri" w:hAnsi="Calibri" w:cs="Calibri"/>
              </w:rPr>
              <w:t>Metric</w:t>
            </w:r>
          </w:p>
        </w:tc>
        <w:tc>
          <w:tcPr>
            <w:tcW w:w="1170" w:type="dxa"/>
            <w:tcBorders>
              <w:top w:val="single" w:sz="4" w:space="0" w:color="000000"/>
              <w:bottom w:val="single" w:sz="4" w:space="0" w:color="000000"/>
            </w:tcBorders>
          </w:tcPr>
          <w:p w14:paraId="1076DA95" w14:textId="77777777" w:rsidR="00F37E83" w:rsidRDefault="006207F0">
            <w:pPr>
              <w:spacing w:after="120"/>
              <w:jc w:val="center"/>
              <w:rPr>
                <w:rFonts w:ascii="Calibri" w:eastAsia="Calibri" w:hAnsi="Calibri" w:cs="Calibri"/>
              </w:rPr>
            </w:pPr>
            <w:r>
              <w:rPr>
                <w:rFonts w:ascii="Calibri" w:eastAsia="Calibri" w:hAnsi="Calibri" w:cs="Calibri"/>
              </w:rPr>
              <w:t>Intercept</w:t>
            </w:r>
          </w:p>
        </w:tc>
        <w:tc>
          <w:tcPr>
            <w:tcW w:w="1350" w:type="dxa"/>
            <w:tcBorders>
              <w:top w:val="single" w:sz="4" w:space="0" w:color="000000"/>
              <w:bottom w:val="single" w:sz="4" w:space="0" w:color="000000"/>
            </w:tcBorders>
          </w:tcPr>
          <w:p w14:paraId="3AAC30EA" w14:textId="77777777" w:rsidR="00F37E83" w:rsidRDefault="006207F0">
            <w:pPr>
              <w:spacing w:after="120"/>
              <w:jc w:val="center"/>
              <w:rPr>
                <w:rFonts w:ascii="Calibri" w:eastAsia="Calibri" w:hAnsi="Calibri" w:cs="Calibri"/>
              </w:rPr>
            </w:pPr>
            <w:r>
              <w:rPr>
                <w:rFonts w:ascii="Calibri" w:eastAsia="Calibri" w:hAnsi="Calibri" w:cs="Calibri"/>
              </w:rPr>
              <w:t>log(S)</w:t>
            </w:r>
          </w:p>
        </w:tc>
        <w:tc>
          <w:tcPr>
            <w:tcW w:w="1170" w:type="dxa"/>
            <w:tcBorders>
              <w:top w:val="single" w:sz="4" w:space="0" w:color="000000"/>
              <w:bottom w:val="single" w:sz="4" w:space="0" w:color="000000"/>
            </w:tcBorders>
          </w:tcPr>
          <w:p w14:paraId="7ADD4FFB" w14:textId="77777777" w:rsidR="00F37E83" w:rsidRDefault="006207F0">
            <w:pPr>
              <w:spacing w:after="120"/>
              <w:jc w:val="center"/>
              <w:rPr>
                <w:rFonts w:ascii="Calibri" w:eastAsia="Calibri" w:hAnsi="Calibri" w:cs="Calibri"/>
              </w:rPr>
            </w:pPr>
            <w:r>
              <w:rPr>
                <w:rFonts w:ascii="Calibri" w:eastAsia="Calibri" w:hAnsi="Calibri" w:cs="Calibri"/>
              </w:rPr>
              <w:t>Product-ivity</w:t>
            </w:r>
          </w:p>
        </w:tc>
        <w:tc>
          <w:tcPr>
            <w:tcW w:w="1890" w:type="dxa"/>
            <w:tcBorders>
              <w:top w:val="single" w:sz="4" w:space="0" w:color="000000"/>
              <w:bottom w:val="single" w:sz="4" w:space="0" w:color="000000"/>
            </w:tcBorders>
          </w:tcPr>
          <w:p w14:paraId="17523B42" w14:textId="77777777" w:rsidR="00F37E83" w:rsidRDefault="006207F0">
            <w:pPr>
              <w:spacing w:after="120"/>
              <w:jc w:val="center"/>
              <w:rPr>
                <w:rFonts w:ascii="Calibri" w:eastAsia="Calibri" w:hAnsi="Calibri" w:cs="Calibri"/>
              </w:rPr>
            </w:pPr>
            <w:r>
              <w:rPr>
                <w:rFonts w:ascii="Calibri" w:eastAsia="Calibri" w:hAnsi="Calibri" w:cs="Calibri"/>
              </w:rPr>
              <w:t>Local Variation in Produc</w:t>
            </w:r>
            <w:r>
              <w:rPr>
                <w:rFonts w:ascii="Calibri" w:eastAsia="Calibri" w:hAnsi="Calibri" w:cs="Calibri"/>
              </w:rPr>
              <w:t>tivity</w:t>
            </w:r>
          </w:p>
        </w:tc>
        <w:tc>
          <w:tcPr>
            <w:tcW w:w="1530" w:type="dxa"/>
            <w:tcBorders>
              <w:top w:val="single" w:sz="4" w:space="0" w:color="000000"/>
              <w:bottom w:val="single" w:sz="4" w:space="0" w:color="000000"/>
            </w:tcBorders>
          </w:tcPr>
          <w:p w14:paraId="48B81C2E" w14:textId="77777777" w:rsidR="00F37E83" w:rsidRDefault="006207F0">
            <w:pPr>
              <w:spacing w:after="120"/>
              <w:jc w:val="center"/>
              <w:rPr>
                <w:rFonts w:ascii="Calibri" w:eastAsia="Calibri" w:hAnsi="Calibri" w:cs="Calibri"/>
              </w:rPr>
            </w:pPr>
            <w:r>
              <w:rPr>
                <w:rFonts w:ascii="Calibri" w:eastAsia="Calibri" w:hAnsi="Calibri" w:cs="Calibri"/>
              </w:rPr>
              <w:t>Annual Temperature Range</w:t>
            </w:r>
          </w:p>
        </w:tc>
        <w:tc>
          <w:tcPr>
            <w:tcW w:w="1080" w:type="dxa"/>
            <w:tcBorders>
              <w:top w:val="single" w:sz="4" w:space="0" w:color="000000"/>
              <w:bottom w:val="single" w:sz="4" w:space="0" w:color="000000"/>
            </w:tcBorders>
          </w:tcPr>
          <w:p w14:paraId="5A1DFC4F" w14:textId="77777777" w:rsidR="00F37E83" w:rsidRDefault="006207F0">
            <w:pPr>
              <w:spacing w:after="120"/>
              <w:jc w:val="center"/>
              <w:rPr>
                <w:rFonts w:ascii="Calibri" w:eastAsia="Calibri" w:hAnsi="Calibri" w:cs="Calibri"/>
              </w:rPr>
            </w:pPr>
            <w:r>
              <w:rPr>
                <w:rFonts w:ascii="Calibri" w:eastAsia="Calibri" w:hAnsi="Calibri" w:cs="Calibri"/>
              </w:rPr>
              <w:t>Mean Annual Precip.</w:t>
            </w:r>
          </w:p>
        </w:tc>
        <w:tc>
          <w:tcPr>
            <w:tcW w:w="992" w:type="dxa"/>
            <w:tcBorders>
              <w:top w:val="single" w:sz="4" w:space="0" w:color="000000"/>
              <w:bottom w:val="single" w:sz="4" w:space="0" w:color="000000"/>
            </w:tcBorders>
          </w:tcPr>
          <w:p w14:paraId="4B65363E" w14:textId="77777777" w:rsidR="00F37E83" w:rsidRDefault="006207F0">
            <w:pPr>
              <w:spacing w:after="120"/>
              <w:jc w:val="center"/>
              <w:rPr>
                <w:rFonts w:ascii="Calibri" w:eastAsia="Calibri" w:hAnsi="Calibri" w:cs="Calibri"/>
              </w:rPr>
            </w:pPr>
            <w:r>
              <w:rPr>
                <w:rFonts w:ascii="Calibri" w:eastAsia="Calibri" w:hAnsi="Calibri" w:cs="Calibri"/>
              </w:rPr>
              <w:t>Model R</w:t>
            </w:r>
            <w:r>
              <w:rPr>
                <w:rFonts w:ascii="Calibri" w:eastAsia="Calibri" w:hAnsi="Calibri" w:cs="Calibri"/>
                <w:vertAlign w:val="superscript"/>
              </w:rPr>
              <w:t>2</w:t>
            </w:r>
            <w:r>
              <w:rPr>
                <w:rFonts w:ascii="Calibri" w:eastAsia="Calibri" w:hAnsi="Calibri" w:cs="Calibri"/>
              </w:rPr>
              <w:t xml:space="preserve"> (adj.)</w:t>
            </w:r>
          </w:p>
        </w:tc>
      </w:tr>
      <w:tr w:rsidR="00F37E83" w14:paraId="113B172D" w14:textId="77777777">
        <w:tc>
          <w:tcPr>
            <w:tcW w:w="3600" w:type="dxa"/>
            <w:tcBorders>
              <w:top w:val="single" w:sz="4" w:space="0" w:color="000000"/>
              <w:bottom w:val="nil"/>
            </w:tcBorders>
          </w:tcPr>
          <w:p w14:paraId="73DE3868" w14:textId="77777777" w:rsidR="00F37E83" w:rsidRDefault="006207F0">
            <w:pPr>
              <w:spacing w:after="120"/>
              <w:rPr>
                <w:rFonts w:ascii="Calibri" w:eastAsia="Calibri" w:hAnsi="Calibri" w:cs="Calibri"/>
              </w:rPr>
            </w:pPr>
            <w:r>
              <w:rPr>
                <w:rFonts w:ascii="Calibri" w:eastAsia="Calibri" w:hAnsi="Calibri" w:cs="Calibri"/>
              </w:rPr>
              <w:t>Type of dissimilarity</w:t>
            </w:r>
          </w:p>
        </w:tc>
        <w:tc>
          <w:tcPr>
            <w:tcW w:w="1170" w:type="dxa"/>
            <w:tcBorders>
              <w:top w:val="single" w:sz="4" w:space="0" w:color="000000"/>
              <w:bottom w:val="nil"/>
            </w:tcBorders>
          </w:tcPr>
          <w:p w14:paraId="2F26E944" w14:textId="77777777" w:rsidR="00F37E83" w:rsidRDefault="00F37E83">
            <w:pPr>
              <w:spacing w:after="120"/>
              <w:jc w:val="center"/>
              <w:rPr>
                <w:rFonts w:ascii="Calibri" w:eastAsia="Calibri" w:hAnsi="Calibri" w:cs="Calibri"/>
              </w:rPr>
            </w:pPr>
          </w:p>
        </w:tc>
        <w:tc>
          <w:tcPr>
            <w:tcW w:w="1350" w:type="dxa"/>
            <w:tcBorders>
              <w:top w:val="single" w:sz="4" w:space="0" w:color="000000"/>
              <w:bottom w:val="nil"/>
            </w:tcBorders>
          </w:tcPr>
          <w:p w14:paraId="02CF965F" w14:textId="77777777" w:rsidR="00F37E83" w:rsidRDefault="00F37E83">
            <w:pPr>
              <w:spacing w:after="120"/>
              <w:jc w:val="center"/>
              <w:rPr>
                <w:rFonts w:ascii="Calibri" w:eastAsia="Calibri" w:hAnsi="Calibri" w:cs="Calibri"/>
              </w:rPr>
            </w:pPr>
          </w:p>
        </w:tc>
        <w:tc>
          <w:tcPr>
            <w:tcW w:w="1170" w:type="dxa"/>
            <w:tcBorders>
              <w:top w:val="single" w:sz="4" w:space="0" w:color="000000"/>
              <w:bottom w:val="nil"/>
            </w:tcBorders>
          </w:tcPr>
          <w:p w14:paraId="70C8649E" w14:textId="77777777" w:rsidR="00F37E83" w:rsidRDefault="00F37E83">
            <w:pPr>
              <w:spacing w:after="120"/>
              <w:jc w:val="center"/>
              <w:rPr>
                <w:rFonts w:ascii="Calibri" w:eastAsia="Calibri" w:hAnsi="Calibri" w:cs="Calibri"/>
              </w:rPr>
            </w:pPr>
          </w:p>
        </w:tc>
        <w:tc>
          <w:tcPr>
            <w:tcW w:w="1890" w:type="dxa"/>
            <w:tcBorders>
              <w:top w:val="single" w:sz="4" w:space="0" w:color="000000"/>
              <w:bottom w:val="nil"/>
            </w:tcBorders>
          </w:tcPr>
          <w:p w14:paraId="52C904C0" w14:textId="77777777" w:rsidR="00F37E83" w:rsidRDefault="00F37E83">
            <w:pPr>
              <w:spacing w:after="120"/>
              <w:jc w:val="center"/>
              <w:rPr>
                <w:rFonts w:ascii="Calibri" w:eastAsia="Calibri" w:hAnsi="Calibri" w:cs="Calibri"/>
              </w:rPr>
            </w:pPr>
          </w:p>
        </w:tc>
        <w:tc>
          <w:tcPr>
            <w:tcW w:w="1530" w:type="dxa"/>
            <w:tcBorders>
              <w:top w:val="single" w:sz="4" w:space="0" w:color="000000"/>
              <w:bottom w:val="nil"/>
            </w:tcBorders>
          </w:tcPr>
          <w:p w14:paraId="04C81431" w14:textId="77777777" w:rsidR="00F37E83" w:rsidRDefault="00F37E83">
            <w:pPr>
              <w:spacing w:after="120"/>
              <w:jc w:val="center"/>
              <w:rPr>
                <w:rFonts w:ascii="Calibri" w:eastAsia="Calibri" w:hAnsi="Calibri" w:cs="Calibri"/>
              </w:rPr>
            </w:pPr>
          </w:p>
        </w:tc>
        <w:tc>
          <w:tcPr>
            <w:tcW w:w="1080" w:type="dxa"/>
            <w:tcBorders>
              <w:top w:val="single" w:sz="4" w:space="0" w:color="000000"/>
              <w:bottom w:val="nil"/>
            </w:tcBorders>
          </w:tcPr>
          <w:p w14:paraId="0ABB587F" w14:textId="77777777" w:rsidR="00F37E83" w:rsidRDefault="00F37E83">
            <w:pPr>
              <w:spacing w:after="120"/>
              <w:jc w:val="center"/>
              <w:rPr>
                <w:rFonts w:ascii="Calibri" w:eastAsia="Calibri" w:hAnsi="Calibri" w:cs="Calibri"/>
              </w:rPr>
            </w:pPr>
          </w:p>
        </w:tc>
        <w:tc>
          <w:tcPr>
            <w:tcW w:w="992" w:type="dxa"/>
            <w:tcBorders>
              <w:top w:val="single" w:sz="4" w:space="0" w:color="000000"/>
              <w:bottom w:val="nil"/>
            </w:tcBorders>
          </w:tcPr>
          <w:p w14:paraId="503EB88F" w14:textId="77777777" w:rsidR="00F37E83" w:rsidRDefault="00F37E83">
            <w:pPr>
              <w:spacing w:after="120"/>
              <w:jc w:val="center"/>
              <w:rPr>
                <w:rFonts w:ascii="Calibri" w:eastAsia="Calibri" w:hAnsi="Calibri" w:cs="Calibri"/>
              </w:rPr>
            </w:pPr>
          </w:p>
        </w:tc>
      </w:tr>
      <w:tr w:rsidR="00F37E83" w14:paraId="464DEFA3" w14:textId="77777777">
        <w:tc>
          <w:tcPr>
            <w:tcW w:w="3600" w:type="dxa"/>
            <w:tcBorders>
              <w:top w:val="nil"/>
              <w:bottom w:val="nil"/>
            </w:tcBorders>
          </w:tcPr>
          <w:p w14:paraId="22F4C8EE" w14:textId="77777777" w:rsidR="00F37E83" w:rsidRDefault="006207F0">
            <w:pPr>
              <w:spacing w:after="120"/>
              <w:ind w:left="702" w:hanging="360"/>
              <w:rPr>
                <w:rFonts w:ascii="Calibri" w:eastAsia="Calibri" w:hAnsi="Calibri" w:cs="Calibri"/>
              </w:rPr>
            </w:pPr>
            <w:r>
              <w:rPr>
                <w:rFonts w:ascii="Calibri" w:eastAsia="Calibri" w:hAnsi="Calibri" w:cs="Calibri"/>
              </w:rPr>
              <w:t>Abundance-based (Bray-Curtis)</w:t>
            </w:r>
          </w:p>
        </w:tc>
        <w:tc>
          <w:tcPr>
            <w:tcW w:w="1170" w:type="dxa"/>
            <w:tcBorders>
              <w:top w:val="nil"/>
              <w:bottom w:val="nil"/>
            </w:tcBorders>
          </w:tcPr>
          <w:p w14:paraId="23CD130D" w14:textId="77777777" w:rsidR="00F37E83" w:rsidRDefault="006207F0">
            <w:pPr>
              <w:spacing w:after="120"/>
              <w:jc w:val="center"/>
              <w:rPr>
                <w:rFonts w:ascii="Calibri" w:eastAsia="Calibri" w:hAnsi="Calibri" w:cs="Calibri"/>
              </w:rPr>
            </w:pPr>
            <w:r>
              <w:rPr>
                <w:rFonts w:ascii="Calibri" w:eastAsia="Calibri" w:hAnsi="Calibri" w:cs="Calibri"/>
              </w:rPr>
              <w:t>0.605</w:t>
            </w:r>
          </w:p>
        </w:tc>
        <w:tc>
          <w:tcPr>
            <w:tcW w:w="1350" w:type="dxa"/>
            <w:tcBorders>
              <w:top w:val="nil"/>
              <w:bottom w:val="nil"/>
            </w:tcBorders>
          </w:tcPr>
          <w:p w14:paraId="0D60A33B" w14:textId="77777777" w:rsidR="00F37E83" w:rsidRDefault="00F37E83">
            <w:pPr>
              <w:spacing w:after="120"/>
              <w:jc w:val="center"/>
              <w:rPr>
                <w:rFonts w:ascii="Calibri" w:eastAsia="Calibri" w:hAnsi="Calibri" w:cs="Calibri"/>
              </w:rPr>
            </w:pPr>
          </w:p>
        </w:tc>
        <w:tc>
          <w:tcPr>
            <w:tcW w:w="1170" w:type="dxa"/>
            <w:tcBorders>
              <w:top w:val="nil"/>
              <w:bottom w:val="nil"/>
            </w:tcBorders>
          </w:tcPr>
          <w:p w14:paraId="4F62C92D" w14:textId="77777777" w:rsidR="00F37E83" w:rsidRDefault="006207F0">
            <w:pPr>
              <w:spacing w:after="120"/>
              <w:jc w:val="center"/>
              <w:rPr>
                <w:rFonts w:ascii="Calibri" w:eastAsia="Calibri" w:hAnsi="Calibri" w:cs="Calibri"/>
              </w:rPr>
            </w:pPr>
            <w:r>
              <w:rPr>
                <w:rFonts w:ascii="Calibri" w:eastAsia="Calibri" w:hAnsi="Calibri" w:cs="Calibri"/>
              </w:rPr>
              <w:t>-0.0001</w:t>
            </w:r>
          </w:p>
        </w:tc>
        <w:tc>
          <w:tcPr>
            <w:tcW w:w="1890" w:type="dxa"/>
            <w:tcBorders>
              <w:top w:val="nil"/>
              <w:bottom w:val="nil"/>
            </w:tcBorders>
          </w:tcPr>
          <w:p w14:paraId="1BCCACC6" w14:textId="77777777" w:rsidR="00F37E83" w:rsidRDefault="00F37E83">
            <w:pPr>
              <w:spacing w:after="120"/>
              <w:jc w:val="center"/>
              <w:rPr>
                <w:rFonts w:ascii="Calibri" w:eastAsia="Calibri" w:hAnsi="Calibri" w:cs="Calibri"/>
              </w:rPr>
            </w:pPr>
          </w:p>
        </w:tc>
        <w:tc>
          <w:tcPr>
            <w:tcW w:w="1530" w:type="dxa"/>
            <w:tcBorders>
              <w:top w:val="nil"/>
              <w:bottom w:val="nil"/>
            </w:tcBorders>
          </w:tcPr>
          <w:p w14:paraId="160CF136" w14:textId="77777777" w:rsidR="00F37E83" w:rsidRDefault="00F37E83">
            <w:pPr>
              <w:spacing w:after="120"/>
              <w:jc w:val="center"/>
              <w:rPr>
                <w:rFonts w:ascii="Calibri" w:eastAsia="Calibri" w:hAnsi="Calibri" w:cs="Calibri"/>
              </w:rPr>
            </w:pPr>
          </w:p>
        </w:tc>
        <w:tc>
          <w:tcPr>
            <w:tcW w:w="1080" w:type="dxa"/>
            <w:tcBorders>
              <w:top w:val="nil"/>
              <w:bottom w:val="nil"/>
            </w:tcBorders>
          </w:tcPr>
          <w:p w14:paraId="098E70D3" w14:textId="77777777" w:rsidR="00F37E83" w:rsidRDefault="00F37E83">
            <w:pPr>
              <w:spacing w:after="120"/>
              <w:jc w:val="center"/>
              <w:rPr>
                <w:rFonts w:ascii="Calibri" w:eastAsia="Calibri" w:hAnsi="Calibri" w:cs="Calibri"/>
              </w:rPr>
            </w:pPr>
          </w:p>
        </w:tc>
        <w:tc>
          <w:tcPr>
            <w:tcW w:w="992" w:type="dxa"/>
            <w:tcBorders>
              <w:top w:val="nil"/>
              <w:bottom w:val="nil"/>
            </w:tcBorders>
          </w:tcPr>
          <w:p w14:paraId="388AF7B7" w14:textId="77777777" w:rsidR="00F37E83" w:rsidRDefault="006207F0">
            <w:pPr>
              <w:spacing w:after="120"/>
              <w:jc w:val="center"/>
              <w:rPr>
                <w:rFonts w:ascii="Calibri" w:eastAsia="Calibri" w:hAnsi="Calibri" w:cs="Calibri"/>
              </w:rPr>
            </w:pPr>
            <w:r>
              <w:rPr>
                <w:rFonts w:ascii="Calibri" w:eastAsia="Calibri" w:hAnsi="Calibri" w:cs="Calibri"/>
              </w:rPr>
              <w:t>0.113</w:t>
            </w:r>
          </w:p>
        </w:tc>
      </w:tr>
      <w:tr w:rsidR="00F37E83" w14:paraId="12632985" w14:textId="77777777">
        <w:tc>
          <w:tcPr>
            <w:tcW w:w="3600" w:type="dxa"/>
            <w:tcBorders>
              <w:top w:val="nil"/>
              <w:bottom w:val="nil"/>
            </w:tcBorders>
          </w:tcPr>
          <w:p w14:paraId="36EF16FC" w14:textId="77777777" w:rsidR="00F37E83" w:rsidRDefault="006207F0">
            <w:pPr>
              <w:spacing w:after="120"/>
              <w:ind w:left="702" w:hanging="360"/>
              <w:rPr>
                <w:rFonts w:ascii="Calibri" w:eastAsia="Calibri" w:hAnsi="Calibri" w:cs="Calibri"/>
              </w:rPr>
            </w:pPr>
            <w:r>
              <w:rPr>
                <w:rFonts w:ascii="Calibri" w:eastAsia="Calibri" w:hAnsi="Calibri" w:cs="Calibri"/>
              </w:rPr>
              <w:t>Incidence-based (Sorensen)</w:t>
            </w:r>
          </w:p>
        </w:tc>
        <w:tc>
          <w:tcPr>
            <w:tcW w:w="1170" w:type="dxa"/>
            <w:tcBorders>
              <w:top w:val="nil"/>
              <w:bottom w:val="nil"/>
            </w:tcBorders>
          </w:tcPr>
          <w:p w14:paraId="0D518210" w14:textId="77777777" w:rsidR="00F37E83" w:rsidRDefault="006207F0">
            <w:pPr>
              <w:spacing w:after="120"/>
              <w:jc w:val="center"/>
              <w:rPr>
                <w:rFonts w:ascii="Calibri" w:eastAsia="Calibri" w:hAnsi="Calibri" w:cs="Calibri"/>
              </w:rPr>
            </w:pPr>
            <w:r>
              <w:rPr>
                <w:rFonts w:ascii="Calibri" w:eastAsia="Calibri" w:hAnsi="Calibri" w:cs="Calibri"/>
              </w:rPr>
              <w:t>-0.276</w:t>
            </w:r>
          </w:p>
        </w:tc>
        <w:tc>
          <w:tcPr>
            <w:tcW w:w="1350" w:type="dxa"/>
            <w:tcBorders>
              <w:top w:val="nil"/>
              <w:bottom w:val="nil"/>
            </w:tcBorders>
          </w:tcPr>
          <w:p w14:paraId="0AF7625A" w14:textId="77777777" w:rsidR="00F37E83" w:rsidRDefault="006207F0">
            <w:pPr>
              <w:spacing w:after="120"/>
              <w:jc w:val="center"/>
              <w:rPr>
                <w:rFonts w:ascii="Calibri" w:eastAsia="Calibri" w:hAnsi="Calibri" w:cs="Calibri"/>
              </w:rPr>
            </w:pPr>
            <w:r>
              <w:rPr>
                <w:rFonts w:ascii="Calibri" w:eastAsia="Calibri" w:hAnsi="Calibri" w:cs="Calibri"/>
              </w:rPr>
              <w:t>0.123</w:t>
            </w:r>
          </w:p>
        </w:tc>
        <w:tc>
          <w:tcPr>
            <w:tcW w:w="1170" w:type="dxa"/>
            <w:tcBorders>
              <w:top w:val="nil"/>
              <w:bottom w:val="nil"/>
            </w:tcBorders>
          </w:tcPr>
          <w:p w14:paraId="4F84D58F" w14:textId="77777777" w:rsidR="00F37E83" w:rsidRDefault="00F37E83">
            <w:pPr>
              <w:spacing w:after="120"/>
              <w:jc w:val="center"/>
              <w:rPr>
                <w:rFonts w:ascii="Calibri" w:eastAsia="Calibri" w:hAnsi="Calibri" w:cs="Calibri"/>
              </w:rPr>
            </w:pPr>
          </w:p>
        </w:tc>
        <w:tc>
          <w:tcPr>
            <w:tcW w:w="1890" w:type="dxa"/>
            <w:tcBorders>
              <w:top w:val="nil"/>
              <w:bottom w:val="nil"/>
            </w:tcBorders>
          </w:tcPr>
          <w:p w14:paraId="3601B800" w14:textId="77777777" w:rsidR="00F37E83" w:rsidRDefault="006207F0">
            <w:pPr>
              <w:spacing w:after="120"/>
              <w:jc w:val="center"/>
              <w:rPr>
                <w:rFonts w:ascii="Calibri" w:eastAsia="Calibri" w:hAnsi="Calibri" w:cs="Calibri"/>
              </w:rPr>
            </w:pPr>
            <w:r>
              <w:rPr>
                <w:rFonts w:ascii="Calibri" w:eastAsia="Calibri" w:hAnsi="Calibri" w:cs="Calibri"/>
              </w:rPr>
              <w:t>0.0011</w:t>
            </w:r>
          </w:p>
        </w:tc>
        <w:tc>
          <w:tcPr>
            <w:tcW w:w="1530" w:type="dxa"/>
            <w:tcBorders>
              <w:top w:val="nil"/>
              <w:bottom w:val="nil"/>
            </w:tcBorders>
          </w:tcPr>
          <w:p w14:paraId="7AFCA4CC" w14:textId="77777777" w:rsidR="00F37E83" w:rsidRDefault="006207F0">
            <w:pPr>
              <w:spacing w:after="120"/>
              <w:jc w:val="center"/>
              <w:rPr>
                <w:rFonts w:ascii="Calibri" w:eastAsia="Calibri" w:hAnsi="Calibri" w:cs="Calibri"/>
              </w:rPr>
            </w:pPr>
            <w:r>
              <w:rPr>
                <w:rFonts w:ascii="Calibri" w:eastAsia="Calibri" w:hAnsi="Calibri" w:cs="Calibri"/>
              </w:rPr>
              <w:t>0.0049</w:t>
            </w:r>
          </w:p>
        </w:tc>
        <w:tc>
          <w:tcPr>
            <w:tcW w:w="1080" w:type="dxa"/>
            <w:tcBorders>
              <w:top w:val="nil"/>
              <w:bottom w:val="nil"/>
            </w:tcBorders>
          </w:tcPr>
          <w:p w14:paraId="494B2D48" w14:textId="77777777" w:rsidR="00F37E83" w:rsidRDefault="00F37E83">
            <w:pPr>
              <w:spacing w:after="120"/>
              <w:jc w:val="center"/>
              <w:rPr>
                <w:rFonts w:ascii="Calibri" w:eastAsia="Calibri" w:hAnsi="Calibri" w:cs="Calibri"/>
              </w:rPr>
            </w:pPr>
          </w:p>
        </w:tc>
        <w:tc>
          <w:tcPr>
            <w:tcW w:w="992" w:type="dxa"/>
            <w:tcBorders>
              <w:top w:val="nil"/>
              <w:bottom w:val="nil"/>
            </w:tcBorders>
          </w:tcPr>
          <w:p w14:paraId="6414F0B5" w14:textId="77777777" w:rsidR="00F37E83" w:rsidRDefault="006207F0">
            <w:pPr>
              <w:spacing w:after="120"/>
              <w:jc w:val="center"/>
              <w:rPr>
                <w:rFonts w:ascii="Calibri" w:eastAsia="Calibri" w:hAnsi="Calibri" w:cs="Calibri"/>
              </w:rPr>
            </w:pPr>
            <w:r>
              <w:rPr>
                <w:rFonts w:ascii="Calibri" w:eastAsia="Calibri" w:hAnsi="Calibri" w:cs="Calibri"/>
              </w:rPr>
              <w:t>0.504</w:t>
            </w:r>
          </w:p>
        </w:tc>
      </w:tr>
      <w:tr w:rsidR="00F37E83" w14:paraId="63DF5DA8" w14:textId="77777777">
        <w:tc>
          <w:tcPr>
            <w:tcW w:w="3600" w:type="dxa"/>
            <w:tcBorders>
              <w:top w:val="nil"/>
              <w:bottom w:val="nil"/>
            </w:tcBorders>
          </w:tcPr>
          <w:p w14:paraId="013C9E06" w14:textId="77777777" w:rsidR="00F37E83" w:rsidRDefault="006207F0">
            <w:pPr>
              <w:spacing w:after="120"/>
              <w:rPr>
                <w:rFonts w:ascii="Calibri" w:eastAsia="Calibri" w:hAnsi="Calibri" w:cs="Calibri"/>
              </w:rPr>
            </w:pPr>
            <w:r>
              <w:rPr>
                <w:rFonts w:ascii="Calibri" w:eastAsia="Calibri" w:hAnsi="Calibri" w:cs="Calibri"/>
              </w:rPr>
              <w:t>Aspect of variation</w:t>
            </w:r>
          </w:p>
        </w:tc>
        <w:tc>
          <w:tcPr>
            <w:tcW w:w="1170" w:type="dxa"/>
            <w:tcBorders>
              <w:top w:val="nil"/>
              <w:bottom w:val="nil"/>
            </w:tcBorders>
          </w:tcPr>
          <w:p w14:paraId="0D870355" w14:textId="77777777" w:rsidR="00F37E83" w:rsidRDefault="00F37E83">
            <w:pPr>
              <w:spacing w:after="120"/>
              <w:jc w:val="center"/>
              <w:rPr>
                <w:rFonts w:ascii="Calibri" w:eastAsia="Calibri" w:hAnsi="Calibri" w:cs="Calibri"/>
                <w:highlight w:val="yellow"/>
              </w:rPr>
            </w:pPr>
          </w:p>
        </w:tc>
        <w:tc>
          <w:tcPr>
            <w:tcW w:w="1350" w:type="dxa"/>
            <w:tcBorders>
              <w:top w:val="nil"/>
              <w:bottom w:val="nil"/>
            </w:tcBorders>
          </w:tcPr>
          <w:p w14:paraId="0F977B5F" w14:textId="77777777" w:rsidR="00F37E83" w:rsidRDefault="00F37E83">
            <w:pPr>
              <w:spacing w:after="120"/>
              <w:jc w:val="center"/>
              <w:rPr>
                <w:rFonts w:ascii="Calibri" w:eastAsia="Calibri" w:hAnsi="Calibri" w:cs="Calibri"/>
                <w:highlight w:val="yellow"/>
              </w:rPr>
            </w:pPr>
          </w:p>
        </w:tc>
        <w:tc>
          <w:tcPr>
            <w:tcW w:w="1170" w:type="dxa"/>
            <w:tcBorders>
              <w:top w:val="nil"/>
              <w:bottom w:val="nil"/>
            </w:tcBorders>
          </w:tcPr>
          <w:p w14:paraId="41649FED" w14:textId="77777777" w:rsidR="00F37E83" w:rsidRDefault="00F37E83">
            <w:pPr>
              <w:spacing w:after="120"/>
              <w:jc w:val="center"/>
              <w:rPr>
                <w:rFonts w:ascii="Calibri" w:eastAsia="Calibri" w:hAnsi="Calibri" w:cs="Calibri"/>
                <w:highlight w:val="yellow"/>
              </w:rPr>
            </w:pPr>
          </w:p>
        </w:tc>
        <w:tc>
          <w:tcPr>
            <w:tcW w:w="1890" w:type="dxa"/>
            <w:tcBorders>
              <w:top w:val="nil"/>
              <w:bottom w:val="nil"/>
            </w:tcBorders>
          </w:tcPr>
          <w:p w14:paraId="4C580FF7" w14:textId="77777777" w:rsidR="00F37E83" w:rsidRDefault="00F37E83">
            <w:pPr>
              <w:spacing w:after="120"/>
              <w:jc w:val="center"/>
              <w:rPr>
                <w:rFonts w:ascii="Calibri" w:eastAsia="Calibri" w:hAnsi="Calibri" w:cs="Calibri"/>
                <w:highlight w:val="yellow"/>
              </w:rPr>
            </w:pPr>
          </w:p>
        </w:tc>
        <w:tc>
          <w:tcPr>
            <w:tcW w:w="1530" w:type="dxa"/>
            <w:tcBorders>
              <w:top w:val="nil"/>
              <w:bottom w:val="nil"/>
            </w:tcBorders>
          </w:tcPr>
          <w:p w14:paraId="69695630" w14:textId="77777777" w:rsidR="00F37E83" w:rsidRDefault="00F37E83">
            <w:pPr>
              <w:spacing w:after="120"/>
              <w:jc w:val="center"/>
              <w:rPr>
                <w:rFonts w:ascii="Calibri" w:eastAsia="Calibri" w:hAnsi="Calibri" w:cs="Calibri"/>
                <w:highlight w:val="yellow"/>
              </w:rPr>
            </w:pPr>
          </w:p>
        </w:tc>
        <w:tc>
          <w:tcPr>
            <w:tcW w:w="1080" w:type="dxa"/>
            <w:tcBorders>
              <w:top w:val="nil"/>
              <w:bottom w:val="nil"/>
            </w:tcBorders>
          </w:tcPr>
          <w:p w14:paraId="091C5904" w14:textId="77777777" w:rsidR="00F37E83" w:rsidRDefault="00F37E83">
            <w:pPr>
              <w:spacing w:after="120"/>
              <w:jc w:val="center"/>
              <w:rPr>
                <w:rFonts w:ascii="Calibri" w:eastAsia="Calibri" w:hAnsi="Calibri" w:cs="Calibri"/>
                <w:highlight w:val="yellow"/>
              </w:rPr>
            </w:pPr>
          </w:p>
        </w:tc>
        <w:tc>
          <w:tcPr>
            <w:tcW w:w="992" w:type="dxa"/>
            <w:tcBorders>
              <w:top w:val="nil"/>
              <w:bottom w:val="nil"/>
            </w:tcBorders>
          </w:tcPr>
          <w:p w14:paraId="1F8F9F4F" w14:textId="77777777" w:rsidR="00F37E83" w:rsidRDefault="00F37E83">
            <w:pPr>
              <w:spacing w:after="120"/>
              <w:jc w:val="center"/>
              <w:rPr>
                <w:rFonts w:ascii="Calibri" w:eastAsia="Calibri" w:hAnsi="Calibri" w:cs="Calibri"/>
                <w:highlight w:val="yellow"/>
              </w:rPr>
            </w:pPr>
          </w:p>
        </w:tc>
      </w:tr>
      <w:tr w:rsidR="00F37E83" w14:paraId="108C743E" w14:textId="77777777">
        <w:tc>
          <w:tcPr>
            <w:tcW w:w="3600" w:type="dxa"/>
            <w:tcBorders>
              <w:top w:val="nil"/>
              <w:bottom w:val="nil"/>
            </w:tcBorders>
          </w:tcPr>
          <w:p w14:paraId="0B18EC92" w14:textId="77777777" w:rsidR="00F37E83" w:rsidRDefault="006207F0">
            <w:pPr>
              <w:spacing w:after="120"/>
              <w:ind w:left="702" w:hanging="360"/>
              <w:rPr>
                <w:rFonts w:ascii="Calibri" w:eastAsia="Calibri" w:hAnsi="Calibri" w:cs="Calibri"/>
              </w:rPr>
            </w:pPr>
            <w:r>
              <w:rPr>
                <w:rFonts w:ascii="Calibri" w:eastAsia="Calibri" w:hAnsi="Calibri" w:cs="Calibri"/>
              </w:rPr>
              <w:t>Balanced Variation (%)</w:t>
            </w:r>
          </w:p>
        </w:tc>
        <w:tc>
          <w:tcPr>
            <w:tcW w:w="1170" w:type="dxa"/>
            <w:tcBorders>
              <w:top w:val="nil"/>
              <w:bottom w:val="nil"/>
            </w:tcBorders>
          </w:tcPr>
          <w:p w14:paraId="56385E27" w14:textId="77777777" w:rsidR="00F37E83" w:rsidRDefault="006207F0">
            <w:pPr>
              <w:spacing w:after="120"/>
              <w:jc w:val="center"/>
              <w:rPr>
                <w:rFonts w:ascii="Calibri" w:eastAsia="Calibri" w:hAnsi="Calibri" w:cs="Calibri"/>
              </w:rPr>
            </w:pPr>
            <w:r>
              <w:rPr>
                <w:rFonts w:ascii="Calibri" w:eastAsia="Calibri" w:hAnsi="Calibri" w:cs="Calibri"/>
              </w:rPr>
              <w:t>0.338</w:t>
            </w:r>
          </w:p>
        </w:tc>
        <w:tc>
          <w:tcPr>
            <w:tcW w:w="1350" w:type="dxa"/>
            <w:tcBorders>
              <w:top w:val="nil"/>
              <w:bottom w:val="nil"/>
            </w:tcBorders>
          </w:tcPr>
          <w:p w14:paraId="4B80D216" w14:textId="77777777" w:rsidR="00F37E83" w:rsidRDefault="006207F0">
            <w:pPr>
              <w:spacing w:after="120"/>
              <w:jc w:val="center"/>
              <w:rPr>
                <w:rFonts w:ascii="Calibri" w:eastAsia="Calibri" w:hAnsi="Calibri" w:cs="Calibri"/>
              </w:rPr>
            </w:pPr>
            <w:r>
              <w:rPr>
                <w:rFonts w:ascii="Calibri" w:eastAsia="Calibri" w:hAnsi="Calibri" w:cs="Calibri"/>
              </w:rPr>
              <w:t>0.111</w:t>
            </w:r>
          </w:p>
        </w:tc>
        <w:tc>
          <w:tcPr>
            <w:tcW w:w="1170" w:type="dxa"/>
            <w:tcBorders>
              <w:top w:val="nil"/>
              <w:bottom w:val="nil"/>
            </w:tcBorders>
          </w:tcPr>
          <w:p w14:paraId="2808809E" w14:textId="77777777" w:rsidR="00F37E83" w:rsidRDefault="00F37E83">
            <w:pPr>
              <w:spacing w:after="120"/>
              <w:jc w:val="center"/>
              <w:rPr>
                <w:rFonts w:ascii="Calibri" w:eastAsia="Calibri" w:hAnsi="Calibri" w:cs="Calibri"/>
              </w:rPr>
            </w:pPr>
          </w:p>
        </w:tc>
        <w:tc>
          <w:tcPr>
            <w:tcW w:w="1890" w:type="dxa"/>
            <w:tcBorders>
              <w:top w:val="nil"/>
              <w:bottom w:val="nil"/>
            </w:tcBorders>
          </w:tcPr>
          <w:p w14:paraId="693AF314" w14:textId="77777777" w:rsidR="00F37E83" w:rsidRDefault="00F37E83">
            <w:pPr>
              <w:spacing w:after="120"/>
              <w:jc w:val="center"/>
              <w:rPr>
                <w:rFonts w:ascii="Calibri" w:eastAsia="Calibri" w:hAnsi="Calibri" w:cs="Calibri"/>
              </w:rPr>
            </w:pPr>
          </w:p>
        </w:tc>
        <w:tc>
          <w:tcPr>
            <w:tcW w:w="1530" w:type="dxa"/>
            <w:tcBorders>
              <w:top w:val="nil"/>
              <w:bottom w:val="nil"/>
            </w:tcBorders>
          </w:tcPr>
          <w:p w14:paraId="158C43A0" w14:textId="77777777" w:rsidR="00F37E83" w:rsidRDefault="00F37E83">
            <w:pPr>
              <w:spacing w:after="120"/>
              <w:jc w:val="center"/>
              <w:rPr>
                <w:rFonts w:ascii="Calibri" w:eastAsia="Calibri" w:hAnsi="Calibri" w:cs="Calibri"/>
              </w:rPr>
            </w:pPr>
          </w:p>
        </w:tc>
        <w:tc>
          <w:tcPr>
            <w:tcW w:w="1080" w:type="dxa"/>
            <w:tcBorders>
              <w:top w:val="nil"/>
              <w:bottom w:val="nil"/>
            </w:tcBorders>
          </w:tcPr>
          <w:p w14:paraId="410B002E" w14:textId="77777777" w:rsidR="00F37E83" w:rsidRDefault="006207F0">
            <w:pPr>
              <w:spacing w:after="120"/>
              <w:jc w:val="center"/>
              <w:rPr>
                <w:rFonts w:ascii="Calibri" w:eastAsia="Calibri" w:hAnsi="Calibri" w:cs="Calibri"/>
              </w:rPr>
            </w:pPr>
            <w:r>
              <w:rPr>
                <w:rFonts w:ascii="Calibri" w:eastAsia="Calibri" w:hAnsi="Calibri" w:cs="Calibri"/>
              </w:rPr>
              <w:t>0.00009</w:t>
            </w:r>
          </w:p>
        </w:tc>
        <w:tc>
          <w:tcPr>
            <w:tcW w:w="992" w:type="dxa"/>
            <w:tcBorders>
              <w:top w:val="nil"/>
              <w:bottom w:val="nil"/>
            </w:tcBorders>
          </w:tcPr>
          <w:p w14:paraId="5E12C13F" w14:textId="77777777" w:rsidR="00F37E83" w:rsidRDefault="006207F0">
            <w:pPr>
              <w:spacing w:after="120"/>
              <w:jc w:val="center"/>
              <w:rPr>
                <w:rFonts w:ascii="Calibri" w:eastAsia="Calibri" w:hAnsi="Calibri" w:cs="Calibri"/>
              </w:rPr>
            </w:pPr>
            <w:r>
              <w:rPr>
                <w:rFonts w:ascii="Calibri" w:eastAsia="Calibri" w:hAnsi="Calibri" w:cs="Calibri"/>
              </w:rPr>
              <w:t>0.370</w:t>
            </w:r>
          </w:p>
        </w:tc>
      </w:tr>
      <w:tr w:rsidR="00F37E83" w14:paraId="778A10CB" w14:textId="77777777">
        <w:tc>
          <w:tcPr>
            <w:tcW w:w="3600" w:type="dxa"/>
            <w:tcBorders>
              <w:top w:val="nil"/>
              <w:bottom w:val="single" w:sz="4" w:space="0" w:color="000000"/>
            </w:tcBorders>
          </w:tcPr>
          <w:p w14:paraId="775426A4" w14:textId="77777777" w:rsidR="00F37E83" w:rsidRDefault="006207F0">
            <w:pPr>
              <w:spacing w:after="120"/>
              <w:ind w:left="702" w:hanging="360"/>
              <w:rPr>
                <w:rFonts w:ascii="Calibri" w:eastAsia="Calibri" w:hAnsi="Calibri" w:cs="Calibri"/>
              </w:rPr>
            </w:pPr>
            <w:r>
              <w:rPr>
                <w:rFonts w:ascii="Calibri" w:eastAsia="Calibri" w:hAnsi="Calibri" w:cs="Calibri"/>
              </w:rPr>
              <w:t>Species Turnover (%)</w:t>
            </w:r>
          </w:p>
        </w:tc>
        <w:tc>
          <w:tcPr>
            <w:tcW w:w="1170" w:type="dxa"/>
            <w:tcBorders>
              <w:top w:val="nil"/>
              <w:bottom w:val="single" w:sz="4" w:space="0" w:color="000000"/>
            </w:tcBorders>
          </w:tcPr>
          <w:p w14:paraId="725B63A7" w14:textId="77777777" w:rsidR="00F37E83" w:rsidRDefault="006207F0">
            <w:pPr>
              <w:spacing w:after="120"/>
              <w:jc w:val="center"/>
              <w:rPr>
                <w:rFonts w:ascii="Calibri" w:eastAsia="Calibri" w:hAnsi="Calibri" w:cs="Calibri"/>
              </w:rPr>
            </w:pPr>
            <w:r>
              <w:rPr>
                <w:rFonts w:ascii="Calibri" w:eastAsia="Calibri" w:hAnsi="Calibri" w:cs="Calibri"/>
              </w:rPr>
              <w:t>-0.154</w:t>
            </w:r>
          </w:p>
        </w:tc>
        <w:tc>
          <w:tcPr>
            <w:tcW w:w="1350" w:type="dxa"/>
            <w:tcBorders>
              <w:top w:val="nil"/>
              <w:bottom w:val="single" w:sz="4" w:space="0" w:color="000000"/>
            </w:tcBorders>
          </w:tcPr>
          <w:p w14:paraId="370AE419" w14:textId="77777777" w:rsidR="00F37E83" w:rsidRDefault="006207F0">
            <w:pPr>
              <w:spacing w:after="120"/>
              <w:jc w:val="center"/>
              <w:rPr>
                <w:rFonts w:ascii="Calibri" w:eastAsia="Calibri" w:hAnsi="Calibri" w:cs="Calibri"/>
              </w:rPr>
            </w:pPr>
            <w:r>
              <w:rPr>
                <w:rFonts w:ascii="Calibri" w:eastAsia="Calibri" w:hAnsi="Calibri" w:cs="Calibri"/>
              </w:rPr>
              <w:t>0.219</w:t>
            </w:r>
          </w:p>
        </w:tc>
        <w:tc>
          <w:tcPr>
            <w:tcW w:w="1170" w:type="dxa"/>
            <w:tcBorders>
              <w:top w:val="nil"/>
              <w:bottom w:val="single" w:sz="4" w:space="0" w:color="000000"/>
            </w:tcBorders>
          </w:tcPr>
          <w:p w14:paraId="37DD523F" w14:textId="77777777" w:rsidR="00F37E83" w:rsidRDefault="006207F0">
            <w:pPr>
              <w:spacing w:after="120"/>
              <w:jc w:val="center"/>
              <w:rPr>
                <w:rFonts w:ascii="Calibri" w:eastAsia="Calibri" w:hAnsi="Calibri" w:cs="Calibri"/>
              </w:rPr>
            </w:pPr>
            <w:r>
              <w:rPr>
                <w:rFonts w:ascii="Calibri" w:eastAsia="Calibri" w:hAnsi="Calibri" w:cs="Calibri"/>
              </w:rPr>
              <w:t>-0.0001</w:t>
            </w:r>
          </w:p>
        </w:tc>
        <w:tc>
          <w:tcPr>
            <w:tcW w:w="1890" w:type="dxa"/>
            <w:tcBorders>
              <w:top w:val="nil"/>
              <w:bottom w:val="single" w:sz="4" w:space="0" w:color="000000"/>
            </w:tcBorders>
          </w:tcPr>
          <w:p w14:paraId="40A91972" w14:textId="77777777" w:rsidR="00F37E83" w:rsidRDefault="00F37E83">
            <w:pPr>
              <w:spacing w:after="120"/>
              <w:jc w:val="center"/>
              <w:rPr>
                <w:rFonts w:ascii="Calibri" w:eastAsia="Calibri" w:hAnsi="Calibri" w:cs="Calibri"/>
              </w:rPr>
            </w:pPr>
          </w:p>
        </w:tc>
        <w:tc>
          <w:tcPr>
            <w:tcW w:w="1530" w:type="dxa"/>
            <w:tcBorders>
              <w:top w:val="nil"/>
              <w:bottom w:val="single" w:sz="4" w:space="0" w:color="000000"/>
            </w:tcBorders>
          </w:tcPr>
          <w:p w14:paraId="32420D19" w14:textId="77777777" w:rsidR="00F37E83" w:rsidRDefault="006207F0">
            <w:pPr>
              <w:spacing w:after="120"/>
              <w:jc w:val="center"/>
              <w:rPr>
                <w:rFonts w:ascii="Calibri" w:eastAsia="Calibri" w:hAnsi="Calibri" w:cs="Calibri"/>
              </w:rPr>
            </w:pPr>
            <w:r>
              <w:rPr>
                <w:rFonts w:ascii="Calibri" w:eastAsia="Calibri" w:hAnsi="Calibri" w:cs="Calibri"/>
              </w:rPr>
              <w:t>0.0027</w:t>
            </w:r>
          </w:p>
        </w:tc>
        <w:tc>
          <w:tcPr>
            <w:tcW w:w="1080" w:type="dxa"/>
            <w:tcBorders>
              <w:top w:val="nil"/>
              <w:bottom w:val="single" w:sz="4" w:space="0" w:color="000000"/>
            </w:tcBorders>
          </w:tcPr>
          <w:p w14:paraId="2AFD3407" w14:textId="77777777" w:rsidR="00F37E83" w:rsidRDefault="00F37E83">
            <w:pPr>
              <w:spacing w:after="120"/>
              <w:jc w:val="center"/>
              <w:rPr>
                <w:rFonts w:ascii="Calibri" w:eastAsia="Calibri" w:hAnsi="Calibri" w:cs="Calibri"/>
              </w:rPr>
            </w:pPr>
          </w:p>
        </w:tc>
        <w:tc>
          <w:tcPr>
            <w:tcW w:w="992" w:type="dxa"/>
            <w:tcBorders>
              <w:top w:val="nil"/>
              <w:bottom w:val="single" w:sz="4" w:space="0" w:color="000000"/>
            </w:tcBorders>
          </w:tcPr>
          <w:p w14:paraId="4EC1B002" w14:textId="77777777" w:rsidR="00F37E83" w:rsidRDefault="006207F0">
            <w:pPr>
              <w:spacing w:after="120"/>
              <w:jc w:val="center"/>
              <w:rPr>
                <w:rFonts w:ascii="Calibri" w:eastAsia="Calibri" w:hAnsi="Calibri" w:cs="Calibri"/>
              </w:rPr>
            </w:pPr>
            <w:r>
              <w:rPr>
                <w:rFonts w:ascii="Calibri" w:eastAsia="Calibri" w:hAnsi="Calibri" w:cs="Calibri"/>
              </w:rPr>
              <w:t>0.705</w:t>
            </w:r>
          </w:p>
        </w:tc>
      </w:tr>
    </w:tbl>
    <w:p w14:paraId="06B3344F" w14:textId="77777777" w:rsidR="00F37E83" w:rsidRDefault="00F37E83">
      <w:pPr>
        <w:spacing w:after="120"/>
        <w:rPr>
          <w:rFonts w:ascii="Calibri" w:eastAsia="Calibri" w:hAnsi="Calibri" w:cs="Calibri"/>
        </w:rPr>
      </w:pPr>
    </w:p>
    <w:p w14:paraId="23EA7838" w14:textId="77777777" w:rsidR="00F37E83" w:rsidRDefault="00F37E83">
      <w:pPr>
        <w:spacing w:after="120"/>
        <w:rPr>
          <w:rFonts w:ascii="Calibri" w:eastAsia="Calibri" w:hAnsi="Calibri" w:cs="Calibri"/>
        </w:rPr>
        <w:sectPr w:rsidR="00F37E83">
          <w:pgSz w:w="12240" w:h="15840"/>
          <w:pgMar w:top="1440" w:right="1440" w:bottom="1440" w:left="1440" w:header="0" w:footer="720" w:gutter="0"/>
          <w:cols w:space="720" w:equalWidth="0">
            <w:col w:w="9360"/>
          </w:cols>
        </w:sectPr>
      </w:pPr>
    </w:p>
    <w:p w14:paraId="7512B4B0" w14:textId="77777777" w:rsidR="00F37E83" w:rsidRDefault="006207F0">
      <w:pPr>
        <w:spacing w:after="120"/>
        <w:ind w:left="720"/>
        <w:rPr>
          <w:rFonts w:ascii="Calibri" w:eastAsia="Calibri" w:hAnsi="Calibri" w:cs="Calibri"/>
        </w:rPr>
      </w:pPr>
      <w:r>
        <w:rPr>
          <w:rFonts w:ascii="Calibri" w:eastAsia="Calibri" w:hAnsi="Calibri" w:cs="Calibri"/>
        </w:rPr>
        <w:lastRenderedPageBreak/>
        <w:t>A)</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B)</w:t>
      </w:r>
    </w:p>
    <w:p w14:paraId="69AAB48D" w14:textId="77777777" w:rsidR="00F37E83" w:rsidRDefault="006207F0">
      <w:pPr>
        <w:spacing w:after="120"/>
        <w:ind w:left="720" w:hanging="720"/>
        <w:rPr>
          <w:rFonts w:ascii="Calibri" w:eastAsia="Calibri" w:hAnsi="Calibri" w:cs="Calibri"/>
        </w:rPr>
      </w:pPr>
      <w:r>
        <w:rPr>
          <w:rFonts w:ascii="Calibri" w:eastAsia="Calibri" w:hAnsi="Calibri" w:cs="Calibri"/>
          <w:noProof/>
        </w:rPr>
        <w:drawing>
          <wp:inline distT="0" distB="0" distL="0" distR="0" wp14:anchorId="60B99A10" wp14:editId="4B5853F8">
            <wp:extent cx="2743206" cy="169164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743206" cy="1691643"/>
                    </a:xfrm>
                    <a:prstGeom prst="rect">
                      <a:avLst/>
                    </a:prstGeom>
                    <a:ln/>
                  </pic:spPr>
                </pic:pic>
              </a:graphicData>
            </a:graphic>
          </wp:inline>
        </w:drawing>
      </w:r>
      <w:r>
        <w:rPr>
          <w:rFonts w:ascii="Calibri" w:eastAsia="Calibri" w:hAnsi="Calibri" w:cs="Calibri"/>
          <w:noProof/>
        </w:rPr>
        <w:drawing>
          <wp:inline distT="0" distB="0" distL="0" distR="0" wp14:anchorId="169A2A1D" wp14:editId="334E45EB">
            <wp:extent cx="2743206" cy="169164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743206" cy="1691643"/>
                    </a:xfrm>
                    <a:prstGeom prst="rect">
                      <a:avLst/>
                    </a:prstGeom>
                    <a:ln/>
                  </pic:spPr>
                </pic:pic>
              </a:graphicData>
            </a:graphic>
          </wp:inline>
        </w:drawing>
      </w:r>
    </w:p>
    <w:p w14:paraId="54DD85B9" w14:textId="77777777" w:rsidR="00F37E83" w:rsidRDefault="006207F0">
      <w:pPr>
        <w:spacing w:after="120"/>
        <w:ind w:left="720"/>
        <w:rPr>
          <w:rFonts w:ascii="Calibri" w:eastAsia="Calibri" w:hAnsi="Calibri" w:cs="Calibri"/>
        </w:rPr>
      </w:pPr>
      <w:r>
        <w:rPr>
          <w:rFonts w:ascii="Calibri" w:eastAsia="Calibri" w:hAnsi="Calibri" w:cs="Calibri"/>
        </w:rPr>
        <w:t>C)</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D)</w:t>
      </w:r>
    </w:p>
    <w:p w14:paraId="515FF7C0" w14:textId="77777777" w:rsidR="00F37E83" w:rsidRDefault="006207F0">
      <w:pPr>
        <w:spacing w:after="120"/>
        <w:ind w:left="720" w:hanging="720"/>
        <w:rPr>
          <w:rFonts w:ascii="Calibri" w:eastAsia="Calibri" w:hAnsi="Calibri" w:cs="Calibri"/>
        </w:rPr>
      </w:pPr>
      <w:r>
        <w:rPr>
          <w:rFonts w:ascii="Calibri" w:eastAsia="Calibri" w:hAnsi="Calibri" w:cs="Calibri"/>
          <w:noProof/>
        </w:rPr>
        <w:drawing>
          <wp:inline distT="0" distB="0" distL="0" distR="0" wp14:anchorId="5CDD28BA" wp14:editId="2B70580A">
            <wp:extent cx="2743206" cy="169164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743206" cy="1691643"/>
                    </a:xfrm>
                    <a:prstGeom prst="rect">
                      <a:avLst/>
                    </a:prstGeom>
                    <a:ln/>
                  </pic:spPr>
                </pic:pic>
              </a:graphicData>
            </a:graphic>
          </wp:inline>
        </w:drawing>
      </w:r>
      <w:r>
        <w:rPr>
          <w:rFonts w:ascii="Calibri" w:eastAsia="Calibri" w:hAnsi="Calibri" w:cs="Calibri"/>
          <w:noProof/>
        </w:rPr>
        <w:drawing>
          <wp:inline distT="0" distB="0" distL="0" distR="0" wp14:anchorId="0FEE43C3" wp14:editId="42AA584C">
            <wp:extent cx="2743206" cy="169164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743206" cy="1691643"/>
                    </a:xfrm>
                    <a:prstGeom prst="rect">
                      <a:avLst/>
                    </a:prstGeom>
                    <a:ln/>
                  </pic:spPr>
                </pic:pic>
              </a:graphicData>
            </a:graphic>
          </wp:inline>
        </w:drawing>
      </w:r>
    </w:p>
    <w:p w14:paraId="69B07004" w14:textId="77777777" w:rsidR="00F37E83" w:rsidRDefault="00F37E83">
      <w:pPr>
        <w:spacing w:after="120"/>
        <w:rPr>
          <w:rFonts w:ascii="Calibri" w:eastAsia="Calibri" w:hAnsi="Calibri" w:cs="Calibri"/>
        </w:rPr>
      </w:pPr>
    </w:p>
    <w:p w14:paraId="30C63F8B" w14:textId="77777777" w:rsidR="00F37E83" w:rsidRDefault="006207F0">
      <w:pPr>
        <w:spacing w:after="120"/>
        <w:rPr>
          <w:rFonts w:ascii="Calibri" w:eastAsia="Calibri" w:hAnsi="Calibri" w:cs="Calibri"/>
        </w:rPr>
      </w:pPr>
      <w:r>
        <w:rPr>
          <w:rFonts w:ascii="Calibri" w:eastAsia="Calibri" w:hAnsi="Calibri" w:cs="Calibri"/>
        </w:rPr>
        <w:t>Figure 1. Four metrics of compositional variation, summarized for each site based on all plot-year combinations (All), pretreatment plots only (Spatial) and control plots over time (Temporal).  The metrics are (A) abundance-based (Bray-Curtis) dissimilarit</w:t>
      </w:r>
      <w:r>
        <w:rPr>
          <w:rFonts w:ascii="Calibri" w:eastAsia="Calibri" w:hAnsi="Calibri" w:cs="Calibri"/>
        </w:rPr>
        <w:t>y, (B) incidence-based (Sorensen) dissimilarity, (C) the percentage of Bray-Curtis dissimilarity that is due to balanced variation in abundance among species, and (D) the percentage of Sorensen dissimilarity that is due to species turnover.  Within each su</w:t>
      </w:r>
      <w:r>
        <w:rPr>
          <w:rFonts w:ascii="Calibri" w:eastAsia="Calibri" w:hAnsi="Calibri" w:cs="Calibri"/>
        </w:rPr>
        <w:t xml:space="preserve">bset, each site is shown as a point. Horizontal lines denote median values within the violin plots. Different lowercase letters indicate statistically significant differences among subsets (α = 0.05). Note that vertical axis differs among graphs. </w:t>
      </w:r>
    </w:p>
    <w:p w14:paraId="4080752A" w14:textId="77777777" w:rsidR="00F37E83" w:rsidRDefault="00F37E83">
      <w:pPr>
        <w:spacing w:after="120"/>
        <w:rPr>
          <w:rFonts w:ascii="Calibri" w:eastAsia="Calibri" w:hAnsi="Calibri" w:cs="Calibri"/>
        </w:rPr>
      </w:pPr>
    </w:p>
    <w:p w14:paraId="1B1B928B" w14:textId="77777777" w:rsidR="00F37E83" w:rsidRDefault="006207F0">
      <w:pPr>
        <w:spacing w:after="120"/>
        <w:rPr>
          <w:rFonts w:ascii="Calibri" w:eastAsia="Calibri" w:hAnsi="Calibri" w:cs="Calibri"/>
        </w:rPr>
      </w:pPr>
      <w:r>
        <w:rPr>
          <w:rFonts w:ascii="Calibri" w:eastAsia="Calibri" w:hAnsi="Calibri" w:cs="Calibri"/>
          <w:highlight w:val="yellow"/>
        </w:rPr>
        <w:t xml:space="preserve">To do: </w:t>
      </w:r>
      <w:r>
        <w:rPr>
          <w:rFonts w:ascii="Calibri" w:eastAsia="Calibri" w:hAnsi="Calibri" w:cs="Calibri"/>
          <w:highlight w:val="yellow"/>
        </w:rPr>
        <w:t>make vertical axis range the same within each row?</w:t>
      </w:r>
      <w:r>
        <w:rPr>
          <w:rFonts w:ascii="Calibri" w:eastAsia="Calibri" w:hAnsi="Calibri" w:cs="Calibri"/>
        </w:rPr>
        <w:t xml:space="preserve"> </w:t>
      </w:r>
    </w:p>
    <w:p w14:paraId="0BD1A083" w14:textId="77777777" w:rsidR="00F37E83" w:rsidRDefault="006207F0">
      <w:pPr>
        <w:spacing w:after="120"/>
        <w:rPr>
          <w:rFonts w:ascii="Calibri" w:eastAsia="Calibri" w:hAnsi="Calibri" w:cs="Calibri"/>
        </w:rPr>
      </w:pPr>
      <w:r>
        <w:br w:type="page"/>
      </w:r>
    </w:p>
    <w:p w14:paraId="0407760B" w14:textId="77777777" w:rsidR="00F37E83" w:rsidRDefault="006207F0">
      <w:pPr>
        <w:spacing w:after="120"/>
        <w:rPr>
          <w:rFonts w:ascii="Calibri" w:eastAsia="Calibri" w:hAnsi="Calibri" w:cs="Calibri"/>
        </w:rPr>
      </w:pPr>
      <w:r>
        <w:rPr>
          <w:rFonts w:ascii="Calibri" w:eastAsia="Calibri" w:hAnsi="Calibri" w:cs="Calibri"/>
          <w:noProof/>
        </w:rPr>
        <w:lastRenderedPageBreak/>
        <w:drawing>
          <wp:inline distT="0" distB="0" distL="0" distR="0" wp14:anchorId="1C0A27E4" wp14:editId="4CA905DB">
            <wp:extent cx="5943600" cy="356616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3566160"/>
                    </a:xfrm>
                    <a:prstGeom prst="rect">
                      <a:avLst/>
                    </a:prstGeom>
                    <a:ln/>
                  </pic:spPr>
                </pic:pic>
              </a:graphicData>
            </a:graphic>
          </wp:inline>
        </w:drawing>
      </w:r>
    </w:p>
    <w:p w14:paraId="2D483D2B" w14:textId="77777777" w:rsidR="00F37E83" w:rsidRDefault="00F37E83">
      <w:pPr>
        <w:spacing w:after="120"/>
        <w:rPr>
          <w:rFonts w:ascii="Calibri" w:eastAsia="Calibri" w:hAnsi="Calibri" w:cs="Calibri"/>
        </w:rPr>
      </w:pPr>
    </w:p>
    <w:p w14:paraId="475F64CD" w14:textId="77777777" w:rsidR="00F37E83" w:rsidRDefault="006207F0">
      <w:pPr>
        <w:spacing w:after="120"/>
        <w:rPr>
          <w:rFonts w:ascii="Calibri" w:eastAsia="Calibri" w:hAnsi="Calibri" w:cs="Calibri"/>
        </w:rPr>
      </w:pPr>
      <w:r>
        <w:rPr>
          <w:rFonts w:ascii="Calibri" w:eastAsia="Calibri" w:hAnsi="Calibri" w:cs="Calibri"/>
        </w:rPr>
        <w:t>Figure 2.</w:t>
      </w:r>
      <w:r>
        <w:rPr>
          <w:rFonts w:ascii="Calibri" w:eastAsia="Calibri" w:hAnsi="Calibri" w:cs="Calibri"/>
          <w:color w:val="FFFFFF"/>
          <w:sz w:val="18"/>
          <w:szCs w:val="18"/>
        </w:rPr>
        <w:t xml:space="preserve"> </w:t>
      </w:r>
      <w:r>
        <w:rPr>
          <w:rFonts w:ascii="Calibri" w:eastAsia="Calibri" w:hAnsi="Calibri" w:cs="Calibri"/>
        </w:rPr>
        <w:t>Partial correlation plots relating potential site-level explanatory variables to each compositional metric. From left to right, panels show the relationship between scaled model residuals a</w:t>
      </w:r>
      <w:r>
        <w:rPr>
          <w:rFonts w:ascii="Calibri" w:eastAsia="Calibri" w:hAnsi="Calibri" w:cs="Calibri"/>
        </w:rPr>
        <w:t>nd explanatory variables when added sequentially in stepwise model selection, beginning with a null model consisting only of an intercept. Panels with solid lines show explanatory variables that were included in model selection (Table 3); explanatory varia</w:t>
      </w:r>
      <w:r>
        <w:rPr>
          <w:rFonts w:ascii="Calibri" w:eastAsia="Calibri" w:hAnsi="Calibri" w:cs="Calibri"/>
        </w:rPr>
        <w:t>bles not included labelled "N.S", not significant. </w:t>
      </w:r>
    </w:p>
    <w:p w14:paraId="31AADF92" w14:textId="77777777" w:rsidR="00F37E83" w:rsidRDefault="006207F0">
      <w:pPr>
        <w:spacing w:after="120"/>
        <w:rPr>
          <w:rFonts w:ascii="Calibri" w:eastAsia="Calibri" w:hAnsi="Calibri" w:cs="Calibri"/>
        </w:rPr>
      </w:pPr>
      <w:r>
        <w:rPr>
          <w:rFonts w:ascii="Calibri" w:eastAsia="Calibri" w:hAnsi="Calibri" w:cs="Calibri"/>
          <w:color w:val="FFFFFF"/>
          <w:sz w:val="18"/>
          <w:szCs w:val="18"/>
        </w:rPr>
        <w:t> </w:t>
      </w:r>
    </w:p>
    <w:p w14:paraId="034FA861" w14:textId="77777777" w:rsidR="00F37E83" w:rsidRDefault="006207F0">
      <w:pPr>
        <w:spacing w:after="120"/>
        <w:rPr>
          <w:rFonts w:ascii="Calibri" w:eastAsia="Calibri" w:hAnsi="Calibri" w:cs="Calibri"/>
        </w:rPr>
      </w:pPr>
      <w:r>
        <w:br w:type="page"/>
      </w:r>
    </w:p>
    <w:p w14:paraId="21FB3787" w14:textId="77777777" w:rsidR="00F37E83" w:rsidRDefault="006207F0">
      <w:pPr>
        <w:spacing w:after="120"/>
        <w:ind w:firstLine="720"/>
        <w:rPr>
          <w:rFonts w:ascii="Calibri" w:eastAsia="Calibri" w:hAnsi="Calibri" w:cs="Calibri"/>
        </w:rPr>
      </w:pPr>
      <w:r>
        <w:rPr>
          <w:rFonts w:ascii="Calibri" w:eastAsia="Calibri" w:hAnsi="Calibri" w:cs="Calibri"/>
        </w:rPr>
        <w:lastRenderedPageBreak/>
        <w:t>A)</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B)</w:t>
      </w:r>
    </w:p>
    <w:p w14:paraId="3D8E08EB" w14:textId="77777777" w:rsidR="00F37E83" w:rsidRDefault="006207F0">
      <w:pPr>
        <w:spacing w:after="120"/>
        <w:rPr>
          <w:rFonts w:ascii="Calibri" w:eastAsia="Calibri" w:hAnsi="Calibri" w:cs="Calibri"/>
        </w:rPr>
      </w:pPr>
      <w:r>
        <w:rPr>
          <w:rFonts w:ascii="Calibri" w:eastAsia="Calibri" w:hAnsi="Calibri" w:cs="Calibri"/>
          <w:noProof/>
        </w:rPr>
        <w:drawing>
          <wp:inline distT="0" distB="0" distL="0" distR="0" wp14:anchorId="0B528CF6" wp14:editId="78F66A24">
            <wp:extent cx="2743206" cy="274320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743206" cy="2743206"/>
                    </a:xfrm>
                    <a:prstGeom prst="rect">
                      <a:avLst/>
                    </a:prstGeom>
                    <a:ln/>
                  </pic:spPr>
                </pic:pic>
              </a:graphicData>
            </a:graphic>
          </wp:inline>
        </w:drawing>
      </w:r>
      <w:r>
        <w:rPr>
          <w:rFonts w:ascii="Calibri" w:eastAsia="Calibri" w:hAnsi="Calibri" w:cs="Calibri"/>
          <w:noProof/>
        </w:rPr>
        <w:drawing>
          <wp:inline distT="0" distB="0" distL="0" distR="0" wp14:anchorId="2052F0CC" wp14:editId="28EC968E">
            <wp:extent cx="2743206" cy="274320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743206" cy="2743206"/>
                    </a:xfrm>
                    <a:prstGeom prst="rect">
                      <a:avLst/>
                    </a:prstGeom>
                    <a:ln/>
                  </pic:spPr>
                </pic:pic>
              </a:graphicData>
            </a:graphic>
          </wp:inline>
        </w:drawing>
      </w:r>
    </w:p>
    <w:p w14:paraId="0CF8E5CF" w14:textId="77777777" w:rsidR="00F37E83" w:rsidRDefault="006207F0">
      <w:pPr>
        <w:spacing w:after="120"/>
        <w:ind w:firstLine="720"/>
        <w:rPr>
          <w:rFonts w:ascii="Calibri" w:eastAsia="Calibri" w:hAnsi="Calibri" w:cs="Calibri"/>
        </w:rPr>
      </w:pPr>
      <w:r>
        <w:rPr>
          <w:rFonts w:ascii="Calibri" w:eastAsia="Calibri" w:hAnsi="Calibri" w:cs="Calibri"/>
        </w:rPr>
        <w:t>C)</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D)</w:t>
      </w:r>
    </w:p>
    <w:p w14:paraId="4394DFC9" w14:textId="77777777" w:rsidR="00F37E83" w:rsidRDefault="006207F0">
      <w:pPr>
        <w:spacing w:after="120"/>
        <w:rPr>
          <w:rFonts w:ascii="Calibri" w:eastAsia="Calibri" w:hAnsi="Calibri" w:cs="Calibri"/>
        </w:rPr>
      </w:pPr>
      <w:r>
        <w:rPr>
          <w:rFonts w:ascii="Calibri" w:eastAsia="Calibri" w:hAnsi="Calibri" w:cs="Calibri"/>
          <w:noProof/>
        </w:rPr>
        <w:drawing>
          <wp:inline distT="0" distB="0" distL="0" distR="0" wp14:anchorId="17589443" wp14:editId="3C3C9D8A">
            <wp:extent cx="2743206" cy="2743206"/>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743206" cy="2743206"/>
                    </a:xfrm>
                    <a:prstGeom prst="rect">
                      <a:avLst/>
                    </a:prstGeom>
                    <a:ln/>
                  </pic:spPr>
                </pic:pic>
              </a:graphicData>
            </a:graphic>
          </wp:inline>
        </w:drawing>
      </w:r>
      <w:r>
        <w:rPr>
          <w:rFonts w:ascii="Calibri" w:eastAsia="Calibri" w:hAnsi="Calibri" w:cs="Calibri"/>
          <w:noProof/>
        </w:rPr>
        <w:drawing>
          <wp:inline distT="0" distB="0" distL="0" distR="0" wp14:anchorId="7C7490BE" wp14:editId="1EE1D285">
            <wp:extent cx="2743206" cy="274320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743206" cy="2743206"/>
                    </a:xfrm>
                    <a:prstGeom prst="rect">
                      <a:avLst/>
                    </a:prstGeom>
                    <a:ln/>
                  </pic:spPr>
                </pic:pic>
              </a:graphicData>
            </a:graphic>
          </wp:inline>
        </w:drawing>
      </w:r>
    </w:p>
    <w:p w14:paraId="4159F497" w14:textId="77777777" w:rsidR="00F37E83" w:rsidRDefault="00F37E83">
      <w:pPr>
        <w:spacing w:after="120"/>
        <w:rPr>
          <w:rFonts w:ascii="Calibri" w:eastAsia="Calibri" w:hAnsi="Calibri" w:cs="Calibri"/>
        </w:rPr>
      </w:pPr>
    </w:p>
    <w:p w14:paraId="33092524" w14:textId="77777777" w:rsidR="00F37E83" w:rsidRDefault="006207F0">
      <w:pPr>
        <w:spacing w:after="120"/>
        <w:rPr>
          <w:rFonts w:ascii="Calibri" w:eastAsia="Calibri" w:hAnsi="Calibri" w:cs="Calibri"/>
        </w:rPr>
      </w:pPr>
      <w:r>
        <w:rPr>
          <w:rFonts w:ascii="Calibri" w:eastAsia="Calibri" w:hAnsi="Calibri" w:cs="Calibri"/>
        </w:rPr>
        <w:t>Figure 3. First two principal components of the sources of variation in (A) abundance-based (Bray Curtis) compositional variation, (B) incidence-based (Sorensen) compositional variation, (C) percentage of abundance-based variation due to balanced variation</w:t>
      </w:r>
      <w:r>
        <w:rPr>
          <w:rFonts w:ascii="Calibri" w:eastAsia="Calibri" w:hAnsi="Calibri" w:cs="Calibri"/>
        </w:rPr>
        <w:t>, and (D) percentage of incidence-based variation due to species turnover. The variation within each compositional metric was partitioned separately for each site and expressed as a proportion of the total variation at the site. Each symbol is a site. Vect</w:t>
      </w:r>
      <w:r>
        <w:rPr>
          <w:rFonts w:ascii="Calibri" w:eastAsia="Calibri" w:hAnsi="Calibri" w:cs="Calibri"/>
        </w:rPr>
        <w:t>ors indicate the direction in which each source of compositional variation (B: block; N: Nutrient; Y: Year) increases. Loadings for abundance-based compositional variation are reported in Table 2.</w:t>
      </w:r>
    </w:p>
    <w:p w14:paraId="00E29938" w14:textId="77777777" w:rsidR="00F37E83" w:rsidRDefault="006207F0">
      <w:pPr>
        <w:spacing w:after="120"/>
        <w:rPr>
          <w:rFonts w:ascii="Calibri" w:eastAsia="Calibri" w:hAnsi="Calibri" w:cs="Calibri"/>
        </w:rPr>
      </w:pPr>
      <w:r>
        <w:br w:type="page"/>
      </w:r>
    </w:p>
    <w:p w14:paraId="101CA33B" w14:textId="77777777" w:rsidR="00F37E83" w:rsidRDefault="00F37E83">
      <w:pPr>
        <w:spacing w:after="120"/>
        <w:rPr>
          <w:rFonts w:ascii="Calibri" w:eastAsia="Calibri" w:hAnsi="Calibri" w:cs="Calibri"/>
        </w:rPr>
      </w:pPr>
    </w:p>
    <w:p w14:paraId="35AED684" w14:textId="77777777" w:rsidR="00F37E83" w:rsidRDefault="006207F0">
      <w:pPr>
        <w:spacing w:after="120"/>
        <w:rPr>
          <w:rFonts w:ascii="Calibri" w:eastAsia="Calibri" w:hAnsi="Calibri" w:cs="Calibri"/>
        </w:rPr>
      </w:pPr>
      <w:r>
        <w:rPr>
          <w:rFonts w:ascii="Calibri" w:eastAsia="Calibri" w:hAnsi="Calibri" w:cs="Calibri"/>
          <w:noProof/>
        </w:rPr>
        <w:drawing>
          <wp:inline distT="0" distB="0" distL="0" distR="0" wp14:anchorId="5855F7C8" wp14:editId="750F87B9">
            <wp:extent cx="5486400" cy="36576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3657600"/>
                    </a:xfrm>
                    <a:prstGeom prst="rect">
                      <a:avLst/>
                    </a:prstGeom>
                    <a:ln/>
                  </pic:spPr>
                </pic:pic>
              </a:graphicData>
            </a:graphic>
          </wp:inline>
        </w:drawing>
      </w:r>
    </w:p>
    <w:p w14:paraId="0F686142" w14:textId="77777777" w:rsidR="00F37E83" w:rsidRDefault="006207F0">
      <w:pPr>
        <w:spacing w:after="120"/>
        <w:rPr>
          <w:rFonts w:ascii="Calibri" w:eastAsia="Calibri" w:hAnsi="Calibri" w:cs="Calibri"/>
        </w:rPr>
      </w:pPr>
      <w:commentRangeStart w:id="46"/>
      <w:commentRangeStart w:id="47"/>
      <w:r>
        <w:rPr>
          <w:rFonts w:ascii="Calibri" w:eastAsia="Calibri" w:hAnsi="Calibri" w:cs="Calibri"/>
        </w:rPr>
        <w:t>Figure 4.</w:t>
      </w:r>
      <w:commentRangeEnd w:id="46"/>
      <w:r>
        <w:commentReference w:id="46"/>
      </w:r>
      <w:commentRangeEnd w:id="47"/>
      <w:r>
        <w:commentReference w:id="47"/>
      </w:r>
      <w:r>
        <w:rPr>
          <w:rFonts w:ascii="Calibri" w:eastAsia="Calibri" w:hAnsi="Calibri" w:cs="Calibri"/>
        </w:rPr>
        <w:t xml:space="preserve"> Partitioning of compositional variatio</w:t>
      </w:r>
      <w:r>
        <w:rPr>
          <w:rFonts w:ascii="Calibri" w:eastAsia="Calibri" w:hAnsi="Calibri" w:cs="Calibri"/>
        </w:rPr>
        <w:t xml:space="preserve">n among sources, where compositional variation is expressed as Bray-Curtis or Sorensen dissimilarity or as the percentage of compositional variation due to balanced variation in abundance or to species turnover. Data are percentages of the total variation </w:t>
      </w:r>
      <w:r>
        <w:rPr>
          <w:rFonts w:ascii="Calibri" w:eastAsia="Calibri" w:hAnsi="Calibri" w:cs="Calibri"/>
        </w:rPr>
        <w:t>in a given site, and are averaged across all sites.</w:t>
      </w:r>
    </w:p>
    <w:p w14:paraId="3267CDEF" w14:textId="77777777" w:rsidR="00F37E83" w:rsidRDefault="00F37E83">
      <w:pPr>
        <w:spacing w:after="120"/>
        <w:rPr>
          <w:rFonts w:ascii="Calibri" w:eastAsia="Calibri" w:hAnsi="Calibri" w:cs="Calibri"/>
        </w:rPr>
      </w:pPr>
    </w:p>
    <w:p w14:paraId="53542310" w14:textId="77777777" w:rsidR="00F37E83" w:rsidRDefault="00F37E83">
      <w:pPr>
        <w:spacing w:after="120"/>
        <w:rPr>
          <w:rFonts w:ascii="Calibri" w:eastAsia="Calibri" w:hAnsi="Calibri" w:cs="Calibri"/>
        </w:rPr>
      </w:pPr>
    </w:p>
    <w:p w14:paraId="5DD20376" w14:textId="77777777" w:rsidR="00F37E83" w:rsidRDefault="00F37E83">
      <w:pPr>
        <w:spacing w:after="120"/>
        <w:rPr>
          <w:rFonts w:ascii="Calibri" w:eastAsia="Calibri" w:hAnsi="Calibri" w:cs="Calibri"/>
        </w:rPr>
      </w:pPr>
    </w:p>
    <w:p w14:paraId="5CDBC039" w14:textId="77777777" w:rsidR="00F37E83" w:rsidRDefault="00F37E83">
      <w:pPr>
        <w:spacing w:after="120"/>
        <w:rPr>
          <w:rFonts w:ascii="Calibri" w:eastAsia="Calibri" w:hAnsi="Calibri" w:cs="Calibri"/>
        </w:rPr>
      </w:pPr>
    </w:p>
    <w:p w14:paraId="756A3C4C" w14:textId="77777777" w:rsidR="00F37E83" w:rsidRDefault="006207F0">
      <w:pPr>
        <w:spacing w:after="120"/>
        <w:rPr>
          <w:rFonts w:ascii="Calibri" w:eastAsia="Calibri" w:hAnsi="Calibri" w:cs="Calibri"/>
        </w:rPr>
      </w:pPr>
      <w:r>
        <w:br w:type="page"/>
      </w:r>
    </w:p>
    <w:p w14:paraId="0798178A" w14:textId="77777777" w:rsidR="00F37E83" w:rsidRDefault="006207F0">
      <w:pPr>
        <w:pStyle w:val="Heading1"/>
        <w:spacing w:after="120"/>
      </w:pPr>
      <w:r>
        <w:lastRenderedPageBreak/>
        <w:t>Supplementary Information</w:t>
      </w:r>
    </w:p>
    <w:p w14:paraId="70CBBA35" w14:textId="77777777" w:rsidR="00F37E83" w:rsidRDefault="00F37E83">
      <w:pPr>
        <w:spacing w:after="120"/>
        <w:rPr>
          <w:rFonts w:ascii="Calibri" w:eastAsia="Calibri" w:hAnsi="Calibri" w:cs="Calibri"/>
        </w:rPr>
      </w:pPr>
    </w:p>
    <w:p w14:paraId="52B3827B" w14:textId="77777777" w:rsidR="00F37E83" w:rsidRDefault="006207F0">
      <w:pPr>
        <w:spacing w:after="120"/>
        <w:rPr>
          <w:rFonts w:ascii="Calibri" w:eastAsia="Calibri" w:hAnsi="Calibri" w:cs="Calibri"/>
        </w:rPr>
      </w:pPr>
      <w:r>
        <w:rPr>
          <w:rFonts w:ascii="Calibri" w:eastAsia="Calibri" w:hAnsi="Calibri" w:cs="Calibri"/>
        </w:rPr>
        <w:t>Table S1. Sites included in this analysis.</w:t>
      </w:r>
    </w:p>
    <w:p w14:paraId="4BA19302" w14:textId="77777777" w:rsidR="00F37E83" w:rsidRDefault="006207F0">
      <w:pPr>
        <w:spacing w:after="120"/>
        <w:rPr>
          <w:rFonts w:ascii="Calibri" w:eastAsia="Calibri" w:hAnsi="Calibri" w:cs="Calibri"/>
        </w:rPr>
      </w:pPr>
      <w:r>
        <w:rPr>
          <w:rFonts w:ascii="Calibri" w:eastAsia="Calibri" w:hAnsi="Calibri" w:cs="Calibri"/>
        </w:rPr>
        <w:t>Table S2. Taxonomic adjustments, by site.</w:t>
      </w:r>
    </w:p>
    <w:p w14:paraId="109183E7" w14:textId="77777777" w:rsidR="00F37E83" w:rsidRDefault="006207F0">
      <w:pPr>
        <w:spacing w:after="120"/>
        <w:rPr>
          <w:rFonts w:ascii="Calibri" w:eastAsia="Calibri" w:hAnsi="Calibri" w:cs="Calibri"/>
        </w:rPr>
      </w:pPr>
      <w:r>
        <w:rPr>
          <w:rFonts w:ascii="Calibri" w:eastAsia="Calibri" w:hAnsi="Calibri" w:cs="Calibri"/>
        </w:rPr>
        <w:t>Table S3. Results of simple linear models relating potential site-level explanatory variables to each compositional metric.</w:t>
      </w:r>
    </w:p>
    <w:p w14:paraId="397DF608" w14:textId="77777777" w:rsidR="00F37E83" w:rsidRDefault="00F37E83">
      <w:pPr>
        <w:spacing w:after="120"/>
        <w:rPr>
          <w:rFonts w:ascii="Calibri" w:eastAsia="Calibri" w:hAnsi="Calibri" w:cs="Calibri"/>
        </w:rPr>
      </w:pPr>
    </w:p>
    <w:p w14:paraId="305464D4" w14:textId="77777777" w:rsidR="00F37E83" w:rsidRDefault="006207F0">
      <w:pPr>
        <w:spacing w:after="120"/>
        <w:rPr>
          <w:rFonts w:ascii="Calibri" w:eastAsia="Calibri" w:hAnsi="Calibri" w:cs="Calibri"/>
        </w:rPr>
      </w:pPr>
      <w:r>
        <w:rPr>
          <w:rFonts w:ascii="Calibri" w:eastAsia="Calibri" w:hAnsi="Calibri" w:cs="Calibri"/>
        </w:rPr>
        <w:t>Figure S1. Study site locations around the globe.</w:t>
      </w:r>
    </w:p>
    <w:p w14:paraId="30ACDD47" w14:textId="77777777" w:rsidR="00F37E83" w:rsidRDefault="006207F0">
      <w:pPr>
        <w:spacing w:after="120"/>
        <w:rPr>
          <w:rFonts w:ascii="Calibri" w:eastAsia="Calibri" w:hAnsi="Calibri" w:cs="Calibri"/>
        </w:rPr>
      </w:pPr>
      <w:r>
        <w:rPr>
          <w:rFonts w:ascii="Calibri" w:eastAsia="Calibri" w:hAnsi="Calibri" w:cs="Calibri"/>
        </w:rPr>
        <w:t>Figure S2. Simple linear models relating potential site-level explanatory variabl</w:t>
      </w:r>
      <w:r>
        <w:rPr>
          <w:rFonts w:ascii="Calibri" w:eastAsia="Calibri" w:hAnsi="Calibri" w:cs="Calibri"/>
        </w:rPr>
        <w:t>e to each compositional metric</w:t>
      </w:r>
    </w:p>
    <w:p w14:paraId="72B1B279" w14:textId="77777777" w:rsidR="00F37E83" w:rsidRDefault="006207F0">
      <w:pPr>
        <w:spacing w:after="120"/>
        <w:rPr>
          <w:rFonts w:ascii="Calibri" w:eastAsia="Calibri" w:hAnsi="Calibri" w:cs="Calibri"/>
        </w:rPr>
      </w:pPr>
      <w:r>
        <w:rPr>
          <w:rFonts w:ascii="Calibri" w:eastAsia="Calibri" w:hAnsi="Calibri" w:cs="Calibri"/>
        </w:rPr>
        <w:t>Figure S3. Partitioning of abundance-based (Bray-Curtis) compositional variation, by site.</w:t>
      </w:r>
    </w:p>
    <w:p w14:paraId="2618C950" w14:textId="77777777" w:rsidR="00F37E83" w:rsidRDefault="00F37E83">
      <w:pPr>
        <w:spacing w:after="120"/>
        <w:rPr>
          <w:rFonts w:ascii="Calibri" w:eastAsia="Calibri" w:hAnsi="Calibri" w:cs="Calibri"/>
        </w:rPr>
      </w:pPr>
    </w:p>
    <w:p w14:paraId="1FEFD78F" w14:textId="77777777" w:rsidR="00F37E83" w:rsidRDefault="006207F0">
      <w:pPr>
        <w:spacing w:after="120"/>
        <w:rPr>
          <w:rFonts w:ascii="Calibri" w:eastAsia="Calibri" w:hAnsi="Calibri" w:cs="Calibri"/>
        </w:rPr>
      </w:pPr>
      <w:r>
        <w:rPr>
          <w:rFonts w:ascii="Calibri" w:eastAsia="Calibri" w:hAnsi="Calibri" w:cs="Calibri"/>
        </w:rPr>
        <w:t>Appendix S1. Illustration of how a dissimilarity matrix can be partitioned to express variation associated with different sources.</w:t>
      </w:r>
    </w:p>
    <w:p w14:paraId="4F2D4617" w14:textId="77777777" w:rsidR="00F37E83" w:rsidRDefault="006207F0">
      <w:pPr>
        <w:spacing w:after="120"/>
        <w:rPr>
          <w:rFonts w:ascii="Calibri" w:eastAsia="Calibri" w:hAnsi="Calibri" w:cs="Calibri"/>
        </w:rPr>
      </w:pPr>
      <w:r>
        <w:rPr>
          <w:rFonts w:ascii="Calibri" w:eastAsia="Calibri" w:hAnsi="Calibri" w:cs="Calibri"/>
        </w:rPr>
        <w:t>Ap</w:t>
      </w:r>
      <w:r>
        <w:rPr>
          <w:rFonts w:ascii="Calibri" w:eastAsia="Calibri" w:hAnsi="Calibri" w:cs="Calibri"/>
        </w:rPr>
        <w:t>pendix S2. PCA of four metrics of compositional variation among sites.</w:t>
      </w:r>
    </w:p>
    <w:p w14:paraId="16E6C297" w14:textId="77777777" w:rsidR="00F37E83" w:rsidRDefault="00F37E83">
      <w:pPr>
        <w:spacing w:after="120"/>
        <w:rPr>
          <w:rFonts w:ascii="Calibri" w:eastAsia="Calibri" w:hAnsi="Calibri" w:cs="Calibri"/>
        </w:rPr>
      </w:pPr>
    </w:p>
    <w:p w14:paraId="2DC3D35A" w14:textId="77777777" w:rsidR="00F37E83" w:rsidRDefault="00F37E83">
      <w:pPr>
        <w:spacing w:after="120"/>
        <w:rPr>
          <w:rFonts w:ascii="Calibri" w:eastAsia="Calibri" w:hAnsi="Calibri" w:cs="Calibri"/>
        </w:rPr>
        <w:sectPr w:rsidR="00F37E83">
          <w:pgSz w:w="12240" w:h="15840"/>
          <w:pgMar w:top="1440" w:right="1440" w:bottom="1440" w:left="1440" w:header="0" w:footer="720" w:gutter="0"/>
          <w:cols w:space="720" w:equalWidth="0">
            <w:col w:w="9360"/>
          </w:cols>
        </w:sectPr>
      </w:pPr>
    </w:p>
    <w:p w14:paraId="4C8FFBE3" w14:textId="77777777" w:rsidR="00F37E83" w:rsidRDefault="006207F0">
      <w:pPr>
        <w:spacing w:after="120"/>
        <w:rPr>
          <w:rFonts w:ascii="Calibri" w:eastAsia="Calibri" w:hAnsi="Calibri" w:cs="Calibri"/>
        </w:rPr>
      </w:pPr>
      <w:r>
        <w:rPr>
          <w:rFonts w:ascii="Calibri" w:eastAsia="Calibri" w:hAnsi="Calibri" w:cs="Calibri"/>
        </w:rPr>
        <w:lastRenderedPageBreak/>
        <w:t>Table S1. Sites included in this analysis, including potential site-level explanatory variables and details of which blocks or plots were omitted to maintain an identical experim</w:t>
      </w:r>
      <w:r>
        <w:rPr>
          <w:rFonts w:ascii="Calibri" w:eastAsia="Calibri" w:hAnsi="Calibri" w:cs="Calibri"/>
        </w:rPr>
        <w:t xml:space="preserve">ental structure in all sites (asterisks indicate omissions based on recommendations from site leads).  Fenced plots are not referenced here, but were omitted from all sites where fences were installed.  Potential explanatory variables are defined in Table </w:t>
      </w:r>
      <w:r>
        <w:rPr>
          <w:rFonts w:ascii="Calibri" w:eastAsia="Calibri" w:hAnsi="Calibri" w:cs="Calibri"/>
        </w:rPr>
        <w:t>S3.</w:t>
      </w:r>
    </w:p>
    <w:p w14:paraId="4ABF0549" w14:textId="77777777" w:rsidR="00F37E83" w:rsidRDefault="00F37E83">
      <w:pPr>
        <w:spacing w:after="120"/>
        <w:rPr>
          <w:rFonts w:ascii="Calibri" w:eastAsia="Calibri" w:hAnsi="Calibri" w:cs="Calibri"/>
        </w:rPr>
      </w:pPr>
    </w:p>
    <w:tbl>
      <w:tblPr>
        <w:tblStyle w:val="a2"/>
        <w:tblW w:w="13532"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1260"/>
        <w:gridCol w:w="900"/>
        <w:gridCol w:w="720"/>
        <w:gridCol w:w="1198"/>
        <w:gridCol w:w="602"/>
        <w:gridCol w:w="666"/>
        <w:gridCol w:w="720"/>
        <w:gridCol w:w="630"/>
        <w:gridCol w:w="1039"/>
        <w:gridCol w:w="851"/>
        <w:gridCol w:w="1080"/>
        <w:gridCol w:w="694"/>
        <w:gridCol w:w="967"/>
        <w:gridCol w:w="2205"/>
      </w:tblGrid>
      <w:tr w:rsidR="00F37E83" w14:paraId="185C2094" w14:textId="77777777">
        <w:tc>
          <w:tcPr>
            <w:tcW w:w="1260" w:type="dxa"/>
            <w:tcBorders>
              <w:top w:val="single" w:sz="4" w:space="0" w:color="000000"/>
              <w:bottom w:val="nil"/>
            </w:tcBorders>
          </w:tcPr>
          <w:p w14:paraId="1D3AA8D9" w14:textId="77777777" w:rsidR="00F37E83" w:rsidRDefault="006207F0">
            <w:pPr>
              <w:spacing w:after="120"/>
              <w:rPr>
                <w:rFonts w:ascii="Calibri" w:eastAsia="Calibri" w:hAnsi="Calibri" w:cs="Calibri"/>
                <w:b/>
                <w:sz w:val="20"/>
                <w:szCs w:val="20"/>
              </w:rPr>
            </w:pPr>
            <w:r>
              <w:rPr>
                <w:rFonts w:ascii="Calibri" w:eastAsia="Calibri" w:hAnsi="Calibri" w:cs="Calibri"/>
                <w:b/>
                <w:sz w:val="20"/>
                <w:szCs w:val="20"/>
              </w:rPr>
              <w:t>Site code</w:t>
            </w:r>
          </w:p>
        </w:tc>
        <w:tc>
          <w:tcPr>
            <w:tcW w:w="900" w:type="dxa"/>
            <w:tcBorders>
              <w:top w:val="single" w:sz="4" w:space="0" w:color="000000"/>
              <w:bottom w:val="nil"/>
            </w:tcBorders>
          </w:tcPr>
          <w:p w14:paraId="6E6C52D0" w14:textId="77777777" w:rsidR="00F37E83" w:rsidRDefault="006207F0">
            <w:pPr>
              <w:spacing w:after="120"/>
              <w:rPr>
                <w:rFonts w:ascii="Calibri" w:eastAsia="Calibri" w:hAnsi="Calibri" w:cs="Calibri"/>
                <w:b/>
                <w:sz w:val="20"/>
                <w:szCs w:val="20"/>
              </w:rPr>
            </w:pPr>
            <w:r>
              <w:rPr>
                <w:rFonts w:ascii="Calibri" w:eastAsia="Calibri" w:hAnsi="Calibri" w:cs="Calibri"/>
                <w:b/>
                <w:sz w:val="20"/>
                <w:szCs w:val="20"/>
              </w:rPr>
              <w:t>Country</w:t>
            </w:r>
          </w:p>
        </w:tc>
        <w:tc>
          <w:tcPr>
            <w:tcW w:w="720" w:type="dxa"/>
            <w:tcBorders>
              <w:top w:val="single" w:sz="4" w:space="0" w:color="000000"/>
              <w:bottom w:val="nil"/>
            </w:tcBorders>
          </w:tcPr>
          <w:p w14:paraId="4CB1E86D"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Elev.</w:t>
            </w:r>
          </w:p>
        </w:tc>
        <w:tc>
          <w:tcPr>
            <w:tcW w:w="1198" w:type="dxa"/>
            <w:tcBorders>
              <w:top w:val="single" w:sz="4" w:space="0" w:color="000000"/>
              <w:bottom w:val="nil"/>
            </w:tcBorders>
          </w:tcPr>
          <w:p w14:paraId="602E88F8"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Manage.</w:t>
            </w:r>
          </w:p>
        </w:tc>
        <w:tc>
          <w:tcPr>
            <w:tcW w:w="602" w:type="dxa"/>
            <w:tcBorders>
              <w:top w:val="single" w:sz="4" w:space="0" w:color="000000"/>
              <w:bottom w:val="nil"/>
            </w:tcBorders>
          </w:tcPr>
          <w:p w14:paraId="74497718"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S</w:t>
            </w:r>
          </w:p>
        </w:tc>
        <w:tc>
          <w:tcPr>
            <w:tcW w:w="666" w:type="dxa"/>
            <w:tcBorders>
              <w:top w:val="single" w:sz="4" w:space="0" w:color="000000"/>
              <w:bottom w:val="nil"/>
            </w:tcBorders>
          </w:tcPr>
          <w:p w14:paraId="416ACE3A"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 xml:space="preserve">Prod. </w:t>
            </w:r>
          </w:p>
        </w:tc>
        <w:tc>
          <w:tcPr>
            <w:tcW w:w="720" w:type="dxa"/>
            <w:tcBorders>
              <w:top w:val="single" w:sz="4" w:space="0" w:color="000000"/>
              <w:bottom w:val="nil"/>
            </w:tcBorders>
          </w:tcPr>
          <w:p w14:paraId="39766050"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Local Var.</w:t>
            </w:r>
          </w:p>
        </w:tc>
        <w:tc>
          <w:tcPr>
            <w:tcW w:w="630" w:type="dxa"/>
            <w:tcBorders>
              <w:top w:val="single" w:sz="4" w:space="0" w:color="000000"/>
              <w:bottom w:val="nil"/>
            </w:tcBorders>
          </w:tcPr>
          <w:p w14:paraId="0D599D5B"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 xml:space="preserve">MAT </w:t>
            </w:r>
          </w:p>
        </w:tc>
        <w:tc>
          <w:tcPr>
            <w:tcW w:w="1039" w:type="dxa"/>
            <w:tcBorders>
              <w:top w:val="single" w:sz="4" w:space="0" w:color="000000"/>
              <w:bottom w:val="nil"/>
            </w:tcBorders>
          </w:tcPr>
          <w:p w14:paraId="41F659B1"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TEMP_</w:t>
            </w:r>
            <w:r>
              <w:rPr>
                <w:rFonts w:ascii="Calibri" w:eastAsia="Calibri" w:hAnsi="Calibri" w:cs="Calibri"/>
                <w:b/>
                <w:sz w:val="20"/>
                <w:szCs w:val="20"/>
              </w:rPr>
              <w:br/>
              <w:t>VAR</w:t>
            </w:r>
          </w:p>
        </w:tc>
        <w:tc>
          <w:tcPr>
            <w:tcW w:w="851" w:type="dxa"/>
            <w:tcBorders>
              <w:top w:val="single" w:sz="4" w:space="0" w:color="000000"/>
              <w:bottom w:val="nil"/>
            </w:tcBorders>
          </w:tcPr>
          <w:p w14:paraId="22DBA688"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ATR</w:t>
            </w:r>
          </w:p>
        </w:tc>
        <w:tc>
          <w:tcPr>
            <w:tcW w:w="1080" w:type="dxa"/>
            <w:tcBorders>
              <w:top w:val="single" w:sz="4" w:space="0" w:color="000000"/>
              <w:bottom w:val="nil"/>
            </w:tcBorders>
          </w:tcPr>
          <w:p w14:paraId="5F9070F8"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TEMP_</w:t>
            </w:r>
            <w:r>
              <w:rPr>
                <w:rFonts w:ascii="Calibri" w:eastAsia="Calibri" w:hAnsi="Calibri" w:cs="Calibri"/>
                <w:b/>
                <w:sz w:val="20"/>
                <w:szCs w:val="20"/>
              </w:rPr>
              <w:br/>
              <w:t>WET_Q</w:t>
            </w:r>
          </w:p>
        </w:tc>
        <w:tc>
          <w:tcPr>
            <w:tcW w:w="694" w:type="dxa"/>
            <w:tcBorders>
              <w:top w:val="single" w:sz="4" w:space="0" w:color="000000"/>
              <w:bottom w:val="nil"/>
            </w:tcBorders>
          </w:tcPr>
          <w:p w14:paraId="434AB176"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MAP</w:t>
            </w:r>
          </w:p>
        </w:tc>
        <w:tc>
          <w:tcPr>
            <w:tcW w:w="967" w:type="dxa"/>
            <w:tcBorders>
              <w:top w:val="single" w:sz="4" w:space="0" w:color="000000"/>
              <w:bottom w:val="nil"/>
            </w:tcBorders>
          </w:tcPr>
          <w:p w14:paraId="2386CDC4" w14:textId="77777777" w:rsidR="00F37E83" w:rsidRDefault="006207F0">
            <w:pPr>
              <w:spacing w:after="120"/>
              <w:jc w:val="center"/>
              <w:rPr>
                <w:rFonts w:ascii="Calibri" w:eastAsia="Calibri" w:hAnsi="Calibri" w:cs="Calibri"/>
                <w:b/>
                <w:sz w:val="20"/>
                <w:szCs w:val="20"/>
              </w:rPr>
            </w:pPr>
            <w:r>
              <w:rPr>
                <w:rFonts w:ascii="Calibri" w:eastAsia="Calibri" w:hAnsi="Calibri" w:cs="Calibri"/>
                <w:b/>
                <w:sz w:val="20"/>
                <w:szCs w:val="20"/>
              </w:rPr>
              <w:t>MAP_</w:t>
            </w:r>
            <w:r>
              <w:rPr>
                <w:rFonts w:ascii="Calibri" w:eastAsia="Calibri" w:hAnsi="Calibri" w:cs="Calibri"/>
                <w:b/>
                <w:sz w:val="20"/>
                <w:szCs w:val="20"/>
              </w:rPr>
              <w:br/>
              <w:t>VAR</w:t>
            </w:r>
          </w:p>
        </w:tc>
        <w:tc>
          <w:tcPr>
            <w:tcW w:w="2205" w:type="dxa"/>
            <w:tcBorders>
              <w:top w:val="single" w:sz="4" w:space="0" w:color="000000"/>
              <w:bottom w:val="nil"/>
            </w:tcBorders>
          </w:tcPr>
          <w:p w14:paraId="0590A023" w14:textId="77777777" w:rsidR="00F37E83" w:rsidRDefault="006207F0">
            <w:pPr>
              <w:spacing w:after="120"/>
              <w:rPr>
                <w:rFonts w:ascii="Calibri" w:eastAsia="Calibri" w:hAnsi="Calibri" w:cs="Calibri"/>
                <w:b/>
                <w:sz w:val="20"/>
                <w:szCs w:val="20"/>
              </w:rPr>
            </w:pPr>
            <w:r>
              <w:rPr>
                <w:rFonts w:ascii="Calibri" w:eastAsia="Calibri" w:hAnsi="Calibri" w:cs="Calibri"/>
                <w:b/>
                <w:sz w:val="20"/>
                <w:szCs w:val="20"/>
              </w:rPr>
              <w:t>Omitted</w:t>
            </w:r>
          </w:p>
        </w:tc>
      </w:tr>
      <w:tr w:rsidR="00F37E83" w14:paraId="29ABD555" w14:textId="77777777">
        <w:tc>
          <w:tcPr>
            <w:tcW w:w="1260" w:type="dxa"/>
            <w:tcBorders>
              <w:top w:val="single" w:sz="4" w:space="0" w:color="000000"/>
              <w:bottom w:val="single" w:sz="4" w:space="0" w:color="BFBFBF"/>
            </w:tcBorders>
          </w:tcPr>
          <w:p w14:paraId="215A9AA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arch.us</w:t>
            </w:r>
          </w:p>
        </w:tc>
        <w:tc>
          <w:tcPr>
            <w:tcW w:w="900" w:type="dxa"/>
            <w:tcBorders>
              <w:top w:val="single" w:sz="4" w:space="0" w:color="000000"/>
              <w:bottom w:val="single" w:sz="4" w:space="0" w:color="BFBFBF"/>
            </w:tcBorders>
          </w:tcPr>
          <w:p w14:paraId="2BEB6D5B"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000000"/>
              <w:bottom w:val="single" w:sz="4" w:space="0" w:color="BFBFBF"/>
            </w:tcBorders>
          </w:tcPr>
          <w:p w14:paraId="01CF057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w:t>
            </w:r>
          </w:p>
        </w:tc>
        <w:tc>
          <w:tcPr>
            <w:tcW w:w="1198" w:type="dxa"/>
            <w:tcBorders>
              <w:top w:val="single" w:sz="4" w:space="0" w:color="000000"/>
              <w:bottom w:val="single" w:sz="4" w:space="0" w:color="BFBFBF"/>
            </w:tcBorders>
          </w:tcPr>
          <w:p w14:paraId="7E12668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000000"/>
              <w:bottom w:val="single" w:sz="4" w:space="0" w:color="BFBFBF"/>
            </w:tcBorders>
          </w:tcPr>
          <w:p w14:paraId="22F4F66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48</w:t>
            </w:r>
          </w:p>
        </w:tc>
        <w:tc>
          <w:tcPr>
            <w:tcW w:w="666" w:type="dxa"/>
            <w:tcBorders>
              <w:top w:val="single" w:sz="4" w:space="0" w:color="000000"/>
              <w:bottom w:val="single" w:sz="4" w:space="0" w:color="BFBFBF"/>
            </w:tcBorders>
          </w:tcPr>
          <w:p w14:paraId="2A9DD3C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419</w:t>
            </w:r>
          </w:p>
        </w:tc>
        <w:tc>
          <w:tcPr>
            <w:tcW w:w="720" w:type="dxa"/>
            <w:tcBorders>
              <w:top w:val="single" w:sz="4" w:space="0" w:color="000000"/>
              <w:bottom w:val="single" w:sz="4" w:space="0" w:color="BFBFBF"/>
            </w:tcBorders>
          </w:tcPr>
          <w:p w14:paraId="03D1D3D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42</w:t>
            </w:r>
          </w:p>
        </w:tc>
        <w:tc>
          <w:tcPr>
            <w:tcW w:w="630" w:type="dxa"/>
            <w:tcBorders>
              <w:top w:val="single" w:sz="4" w:space="0" w:color="000000"/>
              <w:bottom w:val="single" w:sz="4" w:space="0" w:color="BFBFBF"/>
            </w:tcBorders>
          </w:tcPr>
          <w:p w14:paraId="23B84CC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22.7</w:t>
            </w:r>
          </w:p>
        </w:tc>
        <w:tc>
          <w:tcPr>
            <w:tcW w:w="1039" w:type="dxa"/>
            <w:tcBorders>
              <w:top w:val="single" w:sz="4" w:space="0" w:color="000000"/>
              <w:bottom w:val="single" w:sz="4" w:space="0" w:color="BFBFBF"/>
            </w:tcBorders>
          </w:tcPr>
          <w:p w14:paraId="7065285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413</w:t>
            </w:r>
          </w:p>
        </w:tc>
        <w:tc>
          <w:tcPr>
            <w:tcW w:w="851" w:type="dxa"/>
            <w:tcBorders>
              <w:top w:val="single" w:sz="4" w:space="0" w:color="000000"/>
              <w:bottom w:val="single" w:sz="4" w:space="0" w:color="BFBFBF"/>
            </w:tcBorders>
          </w:tcPr>
          <w:p w14:paraId="73C922C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24</w:t>
            </w:r>
          </w:p>
        </w:tc>
        <w:tc>
          <w:tcPr>
            <w:tcW w:w="1080" w:type="dxa"/>
            <w:tcBorders>
              <w:top w:val="single" w:sz="4" w:space="0" w:color="000000"/>
              <w:bottom w:val="single" w:sz="4" w:space="0" w:color="BFBFBF"/>
            </w:tcBorders>
          </w:tcPr>
          <w:p w14:paraId="0647839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27.3</w:t>
            </w:r>
          </w:p>
        </w:tc>
        <w:tc>
          <w:tcPr>
            <w:tcW w:w="694" w:type="dxa"/>
            <w:tcBorders>
              <w:top w:val="single" w:sz="4" w:space="0" w:color="000000"/>
              <w:bottom w:val="single" w:sz="4" w:space="0" w:color="BFBFBF"/>
            </w:tcBorders>
          </w:tcPr>
          <w:p w14:paraId="0090B96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1205</w:t>
            </w:r>
          </w:p>
        </w:tc>
        <w:tc>
          <w:tcPr>
            <w:tcW w:w="967" w:type="dxa"/>
            <w:tcBorders>
              <w:top w:val="single" w:sz="4" w:space="0" w:color="000000"/>
              <w:bottom w:val="single" w:sz="4" w:space="0" w:color="BFBFBF"/>
            </w:tcBorders>
          </w:tcPr>
          <w:p w14:paraId="4B24C9E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60</w:t>
            </w:r>
          </w:p>
        </w:tc>
        <w:tc>
          <w:tcPr>
            <w:tcW w:w="2205" w:type="dxa"/>
            <w:tcBorders>
              <w:top w:val="single" w:sz="4" w:space="0" w:color="000000"/>
              <w:bottom w:val="single" w:sz="4" w:space="0" w:color="BFBFBF"/>
            </w:tcBorders>
          </w:tcPr>
          <w:p w14:paraId="5D6292E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510754CA" w14:textId="77777777">
        <w:tc>
          <w:tcPr>
            <w:tcW w:w="1260" w:type="dxa"/>
            <w:tcBorders>
              <w:top w:val="single" w:sz="4" w:space="0" w:color="BFBFBF"/>
              <w:bottom w:val="single" w:sz="4" w:space="0" w:color="BFBFBF"/>
            </w:tcBorders>
          </w:tcPr>
          <w:p w14:paraId="4023F70B"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bogong.au</w:t>
            </w:r>
          </w:p>
        </w:tc>
        <w:tc>
          <w:tcPr>
            <w:tcW w:w="900" w:type="dxa"/>
            <w:tcBorders>
              <w:top w:val="single" w:sz="4" w:space="0" w:color="BFBFBF"/>
              <w:bottom w:val="single" w:sz="4" w:space="0" w:color="BFBFBF"/>
            </w:tcBorders>
          </w:tcPr>
          <w:p w14:paraId="3EC940AE"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AU</w:t>
            </w:r>
          </w:p>
        </w:tc>
        <w:tc>
          <w:tcPr>
            <w:tcW w:w="720" w:type="dxa"/>
            <w:tcBorders>
              <w:top w:val="single" w:sz="4" w:space="0" w:color="BFBFBF"/>
              <w:bottom w:val="single" w:sz="4" w:space="0" w:color="BFBFBF"/>
            </w:tcBorders>
          </w:tcPr>
          <w:p w14:paraId="49C32B5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1760</w:t>
            </w:r>
          </w:p>
        </w:tc>
        <w:tc>
          <w:tcPr>
            <w:tcW w:w="1198" w:type="dxa"/>
            <w:tcBorders>
              <w:top w:val="single" w:sz="4" w:space="0" w:color="BFBFBF"/>
              <w:bottom w:val="single" w:sz="4" w:space="0" w:color="BFBFBF"/>
            </w:tcBorders>
          </w:tcPr>
          <w:p w14:paraId="5F62005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4DB5019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666" w:type="dxa"/>
            <w:tcBorders>
              <w:top w:val="single" w:sz="4" w:space="0" w:color="BFBFBF"/>
              <w:bottom w:val="single" w:sz="4" w:space="0" w:color="BFBFBF"/>
            </w:tcBorders>
          </w:tcPr>
          <w:p w14:paraId="340B103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522</w:t>
            </w:r>
          </w:p>
        </w:tc>
        <w:tc>
          <w:tcPr>
            <w:tcW w:w="720" w:type="dxa"/>
            <w:tcBorders>
              <w:top w:val="single" w:sz="4" w:space="0" w:color="BFBFBF"/>
              <w:bottom w:val="single" w:sz="4" w:space="0" w:color="BFBFBF"/>
            </w:tcBorders>
          </w:tcPr>
          <w:p w14:paraId="2778F7D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30</w:t>
            </w:r>
          </w:p>
        </w:tc>
        <w:tc>
          <w:tcPr>
            <w:tcW w:w="630" w:type="dxa"/>
            <w:tcBorders>
              <w:top w:val="single" w:sz="4" w:space="0" w:color="BFBFBF"/>
              <w:bottom w:val="single" w:sz="4" w:space="0" w:color="BFBFBF"/>
            </w:tcBorders>
          </w:tcPr>
          <w:p w14:paraId="66C8333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w:t>
            </w:r>
          </w:p>
        </w:tc>
        <w:tc>
          <w:tcPr>
            <w:tcW w:w="1039" w:type="dxa"/>
            <w:tcBorders>
              <w:top w:val="single" w:sz="4" w:space="0" w:color="BFBFBF"/>
              <w:bottom w:val="single" w:sz="4" w:space="0" w:color="BFBFBF"/>
            </w:tcBorders>
          </w:tcPr>
          <w:p w14:paraId="2960BAF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490</w:t>
            </w:r>
          </w:p>
        </w:tc>
        <w:tc>
          <w:tcPr>
            <w:tcW w:w="851" w:type="dxa"/>
            <w:tcBorders>
              <w:top w:val="single" w:sz="4" w:space="0" w:color="BFBFBF"/>
              <w:bottom w:val="single" w:sz="4" w:space="0" w:color="BFBFBF"/>
            </w:tcBorders>
          </w:tcPr>
          <w:p w14:paraId="7EF1593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w:t>
            </w:r>
          </w:p>
        </w:tc>
        <w:tc>
          <w:tcPr>
            <w:tcW w:w="1080" w:type="dxa"/>
            <w:tcBorders>
              <w:top w:val="single" w:sz="4" w:space="0" w:color="BFBFBF"/>
              <w:bottom w:val="single" w:sz="4" w:space="0" w:color="BFBFBF"/>
            </w:tcBorders>
          </w:tcPr>
          <w:p w14:paraId="0BF96C4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0.1</w:t>
            </w:r>
          </w:p>
        </w:tc>
        <w:tc>
          <w:tcPr>
            <w:tcW w:w="694" w:type="dxa"/>
            <w:tcBorders>
              <w:top w:val="single" w:sz="4" w:space="0" w:color="BFBFBF"/>
              <w:bottom w:val="single" w:sz="4" w:space="0" w:color="BFBFBF"/>
            </w:tcBorders>
          </w:tcPr>
          <w:p w14:paraId="7ABAAD1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1678</w:t>
            </w:r>
          </w:p>
        </w:tc>
        <w:tc>
          <w:tcPr>
            <w:tcW w:w="967" w:type="dxa"/>
            <w:tcBorders>
              <w:top w:val="single" w:sz="4" w:space="0" w:color="BFBFBF"/>
              <w:bottom w:val="single" w:sz="4" w:space="0" w:color="BFBFBF"/>
            </w:tcBorders>
          </w:tcPr>
          <w:p w14:paraId="668F1D0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2205" w:type="dxa"/>
            <w:tcBorders>
              <w:top w:val="single" w:sz="4" w:space="0" w:color="BFBFBF"/>
              <w:bottom w:val="single" w:sz="4" w:space="0" w:color="BFBFBF"/>
            </w:tcBorders>
          </w:tcPr>
          <w:p w14:paraId="1B596F16"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2599D2E3" w14:textId="77777777">
        <w:tc>
          <w:tcPr>
            <w:tcW w:w="1260" w:type="dxa"/>
            <w:tcBorders>
              <w:top w:val="single" w:sz="4" w:space="0" w:color="BFBFBF"/>
              <w:bottom w:val="single" w:sz="4" w:space="0" w:color="BFBFBF"/>
            </w:tcBorders>
          </w:tcPr>
          <w:p w14:paraId="214CB34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burrawan.au</w:t>
            </w:r>
          </w:p>
        </w:tc>
        <w:tc>
          <w:tcPr>
            <w:tcW w:w="900" w:type="dxa"/>
            <w:tcBorders>
              <w:top w:val="single" w:sz="4" w:space="0" w:color="BFBFBF"/>
              <w:bottom w:val="single" w:sz="4" w:space="0" w:color="BFBFBF"/>
            </w:tcBorders>
          </w:tcPr>
          <w:p w14:paraId="1685B7B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AU</w:t>
            </w:r>
          </w:p>
        </w:tc>
        <w:tc>
          <w:tcPr>
            <w:tcW w:w="720" w:type="dxa"/>
            <w:tcBorders>
              <w:top w:val="single" w:sz="4" w:space="0" w:color="BFBFBF"/>
              <w:bottom w:val="single" w:sz="4" w:space="0" w:color="BFBFBF"/>
            </w:tcBorders>
          </w:tcPr>
          <w:p w14:paraId="22E54E3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425</w:t>
            </w:r>
          </w:p>
        </w:tc>
        <w:tc>
          <w:tcPr>
            <w:tcW w:w="1198" w:type="dxa"/>
            <w:tcBorders>
              <w:top w:val="single" w:sz="4" w:space="0" w:color="BFBFBF"/>
              <w:bottom w:val="single" w:sz="4" w:space="0" w:color="BFBFBF"/>
            </w:tcBorders>
          </w:tcPr>
          <w:p w14:paraId="51F6FF1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0BA5883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33</w:t>
            </w:r>
          </w:p>
        </w:tc>
        <w:tc>
          <w:tcPr>
            <w:tcW w:w="666" w:type="dxa"/>
            <w:tcBorders>
              <w:top w:val="single" w:sz="4" w:space="0" w:color="BFBFBF"/>
              <w:bottom w:val="single" w:sz="4" w:space="0" w:color="BFBFBF"/>
            </w:tcBorders>
          </w:tcPr>
          <w:p w14:paraId="6866DAC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277</w:t>
            </w:r>
          </w:p>
        </w:tc>
        <w:tc>
          <w:tcPr>
            <w:tcW w:w="720" w:type="dxa"/>
            <w:tcBorders>
              <w:top w:val="single" w:sz="4" w:space="0" w:color="BFBFBF"/>
              <w:bottom w:val="single" w:sz="4" w:space="0" w:color="BFBFBF"/>
            </w:tcBorders>
          </w:tcPr>
          <w:p w14:paraId="4CE2E9D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63</w:t>
            </w:r>
          </w:p>
        </w:tc>
        <w:tc>
          <w:tcPr>
            <w:tcW w:w="630" w:type="dxa"/>
            <w:tcBorders>
              <w:top w:val="single" w:sz="4" w:space="0" w:color="BFBFBF"/>
              <w:bottom w:val="single" w:sz="4" w:space="0" w:color="BFBFBF"/>
            </w:tcBorders>
          </w:tcPr>
          <w:p w14:paraId="3832B5A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18.2</w:t>
            </w:r>
          </w:p>
        </w:tc>
        <w:tc>
          <w:tcPr>
            <w:tcW w:w="1039" w:type="dxa"/>
            <w:tcBorders>
              <w:top w:val="single" w:sz="4" w:space="0" w:color="BFBFBF"/>
              <w:bottom w:val="single" w:sz="4" w:space="0" w:color="BFBFBF"/>
            </w:tcBorders>
          </w:tcPr>
          <w:p w14:paraId="0C6E9C0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497</w:t>
            </w:r>
          </w:p>
        </w:tc>
        <w:tc>
          <w:tcPr>
            <w:tcW w:w="851" w:type="dxa"/>
            <w:tcBorders>
              <w:top w:val="single" w:sz="4" w:space="0" w:color="BFBFBF"/>
              <w:bottom w:val="single" w:sz="4" w:space="0" w:color="BFBFBF"/>
            </w:tcBorders>
          </w:tcPr>
          <w:p w14:paraId="0A63CD4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1080" w:type="dxa"/>
            <w:tcBorders>
              <w:top w:val="single" w:sz="4" w:space="0" w:color="BFBFBF"/>
              <w:bottom w:val="single" w:sz="4" w:space="0" w:color="BFBFBF"/>
            </w:tcBorders>
          </w:tcPr>
          <w:p w14:paraId="31C5BF8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23.9</w:t>
            </w:r>
          </w:p>
        </w:tc>
        <w:tc>
          <w:tcPr>
            <w:tcW w:w="694" w:type="dxa"/>
            <w:tcBorders>
              <w:top w:val="single" w:sz="4" w:space="0" w:color="BFBFBF"/>
              <w:bottom w:val="single" w:sz="4" w:space="0" w:color="BFBFBF"/>
            </w:tcBorders>
          </w:tcPr>
          <w:p w14:paraId="0A518F7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643</w:t>
            </w:r>
          </w:p>
        </w:tc>
        <w:tc>
          <w:tcPr>
            <w:tcW w:w="967" w:type="dxa"/>
            <w:tcBorders>
              <w:top w:val="single" w:sz="4" w:space="0" w:color="BFBFBF"/>
              <w:bottom w:val="single" w:sz="4" w:space="0" w:color="BFBFBF"/>
            </w:tcBorders>
          </w:tcPr>
          <w:p w14:paraId="75FA620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w:t>
            </w:r>
          </w:p>
        </w:tc>
        <w:tc>
          <w:tcPr>
            <w:tcW w:w="2205" w:type="dxa"/>
            <w:tcBorders>
              <w:top w:val="single" w:sz="4" w:space="0" w:color="BFBFBF"/>
              <w:bottom w:val="single" w:sz="4" w:space="0" w:color="BFBFBF"/>
            </w:tcBorders>
          </w:tcPr>
          <w:p w14:paraId="218FD2E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75366C94" w14:textId="77777777">
        <w:tc>
          <w:tcPr>
            <w:tcW w:w="1260" w:type="dxa"/>
            <w:tcBorders>
              <w:top w:val="single" w:sz="4" w:space="0" w:color="BFBFBF"/>
              <w:bottom w:val="single" w:sz="4" w:space="0" w:color="BFBFBF"/>
            </w:tcBorders>
          </w:tcPr>
          <w:p w14:paraId="193C1D7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burren.ie</w:t>
            </w:r>
          </w:p>
        </w:tc>
        <w:tc>
          <w:tcPr>
            <w:tcW w:w="900" w:type="dxa"/>
            <w:tcBorders>
              <w:top w:val="single" w:sz="4" w:space="0" w:color="BFBFBF"/>
              <w:bottom w:val="single" w:sz="4" w:space="0" w:color="BFBFBF"/>
            </w:tcBorders>
          </w:tcPr>
          <w:p w14:paraId="32423CC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IE</w:t>
            </w:r>
          </w:p>
        </w:tc>
        <w:tc>
          <w:tcPr>
            <w:tcW w:w="720" w:type="dxa"/>
            <w:tcBorders>
              <w:top w:val="single" w:sz="4" w:space="0" w:color="BFBFBF"/>
              <w:bottom w:val="single" w:sz="4" w:space="0" w:color="BFBFBF"/>
            </w:tcBorders>
          </w:tcPr>
          <w:p w14:paraId="3221CDF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112</w:t>
            </w:r>
          </w:p>
        </w:tc>
        <w:tc>
          <w:tcPr>
            <w:tcW w:w="1198" w:type="dxa"/>
            <w:tcBorders>
              <w:top w:val="single" w:sz="4" w:space="0" w:color="BFBFBF"/>
              <w:bottom w:val="single" w:sz="4" w:space="0" w:color="BFBFBF"/>
            </w:tcBorders>
          </w:tcPr>
          <w:p w14:paraId="55E787B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2E4E9BE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76</w:t>
            </w:r>
          </w:p>
        </w:tc>
        <w:tc>
          <w:tcPr>
            <w:tcW w:w="666" w:type="dxa"/>
            <w:tcBorders>
              <w:top w:val="single" w:sz="4" w:space="0" w:color="BFBFBF"/>
              <w:bottom w:val="single" w:sz="4" w:space="0" w:color="BFBFBF"/>
            </w:tcBorders>
          </w:tcPr>
          <w:p w14:paraId="18BEA7C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475</w:t>
            </w:r>
          </w:p>
        </w:tc>
        <w:tc>
          <w:tcPr>
            <w:tcW w:w="720" w:type="dxa"/>
            <w:tcBorders>
              <w:top w:val="single" w:sz="4" w:space="0" w:color="BFBFBF"/>
              <w:bottom w:val="single" w:sz="4" w:space="0" w:color="BFBFBF"/>
            </w:tcBorders>
          </w:tcPr>
          <w:p w14:paraId="6537817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39</w:t>
            </w:r>
          </w:p>
        </w:tc>
        <w:tc>
          <w:tcPr>
            <w:tcW w:w="630" w:type="dxa"/>
            <w:tcBorders>
              <w:top w:val="single" w:sz="4" w:space="0" w:color="BFBFBF"/>
              <w:bottom w:val="single" w:sz="4" w:space="0" w:color="BFBFBF"/>
            </w:tcBorders>
          </w:tcPr>
          <w:p w14:paraId="1D6E9BF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9.8</w:t>
            </w:r>
          </w:p>
        </w:tc>
        <w:tc>
          <w:tcPr>
            <w:tcW w:w="1039" w:type="dxa"/>
            <w:tcBorders>
              <w:top w:val="single" w:sz="4" w:space="0" w:color="BFBFBF"/>
              <w:bottom w:val="single" w:sz="4" w:space="0" w:color="BFBFBF"/>
            </w:tcBorders>
          </w:tcPr>
          <w:p w14:paraId="3761C4C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376</w:t>
            </w:r>
          </w:p>
        </w:tc>
        <w:tc>
          <w:tcPr>
            <w:tcW w:w="851" w:type="dxa"/>
            <w:tcBorders>
              <w:top w:val="single" w:sz="4" w:space="0" w:color="BFBFBF"/>
              <w:bottom w:val="single" w:sz="4" w:space="0" w:color="BFBFBF"/>
            </w:tcBorders>
          </w:tcPr>
          <w:p w14:paraId="3CC781D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w:t>
            </w:r>
          </w:p>
        </w:tc>
        <w:tc>
          <w:tcPr>
            <w:tcW w:w="1080" w:type="dxa"/>
            <w:tcBorders>
              <w:top w:val="single" w:sz="4" w:space="0" w:color="BFBFBF"/>
              <w:bottom w:val="single" w:sz="4" w:space="0" w:color="BFBFBF"/>
            </w:tcBorders>
          </w:tcPr>
          <w:p w14:paraId="4CCC72F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7.7</w:t>
            </w:r>
          </w:p>
        </w:tc>
        <w:tc>
          <w:tcPr>
            <w:tcW w:w="694" w:type="dxa"/>
            <w:tcBorders>
              <w:top w:val="single" w:sz="4" w:space="0" w:color="BFBFBF"/>
              <w:bottom w:val="single" w:sz="4" w:space="0" w:color="BFBFBF"/>
            </w:tcBorders>
          </w:tcPr>
          <w:p w14:paraId="5A62419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1320</w:t>
            </w:r>
          </w:p>
        </w:tc>
        <w:tc>
          <w:tcPr>
            <w:tcW w:w="967" w:type="dxa"/>
            <w:tcBorders>
              <w:top w:val="single" w:sz="4" w:space="0" w:color="BFBFBF"/>
              <w:bottom w:val="single" w:sz="4" w:space="0" w:color="BFBFBF"/>
            </w:tcBorders>
          </w:tcPr>
          <w:p w14:paraId="067C41D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w:t>
            </w:r>
          </w:p>
        </w:tc>
        <w:tc>
          <w:tcPr>
            <w:tcW w:w="2205" w:type="dxa"/>
            <w:tcBorders>
              <w:top w:val="single" w:sz="4" w:space="0" w:color="BFBFBF"/>
              <w:bottom w:val="single" w:sz="4" w:space="0" w:color="BFBFBF"/>
            </w:tcBorders>
          </w:tcPr>
          <w:p w14:paraId="67F676B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3A450E50" w14:textId="77777777">
        <w:tc>
          <w:tcPr>
            <w:tcW w:w="1260" w:type="dxa"/>
            <w:tcBorders>
              <w:top w:val="single" w:sz="4" w:space="0" w:color="BFBFBF"/>
              <w:bottom w:val="single" w:sz="4" w:space="0" w:color="BFBFBF"/>
            </w:tcBorders>
          </w:tcPr>
          <w:p w14:paraId="43F058E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cbgb.us</w:t>
            </w:r>
          </w:p>
        </w:tc>
        <w:tc>
          <w:tcPr>
            <w:tcW w:w="900" w:type="dxa"/>
            <w:tcBorders>
              <w:top w:val="single" w:sz="4" w:space="0" w:color="BFBFBF"/>
              <w:bottom w:val="single" w:sz="4" w:space="0" w:color="BFBFBF"/>
            </w:tcBorders>
          </w:tcPr>
          <w:p w14:paraId="768EBE5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5D28696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275</w:t>
            </w:r>
          </w:p>
        </w:tc>
        <w:tc>
          <w:tcPr>
            <w:tcW w:w="1198" w:type="dxa"/>
            <w:tcBorders>
              <w:top w:val="single" w:sz="4" w:space="0" w:color="BFBFBF"/>
              <w:bottom w:val="single" w:sz="4" w:space="0" w:color="BFBFBF"/>
            </w:tcBorders>
          </w:tcPr>
          <w:p w14:paraId="7260094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694FD9F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48</w:t>
            </w:r>
          </w:p>
        </w:tc>
        <w:tc>
          <w:tcPr>
            <w:tcW w:w="666" w:type="dxa"/>
            <w:tcBorders>
              <w:top w:val="single" w:sz="4" w:space="0" w:color="BFBFBF"/>
              <w:bottom w:val="single" w:sz="4" w:space="0" w:color="BFBFBF"/>
            </w:tcBorders>
          </w:tcPr>
          <w:p w14:paraId="376A443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843</w:t>
            </w:r>
          </w:p>
        </w:tc>
        <w:tc>
          <w:tcPr>
            <w:tcW w:w="720" w:type="dxa"/>
            <w:tcBorders>
              <w:top w:val="single" w:sz="4" w:space="0" w:color="BFBFBF"/>
              <w:bottom w:val="single" w:sz="4" w:space="0" w:color="BFBFBF"/>
            </w:tcBorders>
          </w:tcPr>
          <w:p w14:paraId="02C8614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630" w:type="dxa"/>
            <w:tcBorders>
              <w:top w:val="single" w:sz="4" w:space="0" w:color="BFBFBF"/>
              <w:bottom w:val="single" w:sz="4" w:space="0" w:color="BFBFBF"/>
            </w:tcBorders>
          </w:tcPr>
          <w:p w14:paraId="5C49A6F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9.3</w:t>
            </w:r>
          </w:p>
        </w:tc>
        <w:tc>
          <w:tcPr>
            <w:tcW w:w="1039" w:type="dxa"/>
            <w:tcBorders>
              <w:top w:val="single" w:sz="4" w:space="0" w:color="BFBFBF"/>
              <w:bottom w:val="single" w:sz="4" w:space="0" w:color="BFBFBF"/>
            </w:tcBorders>
          </w:tcPr>
          <w:p w14:paraId="1096D2A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1122</w:t>
            </w:r>
          </w:p>
        </w:tc>
        <w:tc>
          <w:tcPr>
            <w:tcW w:w="851" w:type="dxa"/>
            <w:tcBorders>
              <w:top w:val="single" w:sz="4" w:space="0" w:color="BFBFBF"/>
              <w:bottom w:val="single" w:sz="4" w:space="0" w:color="BFBFBF"/>
            </w:tcBorders>
          </w:tcPr>
          <w:p w14:paraId="051B623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42</w:t>
            </w:r>
          </w:p>
        </w:tc>
        <w:tc>
          <w:tcPr>
            <w:tcW w:w="1080" w:type="dxa"/>
            <w:tcBorders>
              <w:top w:val="single" w:sz="4" w:space="0" w:color="BFBFBF"/>
              <w:bottom w:val="single" w:sz="4" w:space="0" w:color="BFBFBF"/>
            </w:tcBorders>
          </w:tcPr>
          <w:p w14:paraId="0694089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20.4</w:t>
            </w:r>
          </w:p>
        </w:tc>
        <w:tc>
          <w:tcPr>
            <w:tcW w:w="694" w:type="dxa"/>
            <w:tcBorders>
              <w:top w:val="single" w:sz="4" w:space="0" w:color="BFBFBF"/>
              <w:bottom w:val="single" w:sz="4" w:space="0" w:color="BFBFBF"/>
            </w:tcBorders>
          </w:tcPr>
          <w:p w14:paraId="781A413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871</w:t>
            </w:r>
          </w:p>
        </w:tc>
        <w:tc>
          <w:tcPr>
            <w:tcW w:w="967" w:type="dxa"/>
            <w:tcBorders>
              <w:top w:val="single" w:sz="4" w:space="0" w:color="BFBFBF"/>
              <w:bottom w:val="single" w:sz="4" w:space="0" w:color="BFBFBF"/>
            </w:tcBorders>
          </w:tcPr>
          <w:p w14:paraId="2244322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46</w:t>
            </w:r>
          </w:p>
        </w:tc>
        <w:tc>
          <w:tcPr>
            <w:tcW w:w="2205" w:type="dxa"/>
            <w:tcBorders>
              <w:top w:val="single" w:sz="4" w:space="0" w:color="BFBFBF"/>
              <w:bottom w:val="single" w:sz="4" w:space="0" w:color="BFBFBF"/>
            </w:tcBorders>
          </w:tcPr>
          <w:p w14:paraId="2D448F9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Blocks 4, 5, 6 *</w:t>
            </w:r>
          </w:p>
        </w:tc>
      </w:tr>
      <w:tr w:rsidR="00F37E83" w14:paraId="3C7C8613" w14:textId="77777777">
        <w:tc>
          <w:tcPr>
            <w:tcW w:w="1260" w:type="dxa"/>
            <w:tcBorders>
              <w:top w:val="single" w:sz="4" w:space="0" w:color="BFBFBF"/>
              <w:bottom w:val="single" w:sz="4" w:space="0" w:color="BFBFBF"/>
            </w:tcBorders>
          </w:tcPr>
          <w:p w14:paraId="0642DBF9"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cdcr.us</w:t>
            </w:r>
          </w:p>
        </w:tc>
        <w:tc>
          <w:tcPr>
            <w:tcW w:w="900" w:type="dxa"/>
            <w:tcBorders>
              <w:top w:val="single" w:sz="4" w:space="0" w:color="BFBFBF"/>
              <w:bottom w:val="single" w:sz="4" w:space="0" w:color="BFBFBF"/>
            </w:tcBorders>
          </w:tcPr>
          <w:p w14:paraId="4DFD88D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12769DF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270</w:t>
            </w:r>
          </w:p>
        </w:tc>
        <w:tc>
          <w:tcPr>
            <w:tcW w:w="1198" w:type="dxa"/>
            <w:tcBorders>
              <w:top w:val="single" w:sz="4" w:space="0" w:color="BFBFBF"/>
              <w:bottom w:val="single" w:sz="4" w:space="0" w:color="BFBFBF"/>
            </w:tcBorders>
          </w:tcPr>
          <w:p w14:paraId="6B96864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08AA86E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49</w:t>
            </w:r>
          </w:p>
        </w:tc>
        <w:tc>
          <w:tcPr>
            <w:tcW w:w="666" w:type="dxa"/>
            <w:tcBorders>
              <w:top w:val="single" w:sz="4" w:space="0" w:color="BFBFBF"/>
              <w:bottom w:val="single" w:sz="4" w:space="0" w:color="BFBFBF"/>
            </w:tcBorders>
          </w:tcPr>
          <w:p w14:paraId="1105DA1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269</w:t>
            </w:r>
          </w:p>
        </w:tc>
        <w:tc>
          <w:tcPr>
            <w:tcW w:w="720" w:type="dxa"/>
            <w:tcBorders>
              <w:top w:val="single" w:sz="4" w:space="0" w:color="BFBFBF"/>
              <w:bottom w:val="single" w:sz="4" w:space="0" w:color="BFBFBF"/>
            </w:tcBorders>
          </w:tcPr>
          <w:p w14:paraId="288C17C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56</w:t>
            </w:r>
          </w:p>
        </w:tc>
        <w:tc>
          <w:tcPr>
            <w:tcW w:w="630" w:type="dxa"/>
            <w:tcBorders>
              <w:top w:val="single" w:sz="4" w:space="0" w:color="BFBFBF"/>
              <w:bottom w:val="single" w:sz="4" w:space="0" w:color="BFBFBF"/>
            </w:tcBorders>
          </w:tcPr>
          <w:p w14:paraId="2178A6A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6.3</w:t>
            </w:r>
          </w:p>
        </w:tc>
        <w:tc>
          <w:tcPr>
            <w:tcW w:w="1039" w:type="dxa"/>
            <w:tcBorders>
              <w:top w:val="single" w:sz="4" w:space="0" w:color="BFBFBF"/>
              <w:bottom w:val="single" w:sz="4" w:space="0" w:color="BFBFBF"/>
            </w:tcBorders>
          </w:tcPr>
          <w:p w14:paraId="2C9D1B9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1216</w:t>
            </w:r>
          </w:p>
        </w:tc>
        <w:tc>
          <w:tcPr>
            <w:tcW w:w="851" w:type="dxa"/>
            <w:tcBorders>
              <w:top w:val="single" w:sz="4" w:space="0" w:color="BFBFBF"/>
              <w:bottom w:val="single" w:sz="4" w:space="0" w:color="BFBFBF"/>
            </w:tcBorders>
          </w:tcPr>
          <w:p w14:paraId="22387D6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45</w:t>
            </w:r>
          </w:p>
        </w:tc>
        <w:tc>
          <w:tcPr>
            <w:tcW w:w="1080" w:type="dxa"/>
            <w:tcBorders>
              <w:top w:val="single" w:sz="4" w:space="0" w:color="BFBFBF"/>
              <w:bottom w:val="single" w:sz="4" w:space="0" w:color="BFBFBF"/>
            </w:tcBorders>
          </w:tcPr>
          <w:p w14:paraId="6C2F6A1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20.5</w:t>
            </w:r>
          </w:p>
        </w:tc>
        <w:tc>
          <w:tcPr>
            <w:tcW w:w="694" w:type="dxa"/>
            <w:tcBorders>
              <w:top w:val="single" w:sz="4" w:space="0" w:color="BFBFBF"/>
              <w:bottom w:val="single" w:sz="4" w:space="0" w:color="BFBFBF"/>
            </w:tcBorders>
          </w:tcPr>
          <w:p w14:paraId="72063C3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740</w:t>
            </w:r>
          </w:p>
        </w:tc>
        <w:tc>
          <w:tcPr>
            <w:tcW w:w="967" w:type="dxa"/>
            <w:tcBorders>
              <w:top w:val="single" w:sz="4" w:space="0" w:color="BFBFBF"/>
              <w:bottom w:val="single" w:sz="4" w:space="0" w:color="BFBFBF"/>
            </w:tcBorders>
          </w:tcPr>
          <w:p w14:paraId="743FE80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53</w:t>
            </w:r>
          </w:p>
        </w:tc>
        <w:tc>
          <w:tcPr>
            <w:tcW w:w="2205" w:type="dxa"/>
            <w:tcBorders>
              <w:top w:val="single" w:sz="4" w:space="0" w:color="BFBFBF"/>
              <w:bottom w:val="single" w:sz="4" w:space="0" w:color="BFBFBF"/>
            </w:tcBorders>
          </w:tcPr>
          <w:p w14:paraId="52B6739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Blocks 4, 5</w:t>
            </w:r>
          </w:p>
        </w:tc>
      </w:tr>
      <w:tr w:rsidR="00F37E83" w14:paraId="4AC05B8D" w14:textId="77777777">
        <w:tc>
          <w:tcPr>
            <w:tcW w:w="1260" w:type="dxa"/>
            <w:tcBorders>
              <w:top w:val="single" w:sz="4" w:space="0" w:color="BFBFBF"/>
              <w:bottom w:val="single" w:sz="4" w:space="0" w:color="BFBFBF"/>
            </w:tcBorders>
          </w:tcPr>
          <w:p w14:paraId="10305F2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cdpt.us</w:t>
            </w:r>
          </w:p>
        </w:tc>
        <w:tc>
          <w:tcPr>
            <w:tcW w:w="900" w:type="dxa"/>
            <w:tcBorders>
              <w:top w:val="single" w:sz="4" w:space="0" w:color="BFBFBF"/>
              <w:bottom w:val="single" w:sz="4" w:space="0" w:color="BFBFBF"/>
            </w:tcBorders>
          </w:tcPr>
          <w:p w14:paraId="2ABFCD6A"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1B38185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965</w:t>
            </w:r>
          </w:p>
        </w:tc>
        <w:tc>
          <w:tcPr>
            <w:tcW w:w="1198" w:type="dxa"/>
            <w:tcBorders>
              <w:top w:val="single" w:sz="4" w:space="0" w:color="BFBFBF"/>
              <w:bottom w:val="single" w:sz="4" w:space="0" w:color="BFBFBF"/>
            </w:tcBorders>
          </w:tcPr>
          <w:p w14:paraId="520AFB0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0A4E111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50</w:t>
            </w:r>
          </w:p>
        </w:tc>
        <w:tc>
          <w:tcPr>
            <w:tcW w:w="666" w:type="dxa"/>
            <w:tcBorders>
              <w:top w:val="single" w:sz="4" w:space="0" w:color="BFBFBF"/>
              <w:bottom w:val="single" w:sz="4" w:space="0" w:color="BFBFBF"/>
            </w:tcBorders>
          </w:tcPr>
          <w:p w14:paraId="6FF18FD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163</w:t>
            </w:r>
          </w:p>
        </w:tc>
        <w:tc>
          <w:tcPr>
            <w:tcW w:w="720" w:type="dxa"/>
            <w:tcBorders>
              <w:top w:val="single" w:sz="4" w:space="0" w:color="BFBFBF"/>
              <w:bottom w:val="single" w:sz="4" w:space="0" w:color="BFBFBF"/>
            </w:tcBorders>
          </w:tcPr>
          <w:p w14:paraId="2129178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96</w:t>
            </w:r>
          </w:p>
        </w:tc>
        <w:tc>
          <w:tcPr>
            <w:tcW w:w="630" w:type="dxa"/>
            <w:tcBorders>
              <w:top w:val="single" w:sz="4" w:space="0" w:color="BFBFBF"/>
              <w:bottom w:val="single" w:sz="4" w:space="0" w:color="BFBFBF"/>
            </w:tcBorders>
          </w:tcPr>
          <w:p w14:paraId="40798F9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9.6</w:t>
            </w:r>
          </w:p>
        </w:tc>
        <w:tc>
          <w:tcPr>
            <w:tcW w:w="1039" w:type="dxa"/>
            <w:tcBorders>
              <w:top w:val="single" w:sz="4" w:space="0" w:color="BFBFBF"/>
              <w:bottom w:val="single" w:sz="4" w:space="0" w:color="BFBFBF"/>
            </w:tcBorders>
          </w:tcPr>
          <w:p w14:paraId="1287122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1007</w:t>
            </w:r>
          </w:p>
        </w:tc>
        <w:tc>
          <w:tcPr>
            <w:tcW w:w="851" w:type="dxa"/>
            <w:tcBorders>
              <w:top w:val="single" w:sz="4" w:space="0" w:color="BFBFBF"/>
              <w:bottom w:val="single" w:sz="4" w:space="0" w:color="BFBFBF"/>
            </w:tcBorders>
          </w:tcPr>
          <w:p w14:paraId="62D09B7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43</w:t>
            </w:r>
          </w:p>
        </w:tc>
        <w:tc>
          <w:tcPr>
            <w:tcW w:w="1080" w:type="dxa"/>
            <w:tcBorders>
              <w:top w:val="single" w:sz="4" w:space="0" w:color="BFBFBF"/>
              <w:bottom w:val="single" w:sz="4" w:space="0" w:color="BFBFBF"/>
            </w:tcBorders>
          </w:tcPr>
          <w:p w14:paraId="77E905A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19.6</w:t>
            </w:r>
          </w:p>
        </w:tc>
        <w:tc>
          <w:tcPr>
            <w:tcW w:w="694" w:type="dxa"/>
            <w:tcBorders>
              <w:top w:val="single" w:sz="4" w:space="0" w:color="BFBFBF"/>
              <w:bottom w:val="single" w:sz="4" w:space="0" w:color="BFBFBF"/>
            </w:tcBorders>
          </w:tcPr>
          <w:p w14:paraId="418A1D2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456</w:t>
            </w:r>
          </w:p>
        </w:tc>
        <w:tc>
          <w:tcPr>
            <w:tcW w:w="967" w:type="dxa"/>
            <w:tcBorders>
              <w:top w:val="single" w:sz="4" w:space="0" w:color="BFBFBF"/>
              <w:bottom w:val="single" w:sz="4" w:space="0" w:color="BFBFBF"/>
            </w:tcBorders>
          </w:tcPr>
          <w:p w14:paraId="6A8D1A0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63</w:t>
            </w:r>
          </w:p>
        </w:tc>
        <w:tc>
          <w:tcPr>
            <w:tcW w:w="2205" w:type="dxa"/>
            <w:tcBorders>
              <w:top w:val="single" w:sz="4" w:space="0" w:color="BFBFBF"/>
              <w:bottom w:val="single" w:sz="4" w:space="0" w:color="BFBFBF"/>
            </w:tcBorders>
          </w:tcPr>
          <w:p w14:paraId="422CC64D"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Blocks 1, 5, 6 *</w:t>
            </w:r>
          </w:p>
        </w:tc>
      </w:tr>
      <w:tr w:rsidR="00F37E83" w14:paraId="73B5E23B" w14:textId="77777777">
        <w:tc>
          <w:tcPr>
            <w:tcW w:w="1260" w:type="dxa"/>
            <w:tcBorders>
              <w:top w:val="single" w:sz="4" w:space="0" w:color="BFBFBF"/>
              <w:bottom w:val="single" w:sz="4" w:space="0" w:color="BFBFBF"/>
            </w:tcBorders>
          </w:tcPr>
          <w:p w14:paraId="5085196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cereep.fr</w:t>
            </w:r>
          </w:p>
        </w:tc>
        <w:tc>
          <w:tcPr>
            <w:tcW w:w="900" w:type="dxa"/>
            <w:tcBorders>
              <w:top w:val="single" w:sz="4" w:space="0" w:color="BFBFBF"/>
              <w:bottom w:val="single" w:sz="4" w:space="0" w:color="BFBFBF"/>
            </w:tcBorders>
          </w:tcPr>
          <w:p w14:paraId="1D2D1EFA"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FR</w:t>
            </w:r>
          </w:p>
        </w:tc>
        <w:tc>
          <w:tcPr>
            <w:tcW w:w="720" w:type="dxa"/>
            <w:tcBorders>
              <w:top w:val="single" w:sz="4" w:space="0" w:color="BFBFBF"/>
              <w:bottom w:val="single" w:sz="4" w:space="0" w:color="BFBFBF"/>
            </w:tcBorders>
          </w:tcPr>
          <w:p w14:paraId="670A0F0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83</w:t>
            </w:r>
          </w:p>
        </w:tc>
        <w:tc>
          <w:tcPr>
            <w:tcW w:w="1198" w:type="dxa"/>
            <w:tcBorders>
              <w:top w:val="single" w:sz="4" w:space="0" w:color="BFBFBF"/>
              <w:bottom w:val="single" w:sz="4" w:space="0" w:color="BFBFBF"/>
            </w:tcBorders>
          </w:tcPr>
          <w:p w14:paraId="07EF277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7CCA6C6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58</w:t>
            </w:r>
          </w:p>
        </w:tc>
        <w:tc>
          <w:tcPr>
            <w:tcW w:w="666" w:type="dxa"/>
            <w:tcBorders>
              <w:top w:val="single" w:sz="4" w:space="0" w:color="BFBFBF"/>
              <w:bottom w:val="single" w:sz="4" w:space="0" w:color="BFBFBF"/>
            </w:tcBorders>
          </w:tcPr>
          <w:p w14:paraId="7CAD99A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535</w:t>
            </w:r>
          </w:p>
        </w:tc>
        <w:tc>
          <w:tcPr>
            <w:tcW w:w="720" w:type="dxa"/>
            <w:tcBorders>
              <w:top w:val="single" w:sz="4" w:space="0" w:color="BFBFBF"/>
              <w:bottom w:val="single" w:sz="4" w:space="0" w:color="BFBFBF"/>
            </w:tcBorders>
          </w:tcPr>
          <w:p w14:paraId="2AEBE38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630" w:type="dxa"/>
            <w:tcBorders>
              <w:top w:val="single" w:sz="4" w:space="0" w:color="BFBFBF"/>
              <w:bottom w:val="single" w:sz="4" w:space="0" w:color="BFBFBF"/>
            </w:tcBorders>
          </w:tcPr>
          <w:p w14:paraId="368549E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10.8</w:t>
            </w:r>
          </w:p>
        </w:tc>
        <w:tc>
          <w:tcPr>
            <w:tcW w:w="1039" w:type="dxa"/>
            <w:tcBorders>
              <w:top w:val="single" w:sz="4" w:space="0" w:color="BFBFBF"/>
              <w:bottom w:val="single" w:sz="4" w:space="0" w:color="BFBFBF"/>
            </w:tcBorders>
          </w:tcPr>
          <w:p w14:paraId="3270E6C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585</w:t>
            </w:r>
          </w:p>
        </w:tc>
        <w:tc>
          <w:tcPr>
            <w:tcW w:w="851" w:type="dxa"/>
            <w:tcBorders>
              <w:top w:val="single" w:sz="4" w:space="0" w:color="BFBFBF"/>
              <w:bottom w:val="single" w:sz="4" w:space="0" w:color="BFBFBF"/>
            </w:tcBorders>
          </w:tcPr>
          <w:p w14:paraId="3053360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24</w:t>
            </w:r>
          </w:p>
        </w:tc>
        <w:tc>
          <w:tcPr>
            <w:tcW w:w="1080" w:type="dxa"/>
            <w:tcBorders>
              <w:top w:val="single" w:sz="4" w:space="0" w:color="BFBFBF"/>
              <w:bottom w:val="single" w:sz="4" w:space="0" w:color="BFBFBF"/>
            </w:tcBorders>
          </w:tcPr>
          <w:p w14:paraId="034D093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16.5</w:t>
            </w:r>
          </w:p>
        </w:tc>
        <w:tc>
          <w:tcPr>
            <w:tcW w:w="694" w:type="dxa"/>
            <w:tcBorders>
              <w:top w:val="single" w:sz="4" w:space="0" w:color="BFBFBF"/>
              <w:bottom w:val="single" w:sz="4" w:space="0" w:color="BFBFBF"/>
            </w:tcBorders>
          </w:tcPr>
          <w:p w14:paraId="3D67EFF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632</w:t>
            </w:r>
          </w:p>
        </w:tc>
        <w:tc>
          <w:tcPr>
            <w:tcW w:w="967" w:type="dxa"/>
            <w:tcBorders>
              <w:top w:val="single" w:sz="4" w:space="0" w:color="BFBFBF"/>
              <w:bottom w:val="single" w:sz="4" w:space="0" w:color="BFBFBF"/>
            </w:tcBorders>
          </w:tcPr>
          <w:p w14:paraId="576E37F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w:t>
            </w:r>
          </w:p>
        </w:tc>
        <w:tc>
          <w:tcPr>
            <w:tcW w:w="2205" w:type="dxa"/>
            <w:tcBorders>
              <w:top w:val="single" w:sz="4" w:space="0" w:color="BFBFBF"/>
              <w:bottom w:val="single" w:sz="4" w:space="0" w:color="BFBFBF"/>
            </w:tcBorders>
          </w:tcPr>
          <w:p w14:paraId="3A65F006"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3BCE7748" w14:textId="77777777">
        <w:tc>
          <w:tcPr>
            <w:tcW w:w="1260" w:type="dxa"/>
            <w:tcBorders>
              <w:top w:val="single" w:sz="4" w:space="0" w:color="BFBFBF"/>
              <w:bottom w:val="single" w:sz="4" w:space="0" w:color="BFBFBF"/>
            </w:tcBorders>
          </w:tcPr>
          <w:p w14:paraId="23B4D949"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chilcas.ar</w:t>
            </w:r>
          </w:p>
        </w:tc>
        <w:tc>
          <w:tcPr>
            <w:tcW w:w="900" w:type="dxa"/>
            <w:tcBorders>
              <w:top w:val="single" w:sz="4" w:space="0" w:color="BFBFBF"/>
              <w:bottom w:val="single" w:sz="4" w:space="0" w:color="BFBFBF"/>
            </w:tcBorders>
          </w:tcPr>
          <w:p w14:paraId="6C00961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AR</w:t>
            </w:r>
          </w:p>
        </w:tc>
        <w:tc>
          <w:tcPr>
            <w:tcW w:w="720" w:type="dxa"/>
            <w:tcBorders>
              <w:top w:val="single" w:sz="4" w:space="0" w:color="BFBFBF"/>
              <w:bottom w:val="single" w:sz="4" w:space="0" w:color="BFBFBF"/>
            </w:tcBorders>
          </w:tcPr>
          <w:p w14:paraId="6D89EE2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w:t>
            </w:r>
          </w:p>
        </w:tc>
        <w:tc>
          <w:tcPr>
            <w:tcW w:w="1198" w:type="dxa"/>
            <w:tcBorders>
              <w:top w:val="single" w:sz="4" w:space="0" w:color="BFBFBF"/>
              <w:bottom w:val="single" w:sz="4" w:space="0" w:color="BFBFBF"/>
            </w:tcBorders>
          </w:tcPr>
          <w:p w14:paraId="5F814DD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7E931F1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68</w:t>
            </w:r>
          </w:p>
        </w:tc>
        <w:tc>
          <w:tcPr>
            <w:tcW w:w="666" w:type="dxa"/>
            <w:tcBorders>
              <w:top w:val="single" w:sz="4" w:space="0" w:color="BFBFBF"/>
              <w:bottom w:val="single" w:sz="4" w:space="0" w:color="BFBFBF"/>
            </w:tcBorders>
          </w:tcPr>
          <w:p w14:paraId="6D1BCEB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1243</w:t>
            </w:r>
          </w:p>
        </w:tc>
        <w:tc>
          <w:tcPr>
            <w:tcW w:w="720" w:type="dxa"/>
            <w:tcBorders>
              <w:top w:val="single" w:sz="4" w:space="0" w:color="BFBFBF"/>
              <w:bottom w:val="single" w:sz="4" w:space="0" w:color="BFBFBF"/>
            </w:tcBorders>
          </w:tcPr>
          <w:p w14:paraId="5ED5AF3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630" w:type="dxa"/>
            <w:tcBorders>
              <w:top w:val="single" w:sz="4" w:space="0" w:color="BFBFBF"/>
              <w:bottom w:val="single" w:sz="4" w:space="0" w:color="BFBFBF"/>
            </w:tcBorders>
          </w:tcPr>
          <w:p w14:paraId="46B003D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15.1</w:t>
            </w:r>
          </w:p>
        </w:tc>
        <w:tc>
          <w:tcPr>
            <w:tcW w:w="1039" w:type="dxa"/>
            <w:tcBorders>
              <w:top w:val="single" w:sz="4" w:space="0" w:color="BFBFBF"/>
              <w:bottom w:val="single" w:sz="4" w:space="0" w:color="BFBFBF"/>
            </w:tcBorders>
          </w:tcPr>
          <w:p w14:paraId="698FF25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498</w:t>
            </w:r>
          </w:p>
        </w:tc>
        <w:tc>
          <w:tcPr>
            <w:tcW w:w="851" w:type="dxa"/>
            <w:tcBorders>
              <w:top w:val="single" w:sz="4" w:space="0" w:color="BFBFBF"/>
              <w:bottom w:val="single" w:sz="4" w:space="0" w:color="BFBFBF"/>
            </w:tcBorders>
          </w:tcPr>
          <w:p w14:paraId="52501BD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w:t>
            </w:r>
          </w:p>
        </w:tc>
        <w:tc>
          <w:tcPr>
            <w:tcW w:w="1080" w:type="dxa"/>
            <w:tcBorders>
              <w:top w:val="single" w:sz="4" w:space="0" w:color="BFBFBF"/>
              <w:bottom w:val="single" w:sz="4" w:space="0" w:color="BFBFBF"/>
            </w:tcBorders>
          </w:tcPr>
          <w:p w14:paraId="6649D29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20.8</w:t>
            </w:r>
          </w:p>
        </w:tc>
        <w:tc>
          <w:tcPr>
            <w:tcW w:w="694" w:type="dxa"/>
            <w:tcBorders>
              <w:top w:val="single" w:sz="4" w:space="0" w:color="BFBFBF"/>
              <w:bottom w:val="single" w:sz="4" w:space="0" w:color="BFBFBF"/>
            </w:tcBorders>
          </w:tcPr>
          <w:p w14:paraId="3920B48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955</w:t>
            </w:r>
          </w:p>
        </w:tc>
        <w:tc>
          <w:tcPr>
            <w:tcW w:w="967" w:type="dxa"/>
            <w:tcBorders>
              <w:top w:val="single" w:sz="4" w:space="0" w:color="BFBFBF"/>
              <w:bottom w:val="single" w:sz="4" w:space="0" w:color="BFBFBF"/>
            </w:tcBorders>
          </w:tcPr>
          <w:p w14:paraId="36B9CE4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2205" w:type="dxa"/>
            <w:tcBorders>
              <w:top w:val="single" w:sz="4" w:space="0" w:color="BFBFBF"/>
              <w:bottom w:val="single" w:sz="4" w:space="0" w:color="BFBFBF"/>
            </w:tcBorders>
          </w:tcPr>
          <w:p w14:paraId="112B0E4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56CB398B" w14:textId="77777777">
        <w:tc>
          <w:tcPr>
            <w:tcW w:w="1260" w:type="dxa"/>
            <w:tcBorders>
              <w:top w:val="single" w:sz="4" w:space="0" w:color="BFBFBF"/>
              <w:bottom w:val="single" w:sz="4" w:space="0" w:color="BFBFBF"/>
            </w:tcBorders>
          </w:tcPr>
          <w:p w14:paraId="7AC2CA5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comp.pt</w:t>
            </w:r>
          </w:p>
        </w:tc>
        <w:tc>
          <w:tcPr>
            <w:tcW w:w="900" w:type="dxa"/>
            <w:tcBorders>
              <w:top w:val="single" w:sz="4" w:space="0" w:color="BFBFBF"/>
              <w:bottom w:val="single" w:sz="4" w:space="0" w:color="BFBFBF"/>
            </w:tcBorders>
          </w:tcPr>
          <w:p w14:paraId="1DD8520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PT</w:t>
            </w:r>
          </w:p>
        </w:tc>
        <w:tc>
          <w:tcPr>
            <w:tcW w:w="720" w:type="dxa"/>
            <w:tcBorders>
              <w:top w:val="single" w:sz="4" w:space="0" w:color="BFBFBF"/>
              <w:bottom w:val="single" w:sz="4" w:space="0" w:color="BFBFBF"/>
            </w:tcBorders>
          </w:tcPr>
          <w:p w14:paraId="0ECEBC6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200</w:t>
            </w:r>
          </w:p>
        </w:tc>
        <w:tc>
          <w:tcPr>
            <w:tcW w:w="1198" w:type="dxa"/>
            <w:tcBorders>
              <w:top w:val="single" w:sz="4" w:space="0" w:color="BFBFBF"/>
              <w:bottom w:val="single" w:sz="4" w:space="0" w:color="BFBFBF"/>
            </w:tcBorders>
          </w:tcPr>
          <w:p w14:paraId="2C1F165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3FA997D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57</w:t>
            </w:r>
          </w:p>
        </w:tc>
        <w:tc>
          <w:tcPr>
            <w:tcW w:w="666" w:type="dxa"/>
            <w:tcBorders>
              <w:top w:val="single" w:sz="4" w:space="0" w:color="BFBFBF"/>
              <w:bottom w:val="single" w:sz="4" w:space="0" w:color="BFBFBF"/>
            </w:tcBorders>
          </w:tcPr>
          <w:p w14:paraId="6832294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203</w:t>
            </w:r>
          </w:p>
        </w:tc>
        <w:tc>
          <w:tcPr>
            <w:tcW w:w="720" w:type="dxa"/>
            <w:tcBorders>
              <w:top w:val="single" w:sz="4" w:space="0" w:color="BFBFBF"/>
              <w:bottom w:val="single" w:sz="4" w:space="0" w:color="BFBFBF"/>
            </w:tcBorders>
          </w:tcPr>
          <w:p w14:paraId="6767834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39</w:t>
            </w:r>
          </w:p>
        </w:tc>
        <w:tc>
          <w:tcPr>
            <w:tcW w:w="630" w:type="dxa"/>
            <w:tcBorders>
              <w:top w:val="single" w:sz="4" w:space="0" w:color="BFBFBF"/>
              <w:bottom w:val="single" w:sz="4" w:space="0" w:color="BFBFBF"/>
            </w:tcBorders>
          </w:tcPr>
          <w:p w14:paraId="0923405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16.6</w:t>
            </w:r>
          </w:p>
        </w:tc>
        <w:tc>
          <w:tcPr>
            <w:tcW w:w="1039" w:type="dxa"/>
            <w:tcBorders>
              <w:top w:val="single" w:sz="4" w:space="0" w:color="BFBFBF"/>
              <w:bottom w:val="single" w:sz="4" w:space="0" w:color="BFBFBF"/>
            </w:tcBorders>
          </w:tcPr>
          <w:p w14:paraId="2868EAE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516</w:t>
            </w:r>
          </w:p>
        </w:tc>
        <w:tc>
          <w:tcPr>
            <w:tcW w:w="851" w:type="dxa"/>
            <w:tcBorders>
              <w:top w:val="single" w:sz="4" w:space="0" w:color="BFBFBF"/>
              <w:bottom w:val="single" w:sz="4" w:space="0" w:color="BFBFBF"/>
            </w:tcBorders>
          </w:tcPr>
          <w:p w14:paraId="5C0885D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1080" w:type="dxa"/>
            <w:tcBorders>
              <w:top w:val="single" w:sz="4" w:space="0" w:color="BFBFBF"/>
              <w:bottom w:val="single" w:sz="4" w:space="0" w:color="BFBFBF"/>
            </w:tcBorders>
          </w:tcPr>
          <w:p w14:paraId="4E02A45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11.7</w:t>
            </w:r>
          </w:p>
        </w:tc>
        <w:tc>
          <w:tcPr>
            <w:tcW w:w="694" w:type="dxa"/>
            <w:tcBorders>
              <w:top w:val="single" w:sz="4" w:space="0" w:color="BFBFBF"/>
              <w:bottom w:val="single" w:sz="4" w:space="0" w:color="BFBFBF"/>
            </w:tcBorders>
          </w:tcPr>
          <w:p w14:paraId="5666F89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564</w:t>
            </w:r>
          </w:p>
        </w:tc>
        <w:tc>
          <w:tcPr>
            <w:tcW w:w="967" w:type="dxa"/>
            <w:tcBorders>
              <w:top w:val="single" w:sz="4" w:space="0" w:color="BFBFBF"/>
              <w:bottom w:val="single" w:sz="4" w:space="0" w:color="BFBFBF"/>
            </w:tcBorders>
          </w:tcPr>
          <w:p w14:paraId="475B9D0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63</w:t>
            </w:r>
          </w:p>
        </w:tc>
        <w:tc>
          <w:tcPr>
            <w:tcW w:w="2205" w:type="dxa"/>
            <w:tcBorders>
              <w:top w:val="single" w:sz="4" w:space="0" w:color="BFBFBF"/>
              <w:bottom w:val="single" w:sz="4" w:space="0" w:color="BFBFBF"/>
            </w:tcBorders>
          </w:tcPr>
          <w:p w14:paraId="20A4367E"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1B658CDA" w14:textId="77777777">
        <w:tc>
          <w:tcPr>
            <w:tcW w:w="1260" w:type="dxa"/>
            <w:tcBorders>
              <w:top w:val="single" w:sz="4" w:space="0" w:color="BFBFBF"/>
              <w:bottom w:val="single" w:sz="4" w:space="0" w:color="BFBFBF"/>
            </w:tcBorders>
          </w:tcPr>
          <w:p w14:paraId="4D6B650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cowi.ca</w:t>
            </w:r>
          </w:p>
        </w:tc>
        <w:tc>
          <w:tcPr>
            <w:tcW w:w="900" w:type="dxa"/>
            <w:tcBorders>
              <w:top w:val="single" w:sz="4" w:space="0" w:color="BFBFBF"/>
              <w:bottom w:val="single" w:sz="4" w:space="0" w:color="BFBFBF"/>
            </w:tcBorders>
          </w:tcPr>
          <w:p w14:paraId="2C10C8F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CA</w:t>
            </w:r>
          </w:p>
        </w:tc>
        <w:tc>
          <w:tcPr>
            <w:tcW w:w="720" w:type="dxa"/>
            <w:tcBorders>
              <w:top w:val="single" w:sz="4" w:space="0" w:color="BFBFBF"/>
              <w:bottom w:val="single" w:sz="4" w:space="0" w:color="BFBFBF"/>
            </w:tcBorders>
          </w:tcPr>
          <w:p w14:paraId="1AF98CE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50</w:t>
            </w:r>
          </w:p>
        </w:tc>
        <w:tc>
          <w:tcPr>
            <w:tcW w:w="1198" w:type="dxa"/>
            <w:tcBorders>
              <w:top w:val="single" w:sz="4" w:space="0" w:color="BFBFBF"/>
              <w:bottom w:val="single" w:sz="4" w:space="0" w:color="BFBFBF"/>
            </w:tcBorders>
          </w:tcPr>
          <w:p w14:paraId="729E90F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482B5B6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18</w:t>
            </w:r>
          </w:p>
        </w:tc>
        <w:tc>
          <w:tcPr>
            <w:tcW w:w="666" w:type="dxa"/>
            <w:tcBorders>
              <w:top w:val="single" w:sz="4" w:space="0" w:color="BFBFBF"/>
              <w:bottom w:val="single" w:sz="4" w:space="0" w:color="BFBFBF"/>
            </w:tcBorders>
          </w:tcPr>
          <w:p w14:paraId="425E169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676</w:t>
            </w:r>
          </w:p>
        </w:tc>
        <w:tc>
          <w:tcPr>
            <w:tcW w:w="720" w:type="dxa"/>
            <w:tcBorders>
              <w:top w:val="single" w:sz="4" w:space="0" w:color="BFBFBF"/>
              <w:bottom w:val="single" w:sz="4" w:space="0" w:color="BFBFBF"/>
            </w:tcBorders>
          </w:tcPr>
          <w:p w14:paraId="2E969EF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54</w:t>
            </w:r>
          </w:p>
        </w:tc>
        <w:tc>
          <w:tcPr>
            <w:tcW w:w="630" w:type="dxa"/>
            <w:tcBorders>
              <w:top w:val="single" w:sz="4" w:space="0" w:color="BFBFBF"/>
              <w:bottom w:val="single" w:sz="4" w:space="0" w:color="BFBFBF"/>
            </w:tcBorders>
          </w:tcPr>
          <w:p w14:paraId="635C3A7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10.4</w:t>
            </w:r>
          </w:p>
        </w:tc>
        <w:tc>
          <w:tcPr>
            <w:tcW w:w="1039" w:type="dxa"/>
            <w:tcBorders>
              <w:top w:val="single" w:sz="4" w:space="0" w:color="BFBFBF"/>
              <w:bottom w:val="single" w:sz="4" w:space="0" w:color="BFBFBF"/>
            </w:tcBorders>
          </w:tcPr>
          <w:p w14:paraId="643C134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488</w:t>
            </w:r>
          </w:p>
        </w:tc>
        <w:tc>
          <w:tcPr>
            <w:tcW w:w="851" w:type="dxa"/>
            <w:tcBorders>
              <w:top w:val="single" w:sz="4" w:space="0" w:color="BFBFBF"/>
              <w:bottom w:val="single" w:sz="4" w:space="0" w:color="BFBFBF"/>
            </w:tcBorders>
          </w:tcPr>
          <w:p w14:paraId="6FBBF35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w:t>
            </w:r>
          </w:p>
        </w:tc>
        <w:tc>
          <w:tcPr>
            <w:tcW w:w="1080" w:type="dxa"/>
            <w:tcBorders>
              <w:top w:val="single" w:sz="4" w:space="0" w:color="BFBFBF"/>
              <w:bottom w:val="single" w:sz="4" w:space="0" w:color="BFBFBF"/>
            </w:tcBorders>
          </w:tcPr>
          <w:p w14:paraId="1873301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5.2</w:t>
            </w:r>
          </w:p>
        </w:tc>
        <w:tc>
          <w:tcPr>
            <w:tcW w:w="694" w:type="dxa"/>
            <w:tcBorders>
              <w:top w:val="single" w:sz="4" w:space="0" w:color="BFBFBF"/>
              <w:bottom w:val="single" w:sz="4" w:space="0" w:color="BFBFBF"/>
            </w:tcBorders>
          </w:tcPr>
          <w:p w14:paraId="1607BF8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762</w:t>
            </w:r>
          </w:p>
        </w:tc>
        <w:tc>
          <w:tcPr>
            <w:tcW w:w="967" w:type="dxa"/>
            <w:tcBorders>
              <w:top w:val="single" w:sz="4" w:space="0" w:color="BFBFBF"/>
              <w:bottom w:val="single" w:sz="4" w:space="0" w:color="BFBFBF"/>
            </w:tcBorders>
          </w:tcPr>
          <w:p w14:paraId="424BCFE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65</w:t>
            </w:r>
          </w:p>
        </w:tc>
        <w:tc>
          <w:tcPr>
            <w:tcW w:w="2205" w:type="dxa"/>
            <w:tcBorders>
              <w:top w:val="single" w:sz="4" w:space="0" w:color="BFBFBF"/>
              <w:bottom w:val="single" w:sz="4" w:space="0" w:color="BFBFBF"/>
            </w:tcBorders>
          </w:tcPr>
          <w:p w14:paraId="717472D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6A41D565" w14:textId="77777777">
        <w:tc>
          <w:tcPr>
            <w:tcW w:w="1260" w:type="dxa"/>
            <w:tcBorders>
              <w:top w:val="single" w:sz="4" w:space="0" w:color="BFBFBF"/>
              <w:bottom w:val="single" w:sz="4" w:space="0" w:color="BFBFBF"/>
            </w:tcBorders>
          </w:tcPr>
          <w:p w14:paraId="21D94144"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elliot.us</w:t>
            </w:r>
          </w:p>
        </w:tc>
        <w:tc>
          <w:tcPr>
            <w:tcW w:w="900" w:type="dxa"/>
            <w:tcBorders>
              <w:top w:val="single" w:sz="4" w:space="0" w:color="BFBFBF"/>
              <w:bottom w:val="single" w:sz="4" w:space="0" w:color="BFBFBF"/>
            </w:tcBorders>
          </w:tcPr>
          <w:p w14:paraId="26A99EC7"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543D004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200</w:t>
            </w:r>
          </w:p>
        </w:tc>
        <w:tc>
          <w:tcPr>
            <w:tcW w:w="1198" w:type="dxa"/>
            <w:tcBorders>
              <w:top w:val="single" w:sz="4" w:space="0" w:color="BFBFBF"/>
              <w:bottom w:val="single" w:sz="4" w:space="0" w:color="BFBFBF"/>
            </w:tcBorders>
          </w:tcPr>
          <w:p w14:paraId="434152C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3C12719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33</w:t>
            </w:r>
          </w:p>
        </w:tc>
        <w:tc>
          <w:tcPr>
            <w:tcW w:w="666" w:type="dxa"/>
            <w:tcBorders>
              <w:top w:val="single" w:sz="4" w:space="0" w:color="BFBFBF"/>
              <w:bottom w:val="single" w:sz="4" w:space="0" w:color="BFBFBF"/>
            </w:tcBorders>
          </w:tcPr>
          <w:p w14:paraId="2A9C960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192</w:t>
            </w:r>
          </w:p>
        </w:tc>
        <w:tc>
          <w:tcPr>
            <w:tcW w:w="720" w:type="dxa"/>
            <w:tcBorders>
              <w:top w:val="single" w:sz="4" w:space="0" w:color="BFBFBF"/>
              <w:bottom w:val="single" w:sz="4" w:space="0" w:color="BFBFBF"/>
            </w:tcBorders>
          </w:tcPr>
          <w:p w14:paraId="543390A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112</w:t>
            </w:r>
          </w:p>
        </w:tc>
        <w:tc>
          <w:tcPr>
            <w:tcW w:w="630" w:type="dxa"/>
            <w:tcBorders>
              <w:top w:val="single" w:sz="4" w:space="0" w:color="BFBFBF"/>
              <w:bottom w:val="single" w:sz="4" w:space="0" w:color="BFBFBF"/>
            </w:tcBorders>
          </w:tcPr>
          <w:p w14:paraId="594082B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17.7</w:t>
            </w:r>
          </w:p>
        </w:tc>
        <w:tc>
          <w:tcPr>
            <w:tcW w:w="1039" w:type="dxa"/>
            <w:tcBorders>
              <w:top w:val="single" w:sz="4" w:space="0" w:color="BFBFBF"/>
              <w:bottom w:val="single" w:sz="4" w:space="0" w:color="BFBFBF"/>
            </w:tcBorders>
          </w:tcPr>
          <w:p w14:paraId="1AE4C8C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389</w:t>
            </w:r>
          </w:p>
        </w:tc>
        <w:tc>
          <w:tcPr>
            <w:tcW w:w="851" w:type="dxa"/>
            <w:tcBorders>
              <w:top w:val="single" w:sz="4" w:space="0" w:color="BFBFBF"/>
              <w:bottom w:val="single" w:sz="4" w:space="0" w:color="BFBFBF"/>
            </w:tcBorders>
          </w:tcPr>
          <w:p w14:paraId="55F8647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w:t>
            </w:r>
          </w:p>
        </w:tc>
        <w:tc>
          <w:tcPr>
            <w:tcW w:w="1080" w:type="dxa"/>
            <w:tcBorders>
              <w:top w:val="single" w:sz="4" w:space="0" w:color="BFBFBF"/>
              <w:bottom w:val="single" w:sz="4" w:space="0" w:color="BFBFBF"/>
            </w:tcBorders>
          </w:tcPr>
          <w:p w14:paraId="353437E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13.6</w:t>
            </w:r>
          </w:p>
        </w:tc>
        <w:tc>
          <w:tcPr>
            <w:tcW w:w="694" w:type="dxa"/>
            <w:tcBorders>
              <w:top w:val="single" w:sz="4" w:space="0" w:color="BFBFBF"/>
              <w:bottom w:val="single" w:sz="4" w:space="0" w:color="BFBFBF"/>
            </w:tcBorders>
          </w:tcPr>
          <w:p w14:paraId="2F52462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344</w:t>
            </w:r>
          </w:p>
        </w:tc>
        <w:tc>
          <w:tcPr>
            <w:tcW w:w="967" w:type="dxa"/>
            <w:tcBorders>
              <w:top w:val="single" w:sz="4" w:space="0" w:color="BFBFBF"/>
              <w:bottom w:val="single" w:sz="4" w:space="0" w:color="BFBFBF"/>
            </w:tcBorders>
          </w:tcPr>
          <w:p w14:paraId="0259415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92</w:t>
            </w:r>
          </w:p>
        </w:tc>
        <w:tc>
          <w:tcPr>
            <w:tcW w:w="2205" w:type="dxa"/>
            <w:tcBorders>
              <w:top w:val="single" w:sz="4" w:space="0" w:color="BFBFBF"/>
              <w:bottom w:val="single" w:sz="4" w:space="0" w:color="BFBFBF"/>
            </w:tcBorders>
          </w:tcPr>
          <w:p w14:paraId="352BBEC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73D397D5" w14:textId="77777777">
        <w:tc>
          <w:tcPr>
            <w:tcW w:w="1260" w:type="dxa"/>
            <w:tcBorders>
              <w:top w:val="single" w:sz="4" w:space="0" w:color="BFBFBF"/>
              <w:bottom w:val="single" w:sz="4" w:space="0" w:color="BFBFBF"/>
            </w:tcBorders>
          </w:tcPr>
          <w:p w14:paraId="7AA46804"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ethass.au</w:t>
            </w:r>
          </w:p>
        </w:tc>
        <w:tc>
          <w:tcPr>
            <w:tcW w:w="900" w:type="dxa"/>
            <w:tcBorders>
              <w:top w:val="single" w:sz="4" w:space="0" w:color="BFBFBF"/>
              <w:bottom w:val="single" w:sz="4" w:space="0" w:color="BFBFBF"/>
            </w:tcBorders>
          </w:tcPr>
          <w:p w14:paraId="103769FA"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AU</w:t>
            </w:r>
          </w:p>
        </w:tc>
        <w:tc>
          <w:tcPr>
            <w:tcW w:w="720" w:type="dxa"/>
            <w:tcBorders>
              <w:top w:val="single" w:sz="4" w:space="0" w:color="BFBFBF"/>
              <w:bottom w:val="single" w:sz="4" w:space="0" w:color="BFBFBF"/>
            </w:tcBorders>
          </w:tcPr>
          <w:p w14:paraId="38E94D8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104</w:t>
            </w:r>
          </w:p>
        </w:tc>
        <w:tc>
          <w:tcPr>
            <w:tcW w:w="1198" w:type="dxa"/>
            <w:tcBorders>
              <w:top w:val="single" w:sz="4" w:space="0" w:color="BFBFBF"/>
              <w:bottom w:val="single" w:sz="4" w:space="0" w:color="BFBFBF"/>
            </w:tcBorders>
          </w:tcPr>
          <w:p w14:paraId="694EEB6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13A8FE2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w:t>
            </w:r>
          </w:p>
        </w:tc>
        <w:tc>
          <w:tcPr>
            <w:tcW w:w="666" w:type="dxa"/>
            <w:tcBorders>
              <w:top w:val="single" w:sz="4" w:space="0" w:color="BFBFBF"/>
              <w:bottom w:val="single" w:sz="4" w:space="0" w:color="BFBFBF"/>
            </w:tcBorders>
          </w:tcPr>
          <w:p w14:paraId="552BA33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112</w:t>
            </w:r>
          </w:p>
        </w:tc>
        <w:tc>
          <w:tcPr>
            <w:tcW w:w="720" w:type="dxa"/>
            <w:tcBorders>
              <w:top w:val="single" w:sz="4" w:space="0" w:color="BFBFBF"/>
              <w:bottom w:val="single" w:sz="4" w:space="0" w:color="BFBFBF"/>
            </w:tcBorders>
          </w:tcPr>
          <w:p w14:paraId="06216EE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126</w:t>
            </w:r>
          </w:p>
        </w:tc>
        <w:tc>
          <w:tcPr>
            <w:tcW w:w="630" w:type="dxa"/>
            <w:tcBorders>
              <w:top w:val="single" w:sz="4" w:space="0" w:color="BFBFBF"/>
              <w:bottom w:val="single" w:sz="4" w:space="0" w:color="BFBFBF"/>
            </w:tcBorders>
          </w:tcPr>
          <w:p w14:paraId="4BA7E89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24</w:t>
            </w:r>
          </w:p>
        </w:tc>
        <w:tc>
          <w:tcPr>
            <w:tcW w:w="1039" w:type="dxa"/>
            <w:tcBorders>
              <w:top w:val="single" w:sz="4" w:space="0" w:color="BFBFBF"/>
              <w:bottom w:val="single" w:sz="4" w:space="0" w:color="BFBFBF"/>
            </w:tcBorders>
          </w:tcPr>
          <w:p w14:paraId="039382F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625</w:t>
            </w:r>
          </w:p>
        </w:tc>
        <w:tc>
          <w:tcPr>
            <w:tcW w:w="851" w:type="dxa"/>
            <w:tcBorders>
              <w:top w:val="single" w:sz="4" w:space="0" w:color="BFBFBF"/>
              <w:bottom w:val="single" w:sz="4" w:space="0" w:color="BFBFBF"/>
            </w:tcBorders>
          </w:tcPr>
          <w:p w14:paraId="4D13EC7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32</w:t>
            </w:r>
          </w:p>
        </w:tc>
        <w:tc>
          <w:tcPr>
            <w:tcW w:w="1080" w:type="dxa"/>
            <w:tcBorders>
              <w:top w:val="single" w:sz="4" w:space="0" w:color="BFBFBF"/>
              <w:bottom w:val="single" w:sz="4" w:space="0" w:color="BFBFBF"/>
            </w:tcBorders>
          </w:tcPr>
          <w:p w14:paraId="1064381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31</w:t>
            </w:r>
          </w:p>
        </w:tc>
        <w:tc>
          <w:tcPr>
            <w:tcW w:w="694" w:type="dxa"/>
            <w:tcBorders>
              <w:top w:val="single" w:sz="4" w:space="0" w:color="BFBFBF"/>
              <w:bottom w:val="single" w:sz="4" w:space="0" w:color="BFBFBF"/>
            </w:tcBorders>
          </w:tcPr>
          <w:p w14:paraId="6FC8015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203</w:t>
            </w:r>
          </w:p>
        </w:tc>
        <w:tc>
          <w:tcPr>
            <w:tcW w:w="967" w:type="dxa"/>
            <w:tcBorders>
              <w:top w:val="single" w:sz="4" w:space="0" w:color="BFBFBF"/>
              <w:bottom w:val="single" w:sz="4" w:space="0" w:color="BFBFBF"/>
            </w:tcBorders>
          </w:tcPr>
          <w:p w14:paraId="66E99CD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66</w:t>
            </w:r>
          </w:p>
        </w:tc>
        <w:tc>
          <w:tcPr>
            <w:tcW w:w="2205" w:type="dxa"/>
            <w:tcBorders>
              <w:top w:val="single" w:sz="4" w:space="0" w:color="BFBFBF"/>
              <w:bottom w:val="single" w:sz="4" w:space="0" w:color="BFBFBF"/>
            </w:tcBorders>
          </w:tcPr>
          <w:p w14:paraId="2B338DC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0822D520" w14:textId="77777777">
        <w:tc>
          <w:tcPr>
            <w:tcW w:w="1260" w:type="dxa"/>
            <w:tcBorders>
              <w:top w:val="single" w:sz="4" w:space="0" w:color="BFBFBF"/>
              <w:bottom w:val="single" w:sz="4" w:space="0" w:color="BFBFBF"/>
            </w:tcBorders>
          </w:tcPr>
          <w:p w14:paraId="1774C696"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frue.ch</w:t>
            </w:r>
          </w:p>
        </w:tc>
        <w:tc>
          <w:tcPr>
            <w:tcW w:w="900" w:type="dxa"/>
            <w:tcBorders>
              <w:top w:val="single" w:sz="4" w:space="0" w:color="BFBFBF"/>
              <w:bottom w:val="single" w:sz="4" w:space="0" w:color="BFBFBF"/>
            </w:tcBorders>
          </w:tcPr>
          <w:p w14:paraId="75F313D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CH</w:t>
            </w:r>
          </w:p>
        </w:tc>
        <w:tc>
          <w:tcPr>
            <w:tcW w:w="720" w:type="dxa"/>
            <w:tcBorders>
              <w:top w:val="single" w:sz="4" w:space="0" w:color="BFBFBF"/>
              <w:bottom w:val="single" w:sz="4" w:space="0" w:color="BFBFBF"/>
            </w:tcBorders>
          </w:tcPr>
          <w:p w14:paraId="094E58B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995</w:t>
            </w:r>
          </w:p>
        </w:tc>
        <w:tc>
          <w:tcPr>
            <w:tcW w:w="1198" w:type="dxa"/>
            <w:tcBorders>
              <w:top w:val="single" w:sz="4" w:space="0" w:color="BFBFBF"/>
              <w:bottom w:val="single" w:sz="4" w:space="0" w:color="BFBFBF"/>
            </w:tcBorders>
          </w:tcPr>
          <w:p w14:paraId="1DAEEE8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5B02714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w:t>
            </w:r>
          </w:p>
        </w:tc>
        <w:tc>
          <w:tcPr>
            <w:tcW w:w="666" w:type="dxa"/>
            <w:tcBorders>
              <w:top w:val="single" w:sz="4" w:space="0" w:color="BFBFBF"/>
              <w:bottom w:val="single" w:sz="4" w:space="0" w:color="BFBFBF"/>
            </w:tcBorders>
          </w:tcPr>
          <w:p w14:paraId="07C0E41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763</w:t>
            </w:r>
          </w:p>
        </w:tc>
        <w:tc>
          <w:tcPr>
            <w:tcW w:w="720" w:type="dxa"/>
            <w:tcBorders>
              <w:top w:val="single" w:sz="4" w:space="0" w:color="BFBFBF"/>
              <w:bottom w:val="single" w:sz="4" w:space="0" w:color="BFBFBF"/>
            </w:tcBorders>
          </w:tcPr>
          <w:p w14:paraId="0DFB601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w:t>
            </w:r>
          </w:p>
        </w:tc>
        <w:tc>
          <w:tcPr>
            <w:tcW w:w="630" w:type="dxa"/>
            <w:tcBorders>
              <w:top w:val="single" w:sz="4" w:space="0" w:color="BFBFBF"/>
              <w:bottom w:val="single" w:sz="4" w:space="0" w:color="BFBFBF"/>
            </w:tcBorders>
          </w:tcPr>
          <w:p w14:paraId="7FA2E18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w:t>
            </w:r>
          </w:p>
        </w:tc>
        <w:tc>
          <w:tcPr>
            <w:tcW w:w="1039" w:type="dxa"/>
            <w:tcBorders>
              <w:top w:val="single" w:sz="4" w:space="0" w:color="BFBFBF"/>
              <w:bottom w:val="single" w:sz="4" w:space="0" w:color="BFBFBF"/>
            </w:tcBorders>
          </w:tcPr>
          <w:p w14:paraId="26B292D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626</w:t>
            </w:r>
          </w:p>
        </w:tc>
        <w:tc>
          <w:tcPr>
            <w:tcW w:w="851" w:type="dxa"/>
            <w:tcBorders>
              <w:top w:val="single" w:sz="4" w:space="0" w:color="BFBFBF"/>
              <w:bottom w:val="single" w:sz="4" w:space="0" w:color="BFBFBF"/>
            </w:tcBorders>
          </w:tcPr>
          <w:p w14:paraId="2BB929B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24</w:t>
            </w:r>
          </w:p>
        </w:tc>
        <w:tc>
          <w:tcPr>
            <w:tcW w:w="1080" w:type="dxa"/>
            <w:tcBorders>
              <w:top w:val="single" w:sz="4" w:space="0" w:color="BFBFBF"/>
              <w:bottom w:val="single" w:sz="4" w:space="0" w:color="BFBFBF"/>
            </w:tcBorders>
          </w:tcPr>
          <w:p w14:paraId="7981130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14.7</w:t>
            </w:r>
          </w:p>
        </w:tc>
        <w:tc>
          <w:tcPr>
            <w:tcW w:w="694" w:type="dxa"/>
            <w:tcBorders>
              <w:top w:val="single" w:sz="4" w:space="0" w:color="BFBFBF"/>
              <w:bottom w:val="single" w:sz="4" w:space="0" w:color="BFBFBF"/>
            </w:tcBorders>
          </w:tcPr>
          <w:p w14:paraId="67C33E4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1546</w:t>
            </w:r>
          </w:p>
        </w:tc>
        <w:tc>
          <w:tcPr>
            <w:tcW w:w="967" w:type="dxa"/>
            <w:tcBorders>
              <w:top w:val="single" w:sz="4" w:space="0" w:color="BFBFBF"/>
              <w:bottom w:val="single" w:sz="4" w:space="0" w:color="BFBFBF"/>
            </w:tcBorders>
          </w:tcPr>
          <w:p w14:paraId="4838B15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23</w:t>
            </w:r>
          </w:p>
        </w:tc>
        <w:tc>
          <w:tcPr>
            <w:tcW w:w="2205" w:type="dxa"/>
            <w:tcBorders>
              <w:top w:val="single" w:sz="4" w:space="0" w:color="BFBFBF"/>
              <w:bottom w:val="single" w:sz="4" w:space="0" w:color="BFBFBF"/>
            </w:tcBorders>
          </w:tcPr>
          <w:p w14:paraId="41F8FD86"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776BB1BB" w14:textId="77777777">
        <w:tc>
          <w:tcPr>
            <w:tcW w:w="1260" w:type="dxa"/>
            <w:tcBorders>
              <w:top w:val="single" w:sz="4" w:space="0" w:color="BFBFBF"/>
              <w:bottom w:val="single" w:sz="4" w:space="0" w:color="BFBFBF"/>
            </w:tcBorders>
          </w:tcPr>
          <w:p w14:paraId="3B56DF2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gilb.za</w:t>
            </w:r>
          </w:p>
        </w:tc>
        <w:tc>
          <w:tcPr>
            <w:tcW w:w="900" w:type="dxa"/>
            <w:tcBorders>
              <w:top w:val="single" w:sz="4" w:space="0" w:color="BFBFBF"/>
              <w:bottom w:val="single" w:sz="4" w:space="0" w:color="BFBFBF"/>
            </w:tcBorders>
          </w:tcPr>
          <w:p w14:paraId="0EBAB8CD"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ZA</w:t>
            </w:r>
          </w:p>
        </w:tc>
        <w:tc>
          <w:tcPr>
            <w:tcW w:w="720" w:type="dxa"/>
            <w:tcBorders>
              <w:top w:val="single" w:sz="4" w:space="0" w:color="BFBFBF"/>
              <w:bottom w:val="single" w:sz="4" w:space="0" w:color="BFBFBF"/>
            </w:tcBorders>
          </w:tcPr>
          <w:p w14:paraId="2C5052B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1748</w:t>
            </w:r>
          </w:p>
        </w:tc>
        <w:tc>
          <w:tcPr>
            <w:tcW w:w="1198" w:type="dxa"/>
            <w:tcBorders>
              <w:top w:val="single" w:sz="4" w:space="0" w:color="BFBFBF"/>
              <w:bottom w:val="single" w:sz="4" w:space="0" w:color="BFBFBF"/>
            </w:tcBorders>
          </w:tcPr>
          <w:p w14:paraId="2081D97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3080CA2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72</w:t>
            </w:r>
          </w:p>
        </w:tc>
        <w:tc>
          <w:tcPr>
            <w:tcW w:w="666" w:type="dxa"/>
            <w:tcBorders>
              <w:top w:val="single" w:sz="4" w:space="0" w:color="BFBFBF"/>
              <w:bottom w:val="single" w:sz="4" w:space="0" w:color="BFBFBF"/>
            </w:tcBorders>
          </w:tcPr>
          <w:p w14:paraId="57D71F4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272</w:t>
            </w:r>
          </w:p>
        </w:tc>
        <w:tc>
          <w:tcPr>
            <w:tcW w:w="720" w:type="dxa"/>
            <w:tcBorders>
              <w:top w:val="single" w:sz="4" w:space="0" w:color="BFBFBF"/>
              <w:bottom w:val="single" w:sz="4" w:space="0" w:color="BFBFBF"/>
            </w:tcBorders>
          </w:tcPr>
          <w:p w14:paraId="72D848C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24</w:t>
            </w:r>
          </w:p>
        </w:tc>
        <w:tc>
          <w:tcPr>
            <w:tcW w:w="630" w:type="dxa"/>
            <w:tcBorders>
              <w:top w:val="single" w:sz="4" w:space="0" w:color="BFBFBF"/>
              <w:bottom w:val="single" w:sz="4" w:space="0" w:color="BFBFBF"/>
            </w:tcBorders>
          </w:tcPr>
          <w:p w14:paraId="6E6CCD8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14.1</w:t>
            </w:r>
          </w:p>
        </w:tc>
        <w:tc>
          <w:tcPr>
            <w:tcW w:w="1039" w:type="dxa"/>
            <w:tcBorders>
              <w:top w:val="single" w:sz="4" w:space="0" w:color="BFBFBF"/>
              <w:bottom w:val="single" w:sz="4" w:space="0" w:color="BFBFBF"/>
            </w:tcBorders>
          </w:tcPr>
          <w:p w14:paraId="5F15F97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290</w:t>
            </w:r>
          </w:p>
        </w:tc>
        <w:tc>
          <w:tcPr>
            <w:tcW w:w="851" w:type="dxa"/>
            <w:tcBorders>
              <w:top w:val="single" w:sz="4" w:space="0" w:color="BFBFBF"/>
              <w:bottom w:val="single" w:sz="4" w:space="0" w:color="BFBFBF"/>
            </w:tcBorders>
          </w:tcPr>
          <w:p w14:paraId="6910AF2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w:t>
            </w:r>
          </w:p>
        </w:tc>
        <w:tc>
          <w:tcPr>
            <w:tcW w:w="1080" w:type="dxa"/>
            <w:tcBorders>
              <w:top w:val="single" w:sz="4" w:space="0" w:color="BFBFBF"/>
              <w:bottom w:val="single" w:sz="4" w:space="0" w:color="BFBFBF"/>
            </w:tcBorders>
          </w:tcPr>
          <w:p w14:paraId="401BA82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17.4</w:t>
            </w:r>
          </w:p>
        </w:tc>
        <w:tc>
          <w:tcPr>
            <w:tcW w:w="694" w:type="dxa"/>
            <w:tcBorders>
              <w:top w:val="single" w:sz="4" w:space="0" w:color="BFBFBF"/>
              <w:bottom w:val="single" w:sz="4" w:space="0" w:color="BFBFBF"/>
            </w:tcBorders>
          </w:tcPr>
          <w:p w14:paraId="000FDE1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943</w:t>
            </w:r>
          </w:p>
        </w:tc>
        <w:tc>
          <w:tcPr>
            <w:tcW w:w="967" w:type="dxa"/>
            <w:tcBorders>
              <w:top w:val="single" w:sz="4" w:space="0" w:color="BFBFBF"/>
              <w:bottom w:val="single" w:sz="4" w:space="0" w:color="BFBFBF"/>
            </w:tcBorders>
          </w:tcPr>
          <w:p w14:paraId="7BC7784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69</w:t>
            </w:r>
          </w:p>
        </w:tc>
        <w:tc>
          <w:tcPr>
            <w:tcW w:w="2205" w:type="dxa"/>
            <w:tcBorders>
              <w:top w:val="single" w:sz="4" w:space="0" w:color="BFBFBF"/>
              <w:bottom w:val="single" w:sz="4" w:space="0" w:color="BFBFBF"/>
            </w:tcBorders>
          </w:tcPr>
          <w:p w14:paraId="2E5E6C4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6E71FAFB" w14:textId="77777777">
        <w:tc>
          <w:tcPr>
            <w:tcW w:w="1260" w:type="dxa"/>
            <w:tcBorders>
              <w:top w:val="single" w:sz="4" w:space="0" w:color="BFBFBF"/>
              <w:bottom w:val="single" w:sz="4" w:space="0" w:color="BFBFBF"/>
            </w:tcBorders>
          </w:tcPr>
          <w:p w14:paraId="798E550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hall.us</w:t>
            </w:r>
          </w:p>
        </w:tc>
        <w:tc>
          <w:tcPr>
            <w:tcW w:w="900" w:type="dxa"/>
            <w:tcBorders>
              <w:top w:val="single" w:sz="4" w:space="0" w:color="BFBFBF"/>
              <w:bottom w:val="single" w:sz="4" w:space="0" w:color="BFBFBF"/>
            </w:tcBorders>
          </w:tcPr>
          <w:p w14:paraId="64601427"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54F201B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194</w:t>
            </w:r>
          </w:p>
        </w:tc>
        <w:tc>
          <w:tcPr>
            <w:tcW w:w="1198" w:type="dxa"/>
            <w:tcBorders>
              <w:top w:val="single" w:sz="4" w:space="0" w:color="BFBFBF"/>
              <w:bottom w:val="single" w:sz="4" w:space="0" w:color="BFBFBF"/>
            </w:tcBorders>
          </w:tcPr>
          <w:p w14:paraId="6337E83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72D4B56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38</w:t>
            </w:r>
          </w:p>
        </w:tc>
        <w:tc>
          <w:tcPr>
            <w:tcW w:w="666" w:type="dxa"/>
            <w:tcBorders>
              <w:top w:val="single" w:sz="4" w:space="0" w:color="BFBFBF"/>
              <w:bottom w:val="single" w:sz="4" w:space="0" w:color="BFBFBF"/>
            </w:tcBorders>
          </w:tcPr>
          <w:p w14:paraId="653F794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974</w:t>
            </w:r>
          </w:p>
        </w:tc>
        <w:tc>
          <w:tcPr>
            <w:tcW w:w="720" w:type="dxa"/>
            <w:tcBorders>
              <w:top w:val="single" w:sz="4" w:space="0" w:color="BFBFBF"/>
              <w:bottom w:val="single" w:sz="4" w:space="0" w:color="BFBFBF"/>
            </w:tcBorders>
          </w:tcPr>
          <w:p w14:paraId="4F1C31E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51</w:t>
            </w:r>
          </w:p>
        </w:tc>
        <w:tc>
          <w:tcPr>
            <w:tcW w:w="630" w:type="dxa"/>
            <w:tcBorders>
              <w:top w:val="single" w:sz="4" w:space="0" w:color="BFBFBF"/>
              <w:bottom w:val="single" w:sz="4" w:space="0" w:color="BFBFBF"/>
            </w:tcBorders>
          </w:tcPr>
          <w:p w14:paraId="07B2F24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13.8</w:t>
            </w:r>
          </w:p>
        </w:tc>
        <w:tc>
          <w:tcPr>
            <w:tcW w:w="1039" w:type="dxa"/>
            <w:tcBorders>
              <w:top w:val="single" w:sz="4" w:space="0" w:color="BFBFBF"/>
              <w:bottom w:val="single" w:sz="4" w:space="0" w:color="BFBFBF"/>
            </w:tcBorders>
          </w:tcPr>
          <w:p w14:paraId="7704C68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871</w:t>
            </w:r>
          </w:p>
        </w:tc>
        <w:tc>
          <w:tcPr>
            <w:tcW w:w="851" w:type="dxa"/>
            <w:tcBorders>
              <w:top w:val="single" w:sz="4" w:space="0" w:color="BFBFBF"/>
              <w:bottom w:val="single" w:sz="4" w:space="0" w:color="BFBFBF"/>
            </w:tcBorders>
          </w:tcPr>
          <w:p w14:paraId="0D41599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1080" w:type="dxa"/>
            <w:tcBorders>
              <w:top w:val="single" w:sz="4" w:space="0" w:color="BFBFBF"/>
              <w:bottom w:val="single" w:sz="4" w:space="0" w:color="BFBFBF"/>
            </w:tcBorders>
          </w:tcPr>
          <w:p w14:paraId="1F16342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13.5</w:t>
            </w:r>
          </w:p>
        </w:tc>
        <w:tc>
          <w:tcPr>
            <w:tcW w:w="694" w:type="dxa"/>
            <w:tcBorders>
              <w:top w:val="single" w:sz="4" w:space="0" w:color="BFBFBF"/>
              <w:bottom w:val="single" w:sz="4" w:space="0" w:color="BFBFBF"/>
            </w:tcBorders>
          </w:tcPr>
          <w:p w14:paraId="31DB3DD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1289</w:t>
            </w:r>
          </w:p>
        </w:tc>
        <w:tc>
          <w:tcPr>
            <w:tcW w:w="967" w:type="dxa"/>
            <w:tcBorders>
              <w:top w:val="single" w:sz="4" w:space="0" w:color="BFBFBF"/>
              <w:bottom w:val="single" w:sz="4" w:space="0" w:color="BFBFBF"/>
            </w:tcBorders>
          </w:tcPr>
          <w:p w14:paraId="42DF549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w:t>
            </w:r>
          </w:p>
        </w:tc>
        <w:tc>
          <w:tcPr>
            <w:tcW w:w="2205" w:type="dxa"/>
            <w:tcBorders>
              <w:top w:val="single" w:sz="4" w:space="0" w:color="BFBFBF"/>
              <w:bottom w:val="single" w:sz="4" w:space="0" w:color="BFBFBF"/>
            </w:tcBorders>
          </w:tcPr>
          <w:p w14:paraId="0CBDF52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4EBB43CC" w14:textId="77777777">
        <w:tc>
          <w:tcPr>
            <w:tcW w:w="1260" w:type="dxa"/>
            <w:tcBorders>
              <w:top w:val="single" w:sz="4" w:space="0" w:color="BFBFBF"/>
              <w:bottom w:val="single" w:sz="4" w:space="0" w:color="BFBFBF"/>
            </w:tcBorders>
          </w:tcPr>
          <w:p w14:paraId="25B66306"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hart.us</w:t>
            </w:r>
          </w:p>
        </w:tc>
        <w:tc>
          <w:tcPr>
            <w:tcW w:w="900" w:type="dxa"/>
            <w:tcBorders>
              <w:top w:val="single" w:sz="4" w:space="0" w:color="BFBFBF"/>
              <w:bottom w:val="single" w:sz="4" w:space="0" w:color="BFBFBF"/>
            </w:tcBorders>
          </w:tcPr>
          <w:p w14:paraId="6101B02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18CE986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1508</w:t>
            </w:r>
          </w:p>
        </w:tc>
        <w:tc>
          <w:tcPr>
            <w:tcW w:w="1198" w:type="dxa"/>
            <w:tcBorders>
              <w:top w:val="single" w:sz="4" w:space="0" w:color="BFBFBF"/>
              <w:bottom w:val="single" w:sz="4" w:space="0" w:color="BFBFBF"/>
            </w:tcBorders>
          </w:tcPr>
          <w:p w14:paraId="48B8E2D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77E3E40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36</w:t>
            </w:r>
          </w:p>
        </w:tc>
        <w:tc>
          <w:tcPr>
            <w:tcW w:w="666" w:type="dxa"/>
            <w:tcBorders>
              <w:top w:val="single" w:sz="4" w:space="0" w:color="BFBFBF"/>
              <w:bottom w:val="single" w:sz="4" w:space="0" w:color="BFBFBF"/>
            </w:tcBorders>
          </w:tcPr>
          <w:p w14:paraId="7CB056D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147</w:t>
            </w:r>
          </w:p>
        </w:tc>
        <w:tc>
          <w:tcPr>
            <w:tcW w:w="720" w:type="dxa"/>
            <w:tcBorders>
              <w:top w:val="single" w:sz="4" w:space="0" w:color="BFBFBF"/>
              <w:bottom w:val="single" w:sz="4" w:space="0" w:color="BFBFBF"/>
            </w:tcBorders>
          </w:tcPr>
          <w:p w14:paraId="1400055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57</w:t>
            </w:r>
          </w:p>
        </w:tc>
        <w:tc>
          <w:tcPr>
            <w:tcW w:w="630" w:type="dxa"/>
            <w:tcBorders>
              <w:top w:val="single" w:sz="4" w:space="0" w:color="BFBFBF"/>
              <w:bottom w:val="single" w:sz="4" w:space="0" w:color="BFBFBF"/>
            </w:tcBorders>
          </w:tcPr>
          <w:p w14:paraId="5FD8C97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7.7</w:t>
            </w:r>
          </w:p>
        </w:tc>
        <w:tc>
          <w:tcPr>
            <w:tcW w:w="1039" w:type="dxa"/>
            <w:tcBorders>
              <w:top w:val="single" w:sz="4" w:space="0" w:color="BFBFBF"/>
              <w:bottom w:val="single" w:sz="4" w:space="0" w:color="BFBFBF"/>
            </w:tcBorders>
          </w:tcPr>
          <w:p w14:paraId="1AB5E0A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747</w:t>
            </w:r>
          </w:p>
        </w:tc>
        <w:tc>
          <w:tcPr>
            <w:tcW w:w="851" w:type="dxa"/>
            <w:tcBorders>
              <w:top w:val="single" w:sz="4" w:space="0" w:color="BFBFBF"/>
              <w:bottom w:val="single" w:sz="4" w:space="0" w:color="BFBFBF"/>
            </w:tcBorders>
          </w:tcPr>
          <w:p w14:paraId="4E783B4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36</w:t>
            </w:r>
          </w:p>
        </w:tc>
        <w:tc>
          <w:tcPr>
            <w:tcW w:w="1080" w:type="dxa"/>
            <w:tcBorders>
              <w:top w:val="single" w:sz="4" w:space="0" w:color="BFBFBF"/>
              <w:bottom w:val="single" w:sz="4" w:space="0" w:color="BFBFBF"/>
            </w:tcBorders>
          </w:tcPr>
          <w:p w14:paraId="758655F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9.8</w:t>
            </w:r>
          </w:p>
        </w:tc>
        <w:tc>
          <w:tcPr>
            <w:tcW w:w="694" w:type="dxa"/>
            <w:tcBorders>
              <w:top w:val="single" w:sz="4" w:space="0" w:color="BFBFBF"/>
              <w:bottom w:val="single" w:sz="4" w:space="0" w:color="BFBFBF"/>
            </w:tcBorders>
          </w:tcPr>
          <w:p w14:paraId="3D9C389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259</w:t>
            </w:r>
          </w:p>
        </w:tc>
        <w:tc>
          <w:tcPr>
            <w:tcW w:w="967" w:type="dxa"/>
            <w:tcBorders>
              <w:top w:val="single" w:sz="4" w:space="0" w:color="BFBFBF"/>
              <w:bottom w:val="single" w:sz="4" w:space="0" w:color="BFBFBF"/>
            </w:tcBorders>
          </w:tcPr>
          <w:p w14:paraId="2D34200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w:t>
            </w:r>
          </w:p>
        </w:tc>
        <w:tc>
          <w:tcPr>
            <w:tcW w:w="2205" w:type="dxa"/>
            <w:tcBorders>
              <w:top w:val="single" w:sz="4" w:space="0" w:color="BFBFBF"/>
              <w:bottom w:val="single" w:sz="4" w:space="0" w:color="BFBFBF"/>
            </w:tcBorders>
          </w:tcPr>
          <w:p w14:paraId="43BD42D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05127805" w14:textId="77777777">
        <w:tc>
          <w:tcPr>
            <w:tcW w:w="1260" w:type="dxa"/>
            <w:tcBorders>
              <w:top w:val="single" w:sz="4" w:space="0" w:color="BFBFBF"/>
              <w:bottom w:val="single" w:sz="4" w:space="0" w:color="BFBFBF"/>
            </w:tcBorders>
          </w:tcPr>
          <w:p w14:paraId="0124BA56"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hero.uk</w:t>
            </w:r>
          </w:p>
        </w:tc>
        <w:tc>
          <w:tcPr>
            <w:tcW w:w="900" w:type="dxa"/>
            <w:tcBorders>
              <w:top w:val="single" w:sz="4" w:space="0" w:color="BFBFBF"/>
              <w:bottom w:val="single" w:sz="4" w:space="0" w:color="BFBFBF"/>
            </w:tcBorders>
          </w:tcPr>
          <w:p w14:paraId="790D24D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UK</w:t>
            </w:r>
          </w:p>
        </w:tc>
        <w:tc>
          <w:tcPr>
            <w:tcW w:w="720" w:type="dxa"/>
            <w:tcBorders>
              <w:top w:val="single" w:sz="4" w:space="0" w:color="BFBFBF"/>
              <w:bottom w:val="single" w:sz="4" w:space="0" w:color="BFBFBF"/>
            </w:tcBorders>
          </w:tcPr>
          <w:p w14:paraId="084A733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60</w:t>
            </w:r>
          </w:p>
        </w:tc>
        <w:tc>
          <w:tcPr>
            <w:tcW w:w="1198" w:type="dxa"/>
            <w:tcBorders>
              <w:top w:val="single" w:sz="4" w:space="0" w:color="BFBFBF"/>
              <w:bottom w:val="single" w:sz="4" w:space="0" w:color="BFBFBF"/>
            </w:tcBorders>
          </w:tcPr>
          <w:p w14:paraId="2B33E69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012128B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46</w:t>
            </w:r>
          </w:p>
        </w:tc>
        <w:tc>
          <w:tcPr>
            <w:tcW w:w="666" w:type="dxa"/>
            <w:tcBorders>
              <w:top w:val="single" w:sz="4" w:space="0" w:color="BFBFBF"/>
              <w:bottom w:val="single" w:sz="4" w:space="0" w:color="BFBFBF"/>
            </w:tcBorders>
          </w:tcPr>
          <w:p w14:paraId="702488E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813</w:t>
            </w:r>
          </w:p>
        </w:tc>
        <w:tc>
          <w:tcPr>
            <w:tcW w:w="720" w:type="dxa"/>
            <w:tcBorders>
              <w:top w:val="single" w:sz="4" w:space="0" w:color="BFBFBF"/>
              <w:bottom w:val="single" w:sz="4" w:space="0" w:color="BFBFBF"/>
            </w:tcBorders>
          </w:tcPr>
          <w:p w14:paraId="44A46F7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42</w:t>
            </w:r>
          </w:p>
        </w:tc>
        <w:tc>
          <w:tcPr>
            <w:tcW w:w="630" w:type="dxa"/>
            <w:tcBorders>
              <w:top w:val="single" w:sz="4" w:space="0" w:color="BFBFBF"/>
              <w:bottom w:val="single" w:sz="4" w:space="0" w:color="BFBFBF"/>
            </w:tcBorders>
          </w:tcPr>
          <w:p w14:paraId="7354148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10.2</w:t>
            </w:r>
          </w:p>
        </w:tc>
        <w:tc>
          <w:tcPr>
            <w:tcW w:w="1039" w:type="dxa"/>
            <w:tcBorders>
              <w:top w:val="single" w:sz="4" w:space="0" w:color="BFBFBF"/>
              <w:bottom w:val="single" w:sz="4" w:space="0" w:color="BFBFBF"/>
            </w:tcBorders>
          </w:tcPr>
          <w:p w14:paraId="7BA5182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469</w:t>
            </w:r>
          </w:p>
        </w:tc>
        <w:tc>
          <w:tcPr>
            <w:tcW w:w="851" w:type="dxa"/>
            <w:tcBorders>
              <w:top w:val="single" w:sz="4" w:space="0" w:color="BFBFBF"/>
              <w:bottom w:val="single" w:sz="4" w:space="0" w:color="BFBFBF"/>
            </w:tcBorders>
          </w:tcPr>
          <w:p w14:paraId="079D3D9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w:t>
            </w:r>
          </w:p>
        </w:tc>
        <w:tc>
          <w:tcPr>
            <w:tcW w:w="1080" w:type="dxa"/>
            <w:tcBorders>
              <w:top w:val="single" w:sz="4" w:space="0" w:color="BFBFBF"/>
              <w:bottom w:val="single" w:sz="4" w:space="0" w:color="BFBFBF"/>
            </w:tcBorders>
          </w:tcPr>
          <w:p w14:paraId="3651334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7.8</w:t>
            </w:r>
          </w:p>
        </w:tc>
        <w:tc>
          <w:tcPr>
            <w:tcW w:w="694" w:type="dxa"/>
            <w:tcBorders>
              <w:top w:val="single" w:sz="4" w:space="0" w:color="BFBFBF"/>
              <w:bottom w:val="single" w:sz="4" w:space="0" w:color="BFBFBF"/>
            </w:tcBorders>
          </w:tcPr>
          <w:p w14:paraId="64283D8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668</w:t>
            </w:r>
          </w:p>
        </w:tc>
        <w:tc>
          <w:tcPr>
            <w:tcW w:w="967" w:type="dxa"/>
            <w:tcBorders>
              <w:top w:val="single" w:sz="4" w:space="0" w:color="BFBFBF"/>
              <w:bottom w:val="single" w:sz="4" w:space="0" w:color="BFBFBF"/>
            </w:tcBorders>
          </w:tcPr>
          <w:p w14:paraId="76CE042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w:t>
            </w:r>
          </w:p>
        </w:tc>
        <w:tc>
          <w:tcPr>
            <w:tcW w:w="2205" w:type="dxa"/>
            <w:tcBorders>
              <w:top w:val="single" w:sz="4" w:space="0" w:color="BFBFBF"/>
              <w:bottom w:val="single" w:sz="4" w:space="0" w:color="BFBFBF"/>
            </w:tcBorders>
          </w:tcPr>
          <w:p w14:paraId="5881C29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5A1153C5" w14:textId="77777777">
        <w:tc>
          <w:tcPr>
            <w:tcW w:w="1260" w:type="dxa"/>
            <w:tcBorders>
              <w:top w:val="single" w:sz="4" w:space="0" w:color="BFBFBF"/>
              <w:bottom w:val="single" w:sz="4" w:space="0" w:color="BFBFBF"/>
            </w:tcBorders>
          </w:tcPr>
          <w:p w14:paraId="3092F989"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hnvr.us</w:t>
            </w:r>
          </w:p>
        </w:tc>
        <w:tc>
          <w:tcPr>
            <w:tcW w:w="900" w:type="dxa"/>
            <w:tcBorders>
              <w:top w:val="single" w:sz="4" w:space="0" w:color="BFBFBF"/>
              <w:bottom w:val="single" w:sz="4" w:space="0" w:color="BFBFBF"/>
            </w:tcBorders>
          </w:tcPr>
          <w:p w14:paraId="117BCC9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5563C1A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271</w:t>
            </w:r>
          </w:p>
        </w:tc>
        <w:tc>
          <w:tcPr>
            <w:tcW w:w="1198" w:type="dxa"/>
            <w:tcBorders>
              <w:top w:val="single" w:sz="4" w:space="0" w:color="BFBFBF"/>
              <w:bottom w:val="single" w:sz="4" w:space="0" w:color="BFBFBF"/>
            </w:tcBorders>
          </w:tcPr>
          <w:p w14:paraId="6F09CC0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65E4517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43</w:t>
            </w:r>
          </w:p>
        </w:tc>
        <w:tc>
          <w:tcPr>
            <w:tcW w:w="666" w:type="dxa"/>
            <w:tcBorders>
              <w:top w:val="single" w:sz="4" w:space="0" w:color="BFBFBF"/>
              <w:bottom w:val="single" w:sz="4" w:space="0" w:color="BFBFBF"/>
            </w:tcBorders>
          </w:tcPr>
          <w:p w14:paraId="03168CC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559</w:t>
            </w:r>
          </w:p>
        </w:tc>
        <w:tc>
          <w:tcPr>
            <w:tcW w:w="720" w:type="dxa"/>
            <w:tcBorders>
              <w:top w:val="single" w:sz="4" w:space="0" w:color="BFBFBF"/>
              <w:bottom w:val="single" w:sz="4" w:space="0" w:color="BFBFBF"/>
            </w:tcBorders>
          </w:tcPr>
          <w:p w14:paraId="1322EDB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30</w:t>
            </w:r>
          </w:p>
        </w:tc>
        <w:tc>
          <w:tcPr>
            <w:tcW w:w="630" w:type="dxa"/>
            <w:tcBorders>
              <w:top w:val="single" w:sz="4" w:space="0" w:color="BFBFBF"/>
              <w:bottom w:val="single" w:sz="4" w:space="0" w:color="BFBFBF"/>
            </w:tcBorders>
          </w:tcPr>
          <w:p w14:paraId="3E05FC9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6.5</w:t>
            </w:r>
          </w:p>
        </w:tc>
        <w:tc>
          <w:tcPr>
            <w:tcW w:w="1039" w:type="dxa"/>
            <w:tcBorders>
              <w:top w:val="single" w:sz="4" w:space="0" w:color="BFBFBF"/>
              <w:bottom w:val="single" w:sz="4" w:space="0" w:color="BFBFBF"/>
            </w:tcBorders>
          </w:tcPr>
          <w:p w14:paraId="06B71FE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1000</w:t>
            </w:r>
          </w:p>
        </w:tc>
        <w:tc>
          <w:tcPr>
            <w:tcW w:w="851" w:type="dxa"/>
            <w:tcBorders>
              <w:top w:val="single" w:sz="4" w:space="0" w:color="BFBFBF"/>
              <w:bottom w:val="single" w:sz="4" w:space="0" w:color="BFBFBF"/>
            </w:tcBorders>
          </w:tcPr>
          <w:p w14:paraId="3A503AA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39</w:t>
            </w:r>
          </w:p>
        </w:tc>
        <w:tc>
          <w:tcPr>
            <w:tcW w:w="1080" w:type="dxa"/>
            <w:tcBorders>
              <w:top w:val="single" w:sz="4" w:space="0" w:color="BFBFBF"/>
              <w:bottom w:val="single" w:sz="4" w:space="0" w:color="BFBFBF"/>
            </w:tcBorders>
          </w:tcPr>
          <w:p w14:paraId="32E7396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18.5</w:t>
            </w:r>
          </w:p>
        </w:tc>
        <w:tc>
          <w:tcPr>
            <w:tcW w:w="694" w:type="dxa"/>
            <w:tcBorders>
              <w:top w:val="single" w:sz="4" w:space="0" w:color="BFBFBF"/>
              <w:bottom w:val="single" w:sz="4" w:space="0" w:color="BFBFBF"/>
            </w:tcBorders>
          </w:tcPr>
          <w:p w14:paraId="6B917C8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1044</w:t>
            </w:r>
          </w:p>
        </w:tc>
        <w:tc>
          <w:tcPr>
            <w:tcW w:w="967" w:type="dxa"/>
            <w:tcBorders>
              <w:top w:val="single" w:sz="4" w:space="0" w:color="BFBFBF"/>
              <w:bottom w:val="single" w:sz="4" w:space="0" w:color="BFBFBF"/>
            </w:tcBorders>
          </w:tcPr>
          <w:p w14:paraId="47643B8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w:t>
            </w:r>
          </w:p>
        </w:tc>
        <w:tc>
          <w:tcPr>
            <w:tcW w:w="2205" w:type="dxa"/>
            <w:tcBorders>
              <w:top w:val="single" w:sz="4" w:space="0" w:color="BFBFBF"/>
              <w:bottom w:val="single" w:sz="4" w:space="0" w:color="BFBFBF"/>
            </w:tcBorders>
          </w:tcPr>
          <w:p w14:paraId="6B4BE807"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7FD49E02" w14:textId="77777777">
        <w:tc>
          <w:tcPr>
            <w:tcW w:w="1260" w:type="dxa"/>
            <w:tcBorders>
              <w:top w:val="single" w:sz="4" w:space="0" w:color="BFBFBF"/>
              <w:bottom w:val="single" w:sz="4" w:space="0" w:color="BFBFBF"/>
            </w:tcBorders>
          </w:tcPr>
          <w:p w14:paraId="65C796E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jena.de</w:t>
            </w:r>
          </w:p>
        </w:tc>
        <w:tc>
          <w:tcPr>
            <w:tcW w:w="900" w:type="dxa"/>
            <w:tcBorders>
              <w:top w:val="single" w:sz="4" w:space="0" w:color="BFBFBF"/>
              <w:bottom w:val="single" w:sz="4" w:space="0" w:color="BFBFBF"/>
            </w:tcBorders>
          </w:tcPr>
          <w:p w14:paraId="34F4790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DE</w:t>
            </w:r>
          </w:p>
        </w:tc>
        <w:tc>
          <w:tcPr>
            <w:tcW w:w="720" w:type="dxa"/>
            <w:tcBorders>
              <w:top w:val="single" w:sz="4" w:space="0" w:color="BFBFBF"/>
              <w:bottom w:val="single" w:sz="4" w:space="0" w:color="BFBFBF"/>
            </w:tcBorders>
          </w:tcPr>
          <w:p w14:paraId="21D2DC7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320</w:t>
            </w:r>
          </w:p>
        </w:tc>
        <w:tc>
          <w:tcPr>
            <w:tcW w:w="1198" w:type="dxa"/>
            <w:tcBorders>
              <w:top w:val="single" w:sz="4" w:space="0" w:color="BFBFBF"/>
              <w:bottom w:val="single" w:sz="4" w:space="0" w:color="BFBFBF"/>
            </w:tcBorders>
          </w:tcPr>
          <w:p w14:paraId="3161083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7285F6C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59</w:t>
            </w:r>
          </w:p>
        </w:tc>
        <w:tc>
          <w:tcPr>
            <w:tcW w:w="666" w:type="dxa"/>
            <w:tcBorders>
              <w:top w:val="single" w:sz="4" w:space="0" w:color="BFBFBF"/>
              <w:bottom w:val="single" w:sz="4" w:space="0" w:color="BFBFBF"/>
            </w:tcBorders>
          </w:tcPr>
          <w:p w14:paraId="185942B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706</w:t>
            </w:r>
          </w:p>
        </w:tc>
        <w:tc>
          <w:tcPr>
            <w:tcW w:w="720" w:type="dxa"/>
            <w:tcBorders>
              <w:top w:val="single" w:sz="4" w:space="0" w:color="BFBFBF"/>
              <w:bottom w:val="single" w:sz="4" w:space="0" w:color="BFBFBF"/>
            </w:tcBorders>
          </w:tcPr>
          <w:p w14:paraId="3360CA8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34</w:t>
            </w:r>
          </w:p>
        </w:tc>
        <w:tc>
          <w:tcPr>
            <w:tcW w:w="630" w:type="dxa"/>
            <w:tcBorders>
              <w:top w:val="single" w:sz="4" w:space="0" w:color="BFBFBF"/>
              <w:bottom w:val="single" w:sz="4" w:space="0" w:color="BFBFBF"/>
            </w:tcBorders>
          </w:tcPr>
          <w:p w14:paraId="2346A6C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8.6</w:t>
            </w:r>
          </w:p>
        </w:tc>
        <w:tc>
          <w:tcPr>
            <w:tcW w:w="1039" w:type="dxa"/>
            <w:tcBorders>
              <w:top w:val="single" w:sz="4" w:space="0" w:color="BFBFBF"/>
              <w:bottom w:val="single" w:sz="4" w:space="0" w:color="BFBFBF"/>
            </w:tcBorders>
          </w:tcPr>
          <w:p w14:paraId="68785B2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668</w:t>
            </w:r>
          </w:p>
        </w:tc>
        <w:tc>
          <w:tcPr>
            <w:tcW w:w="851" w:type="dxa"/>
            <w:tcBorders>
              <w:top w:val="single" w:sz="4" w:space="0" w:color="BFBFBF"/>
              <w:bottom w:val="single" w:sz="4" w:space="0" w:color="BFBFBF"/>
            </w:tcBorders>
          </w:tcPr>
          <w:p w14:paraId="6C4D0E7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1080" w:type="dxa"/>
            <w:tcBorders>
              <w:top w:val="single" w:sz="4" w:space="0" w:color="BFBFBF"/>
              <w:bottom w:val="single" w:sz="4" w:space="0" w:color="BFBFBF"/>
            </w:tcBorders>
          </w:tcPr>
          <w:p w14:paraId="63304F9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15.1</w:t>
            </w:r>
          </w:p>
        </w:tc>
        <w:tc>
          <w:tcPr>
            <w:tcW w:w="694" w:type="dxa"/>
            <w:tcBorders>
              <w:top w:val="single" w:sz="4" w:space="0" w:color="BFBFBF"/>
              <w:bottom w:val="single" w:sz="4" w:space="0" w:color="BFBFBF"/>
            </w:tcBorders>
          </w:tcPr>
          <w:p w14:paraId="4F69E01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654</w:t>
            </w:r>
          </w:p>
        </w:tc>
        <w:tc>
          <w:tcPr>
            <w:tcW w:w="967" w:type="dxa"/>
            <w:tcBorders>
              <w:top w:val="single" w:sz="4" w:space="0" w:color="BFBFBF"/>
              <w:bottom w:val="single" w:sz="4" w:space="0" w:color="BFBFBF"/>
            </w:tcBorders>
          </w:tcPr>
          <w:p w14:paraId="2BC5DD5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w:t>
            </w:r>
          </w:p>
        </w:tc>
        <w:tc>
          <w:tcPr>
            <w:tcW w:w="2205" w:type="dxa"/>
            <w:tcBorders>
              <w:top w:val="single" w:sz="4" w:space="0" w:color="BFBFBF"/>
              <w:bottom w:val="single" w:sz="4" w:space="0" w:color="BFBFBF"/>
            </w:tcBorders>
          </w:tcPr>
          <w:p w14:paraId="60C850E7"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54AA6F3B" w14:textId="77777777">
        <w:tc>
          <w:tcPr>
            <w:tcW w:w="1260" w:type="dxa"/>
            <w:tcBorders>
              <w:top w:val="single" w:sz="4" w:space="0" w:color="BFBFBF"/>
              <w:bottom w:val="single" w:sz="4" w:space="0" w:color="BFBFBF"/>
            </w:tcBorders>
          </w:tcPr>
          <w:p w14:paraId="1ABEA8BE"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kbs.us</w:t>
            </w:r>
          </w:p>
        </w:tc>
        <w:tc>
          <w:tcPr>
            <w:tcW w:w="900" w:type="dxa"/>
            <w:tcBorders>
              <w:top w:val="single" w:sz="4" w:space="0" w:color="BFBFBF"/>
              <w:bottom w:val="single" w:sz="4" w:space="0" w:color="BFBFBF"/>
            </w:tcBorders>
          </w:tcPr>
          <w:p w14:paraId="1F5C37C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2FD55E7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288</w:t>
            </w:r>
          </w:p>
        </w:tc>
        <w:tc>
          <w:tcPr>
            <w:tcW w:w="1198" w:type="dxa"/>
            <w:tcBorders>
              <w:top w:val="single" w:sz="4" w:space="0" w:color="BFBFBF"/>
              <w:bottom w:val="single" w:sz="4" w:space="0" w:color="BFBFBF"/>
            </w:tcBorders>
          </w:tcPr>
          <w:p w14:paraId="2796789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529C0B0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46</w:t>
            </w:r>
          </w:p>
        </w:tc>
        <w:tc>
          <w:tcPr>
            <w:tcW w:w="666" w:type="dxa"/>
            <w:tcBorders>
              <w:top w:val="single" w:sz="4" w:space="0" w:color="BFBFBF"/>
              <w:bottom w:val="single" w:sz="4" w:space="0" w:color="BFBFBF"/>
            </w:tcBorders>
          </w:tcPr>
          <w:p w14:paraId="475FAF6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662</w:t>
            </w:r>
          </w:p>
        </w:tc>
        <w:tc>
          <w:tcPr>
            <w:tcW w:w="720" w:type="dxa"/>
            <w:tcBorders>
              <w:top w:val="single" w:sz="4" w:space="0" w:color="BFBFBF"/>
              <w:bottom w:val="single" w:sz="4" w:space="0" w:color="BFBFBF"/>
            </w:tcBorders>
          </w:tcPr>
          <w:p w14:paraId="3CDA0F6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40</w:t>
            </w:r>
          </w:p>
        </w:tc>
        <w:tc>
          <w:tcPr>
            <w:tcW w:w="630" w:type="dxa"/>
            <w:tcBorders>
              <w:top w:val="single" w:sz="4" w:space="0" w:color="BFBFBF"/>
              <w:bottom w:val="single" w:sz="4" w:space="0" w:color="BFBFBF"/>
            </w:tcBorders>
          </w:tcPr>
          <w:p w14:paraId="148D2F8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8.8</w:t>
            </w:r>
          </w:p>
        </w:tc>
        <w:tc>
          <w:tcPr>
            <w:tcW w:w="1039" w:type="dxa"/>
            <w:tcBorders>
              <w:top w:val="single" w:sz="4" w:space="0" w:color="BFBFBF"/>
              <w:bottom w:val="single" w:sz="4" w:space="0" w:color="BFBFBF"/>
            </w:tcBorders>
          </w:tcPr>
          <w:p w14:paraId="0765B48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1001</w:t>
            </w:r>
          </w:p>
        </w:tc>
        <w:tc>
          <w:tcPr>
            <w:tcW w:w="851" w:type="dxa"/>
            <w:tcBorders>
              <w:top w:val="single" w:sz="4" w:space="0" w:color="BFBFBF"/>
              <w:bottom w:val="single" w:sz="4" w:space="0" w:color="BFBFBF"/>
            </w:tcBorders>
          </w:tcPr>
          <w:p w14:paraId="63CB480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38</w:t>
            </w:r>
          </w:p>
        </w:tc>
        <w:tc>
          <w:tcPr>
            <w:tcW w:w="1080" w:type="dxa"/>
            <w:tcBorders>
              <w:top w:val="single" w:sz="4" w:space="0" w:color="BFBFBF"/>
              <w:bottom w:val="single" w:sz="4" w:space="0" w:color="BFBFBF"/>
            </w:tcBorders>
          </w:tcPr>
          <w:p w14:paraId="08971C1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19.8</w:t>
            </w:r>
          </w:p>
        </w:tc>
        <w:tc>
          <w:tcPr>
            <w:tcW w:w="694" w:type="dxa"/>
            <w:tcBorders>
              <w:top w:val="single" w:sz="4" w:space="0" w:color="BFBFBF"/>
              <w:bottom w:val="single" w:sz="4" w:space="0" w:color="BFBFBF"/>
            </w:tcBorders>
          </w:tcPr>
          <w:p w14:paraId="281D9F9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903</w:t>
            </w:r>
          </w:p>
        </w:tc>
        <w:tc>
          <w:tcPr>
            <w:tcW w:w="967" w:type="dxa"/>
            <w:tcBorders>
              <w:top w:val="single" w:sz="4" w:space="0" w:color="BFBFBF"/>
              <w:bottom w:val="single" w:sz="4" w:space="0" w:color="BFBFBF"/>
            </w:tcBorders>
          </w:tcPr>
          <w:p w14:paraId="1380E3D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w:t>
            </w:r>
          </w:p>
        </w:tc>
        <w:tc>
          <w:tcPr>
            <w:tcW w:w="2205" w:type="dxa"/>
            <w:tcBorders>
              <w:top w:val="single" w:sz="4" w:space="0" w:color="BFBFBF"/>
              <w:bottom w:val="single" w:sz="4" w:space="0" w:color="BFBFBF"/>
            </w:tcBorders>
          </w:tcPr>
          <w:p w14:paraId="52B0689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Blocks 4, 5</w:t>
            </w:r>
          </w:p>
        </w:tc>
      </w:tr>
      <w:tr w:rsidR="00F37E83" w14:paraId="69FA4B53" w14:textId="77777777">
        <w:tc>
          <w:tcPr>
            <w:tcW w:w="1260" w:type="dxa"/>
            <w:tcBorders>
              <w:top w:val="single" w:sz="4" w:space="0" w:color="BFBFBF"/>
              <w:bottom w:val="single" w:sz="4" w:space="0" w:color="BFBFBF"/>
            </w:tcBorders>
          </w:tcPr>
          <w:p w14:paraId="297A119D"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kibber.in</w:t>
            </w:r>
          </w:p>
        </w:tc>
        <w:tc>
          <w:tcPr>
            <w:tcW w:w="900" w:type="dxa"/>
            <w:tcBorders>
              <w:top w:val="single" w:sz="4" w:space="0" w:color="BFBFBF"/>
              <w:bottom w:val="single" w:sz="4" w:space="0" w:color="BFBFBF"/>
            </w:tcBorders>
          </w:tcPr>
          <w:p w14:paraId="4B026C1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IN</w:t>
            </w:r>
          </w:p>
        </w:tc>
        <w:tc>
          <w:tcPr>
            <w:tcW w:w="720" w:type="dxa"/>
            <w:tcBorders>
              <w:top w:val="single" w:sz="4" w:space="0" w:color="BFBFBF"/>
              <w:bottom w:val="single" w:sz="4" w:space="0" w:color="BFBFBF"/>
            </w:tcBorders>
          </w:tcPr>
          <w:p w14:paraId="36F9366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4241</w:t>
            </w:r>
          </w:p>
        </w:tc>
        <w:tc>
          <w:tcPr>
            <w:tcW w:w="1198" w:type="dxa"/>
            <w:tcBorders>
              <w:top w:val="single" w:sz="4" w:space="0" w:color="BFBFBF"/>
              <w:bottom w:val="single" w:sz="4" w:space="0" w:color="BFBFBF"/>
            </w:tcBorders>
          </w:tcPr>
          <w:p w14:paraId="11A7C51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6C3FB58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w:t>
            </w:r>
          </w:p>
        </w:tc>
        <w:tc>
          <w:tcPr>
            <w:tcW w:w="666" w:type="dxa"/>
            <w:tcBorders>
              <w:top w:val="single" w:sz="4" w:space="0" w:color="BFBFBF"/>
              <w:bottom w:val="single" w:sz="4" w:space="0" w:color="BFBFBF"/>
            </w:tcBorders>
          </w:tcPr>
          <w:p w14:paraId="6323D72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33</w:t>
            </w:r>
          </w:p>
        </w:tc>
        <w:tc>
          <w:tcPr>
            <w:tcW w:w="720" w:type="dxa"/>
            <w:tcBorders>
              <w:top w:val="single" w:sz="4" w:space="0" w:color="BFBFBF"/>
              <w:bottom w:val="single" w:sz="4" w:space="0" w:color="BFBFBF"/>
            </w:tcBorders>
          </w:tcPr>
          <w:p w14:paraId="7101EE9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129</w:t>
            </w:r>
          </w:p>
        </w:tc>
        <w:tc>
          <w:tcPr>
            <w:tcW w:w="630" w:type="dxa"/>
            <w:tcBorders>
              <w:top w:val="single" w:sz="4" w:space="0" w:color="BFBFBF"/>
              <w:bottom w:val="single" w:sz="4" w:space="0" w:color="BFBFBF"/>
            </w:tcBorders>
          </w:tcPr>
          <w:p w14:paraId="722A5D7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w:t>
            </w:r>
          </w:p>
        </w:tc>
        <w:tc>
          <w:tcPr>
            <w:tcW w:w="1039" w:type="dxa"/>
            <w:tcBorders>
              <w:top w:val="single" w:sz="4" w:space="0" w:color="BFBFBF"/>
              <w:bottom w:val="single" w:sz="4" w:space="0" w:color="BFBFBF"/>
            </w:tcBorders>
          </w:tcPr>
          <w:p w14:paraId="5E504C9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1064</w:t>
            </w:r>
          </w:p>
        </w:tc>
        <w:tc>
          <w:tcPr>
            <w:tcW w:w="851" w:type="dxa"/>
            <w:tcBorders>
              <w:top w:val="single" w:sz="4" w:space="0" w:color="BFBFBF"/>
              <w:bottom w:val="single" w:sz="4" w:space="0" w:color="BFBFBF"/>
            </w:tcBorders>
          </w:tcPr>
          <w:p w14:paraId="4997E74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40</w:t>
            </w:r>
          </w:p>
        </w:tc>
        <w:tc>
          <w:tcPr>
            <w:tcW w:w="1080" w:type="dxa"/>
            <w:tcBorders>
              <w:top w:val="single" w:sz="4" w:space="0" w:color="BFBFBF"/>
              <w:bottom w:val="single" w:sz="4" w:space="0" w:color="BFBFBF"/>
            </w:tcBorders>
          </w:tcPr>
          <w:p w14:paraId="6391144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-14.9</w:t>
            </w:r>
          </w:p>
        </w:tc>
        <w:tc>
          <w:tcPr>
            <w:tcW w:w="694" w:type="dxa"/>
            <w:tcBorders>
              <w:top w:val="single" w:sz="4" w:space="0" w:color="BFBFBF"/>
              <w:bottom w:val="single" w:sz="4" w:space="0" w:color="BFBFBF"/>
            </w:tcBorders>
          </w:tcPr>
          <w:p w14:paraId="4FC4583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400</w:t>
            </w:r>
          </w:p>
        </w:tc>
        <w:tc>
          <w:tcPr>
            <w:tcW w:w="967" w:type="dxa"/>
            <w:tcBorders>
              <w:top w:val="single" w:sz="4" w:space="0" w:color="BFBFBF"/>
              <w:bottom w:val="single" w:sz="4" w:space="0" w:color="BFBFBF"/>
            </w:tcBorders>
          </w:tcPr>
          <w:p w14:paraId="3A79F19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w:t>
            </w:r>
          </w:p>
        </w:tc>
        <w:tc>
          <w:tcPr>
            <w:tcW w:w="2205" w:type="dxa"/>
            <w:tcBorders>
              <w:top w:val="single" w:sz="4" w:space="0" w:color="BFBFBF"/>
              <w:bottom w:val="single" w:sz="4" w:space="0" w:color="BFBFBF"/>
            </w:tcBorders>
          </w:tcPr>
          <w:p w14:paraId="7335974D"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606A1D91" w14:textId="77777777">
        <w:tc>
          <w:tcPr>
            <w:tcW w:w="1260" w:type="dxa"/>
            <w:tcBorders>
              <w:top w:val="single" w:sz="4" w:space="0" w:color="BFBFBF"/>
              <w:bottom w:val="single" w:sz="4" w:space="0" w:color="BFBFBF"/>
            </w:tcBorders>
          </w:tcPr>
          <w:p w14:paraId="42288DC9"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kilp.fi</w:t>
            </w:r>
          </w:p>
        </w:tc>
        <w:tc>
          <w:tcPr>
            <w:tcW w:w="900" w:type="dxa"/>
            <w:tcBorders>
              <w:top w:val="single" w:sz="4" w:space="0" w:color="BFBFBF"/>
              <w:bottom w:val="single" w:sz="4" w:space="0" w:color="BFBFBF"/>
            </w:tcBorders>
          </w:tcPr>
          <w:p w14:paraId="28D441A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FI</w:t>
            </w:r>
          </w:p>
        </w:tc>
        <w:tc>
          <w:tcPr>
            <w:tcW w:w="720" w:type="dxa"/>
            <w:tcBorders>
              <w:top w:val="single" w:sz="4" w:space="0" w:color="BFBFBF"/>
              <w:bottom w:val="single" w:sz="4" w:space="0" w:color="BFBFBF"/>
            </w:tcBorders>
          </w:tcPr>
          <w:p w14:paraId="71E81B4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700</w:t>
            </w:r>
          </w:p>
        </w:tc>
        <w:tc>
          <w:tcPr>
            <w:tcW w:w="1198" w:type="dxa"/>
            <w:tcBorders>
              <w:top w:val="single" w:sz="4" w:space="0" w:color="BFBFBF"/>
              <w:bottom w:val="single" w:sz="4" w:space="0" w:color="BFBFBF"/>
            </w:tcBorders>
          </w:tcPr>
          <w:p w14:paraId="706C658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09802FA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53</w:t>
            </w:r>
          </w:p>
        </w:tc>
        <w:tc>
          <w:tcPr>
            <w:tcW w:w="666" w:type="dxa"/>
            <w:tcBorders>
              <w:top w:val="single" w:sz="4" w:space="0" w:color="BFBFBF"/>
              <w:bottom w:val="single" w:sz="4" w:space="0" w:color="BFBFBF"/>
            </w:tcBorders>
          </w:tcPr>
          <w:p w14:paraId="15B20A3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226</w:t>
            </w:r>
          </w:p>
        </w:tc>
        <w:tc>
          <w:tcPr>
            <w:tcW w:w="720" w:type="dxa"/>
            <w:tcBorders>
              <w:top w:val="single" w:sz="4" w:space="0" w:color="BFBFBF"/>
              <w:bottom w:val="single" w:sz="4" w:space="0" w:color="BFBFBF"/>
            </w:tcBorders>
          </w:tcPr>
          <w:p w14:paraId="6A3FB2C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36</w:t>
            </w:r>
          </w:p>
        </w:tc>
        <w:tc>
          <w:tcPr>
            <w:tcW w:w="630" w:type="dxa"/>
            <w:tcBorders>
              <w:top w:val="single" w:sz="4" w:space="0" w:color="BFBFBF"/>
              <w:bottom w:val="single" w:sz="4" w:space="0" w:color="BFBFBF"/>
            </w:tcBorders>
          </w:tcPr>
          <w:p w14:paraId="28BB713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-3.3</w:t>
            </w:r>
          </w:p>
        </w:tc>
        <w:tc>
          <w:tcPr>
            <w:tcW w:w="1039" w:type="dxa"/>
            <w:tcBorders>
              <w:top w:val="single" w:sz="4" w:space="0" w:color="BFBFBF"/>
              <w:bottom w:val="single" w:sz="4" w:space="0" w:color="BFBFBF"/>
            </w:tcBorders>
          </w:tcPr>
          <w:p w14:paraId="39F2FF6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858</w:t>
            </w:r>
          </w:p>
        </w:tc>
        <w:tc>
          <w:tcPr>
            <w:tcW w:w="851" w:type="dxa"/>
            <w:tcBorders>
              <w:top w:val="single" w:sz="4" w:space="0" w:color="BFBFBF"/>
              <w:bottom w:val="single" w:sz="4" w:space="0" w:color="BFBFBF"/>
            </w:tcBorders>
          </w:tcPr>
          <w:p w14:paraId="3A3DFE7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30</w:t>
            </w:r>
          </w:p>
        </w:tc>
        <w:tc>
          <w:tcPr>
            <w:tcW w:w="1080" w:type="dxa"/>
            <w:tcBorders>
              <w:top w:val="single" w:sz="4" w:space="0" w:color="BFBFBF"/>
              <w:bottom w:val="single" w:sz="4" w:space="0" w:color="BFBFBF"/>
            </w:tcBorders>
          </w:tcPr>
          <w:p w14:paraId="7759185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7.8</w:t>
            </w:r>
          </w:p>
        </w:tc>
        <w:tc>
          <w:tcPr>
            <w:tcW w:w="694" w:type="dxa"/>
            <w:tcBorders>
              <w:top w:val="single" w:sz="4" w:space="0" w:color="BFBFBF"/>
              <w:bottom w:val="single" w:sz="4" w:space="0" w:color="BFBFBF"/>
            </w:tcBorders>
          </w:tcPr>
          <w:p w14:paraId="3006AE8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569</w:t>
            </w:r>
          </w:p>
        </w:tc>
        <w:tc>
          <w:tcPr>
            <w:tcW w:w="967" w:type="dxa"/>
            <w:tcBorders>
              <w:top w:val="single" w:sz="4" w:space="0" w:color="BFBFBF"/>
              <w:bottom w:val="single" w:sz="4" w:space="0" w:color="BFBFBF"/>
            </w:tcBorders>
          </w:tcPr>
          <w:p w14:paraId="0B620F1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33</w:t>
            </w:r>
          </w:p>
        </w:tc>
        <w:tc>
          <w:tcPr>
            <w:tcW w:w="2205" w:type="dxa"/>
            <w:tcBorders>
              <w:top w:val="single" w:sz="4" w:space="0" w:color="BFBFBF"/>
              <w:bottom w:val="single" w:sz="4" w:space="0" w:color="BFBFBF"/>
            </w:tcBorders>
          </w:tcPr>
          <w:p w14:paraId="4BE9B8FA"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Block 4</w:t>
            </w:r>
          </w:p>
        </w:tc>
      </w:tr>
      <w:tr w:rsidR="00F37E83" w14:paraId="647F8EEA" w14:textId="77777777">
        <w:tc>
          <w:tcPr>
            <w:tcW w:w="1260" w:type="dxa"/>
            <w:tcBorders>
              <w:top w:val="single" w:sz="4" w:space="0" w:color="BFBFBF"/>
              <w:bottom w:val="single" w:sz="4" w:space="0" w:color="BFBFBF"/>
            </w:tcBorders>
          </w:tcPr>
          <w:p w14:paraId="61FD4034"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kiny.au</w:t>
            </w:r>
          </w:p>
        </w:tc>
        <w:tc>
          <w:tcPr>
            <w:tcW w:w="900" w:type="dxa"/>
            <w:tcBorders>
              <w:top w:val="single" w:sz="4" w:space="0" w:color="BFBFBF"/>
              <w:bottom w:val="single" w:sz="4" w:space="0" w:color="BFBFBF"/>
            </w:tcBorders>
          </w:tcPr>
          <w:p w14:paraId="4B9506B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AU</w:t>
            </w:r>
          </w:p>
        </w:tc>
        <w:tc>
          <w:tcPr>
            <w:tcW w:w="720" w:type="dxa"/>
            <w:tcBorders>
              <w:top w:val="single" w:sz="4" w:space="0" w:color="BFBFBF"/>
              <w:bottom w:val="single" w:sz="4" w:space="0" w:color="BFBFBF"/>
            </w:tcBorders>
          </w:tcPr>
          <w:p w14:paraId="2F30B0E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90</w:t>
            </w:r>
          </w:p>
        </w:tc>
        <w:tc>
          <w:tcPr>
            <w:tcW w:w="1198" w:type="dxa"/>
            <w:tcBorders>
              <w:top w:val="single" w:sz="4" w:space="0" w:color="BFBFBF"/>
              <w:bottom w:val="single" w:sz="4" w:space="0" w:color="BFBFBF"/>
            </w:tcBorders>
          </w:tcPr>
          <w:p w14:paraId="79FEFD0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463F074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47</w:t>
            </w:r>
          </w:p>
        </w:tc>
        <w:tc>
          <w:tcPr>
            <w:tcW w:w="666" w:type="dxa"/>
            <w:tcBorders>
              <w:top w:val="single" w:sz="4" w:space="0" w:color="BFBFBF"/>
              <w:bottom w:val="single" w:sz="4" w:space="0" w:color="BFBFBF"/>
            </w:tcBorders>
          </w:tcPr>
          <w:p w14:paraId="7B083A0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568</w:t>
            </w:r>
          </w:p>
        </w:tc>
        <w:tc>
          <w:tcPr>
            <w:tcW w:w="720" w:type="dxa"/>
            <w:tcBorders>
              <w:top w:val="single" w:sz="4" w:space="0" w:color="BFBFBF"/>
              <w:bottom w:val="single" w:sz="4" w:space="0" w:color="BFBFBF"/>
            </w:tcBorders>
          </w:tcPr>
          <w:p w14:paraId="05A7716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134</w:t>
            </w:r>
          </w:p>
        </w:tc>
        <w:tc>
          <w:tcPr>
            <w:tcW w:w="630" w:type="dxa"/>
            <w:tcBorders>
              <w:top w:val="single" w:sz="4" w:space="0" w:color="BFBFBF"/>
              <w:bottom w:val="single" w:sz="4" w:space="0" w:color="BFBFBF"/>
            </w:tcBorders>
          </w:tcPr>
          <w:p w14:paraId="03B5E89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15.6</w:t>
            </w:r>
          </w:p>
        </w:tc>
        <w:tc>
          <w:tcPr>
            <w:tcW w:w="1039" w:type="dxa"/>
            <w:tcBorders>
              <w:top w:val="single" w:sz="4" w:space="0" w:color="BFBFBF"/>
              <w:bottom w:val="single" w:sz="4" w:space="0" w:color="BFBFBF"/>
            </w:tcBorders>
          </w:tcPr>
          <w:p w14:paraId="74A7B0F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517</w:t>
            </w:r>
          </w:p>
        </w:tc>
        <w:tc>
          <w:tcPr>
            <w:tcW w:w="851" w:type="dxa"/>
            <w:tcBorders>
              <w:top w:val="single" w:sz="4" w:space="0" w:color="BFBFBF"/>
              <w:bottom w:val="single" w:sz="4" w:space="0" w:color="BFBFBF"/>
            </w:tcBorders>
          </w:tcPr>
          <w:p w14:paraId="603D70C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w:t>
            </w:r>
          </w:p>
        </w:tc>
        <w:tc>
          <w:tcPr>
            <w:tcW w:w="1080" w:type="dxa"/>
            <w:tcBorders>
              <w:top w:val="single" w:sz="4" w:space="0" w:color="BFBFBF"/>
              <w:bottom w:val="single" w:sz="4" w:space="0" w:color="BFBFBF"/>
            </w:tcBorders>
          </w:tcPr>
          <w:p w14:paraId="301BD21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12.4</w:t>
            </w:r>
          </w:p>
        </w:tc>
        <w:tc>
          <w:tcPr>
            <w:tcW w:w="694" w:type="dxa"/>
            <w:tcBorders>
              <w:top w:val="single" w:sz="4" w:space="0" w:color="BFBFBF"/>
              <w:bottom w:val="single" w:sz="4" w:space="0" w:color="BFBFBF"/>
            </w:tcBorders>
          </w:tcPr>
          <w:p w14:paraId="3658843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408</w:t>
            </w:r>
          </w:p>
        </w:tc>
        <w:tc>
          <w:tcPr>
            <w:tcW w:w="967" w:type="dxa"/>
            <w:tcBorders>
              <w:top w:val="single" w:sz="4" w:space="0" w:color="BFBFBF"/>
              <w:bottom w:val="single" w:sz="4" w:space="0" w:color="BFBFBF"/>
            </w:tcBorders>
          </w:tcPr>
          <w:p w14:paraId="7CD612F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w:t>
            </w:r>
          </w:p>
        </w:tc>
        <w:tc>
          <w:tcPr>
            <w:tcW w:w="2205" w:type="dxa"/>
            <w:tcBorders>
              <w:top w:val="single" w:sz="4" w:space="0" w:color="BFBFBF"/>
              <w:bottom w:val="single" w:sz="4" w:space="0" w:color="BFBFBF"/>
            </w:tcBorders>
          </w:tcPr>
          <w:p w14:paraId="3BA282C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136EB668" w14:textId="77777777">
        <w:tc>
          <w:tcPr>
            <w:tcW w:w="1260" w:type="dxa"/>
            <w:tcBorders>
              <w:top w:val="single" w:sz="4" w:space="0" w:color="BFBFBF"/>
              <w:bottom w:val="single" w:sz="4" w:space="0" w:color="BFBFBF"/>
            </w:tcBorders>
          </w:tcPr>
          <w:p w14:paraId="0C9A8E9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koffler.ca</w:t>
            </w:r>
          </w:p>
        </w:tc>
        <w:tc>
          <w:tcPr>
            <w:tcW w:w="900" w:type="dxa"/>
            <w:tcBorders>
              <w:top w:val="single" w:sz="4" w:space="0" w:color="BFBFBF"/>
              <w:bottom w:val="single" w:sz="4" w:space="0" w:color="BFBFBF"/>
            </w:tcBorders>
          </w:tcPr>
          <w:p w14:paraId="205BDED7"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CA</w:t>
            </w:r>
          </w:p>
        </w:tc>
        <w:tc>
          <w:tcPr>
            <w:tcW w:w="720" w:type="dxa"/>
            <w:tcBorders>
              <w:top w:val="single" w:sz="4" w:space="0" w:color="BFBFBF"/>
              <w:bottom w:val="single" w:sz="4" w:space="0" w:color="BFBFBF"/>
            </w:tcBorders>
          </w:tcPr>
          <w:p w14:paraId="7F809E3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301</w:t>
            </w:r>
          </w:p>
        </w:tc>
        <w:tc>
          <w:tcPr>
            <w:tcW w:w="1198" w:type="dxa"/>
            <w:tcBorders>
              <w:top w:val="single" w:sz="4" w:space="0" w:color="BFBFBF"/>
              <w:bottom w:val="single" w:sz="4" w:space="0" w:color="BFBFBF"/>
            </w:tcBorders>
          </w:tcPr>
          <w:p w14:paraId="04439CF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30E8C37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666" w:type="dxa"/>
            <w:tcBorders>
              <w:top w:val="single" w:sz="4" w:space="0" w:color="BFBFBF"/>
              <w:bottom w:val="single" w:sz="4" w:space="0" w:color="BFBFBF"/>
            </w:tcBorders>
          </w:tcPr>
          <w:p w14:paraId="6C9F4DA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933</w:t>
            </w:r>
          </w:p>
        </w:tc>
        <w:tc>
          <w:tcPr>
            <w:tcW w:w="720" w:type="dxa"/>
            <w:tcBorders>
              <w:top w:val="single" w:sz="4" w:space="0" w:color="BFBFBF"/>
              <w:bottom w:val="single" w:sz="4" w:space="0" w:color="BFBFBF"/>
            </w:tcBorders>
          </w:tcPr>
          <w:p w14:paraId="3672B39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32</w:t>
            </w:r>
          </w:p>
        </w:tc>
        <w:tc>
          <w:tcPr>
            <w:tcW w:w="630" w:type="dxa"/>
            <w:tcBorders>
              <w:top w:val="single" w:sz="4" w:space="0" w:color="BFBFBF"/>
              <w:bottom w:val="single" w:sz="4" w:space="0" w:color="BFBFBF"/>
            </w:tcBorders>
          </w:tcPr>
          <w:p w14:paraId="6960A36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6.3</w:t>
            </w:r>
          </w:p>
        </w:tc>
        <w:tc>
          <w:tcPr>
            <w:tcW w:w="1039" w:type="dxa"/>
            <w:tcBorders>
              <w:top w:val="single" w:sz="4" w:space="0" w:color="BFBFBF"/>
              <w:bottom w:val="single" w:sz="4" w:space="0" w:color="BFBFBF"/>
            </w:tcBorders>
          </w:tcPr>
          <w:p w14:paraId="3B69E12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1032</w:t>
            </w:r>
          </w:p>
        </w:tc>
        <w:tc>
          <w:tcPr>
            <w:tcW w:w="851" w:type="dxa"/>
            <w:tcBorders>
              <w:top w:val="single" w:sz="4" w:space="0" w:color="BFBFBF"/>
              <w:bottom w:val="single" w:sz="4" w:space="0" w:color="BFBFBF"/>
            </w:tcBorders>
          </w:tcPr>
          <w:p w14:paraId="67EEEE6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1080" w:type="dxa"/>
            <w:tcBorders>
              <w:top w:val="single" w:sz="4" w:space="0" w:color="BFBFBF"/>
              <w:bottom w:val="single" w:sz="4" w:space="0" w:color="BFBFBF"/>
            </w:tcBorders>
          </w:tcPr>
          <w:p w14:paraId="543DCF5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18.1</w:t>
            </w:r>
          </w:p>
        </w:tc>
        <w:tc>
          <w:tcPr>
            <w:tcW w:w="694" w:type="dxa"/>
            <w:tcBorders>
              <w:top w:val="single" w:sz="4" w:space="0" w:color="BFBFBF"/>
              <w:bottom w:val="single" w:sz="4" w:space="0" w:color="BFBFBF"/>
            </w:tcBorders>
          </w:tcPr>
          <w:p w14:paraId="6247631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853</w:t>
            </w:r>
          </w:p>
        </w:tc>
        <w:tc>
          <w:tcPr>
            <w:tcW w:w="967" w:type="dxa"/>
            <w:tcBorders>
              <w:top w:val="single" w:sz="4" w:space="0" w:color="BFBFBF"/>
              <w:bottom w:val="single" w:sz="4" w:space="0" w:color="BFBFBF"/>
            </w:tcBorders>
          </w:tcPr>
          <w:p w14:paraId="67B05AB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w:t>
            </w:r>
          </w:p>
        </w:tc>
        <w:tc>
          <w:tcPr>
            <w:tcW w:w="2205" w:type="dxa"/>
            <w:tcBorders>
              <w:top w:val="single" w:sz="4" w:space="0" w:color="BFBFBF"/>
              <w:bottom w:val="single" w:sz="4" w:space="0" w:color="BFBFBF"/>
            </w:tcBorders>
          </w:tcPr>
          <w:p w14:paraId="7394182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Plots 9, 11, 17, 21, 34, 36 *</w:t>
            </w:r>
          </w:p>
        </w:tc>
      </w:tr>
      <w:tr w:rsidR="00F37E83" w14:paraId="1CF52371" w14:textId="77777777">
        <w:tc>
          <w:tcPr>
            <w:tcW w:w="1260" w:type="dxa"/>
            <w:tcBorders>
              <w:top w:val="single" w:sz="4" w:space="0" w:color="BFBFBF"/>
              <w:bottom w:val="single" w:sz="4" w:space="0" w:color="BFBFBF"/>
            </w:tcBorders>
          </w:tcPr>
          <w:p w14:paraId="1958768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konz.us</w:t>
            </w:r>
          </w:p>
        </w:tc>
        <w:tc>
          <w:tcPr>
            <w:tcW w:w="900" w:type="dxa"/>
            <w:tcBorders>
              <w:top w:val="single" w:sz="4" w:space="0" w:color="BFBFBF"/>
              <w:bottom w:val="single" w:sz="4" w:space="0" w:color="BFBFBF"/>
            </w:tcBorders>
          </w:tcPr>
          <w:p w14:paraId="71C8864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34D3BB6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440</w:t>
            </w:r>
          </w:p>
        </w:tc>
        <w:tc>
          <w:tcPr>
            <w:tcW w:w="1198" w:type="dxa"/>
            <w:tcBorders>
              <w:top w:val="single" w:sz="4" w:space="0" w:color="BFBFBF"/>
              <w:bottom w:val="single" w:sz="4" w:space="0" w:color="BFBFBF"/>
            </w:tcBorders>
          </w:tcPr>
          <w:p w14:paraId="39C8B95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647AA8B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65</w:t>
            </w:r>
          </w:p>
        </w:tc>
        <w:tc>
          <w:tcPr>
            <w:tcW w:w="666" w:type="dxa"/>
            <w:tcBorders>
              <w:top w:val="single" w:sz="4" w:space="0" w:color="BFBFBF"/>
              <w:bottom w:val="single" w:sz="4" w:space="0" w:color="BFBFBF"/>
            </w:tcBorders>
          </w:tcPr>
          <w:p w14:paraId="50A7BFE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376</w:t>
            </w:r>
          </w:p>
        </w:tc>
        <w:tc>
          <w:tcPr>
            <w:tcW w:w="720" w:type="dxa"/>
            <w:tcBorders>
              <w:top w:val="single" w:sz="4" w:space="0" w:color="BFBFBF"/>
              <w:bottom w:val="single" w:sz="4" w:space="0" w:color="BFBFBF"/>
            </w:tcBorders>
          </w:tcPr>
          <w:p w14:paraId="4E7A2D6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33</w:t>
            </w:r>
          </w:p>
        </w:tc>
        <w:tc>
          <w:tcPr>
            <w:tcW w:w="630" w:type="dxa"/>
            <w:tcBorders>
              <w:top w:val="single" w:sz="4" w:space="0" w:color="BFBFBF"/>
              <w:bottom w:val="single" w:sz="4" w:space="0" w:color="BFBFBF"/>
            </w:tcBorders>
          </w:tcPr>
          <w:p w14:paraId="402CA78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12.1</w:t>
            </w:r>
          </w:p>
        </w:tc>
        <w:tc>
          <w:tcPr>
            <w:tcW w:w="1039" w:type="dxa"/>
            <w:tcBorders>
              <w:top w:val="single" w:sz="4" w:space="0" w:color="BFBFBF"/>
              <w:bottom w:val="single" w:sz="4" w:space="0" w:color="BFBFBF"/>
            </w:tcBorders>
          </w:tcPr>
          <w:p w14:paraId="0C22C69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1031</w:t>
            </w:r>
          </w:p>
        </w:tc>
        <w:tc>
          <w:tcPr>
            <w:tcW w:w="851" w:type="dxa"/>
            <w:tcBorders>
              <w:top w:val="single" w:sz="4" w:space="0" w:color="BFBFBF"/>
              <w:bottom w:val="single" w:sz="4" w:space="0" w:color="BFBFBF"/>
            </w:tcBorders>
          </w:tcPr>
          <w:p w14:paraId="2D29A10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w:t>
            </w:r>
          </w:p>
        </w:tc>
        <w:tc>
          <w:tcPr>
            <w:tcW w:w="1080" w:type="dxa"/>
            <w:tcBorders>
              <w:top w:val="single" w:sz="4" w:space="0" w:color="BFBFBF"/>
              <w:bottom w:val="single" w:sz="4" w:space="0" w:color="BFBFBF"/>
            </w:tcBorders>
          </w:tcPr>
          <w:p w14:paraId="3113E51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w:t>
            </w:r>
          </w:p>
        </w:tc>
        <w:tc>
          <w:tcPr>
            <w:tcW w:w="694" w:type="dxa"/>
            <w:tcBorders>
              <w:top w:val="single" w:sz="4" w:space="0" w:color="BFBFBF"/>
              <w:bottom w:val="single" w:sz="4" w:space="0" w:color="BFBFBF"/>
            </w:tcBorders>
          </w:tcPr>
          <w:p w14:paraId="6348386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889</w:t>
            </w:r>
          </w:p>
        </w:tc>
        <w:tc>
          <w:tcPr>
            <w:tcW w:w="967" w:type="dxa"/>
            <w:tcBorders>
              <w:top w:val="single" w:sz="4" w:space="0" w:color="BFBFBF"/>
              <w:bottom w:val="single" w:sz="4" w:space="0" w:color="BFBFBF"/>
            </w:tcBorders>
          </w:tcPr>
          <w:p w14:paraId="64A8EF8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51</w:t>
            </w:r>
          </w:p>
        </w:tc>
        <w:tc>
          <w:tcPr>
            <w:tcW w:w="2205" w:type="dxa"/>
            <w:tcBorders>
              <w:top w:val="single" w:sz="4" w:space="0" w:color="BFBFBF"/>
              <w:bottom w:val="single" w:sz="4" w:space="0" w:color="BFBFBF"/>
            </w:tcBorders>
          </w:tcPr>
          <w:p w14:paraId="3FFB0B8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2C589748" w14:textId="77777777">
        <w:tc>
          <w:tcPr>
            <w:tcW w:w="1260" w:type="dxa"/>
            <w:tcBorders>
              <w:top w:val="single" w:sz="4" w:space="0" w:color="BFBFBF"/>
              <w:bottom w:val="single" w:sz="4" w:space="0" w:color="BFBFBF"/>
            </w:tcBorders>
          </w:tcPr>
          <w:p w14:paraId="035D55C9"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lastRenderedPageBreak/>
              <w:t>lancaster.uk</w:t>
            </w:r>
          </w:p>
        </w:tc>
        <w:tc>
          <w:tcPr>
            <w:tcW w:w="900" w:type="dxa"/>
            <w:tcBorders>
              <w:top w:val="single" w:sz="4" w:space="0" w:color="BFBFBF"/>
              <w:bottom w:val="single" w:sz="4" w:space="0" w:color="BFBFBF"/>
            </w:tcBorders>
          </w:tcPr>
          <w:p w14:paraId="2EB0A82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UK</w:t>
            </w:r>
          </w:p>
        </w:tc>
        <w:tc>
          <w:tcPr>
            <w:tcW w:w="720" w:type="dxa"/>
            <w:tcBorders>
              <w:top w:val="single" w:sz="4" w:space="0" w:color="BFBFBF"/>
              <w:bottom w:val="single" w:sz="4" w:space="0" w:color="BFBFBF"/>
            </w:tcBorders>
          </w:tcPr>
          <w:p w14:paraId="4A30D45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180</w:t>
            </w:r>
          </w:p>
        </w:tc>
        <w:tc>
          <w:tcPr>
            <w:tcW w:w="1198" w:type="dxa"/>
            <w:tcBorders>
              <w:top w:val="single" w:sz="4" w:space="0" w:color="BFBFBF"/>
              <w:bottom w:val="single" w:sz="4" w:space="0" w:color="BFBFBF"/>
            </w:tcBorders>
          </w:tcPr>
          <w:p w14:paraId="4E4EC91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3F85A67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w:t>
            </w:r>
          </w:p>
        </w:tc>
        <w:tc>
          <w:tcPr>
            <w:tcW w:w="666" w:type="dxa"/>
            <w:tcBorders>
              <w:top w:val="single" w:sz="4" w:space="0" w:color="BFBFBF"/>
              <w:bottom w:val="single" w:sz="4" w:space="0" w:color="BFBFBF"/>
            </w:tcBorders>
          </w:tcPr>
          <w:p w14:paraId="054FE9A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157</w:t>
            </w:r>
          </w:p>
        </w:tc>
        <w:tc>
          <w:tcPr>
            <w:tcW w:w="720" w:type="dxa"/>
            <w:tcBorders>
              <w:top w:val="single" w:sz="4" w:space="0" w:color="BFBFBF"/>
              <w:bottom w:val="single" w:sz="4" w:space="0" w:color="BFBFBF"/>
            </w:tcBorders>
          </w:tcPr>
          <w:p w14:paraId="65C3EEB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w:t>
            </w:r>
          </w:p>
        </w:tc>
        <w:tc>
          <w:tcPr>
            <w:tcW w:w="630" w:type="dxa"/>
            <w:tcBorders>
              <w:top w:val="single" w:sz="4" w:space="0" w:color="BFBFBF"/>
              <w:bottom w:val="single" w:sz="4" w:space="0" w:color="BFBFBF"/>
            </w:tcBorders>
          </w:tcPr>
          <w:p w14:paraId="28A9685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w:t>
            </w:r>
          </w:p>
        </w:tc>
        <w:tc>
          <w:tcPr>
            <w:tcW w:w="1039" w:type="dxa"/>
            <w:tcBorders>
              <w:top w:val="single" w:sz="4" w:space="0" w:color="BFBFBF"/>
              <w:bottom w:val="single" w:sz="4" w:space="0" w:color="BFBFBF"/>
            </w:tcBorders>
          </w:tcPr>
          <w:p w14:paraId="0614187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437</w:t>
            </w:r>
          </w:p>
        </w:tc>
        <w:tc>
          <w:tcPr>
            <w:tcW w:w="851" w:type="dxa"/>
            <w:tcBorders>
              <w:top w:val="single" w:sz="4" w:space="0" w:color="BFBFBF"/>
              <w:bottom w:val="single" w:sz="4" w:space="0" w:color="BFBFBF"/>
            </w:tcBorders>
          </w:tcPr>
          <w:p w14:paraId="4BFA43D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w:t>
            </w:r>
          </w:p>
        </w:tc>
        <w:tc>
          <w:tcPr>
            <w:tcW w:w="1080" w:type="dxa"/>
            <w:tcBorders>
              <w:top w:val="single" w:sz="4" w:space="0" w:color="BFBFBF"/>
              <w:bottom w:val="single" w:sz="4" w:space="0" w:color="BFBFBF"/>
            </w:tcBorders>
          </w:tcPr>
          <w:p w14:paraId="5B08C5E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5.9</w:t>
            </w:r>
          </w:p>
        </w:tc>
        <w:tc>
          <w:tcPr>
            <w:tcW w:w="694" w:type="dxa"/>
            <w:tcBorders>
              <w:top w:val="single" w:sz="4" w:space="0" w:color="BFBFBF"/>
              <w:bottom w:val="single" w:sz="4" w:space="0" w:color="BFBFBF"/>
            </w:tcBorders>
          </w:tcPr>
          <w:p w14:paraId="7A9CF6F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1522</w:t>
            </w:r>
          </w:p>
        </w:tc>
        <w:tc>
          <w:tcPr>
            <w:tcW w:w="967" w:type="dxa"/>
            <w:tcBorders>
              <w:top w:val="single" w:sz="4" w:space="0" w:color="BFBFBF"/>
              <w:bottom w:val="single" w:sz="4" w:space="0" w:color="BFBFBF"/>
            </w:tcBorders>
          </w:tcPr>
          <w:p w14:paraId="72BC8AC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w:t>
            </w:r>
          </w:p>
        </w:tc>
        <w:tc>
          <w:tcPr>
            <w:tcW w:w="2205" w:type="dxa"/>
            <w:tcBorders>
              <w:top w:val="single" w:sz="4" w:space="0" w:color="BFBFBF"/>
              <w:bottom w:val="single" w:sz="4" w:space="0" w:color="BFBFBF"/>
            </w:tcBorders>
          </w:tcPr>
          <w:p w14:paraId="46259F2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3FD5B271" w14:textId="77777777">
        <w:tc>
          <w:tcPr>
            <w:tcW w:w="1260" w:type="dxa"/>
            <w:tcBorders>
              <w:top w:val="single" w:sz="4" w:space="0" w:color="BFBFBF"/>
              <w:bottom w:val="single" w:sz="4" w:space="0" w:color="BFBFBF"/>
            </w:tcBorders>
          </w:tcPr>
          <w:p w14:paraId="5DB06A6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look.us</w:t>
            </w:r>
          </w:p>
        </w:tc>
        <w:tc>
          <w:tcPr>
            <w:tcW w:w="900" w:type="dxa"/>
            <w:tcBorders>
              <w:top w:val="single" w:sz="4" w:space="0" w:color="BFBFBF"/>
              <w:bottom w:val="single" w:sz="4" w:space="0" w:color="BFBFBF"/>
            </w:tcBorders>
          </w:tcPr>
          <w:p w14:paraId="53EE51D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78C7C62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1500</w:t>
            </w:r>
          </w:p>
        </w:tc>
        <w:tc>
          <w:tcPr>
            <w:tcW w:w="1198" w:type="dxa"/>
            <w:tcBorders>
              <w:top w:val="single" w:sz="4" w:space="0" w:color="BFBFBF"/>
              <w:bottom w:val="single" w:sz="4" w:space="0" w:color="BFBFBF"/>
            </w:tcBorders>
          </w:tcPr>
          <w:p w14:paraId="2309C6D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491D3B7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28</w:t>
            </w:r>
          </w:p>
        </w:tc>
        <w:tc>
          <w:tcPr>
            <w:tcW w:w="666" w:type="dxa"/>
            <w:tcBorders>
              <w:top w:val="single" w:sz="4" w:space="0" w:color="BFBFBF"/>
              <w:bottom w:val="single" w:sz="4" w:space="0" w:color="BFBFBF"/>
            </w:tcBorders>
          </w:tcPr>
          <w:p w14:paraId="017FCBA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253</w:t>
            </w:r>
          </w:p>
        </w:tc>
        <w:tc>
          <w:tcPr>
            <w:tcW w:w="720" w:type="dxa"/>
            <w:tcBorders>
              <w:top w:val="single" w:sz="4" w:space="0" w:color="BFBFBF"/>
              <w:bottom w:val="single" w:sz="4" w:space="0" w:color="BFBFBF"/>
            </w:tcBorders>
          </w:tcPr>
          <w:p w14:paraId="1EB59E9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100</w:t>
            </w:r>
          </w:p>
        </w:tc>
        <w:tc>
          <w:tcPr>
            <w:tcW w:w="630" w:type="dxa"/>
            <w:tcBorders>
              <w:top w:val="single" w:sz="4" w:space="0" w:color="BFBFBF"/>
              <w:bottom w:val="single" w:sz="4" w:space="0" w:color="BFBFBF"/>
            </w:tcBorders>
          </w:tcPr>
          <w:p w14:paraId="3890D7A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6.9</w:t>
            </w:r>
          </w:p>
        </w:tc>
        <w:tc>
          <w:tcPr>
            <w:tcW w:w="1039" w:type="dxa"/>
            <w:tcBorders>
              <w:top w:val="single" w:sz="4" w:space="0" w:color="BFBFBF"/>
              <w:bottom w:val="single" w:sz="4" w:space="0" w:color="BFBFBF"/>
            </w:tcBorders>
          </w:tcPr>
          <w:p w14:paraId="27AED34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490</w:t>
            </w:r>
          </w:p>
        </w:tc>
        <w:tc>
          <w:tcPr>
            <w:tcW w:w="851" w:type="dxa"/>
            <w:tcBorders>
              <w:top w:val="single" w:sz="4" w:space="0" w:color="BFBFBF"/>
              <w:bottom w:val="single" w:sz="4" w:space="0" w:color="BFBFBF"/>
            </w:tcBorders>
          </w:tcPr>
          <w:p w14:paraId="78EB978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w:t>
            </w:r>
          </w:p>
        </w:tc>
        <w:tc>
          <w:tcPr>
            <w:tcW w:w="1080" w:type="dxa"/>
            <w:tcBorders>
              <w:top w:val="single" w:sz="4" w:space="0" w:color="BFBFBF"/>
              <w:bottom w:val="single" w:sz="4" w:space="0" w:color="BFBFBF"/>
            </w:tcBorders>
          </w:tcPr>
          <w:p w14:paraId="0121800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w:t>
            </w:r>
          </w:p>
        </w:tc>
        <w:tc>
          <w:tcPr>
            <w:tcW w:w="694" w:type="dxa"/>
            <w:tcBorders>
              <w:top w:val="single" w:sz="4" w:space="0" w:color="BFBFBF"/>
              <w:bottom w:val="single" w:sz="4" w:space="0" w:color="BFBFBF"/>
            </w:tcBorders>
          </w:tcPr>
          <w:p w14:paraId="7D3A0A0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1877</w:t>
            </w:r>
          </w:p>
        </w:tc>
        <w:tc>
          <w:tcPr>
            <w:tcW w:w="967" w:type="dxa"/>
            <w:tcBorders>
              <w:top w:val="single" w:sz="4" w:space="0" w:color="BFBFBF"/>
              <w:bottom w:val="single" w:sz="4" w:space="0" w:color="BFBFBF"/>
            </w:tcBorders>
          </w:tcPr>
          <w:p w14:paraId="369F74D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66</w:t>
            </w:r>
          </w:p>
        </w:tc>
        <w:tc>
          <w:tcPr>
            <w:tcW w:w="2205" w:type="dxa"/>
            <w:tcBorders>
              <w:top w:val="single" w:sz="4" w:space="0" w:color="BFBFBF"/>
              <w:bottom w:val="single" w:sz="4" w:space="0" w:color="BFBFBF"/>
            </w:tcBorders>
          </w:tcPr>
          <w:p w14:paraId="1E51B69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7434B0F6" w14:textId="77777777">
        <w:tc>
          <w:tcPr>
            <w:tcW w:w="1260" w:type="dxa"/>
            <w:tcBorders>
              <w:top w:val="single" w:sz="4" w:space="0" w:color="BFBFBF"/>
              <w:bottom w:val="single" w:sz="4" w:space="0" w:color="BFBFBF"/>
            </w:tcBorders>
          </w:tcPr>
          <w:p w14:paraId="042B63C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marc.ar</w:t>
            </w:r>
          </w:p>
        </w:tc>
        <w:tc>
          <w:tcPr>
            <w:tcW w:w="900" w:type="dxa"/>
            <w:tcBorders>
              <w:top w:val="single" w:sz="4" w:space="0" w:color="BFBFBF"/>
              <w:bottom w:val="single" w:sz="4" w:space="0" w:color="BFBFBF"/>
            </w:tcBorders>
          </w:tcPr>
          <w:p w14:paraId="0F9EC0A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AR</w:t>
            </w:r>
          </w:p>
        </w:tc>
        <w:tc>
          <w:tcPr>
            <w:tcW w:w="720" w:type="dxa"/>
            <w:tcBorders>
              <w:top w:val="single" w:sz="4" w:space="0" w:color="BFBFBF"/>
              <w:bottom w:val="single" w:sz="4" w:space="0" w:color="BFBFBF"/>
            </w:tcBorders>
          </w:tcPr>
          <w:p w14:paraId="585087F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w:t>
            </w:r>
          </w:p>
        </w:tc>
        <w:tc>
          <w:tcPr>
            <w:tcW w:w="1198" w:type="dxa"/>
            <w:tcBorders>
              <w:top w:val="single" w:sz="4" w:space="0" w:color="BFBFBF"/>
              <w:bottom w:val="single" w:sz="4" w:space="0" w:color="BFBFBF"/>
            </w:tcBorders>
          </w:tcPr>
          <w:p w14:paraId="247D511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769CE64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53</w:t>
            </w:r>
          </w:p>
        </w:tc>
        <w:tc>
          <w:tcPr>
            <w:tcW w:w="666" w:type="dxa"/>
            <w:tcBorders>
              <w:top w:val="single" w:sz="4" w:space="0" w:color="BFBFBF"/>
              <w:bottom w:val="single" w:sz="4" w:space="0" w:color="BFBFBF"/>
            </w:tcBorders>
          </w:tcPr>
          <w:p w14:paraId="7C3BF6F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793</w:t>
            </w:r>
          </w:p>
        </w:tc>
        <w:tc>
          <w:tcPr>
            <w:tcW w:w="720" w:type="dxa"/>
            <w:tcBorders>
              <w:top w:val="single" w:sz="4" w:space="0" w:color="BFBFBF"/>
              <w:bottom w:val="single" w:sz="4" w:space="0" w:color="BFBFBF"/>
            </w:tcBorders>
          </w:tcPr>
          <w:p w14:paraId="237EE15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630" w:type="dxa"/>
            <w:tcBorders>
              <w:top w:val="single" w:sz="4" w:space="0" w:color="BFBFBF"/>
              <w:bottom w:val="single" w:sz="4" w:space="0" w:color="BFBFBF"/>
            </w:tcBorders>
          </w:tcPr>
          <w:p w14:paraId="559683B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14.3</w:t>
            </w:r>
          </w:p>
        </w:tc>
        <w:tc>
          <w:tcPr>
            <w:tcW w:w="1039" w:type="dxa"/>
            <w:tcBorders>
              <w:top w:val="single" w:sz="4" w:space="0" w:color="BFBFBF"/>
              <w:bottom w:val="single" w:sz="4" w:space="0" w:color="BFBFBF"/>
            </w:tcBorders>
          </w:tcPr>
          <w:p w14:paraId="0A47F28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465</w:t>
            </w:r>
          </w:p>
        </w:tc>
        <w:tc>
          <w:tcPr>
            <w:tcW w:w="851" w:type="dxa"/>
            <w:tcBorders>
              <w:top w:val="single" w:sz="4" w:space="0" w:color="BFBFBF"/>
              <w:bottom w:val="single" w:sz="4" w:space="0" w:color="BFBFBF"/>
            </w:tcBorders>
          </w:tcPr>
          <w:p w14:paraId="052FDFD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23</w:t>
            </w:r>
          </w:p>
        </w:tc>
        <w:tc>
          <w:tcPr>
            <w:tcW w:w="1080" w:type="dxa"/>
            <w:tcBorders>
              <w:top w:val="single" w:sz="4" w:space="0" w:color="BFBFBF"/>
              <w:bottom w:val="single" w:sz="4" w:space="0" w:color="BFBFBF"/>
            </w:tcBorders>
          </w:tcPr>
          <w:p w14:paraId="18ABEB5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19.9</w:t>
            </w:r>
          </w:p>
        </w:tc>
        <w:tc>
          <w:tcPr>
            <w:tcW w:w="694" w:type="dxa"/>
            <w:tcBorders>
              <w:top w:val="single" w:sz="4" w:space="0" w:color="BFBFBF"/>
              <w:bottom w:val="single" w:sz="4" w:space="0" w:color="BFBFBF"/>
            </w:tcBorders>
          </w:tcPr>
          <w:p w14:paraId="166F479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907</w:t>
            </w:r>
          </w:p>
        </w:tc>
        <w:tc>
          <w:tcPr>
            <w:tcW w:w="967" w:type="dxa"/>
            <w:tcBorders>
              <w:top w:val="single" w:sz="4" w:space="0" w:color="BFBFBF"/>
              <w:bottom w:val="single" w:sz="4" w:space="0" w:color="BFBFBF"/>
            </w:tcBorders>
          </w:tcPr>
          <w:p w14:paraId="461A121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w:t>
            </w:r>
          </w:p>
        </w:tc>
        <w:tc>
          <w:tcPr>
            <w:tcW w:w="2205" w:type="dxa"/>
            <w:tcBorders>
              <w:top w:val="single" w:sz="4" w:space="0" w:color="BFBFBF"/>
              <w:bottom w:val="single" w:sz="4" w:space="0" w:color="BFBFBF"/>
            </w:tcBorders>
          </w:tcPr>
          <w:p w14:paraId="7134087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Plots 6, 8, 11, 17 *</w:t>
            </w:r>
          </w:p>
        </w:tc>
      </w:tr>
      <w:tr w:rsidR="00F37E83" w14:paraId="027B80D5" w14:textId="77777777">
        <w:tc>
          <w:tcPr>
            <w:tcW w:w="1260" w:type="dxa"/>
            <w:tcBorders>
              <w:top w:val="single" w:sz="4" w:space="0" w:color="BFBFBF"/>
              <w:bottom w:val="single" w:sz="4" w:space="0" w:color="BFBFBF"/>
            </w:tcBorders>
          </w:tcPr>
          <w:p w14:paraId="2475CC5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mtca.au</w:t>
            </w:r>
          </w:p>
        </w:tc>
        <w:tc>
          <w:tcPr>
            <w:tcW w:w="900" w:type="dxa"/>
            <w:tcBorders>
              <w:top w:val="single" w:sz="4" w:space="0" w:color="BFBFBF"/>
              <w:bottom w:val="single" w:sz="4" w:space="0" w:color="BFBFBF"/>
            </w:tcBorders>
          </w:tcPr>
          <w:p w14:paraId="562E2DDB"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AU</w:t>
            </w:r>
          </w:p>
        </w:tc>
        <w:tc>
          <w:tcPr>
            <w:tcW w:w="720" w:type="dxa"/>
            <w:tcBorders>
              <w:top w:val="single" w:sz="4" w:space="0" w:color="BFBFBF"/>
              <w:bottom w:val="single" w:sz="4" w:space="0" w:color="BFBFBF"/>
            </w:tcBorders>
          </w:tcPr>
          <w:p w14:paraId="44A2002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285</w:t>
            </w:r>
          </w:p>
        </w:tc>
        <w:tc>
          <w:tcPr>
            <w:tcW w:w="1198" w:type="dxa"/>
            <w:tcBorders>
              <w:top w:val="single" w:sz="4" w:space="0" w:color="BFBFBF"/>
              <w:bottom w:val="single" w:sz="4" w:space="0" w:color="BFBFBF"/>
            </w:tcBorders>
          </w:tcPr>
          <w:p w14:paraId="15EBB61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0EB5BB3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50</w:t>
            </w:r>
          </w:p>
        </w:tc>
        <w:tc>
          <w:tcPr>
            <w:tcW w:w="666" w:type="dxa"/>
            <w:tcBorders>
              <w:top w:val="single" w:sz="4" w:space="0" w:color="BFBFBF"/>
              <w:bottom w:val="single" w:sz="4" w:space="0" w:color="BFBFBF"/>
            </w:tcBorders>
          </w:tcPr>
          <w:p w14:paraId="6CDB260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111</w:t>
            </w:r>
          </w:p>
        </w:tc>
        <w:tc>
          <w:tcPr>
            <w:tcW w:w="720" w:type="dxa"/>
            <w:tcBorders>
              <w:top w:val="single" w:sz="4" w:space="0" w:color="BFBFBF"/>
              <w:bottom w:val="single" w:sz="4" w:space="0" w:color="BFBFBF"/>
            </w:tcBorders>
          </w:tcPr>
          <w:p w14:paraId="2E4EFBF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630" w:type="dxa"/>
            <w:tcBorders>
              <w:top w:val="single" w:sz="4" w:space="0" w:color="BFBFBF"/>
              <w:bottom w:val="single" w:sz="4" w:space="0" w:color="BFBFBF"/>
            </w:tcBorders>
          </w:tcPr>
          <w:p w14:paraId="272409E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17.7</w:t>
            </w:r>
          </w:p>
        </w:tc>
        <w:tc>
          <w:tcPr>
            <w:tcW w:w="1039" w:type="dxa"/>
            <w:tcBorders>
              <w:top w:val="single" w:sz="4" w:space="0" w:color="BFBFBF"/>
              <w:bottom w:val="single" w:sz="4" w:space="0" w:color="BFBFBF"/>
            </w:tcBorders>
          </w:tcPr>
          <w:p w14:paraId="2C9D4D2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534</w:t>
            </w:r>
          </w:p>
        </w:tc>
        <w:tc>
          <w:tcPr>
            <w:tcW w:w="851" w:type="dxa"/>
            <w:tcBorders>
              <w:top w:val="single" w:sz="4" w:space="0" w:color="BFBFBF"/>
              <w:bottom w:val="single" w:sz="4" w:space="0" w:color="BFBFBF"/>
            </w:tcBorders>
          </w:tcPr>
          <w:p w14:paraId="29A556F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28</w:t>
            </w:r>
          </w:p>
        </w:tc>
        <w:tc>
          <w:tcPr>
            <w:tcW w:w="1080" w:type="dxa"/>
            <w:tcBorders>
              <w:top w:val="single" w:sz="4" w:space="0" w:color="BFBFBF"/>
              <w:bottom w:val="single" w:sz="4" w:space="0" w:color="BFBFBF"/>
            </w:tcBorders>
          </w:tcPr>
          <w:p w14:paraId="47050E8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12.6</w:t>
            </w:r>
          </w:p>
        </w:tc>
        <w:tc>
          <w:tcPr>
            <w:tcW w:w="694" w:type="dxa"/>
            <w:tcBorders>
              <w:top w:val="single" w:sz="4" w:space="0" w:color="BFBFBF"/>
              <w:bottom w:val="single" w:sz="4" w:space="0" w:color="BFBFBF"/>
            </w:tcBorders>
          </w:tcPr>
          <w:p w14:paraId="280A321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324</w:t>
            </w:r>
          </w:p>
        </w:tc>
        <w:tc>
          <w:tcPr>
            <w:tcW w:w="967" w:type="dxa"/>
            <w:tcBorders>
              <w:top w:val="single" w:sz="4" w:space="0" w:color="BFBFBF"/>
              <w:bottom w:val="single" w:sz="4" w:space="0" w:color="BFBFBF"/>
            </w:tcBorders>
          </w:tcPr>
          <w:p w14:paraId="2A319F2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51</w:t>
            </w:r>
          </w:p>
        </w:tc>
        <w:tc>
          <w:tcPr>
            <w:tcW w:w="2205" w:type="dxa"/>
            <w:tcBorders>
              <w:top w:val="single" w:sz="4" w:space="0" w:color="BFBFBF"/>
              <w:bottom w:val="single" w:sz="4" w:space="0" w:color="BFBFBF"/>
            </w:tcBorders>
          </w:tcPr>
          <w:p w14:paraId="4CB2CD5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Block 4 *</w:t>
            </w:r>
          </w:p>
        </w:tc>
      </w:tr>
      <w:tr w:rsidR="00F37E83" w14:paraId="30E0ADE7" w14:textId="77777777">
        <w:tc>
          <w:tcPr>
            <w:tcW w:w="1260" w:type="dxa"/>
            <w:tcBorders>
              <w:top w:val="single" w:sz="4" w:space="0" w:color="BFBFBF"/>
              <w:bottom w:val="single" w:sz="4" w:space="0" w:color="BFBFBF"/>
            </w:tcBorders>
          </w:tcPr>
          <w:p w14:paraId="570A2E24"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ping.au</w:t>
            </w:r>
          </w:p>
        </w:tc>
        <w:tc>
          <w:tcPr>
            <w:tcW w:w="900" w:type="dxa"/>
            <w:tcBorders>
              <w:top w:val="single" w:sz="4" w:space="0" w:color="BFBFBF"/>
              <w:bottom w:val="single" w:sz="4" w:space="0" w:color="BFBFBF"/>
            </w:tcBorders>
          </w:tcPr>
          <w:p w14:paraId="3C98EEDA"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AU</w:t>
            </w:r>
          </w:p>
        </w:tc>
        <w:tc>
          <w:tcPr>
            <w:tcW w:w="720" w:type="dxa"/>
            <w:tcBorders>
              <w:top w:val="single" w:sz="4" w:space="0" w:color="BFBFBF"/>
              <w:bottom w:val="single" w:sz="4" w:space="0" w:color="BFBFBF"/>
            </w:tcBorders>
          </w:tcPr>
          <w:p w14:paraId="520FEE8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338</w:t>
            </w:r>
          </w:p>
        </w:tc>
        <w:tc>
          <w:tcPr>
            <w:tcW w:w="1198" w:type="dxa"/>
            <w:tcBorders>
              <w:top w:val="single" w:sz="4" w:space="0" w:color="BFBFBF"/>
              <w:bottom w:val="single" w:sz="4" w:space="0" w:color="BFBFBF"/>
            </w:tcBorders>
          </w:tcPr>
          <w:p w14:paraId="483E4F8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197E383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w:t>
            </w:r>
          </w:p>
        </w:tc>
        <w:tc>
          <w:tcPr>
            <w:tcW w:w="666" w:type="dxa"/>
            <w:tcBorders>
              <w:top w:val="single" w:sz="4" w:space="0" w:color="BFBFBF"/>
              <w:bottom w:val="single" w:sz="4" w:space="0" w:color="BFBFBF"/>
            </w:tcBorders>
          </w:tcPr>
          <w:p w14:paraId="1A3ED8E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259</w:t>
            </w:r>
          </w:p>
        </w:tc>
        <w:tc>
          <w:tcPr>
            <w:tcW w:w="720" w:type="dxa"/>
            <w:tcBorders>
              <w:top w:val="single" w:sz="4" w:space="0" w:color="BFBFBF"/>
              <w:bottom w:val="single" w:sz="4" w:space="0" w:color="BFBFBF"/>
            </w:tcBorders>
          </w:tcPr>
          <w:p w14:paraId="7814616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46</w:t>
            </w:r>
          </w:p>
        </w:tc>
        <w:tc>
          <w:tcPr>
            <w:tcW w:w="630" w:type="dxa"/>
            <w:tcBorders>
              <w:top w:val="single" w:sz="4" w:space="0" w:color="BFBFBF"/>
              <w:bottom w:val="single" w:sz="4" w:space="0" w:color="BFBFBF"/>
            </w:tcBorders>
          </w:tcPr>
          <w:p w14:paraId="40EA52F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16.3</w:t>
            </w:r>
          </w:p>
        </w:tc>
        <w:tc>
          <w:tcPr>
            <w:tcW w:w="1039" w:type="dxa"/>
            <w:tcBorders>
              <w:top w:val="single" w:sz="4" w:space="0" w:color="BFBFBF"/>
              <w:bottom w:val="single" w:sz="4" w:space="0" w:color="BFBFBF"/>
            </w:tcBorders>
          </w:tcPr>
          <w:p w14:paraId="787D826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507</w:t>
            </w:r>
          </w:p>
        </w:tc>
        <w:tc>
          <w:tcPr>
            <w:tcW w:w="851" w:type="dxa"/>
            <w:tcBorders>
              <w:top w:val="single" w:sz="4" w:space="0" w:color="BFBFBF"/>
              <w:bottom w:val="single" w:sz="4" w:space="0" w:color="BFBFBF"/>
            </w:tcBorders>
          </w:tcPr>
          <w:p w14:paraId="02009DD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1080" w:type="dxa"/>
            <w:tcBorders>
              <w:top w:val="single" w:sz="4" w:space="0" w:color="BFBFBF"/>
              <w:bottom w:val="single" w:sz="4" w:space="0" w:color="BFBFBF"/>
            </w:tcBorders>
          </w:tcPr>
          <w:p w14:paraId="6CB4BEE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10.5</w:t>
            </w:r>
          </w:p>
        </w:tc>
        <w:tc>
          <w:tcPr>
            <w:tcW w:w="694" w:type="dxa"/>
            <w:tcBorders>
              <w:top w:val="single" w:sz="4" w:space="0" w:color="BFBFBF"/>
              <w:bottom w:val="single" w:sz="4" w:space="0" w:color="BFBFBF"/>
            </w:tcBorders>
          </w:tcPr>
          <w:p w14:paraId="6D0BEC9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456</w:t>
            </w:r>
          </w:p>
        </w:tc>
        <w:tc>
          <w:tcPr>
            <w:tcW w:w="967" w:type="dxa"/>
            <w:tcBorders>
              <w:top w:val="single" w:sz="4" w:space="0" w:color="BFBFBF"/>
              <w:bottom w:val="single" w:sz="4" w:space="0" w:color="BFBFBF"/>
            </w:tcBorders>
          </w:tcPr>
          <w:p w14:paraId="7D817EB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64</w:t>
            </w:r>
          </w:p>
        </w:tc>
        <w:tc>
          <w:tcPr>
            <w:tcW w:w="2205" w:type="dxa"/>
            <w:tcBorders>
              <w:top w:val="single" w:sz="4" w:space="0" w:color="BFBFBF"/>
              <w:bottom w:val="single" w:sz="4" w:space="0" w:color="BFBFBF"/>
            </w:tcBorders>
          </w:tcPr>
          <w:p w14:paraId="6BE7A638"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7C8C3269" w14:textId="77777777">
        <w:tc>
          <w:tcPr>
            <w:tcW w:w="1260" w:type="dxa"/>
            <w:tcBorders>
              <w:top w:val="single" w:sz="4" w:space="0" w:color="BFBFBF"/>
              <w:bottom w:val="single" w:sz="4" w:space="0" w:color="BFBFBF"/>
            </w:tcBorders>
          </w:tcPr>
          <w:p w14:paraId="367C3EA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pinj.au</w:t>
            </w:r>
          </w:p>
        </w:tc>
        <w:tc>
          <w:tcPr>
            <w:tcW w:w="900" w:type="dxa"/>
            <w:tcBorders>
              <w:top w:val="single" w:sz="4" w:space="0" w:color="BFBFBF"/>
              <w:bottom w:val="single" w:sz="4" w:space="0" w:color="BFBFBF"/>
            </w:tcBorders>
          </w:tcPr>
          <w:p w14:paraId="577B537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AU</w:t>
            </w:r>
          </w:p>
        </w:tc>
        <w:tc>
          <w:tcPr>
            <w:tcW w:w="720" w:type="dxa"/>
            <w:tcBorders>
              <w:top w:val="single" w:sz="4" w:space="0" w:color="BFBFBF"/>
              <w:bottom w:val="single" w:sz="4" w:space="0" w:color="BFBFBF"/>
            </w:tcBorders>
          </w:tcPr>
          <w:p w14:paraId="313D15A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38</w:t>
            </w:r>
          </w:p>
        </w:tc>
        <w:tc>
          <w:tcPr>
            <w:tcW w:w="1198" w:type="dxa"/>
            <w:tcBorders>
              <w:top w:val="single" w:sz="4" w:space="0" w:color="BFBFBF"/>
              <w:bottom w:val="single" w:sz="4" w:space="0" w:color="BFBFBF"/>
            </w:tcBorders>
          </w:tcPr>
          <w:p w14:paraId="0F748E5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0584B3C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w:t>
            </w:r>
          </w:p>
        </w:tc>
        <w:tc>
          <w:tcPr>
            <w:tcW w:w="666" w:type="dxa"/>
            <w:tcBorders>
              <w:top w:val="single" w:sz="4" w:space="0" w:color="BFBFBF"/>
              <w:bottom w:val="single" w:sz="4" w:space="0" w:color="BFBFBF"/>
            </w:tcBorders>
          </w:tcPr>
          <w:p w14:paraId="4EF1F13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1180</w:t>
            </w:r>
          </w:p>
        </w:tc>
        <w:tc>
          <w:tcPr>
            <w:tcW w:w="720" w:type="dxa"/>
            <w:tcBorders>
              <w:top w:val="single" w:sz="4" w:space="0" w:color="BFBFBF"/>
              <w:bottom w:val="single" w:sz="4" w:space="0" w:color="BFBFBF"/>
            </w:tcBorders>
          </w:tcPr>
          <w:p w14:paraId="32C0E5D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56</w:t>
            </w:r>
          </w:p>
        </w:tc>
        <w:tc>
          <w:tcPr>
            <w:tcW w:w="630" w:type="dxa"/>
            <w:tcBorders>
              <w:top w:val="single" w:sz="4" w:space="0" w:color="BFBFBF"/>
              <w:bottom w:val="single" w:sz="4" w:space="0" w:color="BFBFBF"/>
            </w:tcBorders>
          </w:tcPr>
          <w:p w14:paraId="2D3D33E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w:t>
            </w:r>
          </w:p>
        </w:tc>
        <w:tc>
          <w:tcPr>
            <w:tcW w:w="1039" w:type="dxa"/>
            <w:tcBorders>
              <w:top w:val="single" w:sz="4" w:space="0" w:color="BFBFBF"/>
              <w:bottom w:val="single" w:sz="4" w:space="0" w:color="BFBFBF"/>
            </w:tcBorders>
          </w:tcPr>
          <w:p w14:paraId="1FFE035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402</w:t>
            </w:r>
          </w:p>
        </w:tc>
        <w:tc>
          <w:tcPr>
            <w:tcW w:w="851" w:type="dxa"/>
            <w:tcBorders>
              <w:top w:val="single" w:sz="4" w:space="0" w:color="BFBFBF"/>
              <w:bottom w:val="single" w:sz="4" w:space="0" w:color="BFBFBF"/>
            </w:tcBorders>
          </w:tcPr>
          <w:p w14:paraId="6ED3A85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w:t>
            </w:r>
          </w:p>
        </w:tc>
        <w:tc>
          <w:tcPr>
            <w:tcW w:w="1080" w:type="dxa"/>
            <w:tcBorders>
              <w:top w:val="single" w:sz="4" w:space="0" w:color="BFBFBF"/>
              <w:bottom w:val="single" w:sz="4" w:space="0" w:color="BFBFBF"/>
            </w:tcBorders>
          </w:tcPr>
          <w:p w14:paraId="48EE6CE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24.4</w:t>
            </w:r>
          </w:p>
        </w:tc>
        <w:tc>
          <w:tcPr>
            <w:tcW w:w="694" w:type="dxa"/>
            <w:tcBorders>
              <w:top w:val="single" w:sz="4" w:space="0" w:color="BFBFBF"/>
              <w:bottom w:val="single" w:sz="4" w:space="0" w:color="BFBFBF"/>
            </w:tcBorders>
          </w:tcPr>
          <w:p w14:paraId="7DD566A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1085</w:t>
            </w:r>
          </w:p>
        </w:tc>
        <w:tc>
          <w:tcPr>
            <w:tcW w:w="967" w:type="dxa"/>
            <w:tcBorders>
              <w:top w:val="single" w:sz="4" w:space="0" w:color="BFBFBF"/>
              <w:bottom w:val="single" w:sz="4" w:space="0" w:color="BFBFBF"/>
            </w:tcBorders>
          </w:tcPr>
          <w:p w14:paraId="7ED1365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44</w:t>
            </w:r>
          </w:p>
        </w:tc>
        <w:tc>
          <w:tcPr>
            <w:tcW w:w="2205" w:type="dxa"/>
            <w:tcBorders>
              <w:top w:val="single" w:sz="4" w:space="0" w:color="BFBFBF"/>
              <w:bottom w:val="single" w:sz="4" w:space="0" w:color="BFBFBF"/>
            </w:tcBorders>
          </w:tcPr>
          <w:p w14:paraId="3B1DAD4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111D4F02" w14:textId="77777777">
        <w:tc>
          <w:tcPr>
            <w:tcW w:w="1260" w:type="dxa"/>
            <w:tcBorders>
              <w:top w:val="single" w:sz="4" w:space="0" w:color="BFBFBF"/>
              <w:bottom w:val="single" w:sz="4" w:space="0" w:color="BFBFBF"/>
            </w:tcBorders>
          </w:tcPr>
          <w:p w14:paraId="2976CEE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potrok.ar</w:t>
            </w:r>
          </w:p>
        </w:tc>
        <w:tc>
          <w:tcPr>
            <w:tcW w:w="900" w:type="dxa"/>
            <w:tcBorders>
              <w:top w:val="single" w:sz="4" w:space="0" w:color="BFBFBF"/>
              <w:bottom w:val="single" w:sz="4" w:space="0" w:color="BFBFBF"/>
            </w:tcBorders>
          </w:tcPr>
          <w:p w14:paraId="4DEBFEA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AR</w:t>
            </w:r>
          </w:p>
        </w:tc>
        <w:tc>
          <w:tcPr>
            <w:tcW w:w="720" w:type="dxa"/>
            <w:tcBorders>
              <w:top w:val="single" w:sz="4" w:space="0" w:color="BFBFBF"/>
              <w:bottom w:val="single" w:sz="4" w:space="0" w:color="BFBFBF"/>
            </w:tcBorders>
          </w:tcPr>
          <w:p w14:paraId="719465B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150</w:t>
            </w:r>
          </w:p>
        </w:tc>
        <w:tc>
          <w:tcPr>
            <w:tcW w:w="1198" w:type="dxa"/>
            <w:tcBorders>
              <w:top w:val="single" w:sz="4" w:space="0" w:color="BFBFBF"/>
              <w:bottom w:val="single" w:sz="4" w:space="0" w:color="BFBFBF"/>
            </w:tcBorders>
          </w:tcPr>
          <w:p w14:paraId="650F07A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0CA57A5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32</w:t>
            </w:r>
          </w:p>
        </w:tc>
        <w:tc>
          <w:tcPr>
            <w:tcW w:w="666" w:type="dxa"/>
            <w:tcBorders>
              <w:top w:val="single" w:sz="4" w:space="0" w:color="BFBFBF"/>
              <w:bottom w:val="single" w:sz="4" w:space="0" w:color="BFBFBF"/>
            </w:tcBorders>
          </w:tcPr>
          <w:p w14:paraId="4353524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148</w:t>
            </w:r>
          </w:p>
        </w:tc>
        <w:tc>
          <w:tcPr>
            <w:tcW w:w="720" w:type="dxa"/>
            <w:tcBorders>
              <w:top w:val="single" w:sz="4" w:space="0" w:color="BFBFBF"/>
              <w:bottom w:val="single" w:sz="4" w:space="0" w:color="BFBFBF"/>
            </w:tcBorders>
          </w:tcPr>
          <w:p w14:paraId="6E88D64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36</w:t>
            </w:r>
          </w:p>
        </w:tc>
        <w:tc>
          <w:tcPr>
            <w:tcW w:w="630" w:type="dxa"/>
            <w:tcBorders>
              <w:top w:val="single" w:sz="4" w:space="0" w:color="BFBFBF"/>
              <w:bottom w:val="single" w:sz="4" w:space="0" w:color="BFBFBF"/>
            </w:tcBorders>
          </w:tcPr>
          <w:p w14:paraId="1291ED4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6.6</w:t>
            </w:r>
          </w:p>
        </w:tc>
        <w:tc>
          <w:tcPr>
            <w:tcW w:w="1039" w:type="dxa"/>
            <w:tcBorders>
              <w:top w:val="single" w:sz="4" w:space="0" w:color="BFBFBF"/>
              <w:bottom w:val="single" w:sz="4" w:space="0" w:color="BFBFBF"/>
            </w:tcBorders>
          </w:tcPr>
          <w:p w14:paraId="0348F50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420</w:t>
            </w:r>
          </w:p>
        </w:tc>
        <w:tc>
          <w:tcPr>
            <w:tcW w:w="851" w:type="dxa"/>
            <w:tcBorders>
              <w:top w:val="single" w:sz="4" w:space="0" w:color="BFBFBF"/>
              <w:bottom w:val="single" w:sz="4" w:space="0" w:color="BFBFBF"/>
            </w:tcBorders>
          </w:tcPr>
          <w:p w14:paraId="20ED739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23</w:t>
            </w:r>
          </w:p>
        </w:tc>
        <w:tc>
          <w:tcPr>
            <w:tcW w:w="1080" w:type="dxa"/>
            <w:tcBorders>
              <w:top w:val="single" w:sz="4" w:space="0" w:color="BFBFBF"/>
              <w:bottom w:val="single" w:sz="4" w:space="0" w:color="BFBFBF"/>
            </w:tcBorders>
          </w:tcPr>
          <w:p w14:paraId="50779A4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694" w:type="dxa"/>
            <w:tcBorders>
              <w:top w:val="single" w:sz="4" w:space="0" w:color="BFBFBF"/>
              <w:bottom w:val="single" w:sz="4" w:space="0" w:color="BFBFBF"/>
            </w:tcBorders>
          </w:tcPr>
          <w:p w14:paraId="1767934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249</w:t>
            </w:r>
          </w:p>
        </w:tc>
        <w:tc>
          <w:tcPr>
            <w:tcW w:w="967" w:type="dxa"/>
            <w:tcBorders>
              <w:top w:val="single" w:sz="4" w:space="0" w:color="BFBFBF"/>
              <w:bottom w:val="single" w:sz="4" w:space="0" w:color="BFBFBF"/>
            </w:tcBorders>
          </w:tcPr>
          <w:p w14:paraId="7B88F42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w:t>
            </w:r>
          </w:p>
        </w:tc>
        <w:tc>
          <w:tcPr>
            <w:tcW w:w="2205" w:type="dxa"/>
            <w:tcBorders>
              <w:top w:val="single" w:sz="4" w:space="0" w:color="BFBFBF"/>
              <w:bottom w:val="single" w:sz="4" w:space="0" w:color="BFBFBF"/>
            </w:tcBorders>
          </w:tcPr>
          <w:p w14:paraId="500CAB88"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5C70F34F" w14:textId="77777777">
        <w:tc>
          <w:tcPr>
            <w:tcW w:w="1260" w:type="dxa"/>
            <w:tcBorders>
              <w:top w:val="single" w:sz="4" w:space="0" w:color="BFBFBF"/>
              <w:bottom w:val="single" w:sz="4" w:space="0" w:color="BFBFBF"/>
            </w:tcBorders>
          </w:tcPr>
          <w:p w14:paraId="2C6CC7F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rook.uk</w:t>
            </w:r>
          </w:p>
        </w:tc>
        <w:tc>
          <w:tcPr>
            <w:tcW w:w="900" w:type="dxa"/>
            <w:tcBorders>
              <w:top w:val="single" w:sz="4" w:space="0" w:color="BFBFBF"/>
              <w:bottom w:val="single" w:sz="4" w:space="0" w:color="BFBFBF"/>
            </w:tcBorders>
          </w:tcPr>
          <w:p w14:paraId="643FDFBD"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UK</w:t>
            </w:r>
          </w:p>
        </w:tc>
        <w:tc>
          <w:tcPr>
            <w:tcW w:w="720" w:type="dxa"/>
            <w:tcBorders>
              <w:top w:val="single" w:sz="4" w:space="0" w:color="BFBFBF"/>
              <w:bottom w:val="single" w:sz="4" w:space="0" w:color="BFBFBF"/>
            </w:tcBorders>
          </w:tcPr>
          <w:p w14:paraId="0177386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60</w:t>
            </w:r>
          </w:p>
        </w:tc>
        <w:tc>
          <w:tcPr>
            <w:tcW w:w="1198" w:type="dxa"/>
            <w:tcBorders>
              <w:top w:val="single" w:sz="4" w:space="0" w:color="BFBFBF"/>
              <w:bottom w:val="single" w:sz="4" w:space="0" w:color="BFBFBF"/>
            </w:tcBorders>
          </w:tcPr>
          <w:p w14:paraId="55BC23C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2DB5915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666" w:type="dxa"/>
            <w:tcBorders>
              <w:top w:val="single" w:sz="4" w:space="0" w:color="BFBFBF"/>
              <w:bottom w:val="single" w:sz="4" w:space="0" w:color="BFBFBF"/>
            </w:tcBorders>
          </w:tcPr>
          <w:p w14:paraId="29967CB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254</w:t>
            </w:r>
          </w:p>
        </w:tc>
        <w:tc>
          <w:tcPr>
            <w:tcW w:w="720" w:type="dxa"/>
            <w:tcBorders>
              <w:top w:val="single" w:sz="4" w:space="0" w:color="BFBFBF"/>
              <w:bottom w:val="single" w:sz="4" w:space="0" w:color="BFBFBF"/>
            </w:tcBorders>
          </w:tcPr>
          <w:p w14:paraId="0D3A7F5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53</w:t>
            </w:r>
          </w:p>
        </w:tc>
        <w:tc>
          <w:tcPr>
            <w:tcW w:w="630" w:type="dxa"/>
            <w:tcBorders>
              <w:top w:val="single" w:sz="4" w:space="0" w:color="BFBFBF"/>
              <w:bottom w:val="single" w:sz="4" w:space="0" w:color="BFBFBF"/>
            </w:tcBorders>
          </w:tcPr>
          <w:p w14:paraId="183351A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10.1</w:t>
            </w:r>
          </w:p>
        </w:tc>
        <w:tc>
          <w:tcPr>
            <w:tcW w:w="1039" w:type="dxa"/>
            <w:tcBorders>
              <w:top w:val="single" w:sz="4" w:space="0" w:color="BFBFBF"/>
              <w:bottom w:val="single" w:sz="4" w:space="0" w:color="BFBFBF"/>
            </w:tcBorders>
          </w:tcPr>
          <w:p w14:paraId="03CFED2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471</w:t>
            </w:r>
          </w:p>
        </w:tc>
        <w:tc>
          <w:tcPr>
            <w:tcW w:w="851" w:type="dxa"/>
            <w:tcBorders>
              <w:top w:val="single" w:sz="4" w:space="0" w:color="BFBFBF"/>
              <w:bottom w:val="single" w:sz="4" w:space="0" w:color="BFBFBF"/>
            </w:tcBorders>
          </w:tcPr>
          <w:p w14:paraId="5AC9AC3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w:t>
            </w:r>
          </w:p>
        </w:tc>
        <w:tc>
          <w:tcPr>
            <w:tcW w:w="1080" w:type="dxa"/>
            <w:tcBorders>
              <w:top w:val="single" w:sz="4" w:space="0" w:color="BFBFBF"/>
              <w:bottom w:val="single" w:sz="4" w:space="0" w:color="BFBFBF"/>
            </w:tcBorders>
          </w:tcPr>
          <w:p w14:paraId="05E0728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7.8</w:t>
            </w:r>
          </w:p>
        </w:tc>
        <w:tc>
          <w:tcPr>
            <w:tcW w:w="694" w:type="dxa"/>
            <w:tcBorders>
              <w:top w:val="single" w:sz="4" w:space="0" w:color="BFBFBF"/>
              <w:bottom w:val="single" w:sz="4" w:space="0" w:color="BFBFBF"/>
            </w:tcBorders>
          </w:tcPr>
          <w:p w14:paraId="0E976A6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685</w:t>
            </w:r>
          </w:p>
        </w:tc>
        <w:tc>
          <w:tcPr>
            <w:tcW w:w="967" w:type="dxa"/>
            <w:tcBorders>
              <w:top w:val="single" w:sz="4" w:space="0" w:color="BFBFBF"/>
              <w:bottom w:val="single" w:sz="4" w:space="0" w:color="BFBFBF"/>
            </w:tcBorders>
          </w:tcPr>
          <w:p w14:paraId="61D8FF4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w:t>
            </w:r>
          </w:p>
        </w:tc>
        <w:tc>
          <w:tcPr>
            <w:tcW w:w="2205" w:type="dxa"/>
            <w:tcBorders>
              <w:top w:val="single" w:sz="4" w:space="0" w:color="BFBFBF"/>
              <w:bottom w:val="single" w:sz="4" w:space="0" w:color="BFBFBF"/>
            </w:tcBorders>
          </w:tcPr>
          <w:p w14:paraId="5CC714A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42A86A22" w14:textId="77777777">
        <w:tc>
          <w:tcPr>
            <w:tcW w:w="1260" w:type="dxa"/>
            <w:tcBorders>
              <w:top w:val="single" w:sz="4" w:space="0" w:color="BFBFBF"/>
              <w:bottom w:val="single" w:sz="4" w:space="0" w:color="BFBFBF"/>
            </w:tcBorders>
          </w:tcPr>
          <w:p w14:paraId="7432FBF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sage.us</w:t>
            </w:r>
          </w:p>
        </w:tc>
        <w:tc>
          <w:tcPr>
            <w:tcW w:w="900" w:type="dxa"/>
            <w:tcBorders>
              <w:top w:val="single" w:sz="4" w:space="0" w:color="BFBFBF"/>
              <w:bottom w:val="single" w:sz="4" w:space="0" w:color="BFBFBF"/>
            </w:tcBorders>
          </w:tcPr>
          <w:p w14:paraId="62F8D32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7ECA31D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1920</w:t>
            </w:r>
          </w:p>
        </w:tc>
        <w:tc>
          <w:tcPr>
            <w:tcW w:w="1198" w:type="dxa"/>
            <w:tcBorders>
              <w:top w:val="single" w:sz="4" w:space="0" w:color="BFBFBF"/>
              <w:bottom w:val="single" w:sz="4" w:space="0" w:color="BFBFBF"/>
            </w:tcBorders>
          </w:tcPr>
          <w:p w14:paraId="2DE73D2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1B20F90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44</w:t>
            </w:r>
          </w:p>
        </w:tc>
        <w:tc>
          <w:tcPr>
            <w:tcW w:w="666" w:type="dxa"/>
            <w:tcBorders>
              <w:top w:val="single" w:sz="4" w:space="0" w:color="BFBFBF"/>
              <w:bottom w:val="single" w:sz="4" w:space="0" w:color="BFBFBF"/>
            </w:tcBorders>
          </w:tcPr>
          <w:p w14:paraId="5AFE337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221</w:t>
            </w:r>
          </w:p>
        </w:tc>
        <w:tc>
          <w:tcPr>
            <w:tcW w:w="720" w:type="dxa"/>
            <w:tcBorders>
              <w:top w:val="single" w:sz="4" w:space="0" w:color="BFBFBF"/>
              <w:bottom w:val="single" w:sz="4" w:space="0" w:color="BFBFBF"/>
            </w:tcBorders>
          </w:tcPr>
          <w:p w14:paraId="6508753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61</w:t>
            </w:r>
          </w:p>
        </w:tc>
        <w:tc>
          <w:tcPr>
            <w:tcW w:w="630" w:type="dxa"/>
            <w:tcBorders>
              <w:top w:val="single" w:sz="4" w:space="0" w:color="BFBFBF"/>
              <w:bottom w:val="single" w:sz="4" w:space="0" w:color="BFBFBF"/>
            </w:tcBorders>
          </w:tcPr>
          <w:p w14:paraId="10852F1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5.8</w:t>
            </w:r>
          </w:p>
        </w:tc>
        <w:tc>
          <w:tcPr>
            <w:tcW w:w="1039" w:type="dxa"/>
            <w:tcBorders>
              <w:top w:val="single" w:sz="4" w:space="0" w:color="BFBFBF"/>
              <w:bottom w:val="single" w:sz="4" w:space="0" w:color="BFBFBF"/>
            </w:tcBorders>
          </w:tcPr>
          <w:p w14:paraId="606C987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688</w:t>
            </w:r>
          </w:p>
        </w:tc>
        <w:tc>
          <w:tcPr>
            <w:tcW w:w="851" w:type="dxa"/>
            <w:tcBorders>
              <w:top w:val="single" w:sz="4" w:space="0" w:color="BFBFBF"/>
              <w:bottom w:val="single" w:sz="4" w:space="0" w:color="BFBFBF"/>
            </w:tcBorders>
          </w:tcPr>
          <w:p w14:paraId="4120F00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35</w:t>
            </w:r>
          </w:p>
        </w:tc>
        <w:tc>
          <w:tcPr>
            <w:tcW w:w="1080" w:type="dxa"/>
            <w:tcBorders>
              <w:top w:val="single" w:sz="4" w:space="0" w:color="BFBFBF"/>
              <w:bottom w:val="single" w:sz="4" w:space="0" w:color="BFBFBF"/>
            </w:tcBorders>
          </w:tcPr>
          <w:p w14:paraId="27A5399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w:t>
            </w:r>
          </w:p>
        </w:tc>
        <w:tc>
          <w:tcPr>
            <w:tcW w:w="694" w:type="dxa"/>
            <w:tcBorders>
              <w:top w:val="single" w:sz="4" w:space="0" w:color="BFBFBF"/>
              <w:bottom w:val="single" w:sz="4" w:space="0" w:color="BFBFBF"/>
            </w:tcBorders>
          </w:tcPr>
          <w:p w14:paraId="089F827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831</w:t>
            </w:r>
          </w:p>
        </w:tc>
        <w:tc>
          <w:tcPr>
            <w:tcW w:w="967" w:type="dxa"/>
            <w:tcBorders>
              <w:top w:val="single" w:sz="4" w:space="0" w:color="BFBFBF"/>
              <w:bottom w:val="single" w:sz="4" w:space="0" w:color="BFBFBF"/>
            </w:tcBorders>
          </w:tcPr>
          <w:p w14:paraId="6A5DE26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74</w:t>
            </w:r>
          </w:p>
        </w:tc>
        <w:tc>
          <w:tcPr>
            <w:tcW w:w="2205" w:type="dxa"/>
            <w:tcBorders>
              <w:top w:val="single" w:sz="4" w:space="0" w:color="BFBFBF"/>
              <w:bottom w:val="single" w:sz="4" w:space="0" w:color="BFBFBF"/>
            </w:tcBorders>
          </w:tcPr>
          <w:p w14:paraId="2EC47AD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5A48CE41" w14:textId="77777777">
        <w:tc>
          <w:tcPr>
            <w:tcW w:w="1260" w:type="dxa"/>
            <w:tcBorders>
              <w:top w:val="single" w:sz="4" w:space="0" w:color="BFBFBF"/>
              <w:bottom w:val="single" w:sz="4" w:space="0" w:color="BFBFBF"/>
            </w:tcBorders>
          </w:tcPr>
          <w:p w14:paraId="51FC7BC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sedg.us</w:t>
            </w:r>
          </w:p>
        </w:tc>
        <w:tc>
          <w:tcPr>
            <w:tcW w:w="900" w:type="dxa"/>
            <w:tcBorders>
              <w:top w:val="single" w:sz="4" w:space="0" w:color="BFBFBF"/>
              <w:bottom w:val="single" w:sz="4" w:space="0" w:color="BFBFBF"/>
            </w:tcBorders>
          </w:tcPr>
          <w:p w14:paraId="5E24A069"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3E2ABB4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550</w:t>
            </w:r>
          </w:p>
        </w:tc>
        <w:tc>
          <w:tcPr>
            <w:tcW w:w="1198" w:type="dxa"/>
            <w:tcBorders>
              <w:top w:val="single" w:sz="4" w:space="0" w:color="BFBFBF"/>
              <w:bottom w:val="single" w:sz="4" w:space="0" w:color="BFBFBF"/>
            </w:tcBorders>
          </w:tcPr>
          <w:p w14:paraId="08606D0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7643D9F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32</w:t>
            </w:r>
          </w:p>
        </w:tc>
        <w:tc>
          <w:tcPr>
            <w:tcW w:w="666" w:type="dxa"/>
            <w:tcBorders>
              <w:top w:val="single" w:sz="4" w:space="0" w:color="BFBFBF"/>
              <w:bottom w:val="single" w:sz="4" w:space="0" w:color="BFBFBF"/>
            </w:tcBorders>
          </w:tcPr>
          <w:p w14:paraId="240DE7E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556</w:t>
            </w:r>
          </w:p>
        </w:tc>
        <w:tc>
          <w:tcPr>
            <w:tcW w:w="720" w:type="dxa"/>
            <w:tcBorders>
              <w:top w:val="single" w:sz="4" w:space="0" w:color="BFBFBF"/>
              <w:bottom w:val="single" w:sz="4" w:space="0" w:color="BFBFBF"/>
            </w:tcBorders>
          </w:tcPr>
          <w:p w14:paraId="448700B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30</w:t>
            </w:r>
          </w:p>
        </w:tc>
        <w:tc>
          <w:tcPr>
            <w:tcW w:w="630" w:type="dxa"/>
            <w:tcBorders>
              <w:top w:val="single" w:sz="4" w:space="0" w:color="BFBFBF"/>
              <w:bottom w:val="single" w:sz="4" w:space="0" w:color="BFBFBF"/>
            </w:tcBorders>
          </w:tcPr>
          <w:p w14:paraId="0A32ED8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15.6</w:t>
            </w:r>
          </w:p>
        </w:tc>
        <w:tc>
          <w:tcPr>
            <w:tcW w:w="1039" w:type="dxa"/>
            <w:tcBorders>
              <w:top w:val="single" w:sz="4" w:space="0" w:color="BFBFBF"/>
              <w:bottom w:val="single" w:sz="4" w:space="0" w:color="BFBFBF"/>
            </w:tcBorders>
          </w:tcPr>
          <w:p w14:paraId="5ECF42B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427</w:t>
            </w:r>
          </w:p>
        </w:tc>
        <w:tc>
          <w:tcPr>
            <w:tcW w:w="851" w:type="dxa"/>
            <w:tcBorders>
              <w:top w:val="single" w:sz="4" w:space="0" w:color="BFBFBF"/>
              <w:bottom w:val="single" w:sz="4" w:space="0" w:color="BFBFBF"/>
            </w:tcBorders>
          </w:tcPr>
          <w:p w14:paraId="503F24D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28</w:t>
            </w:r>
          </w:p>
        </w:tc>
        <w:tc>
          <w:tcPr>
            <w:tcW w:w="1080" w:type="dxa"/>
            <w:tcBorders>
              <w:top w:val="single" w:sz="4" w:space="0" w:color="BFBFBF"/>
              <w:bottom w:val="single" w:sz="4" w:space="0" w:color="BFBFBF"/>
            </w:tcBorders>
          </w:tcPr>
          <w:p w14:paraId="21746AE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11.2</w:t>
            </w:r>
          </w:p>
        </w:tc>
        <w:tc>
          <w:tcPr>
            <w:tcW w:w="694" w:type="dxa"/>
            <w:tcBorders>
              <w:top w:val="single" w:sz="4" w:space="0" w:color="BFBFBF"/>
              <w:bottom w:val="single" w:sz="4" w:space="0" w:color="BFBFBF"/>
            </w:tcBorders>
          </w:tcPr>
          <w:p w14:paraId="0A36C96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478</w:t>
            </w:r>
          </w:p>
        </w:tc>
        <w:tc>
          <w:tcPr>
            <w:tcW w:w="967" w:type="dxa"/>
            <w:tcBorders>
              <w:top w:val="single" w:sz="4" w:space="0" w:color="BFBFBF"/>
              <w:bottom w:val="single" w:sz="4" w:space="0" w:color="BFBFBF"/>
            </w:tcBorders>
          </w:tcPr>
          <w:p w14:paraId="72D892C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96</w:t>
            </w:r>
          </w:p>
        </w:tc>
        <w:tc>
          <w:tcPr>
            <w:tcW w:w="2205" w:type="dxa"/>
            <w:tcBorders>
              <w:top w:val="single" w:sz="4" w:space="0" w:color="BFBFBF"/>
              <w:bottom w:val="single" w:sz="4" w:space="0" w:color="BFBFBF"/>
            </w:tcBorders>
          </w:tcPr>
          <w:p w14:paraId="79840F38"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Plots 7, 10, 17, 18, 27, 28</w:t>
            </w:r>
          </w:p>
        </w:tc>
      </w:tr>
      <w:tr w:rsidR="00F37E83" w14:paraId="45F4966A" w14:textId="77777777">
        <w:tc>
          <w:tcPr>
            <w:tcW w:w="1260" w:type="dxa"/>
            <w:tcBorders>
              <w:top w:val="single" w:sz="4" w:space="0" w:color="BFBFBF"/>
              <w:bottom w:val="single" w:sz="4" w:space="0" w:color="BFBFBF"/>
            </w:tcBorders>
          </w:tcPr>
          <w:p w14:paraId="361D77A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sereng.tz</w:t>
            </w:r>
          </w:p>
        </w:tc>
        <w:tc>
          <w:tcPr>
            <w:tcW w:w="900" w:type="dxa"/>
            <w:tcBorders>
              <w:top w:val="single" w:sz="4" w:space="0" w:color="BFBFBF"/>
              <w:bottom w:val="single" w:sz="4" w:space="0" w:color="BFBFBF"/>
            </w:tcBorders>
          </w:tcPr>
          <w:p w14:paraId="2383BB3A"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TZ</w:t>
            </w:r>
          </w:p>
        </w:tc>
        <w:tc>
          <w:tcPr>
            <w:tcW w:w="720" w:type="dxa"/>
            <w:tcBorders>
              <w:top w:val="single" w:sz="4" w:space="0" w:color="BFBFBF"/>
              <w:bottom w:val="single" w:sz="4" w:space="0" w:color="BFBFBF"/>
            </w:tcBorders>
          </w:tcPr>
          <w:p w14:paraId="0FB2621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1536</w:t>
            </w:r>
          </w:p>
        </w:tc>
        <w:tc>
          <w:tcPr>
            <w:tcW w:w="1198" w:type="dxa"/>
            <w:tcBorders>
              <w:top w:val="single" w:sz="4" w:space="0" w:color="BFBFBF"/>
              <w:bottom w:val="single" w:sz="4" w:space="0" w:color="BFBFBF"/>
            </w:tcBorders>
          </w:tcPr>
          <w:p w14:paraId="49699A7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7356C09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60</w:t>
            </w:r>
          </w:p>
        </w:tc>
        <w:tc>
          <w:tcPr>
            <w:tcW w:w="666" w:type="dxa"/>
            <w:tcBorders>
              <w:top w:val="single" w:sz="4" w:space="0" w:color="BFBFBF"/>
              <w:bottom w:val="single" w:sz="4" w:space="0" w:color="BFBFBF"/>
            </w:tcBorders>
          </w:tcPr>
          <w:p w14:paraId="622704A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325</w:t>
            </w:r>
          </w:p>
        </w:tc>
        <w:tc>
          <w:tcPr>
            <w:tcW w:w="720" w:type="dxa"/>
            <w:tcBorders>
              <w:top w:val="single" w:sz="4" w:space="0" w:color="BFBFBF"/>
              <w:bottom w:val="single" w:sz="4" w:space="0" w:color="BFBFBF"/>
            </w:tcBorders>
          </w:tcPr>
          <w:p w14:paraId="0DEB0DB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w:t>
            </w:r>
          </w:p>
        </w:tc>
        <w:tc>
          <w:tcPr>
            <w:tcW w:w="630" w:type="dxa"/>
            <w:tcBorders>
              <w:top w:val="single" w:sz="4" w:space="0" w:color="BFBFBF"/>
              <w:bottom w:val="single" w:sz="4" w:space="0" w:color="BFBFBF"/>
            </w:tcBorders>
          </w:tcPr>
          <w:p w14:paraId="0D7A913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21.9</w:t>
            </w:r>
          </w:p>
        </w:tc>
        <w:tc>
          <w:tcPr>
            <w:tcW w:w="1039" w:type="dxa"/>
            <w:tcBorders>
              <w:top w:val="single" w:sz="4" w:space="0" w:color="BFBFBF"/>
              <w:bottom w:val="single" w:sz="4" w:space="0" w:color="BFBFBF"/>
            </w:tcBorders>
          </w:tcPr>
          <w:p w14:paraId="322162A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76</w:t>
            </w:r>
          </w:p>
        </w:tc>
        <w:tc>
          <w:tcPr>
            <w:tcW w:w="851" w:type="dxa"/>
            <w:tcBorders>
              <w:top w:val="single" w:sz="4" w:space="0" w:color="BFBFBF"/>
              <w:bottom w:val="single" w:sz="4" w:space="0" w:color="BFBFBF"/>
            </w:tcBorders>
          </w:tcPr>
          <w:p w14:paraId="45D2E76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15</w:t>
            </w:r>
          </w:p>
        </w:tc>
        <w:tc>
          <w:tcPr>
            <w:tcW w:w="1080" w:type="dxa"/>
            <w:tcBorders>
              <w:top w:val="single" w:sz="4" w:space="0" w:color="BFBFBF"/>
              <w:bottom w:val="single" w:sz="4" w:space="0" w:color="BFBFBF"/>
            </w:tcBorders>
          </w:tcPr>
          <w:p w14:paraId="470342F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22.6</w:t>
            </w:r>
          </w:p>
        </w:tc>
        <w:tc>
          <w:tcPr>
            <w:tcW w:w="694" w:type="dxa"/>
            <w:tcBorders>
              <w:top w:val="single" w:sz="4" w:space="0" w:color="BFBFBF"/>
              <w:bottom w:val="single" w:sz="4" w:space="0" w:color="BFBFBF"/>
            </w:tcBorders>
          </w:tcPr>
          <w:p w14:paraId="632DBA1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827</w:t>
            </w:r>
          </w:p>
        </w:tc>
        <w:tc>
          <w:tcPr>
            <w:tcW w:w="967" w:type="dxa"/>
            <w:tcBorders>
              <w:top w:val="single" w:sz="4" w:space="0" w:color="BFBFBF"/>
              <w:bottom w:val="single" w:sz="4" w:space="0" w:color="BFBFBF"/>
            </w:tcBorders>
          </w:tcPr>
          <w:p w14:paraId="6C4866C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57</w:t>
            </w:r>
          </w:p>
        </w:tc>
        <w:tc>
          <w:tcPr>
            <w:tcW w:w="2205" w:type="dxa"/>
            <w:tcBorders>
              <w:top w:val="single" w:sz="4" w:space="0" w:color="BFBFBF"/>
              <w:bottom w:val="single" w:sz="4" w:space="0" w:color="BFBFBF"/>
            </w:tcBorders>
          </w:tcPr>
          <w:p w14:paraId="309B03F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6469A9A6" w14:textId="77777777">
        <w:tc>
          <w:tcPr>
            <w:tcW w:w="1260" w:type="dxa"/>
            <w:tcBorders>
              <w:top w:val="single" w:sz="4" w:space="0" w:color="BFBFBF"/>
              <w:bottom w:val="single" w:sz="4" w:space="0" w:color="BFBFBF"/>
            </w:tcBorders>
          </w:tcPr>
          <w:p w14:paraId="533B3F5E"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sevi.us</w:t>
            </w:r>
          </w:p>
        </w:tc>
        <w:tc>
          <w:tcPr>
            <w:tcW w:w="900" w:type="dxa"/>
            <w:tcBorders>
              <w:top w:val="single" w:sz="4" w:space="0" w:color="BFBFBF"/>
              <w:bottom w:val="single" w:sz="4" w:space="0" w:color="BFBFBF"/>
            </w:tcBorders>
          </w:tcPr>
          <w:p w14:paraId="22FAD157"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0B3DC86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1600</w:t>
            </w:r>
          </w:p>
        </w:tc>
        <w:tc>
          <w:tcPr>
            <w:tcW w:w="1198" w:type="dxa"/>
            <w:tcBorders>
              <w:top w:val="single" w:sz="4" w:space="0" w:color="BFBFBF"/>
              <w:bottom w:val="single" w:sz="4" w:space="0" w:color="BFBFBF"/>
            </w:tcBorders>
          </w:tcPr>
          <w:p w14:paraId="5C3EE4E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73E11E1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40</w:t>
            </w:r>
          </w:p>
        </w:tc>
        <w:tc>
          <w:tcPr>
            <w:tcW w:w="666" w:type="dxa"/>
            <w:tcBorders>
              <w:top w:val="single" w:sz="4" w:space="0" w:color="BFBFBF"/>
              <w:bottom w:val="single" w:sz="4" w:space="0" w:color="BFBFBF"/>
            </w:tcBorders>
          </w:tcPr>
          <w:p w14:paraId="1E4BD82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86</w:t>
            </w:r>
          </w:p>
        </w:tc>
        <w:tc>
          <w:tcPr>
            <w:tcW w:w="720" w:type="dxa"/>
            <w:tcBorders>
              <w:top w:val="single" w:sz="4" w:space="0" w:color="BFBFBF"/>
              <w:bottom w:val="single" w:sz="4" w:space="0" w:color="BFBFBF"/>
            </w:tcBorders>
          </w:tcPr>
          <w:p w14:paraId="5EAF555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67</w:t>
            </w:r>
          </w:p>
        </w:tc>
        <w:tc>
          <w:tcPr>
            <w:tcW w:w="630" w:type="dxa"/>
            <w:tcBorders>
              <w:top w:val="single" w:sz="4" w:space="0" w:color="BFBFBF"/>
              <w:bottom w:val="single" w:sz="4" w:space="0" w:color="BFBFBF"/>
            </w:tcBorders>
          </w:tcPr>
          <w:p w14:paraId="076A8F6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13.1</w:t>
            </w:r>
          </w:p>
        </w:tc>
        <w:tc>
          <w:tcPr>
            <w:tcW w:w="1039" w:type="dxa"/>
            <w:tcBorders>
              <w:top w:val="single" w:sz="4" w:space="0" w:color="BFBFBF"/>
              <w:bottom w:val="single" w:sz="4" w:space="0" w:color="BFBFBF"/>
            </w:tcBorders>
          </w:tcPr>
          <w:p w14:paraId="1E0D1CB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847</w:t>
            </w:r>
          </w:p>
        </w:tc>
        <w:tc>
          <w:tcPr>
            <w:tcW w:w="851" w:type="dxa"/>
            <w:tcBorders>
              <w:top w:val="single" w:sz="4" w:space="0" w:color="BFBFBF"/>
              <w:bottom w:val="single" w:sz="4" w:space="0" w:color="BFBFBF"/>
            </w:tcBorders>
          </w:tcPr>
          <w:p w14:paraId="78147E2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43</w:t>
            </w:r>
          </w:p>
        </w:tc>
        <w:tc>
          <w:tcPr>
            <w:tcW w:w="1080" w:type="dxa"/>
            <w:tcBorders>
              <w:top w:val="single" w:sz="4" w:space="0" w:color="BFBFBF"/>
              <w:bottom w:val="single" w:sz="4" w:space="0" w:color="BFBFBF"/>
            </w:tcBorders>
          </w:tcPr>
          <w:p w14:paraId="4539D71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22.9</w:t>
            </w:r>
          </w:p>
        </w:tc>
        <w:tc>
          <w:tcPr>
            <w:tcW w:w="694" w:type="dxa"/>
            <w:tcBorders>
              <w:top w:val="single" w:sz="4" w:space="0" w:color="BFBFBF"/>
              <w:bottom w:val="single" w:sz="4" w:space="0" w:color="BFBFBF"/>
            </w:tcBorders>
          </w:tcPr>
          <w:p w14:paraId="56FE987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252</w:t>
            </w:r>
          </w:p>
        </w:tc>
        <w:tc>
          <w:tcPr>
            <w:tcW w:w="967" w:type="dxa"/>
            <w:tcBorders>
              <w:top w:val="single" w:sz="4" w:space="0" w:color="BFBFBF"/>
              <w:bottom w:val="single" w:sz="4" w:space="0" w:color="BFBFBF"/>
            </w:tcBorders>
          </w:tcPr>
          <w:p w14:paraId="002B6BF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66</w:t>
            </w:r>
          </w:p>
        </w:tc>
        <w:tc>
          <w:tcPr>
            <w:tcW w:w="2205" w:type="dxa"/>
            <w:tcBorders>
              <w:top w:val="single" w:sz="4" w:space="0" w:color="BFBFBF"/>
              <w:bottom w:val="single" w:sz="4" w:space="0" w:color="BFBFBF"/>
            </w:tcBorders>
          </w:tcPr>
          <w:p w14:paraId="1CD9A3B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Plots laid out in completely randomized design. Assigned to five pseudo-blocks, as spatially contiguous as possible, and omitted those from pseudo-blocks 2 and 4. *</w:t>
            </w:r>
          </w:p>
        </w:tc>
      </w:tr>
      <w:tr w:rsidR="00F37E83" w14:paraId="4AB091FC" w14:textId="77777777">
        <w:tc>
          <w:tcPr>
            <w:tcW w:w="1260" w:type="dxa"/>
            <w:tcBorders>
              <w:top w:val="single" w:sz="4" w:space="0" w:color="BFBFBF"/>
              <w:bottom w:val="single" w:sz="4" w:space="0" w:color="BFBFBF"/>
            </w:tcBorders>
          </w:tcPr>
          <w:p w14:paraId="449E203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shps.us</w:t>
            </w:r>
          </w:p>
        </w:tc>
        <w:tc>
          <w:tcPr>
            <w:tcW w:w="900" w:type="dxa"/>
            <w:tcBorders>
              <w:top w:val="single" w:sz="4" w:space="0" w:color="BFBFBF"/>
              <w:bottom w:val="single" w:sz="4" w:space="0" w:color="BFBFBF"/>
            </w:tcBorders>
          </w:tcPr>
          <w:p w14:paraId="0145DE4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706E1C6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910</w:t>
            </w:r>
          </w:p>
        </w:tc>
        <w:tc>
          <w:tcPr>
            <w:tcW w:w="1198" w:type="dxa"/>
            <w:tcBorders>
              <w:top w:val="single" w:sz="4" w:space="0" w:color="BFBFBF"/>
              <w:bottom w:val="single" w:sz="4" w:space="0" w:color="BFBFBF"/>
            </w:tcBorders>
          </w:tcPr>
          <w:p w14:paraId="4B44222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0FDF719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60</w:t>
            </w:r>
          </w:p>
        </w:tc>
        <w:tc>
          <w:tcPr>
            <w:tcW w:w="666" w:type="dxa"/>
            <w:tcBorders>
              <w:top w:val="single" w:sz="4" w:space="0" w:color="BFBFBF"/>
              <w:bottom w:val="single" w:sz="4" w:space="0" w:color="BFBFBF"/>
            </w:tcBorders>
          </w:tcPr>
          <w:p w14:paraId="0A164B0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111</w:t>
            </w:r>
          </w:p>
        </w:tc>
        <w:tc>
          <w:tcPr>
            <w:tcW w:w="720" w:type="dxa"/>
            <w:tcBorders>
              <w:top w:val="single" w:sz="4" w:space="0" w:color="BFBFBF"/>
              <w:bottom w:val="single" w:sz="4" w:space="0" w:color="BFBFBF"/>
            </w:tcBorders>
          </w:tcPr>
          <w:p w14:paraId="1449583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49</w:t>
            </w:r>
          </w:p>
        </w:tc>
        <w:tc>
          <w:tcPr>
            <w:tcW w:w="630" w:type="dxa"/>
            <w:tcBorders>
              <w:top w:val="single" w:sz="4" w:space="0" w:color="BFBFBF"/>
              <w:bottom w:val="single" w:sz="4" w:space="0" w:color="BFBFBF"/>
            </w:tcBorders>
          </w:tcPr>
          <w:p w14:paraId="5CC8DA9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5.3</w:t>
            </w:r>
          </w:p>
        </w:tc>
        <w:tc>
          <w:tcPr>
            <w:tcW w:w="1039" w:type="dxa"/>
            <w:tcBorders>
              <w:top w:val="single" w:sz="4" w:space="0" w:color="BFBFBF"/>
              <w:bottom w:val="single" w:sz="4" w:space="0" w:color="BFBFBF"/>
            </w:tcBorders>
          </w:tcPr>
          <w:p w14:paraId="2076B2B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970</w:t>
            </w:r>
          </w:p>
        </w:tc>
        <w:tc>
          <w:tcPr>
            <w:tcW w:w="851" w:type="dxa"/>
            <w:tcBorders>
              <w:top w:val="single" w:sz="4" w:space="0" w:color="BFBFBF"/>
              <w:bottom w:val="single" w:sz="4" w:space="0" w:color="BFBFBF"/>
            </w:tcBorders>
          </w:tcPr>
          <w:p w14:paraId="04B1EFF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w:t>
            </w:r>
          </w:p>
        </w:tc>
        <w:tc>
          <w:tcPr>
            <w:tcW w:w="1080" w:type="dxa"/>
            <w:tcBorders>
              <w:top w:val="single" w:sz="4" w:space="0" w:color="BFBFBF"/>
              <w:bottom w:val="single" w:sz="4" w:space="0" w:color="BFBFBF"/>
            </w:tcBorders>
          </w:tcPr>
          <w:p w14:paraId="3950A5E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14.1</w:t>
            </w:r>
          </w:p>
        </w:tc>
        <w:tc>
          <w:tcPr>
            <w:tcW w:w="694" w:type="dxa"/>
            <w:tcBorders>
              <w:top w:val="single" w:sz="4" w:space="0" w:color="BFBFBF"/>
              <w:bottom w:val="single" w:sz="4" w:space="0" w:color="BFBFBF"/>
            </w:tcBorders>
          </w:tcPr>
          <w:p w14:paraId="65F8BB4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246</w:t>
            </w:r>
          </w:p>
        </w:tc>
        <w:tc>
          <w:tcPr>
            <w:tcW w:w="967" w:type="dxa"/>
            <w:tcBorders>
              <w:top w:val="single" w:sz="4" w:space="0" w:color="BFBFBF"/>
              <w:bottom w:val="single" w:sz="4" w:space="0" w:color="BFBFBF"/>
            </w:tcBorders>
          </w:tcPr>
          <w:p w14:paraId="1236378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41</w:t>
            </w:r>
          </w:p>
        </w:tc>
        <w:tc>
          <w:tcPr>
            <w:tcW w:w="2205" w:type="dxa"/>
            <w:tcBorders>
              <w:top w:val="single" w:sz="4" w:space="0" w:color="BFBFBF"/>
              <w:bottom w:val="single" w:sz="4" w:space="0" w:color="BFBFBF"/>
            </w:tcBorders>
          </w:tcPr>
          <w:p w14:paraId="44FD764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Block 4</w:t>
            </w:r>
          </w:p>
        </w:tc>
      </w:tr>
      <w:tr w:rsidR="00F37E83" w14:paraId="70DD92FF" w14:textId="77777777">
        <w:tc>
          <w:tcPr>
            <w:tcW w:w="1260" w:type="dxa"/>
            <w:tcBorders>
              <w:top w:val="single" w:sz="4" w:space="0" w:color="BFBFBF"/>
              <w:bottom w:val="single" w:sz="4" w:space="0" w:color="BFBFBF"/>
            </w:tcBorders>
          </w:tcPr>
          <w:p w14:paraId="72DD4FDA"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sier.us</w:t>
            </w:r>
          </w:p>
        </w:tc>
        <w:tc>
          <w:tcPr>
            <w:tcW w:w="900" w:type="dxa"/>
            <w:tcBorders>
              <w:top w:val="single" w:sz="4" w:space="0" w:color="BFBFBF"/>
              <w:bottom w:val="single" w:sz="4" w:space="0" w:color="BFBFBF"/>
            </w:tcBorders>
          </w:tcPr>
          <w:p w14:paraId="2F4D603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46703DB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197</w:t>
            </w:r>
          </w:p>
        </w:tc>
        <w:tc>
          <w:tcPr>
            <w:tcW w:w="1198" w:type="dxa"/>
            <w:tcBorders>
              <w:top w:val="single" w:sz="4" w:space="0" w:color="BFBFBF"/>
              <w:bottom w:val="single" w:sz="4" w:space="0" w:color="BFBFBF"/>
            </w:tcBorders>
          </w:tcPr>
          <w:p w14:paraId="5AFBC63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07EFB25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49</w:t>
            </w:r>
          </w:p>
        </w:tc>
        <w:tc>
          <w:tcPr>
            <w:tcW w:w="666" w:type="dxa"/>
            <w:tcBorders>
              <w:top w:val="single" w:sz="4" w:space="0" w:color="BFBFBF"/>
              <w:bottom w:val="single" w:sz="4" w:space="0" w:color="BFBFBF"/>
            </w:tcBorders>
          </w:tcPr>
          <w:p w14:paraId="1199EB0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302</w:t>
            </w:r>
          </w:p>
        </w:tc>
        <w:tc>
          <w:tcPr>
            <w:tcW w:w="720" w:type="dxa"/>
            <w:tcBorders>
              <w:top w:val="single" w:sz="4" w:space="0" w:color="BFBFBF"/>
              <w:bottom w:val="single" w:sz="4" w:space="0" w:color="BFBFBF"/>
            </w:tcBorders>
          </w:tcPr>
          <w:p w14:paraId="58DA5E8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44</w:t>
            </w:r>
          </w:p>
        </w:tc>
        <w:tc>
          <w:tcPr>
            <w:tcW w:w="630" w:type="dxa"/>
            <w:tcBorders>
              <w:top w:val="single" w:sz="4" w:space="0" w:color="BFBFBF"/>
              <w:bottom w:val="single" w:sz="4" w:space="0" w:color="BFBFBF"/>
            </w:tcBorders>
          </w:tcPr>
          <w:p w14:paraId="4C6A66D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16.3</w:t>
            </w:r>
          </w:p>
        </w:tc>
        <w:tc>
          <w:tcPr>
            <w:tcW w:w="1039" w:type="dxa"/>
            <w:tcBorders>
              <w:top w:val="single" w:sz="4" w:space="0" w:color="BFBFBF"/>
              <w:bottom w:val="single" w:sz="4" w:space="0" w:color="BFBFBF"/>
            </w:tcBorders>
          </w:tcPr>
          <w:p w14:paraId="28F75C1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665</w:t>
            </w:r>
          </w:p>
        </w:tc>
        <w:tc>
          <w:tcPr>
            <w:tcW w:w="851" w:type="dxa"/>
            <w:tcBorders>
              <w:top w:val="single" w:sz="4" w:space="0" w:color="BFBFBF"/>
              <w:bottom w:val="single" w:sz="4" w:space="0" w:color="BFBFBF"/>
            </w:tcBorders>
          </w:tcPr>
          <w:p w14:paraId="34946AA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32</w:t>
            </w:r>
          </w:p>
        </w:tc>
        <w:tc>
          <w:tcPr>
            <w:tcW w:w="1080" w:type="dxa"/>
            <w:tcBorders>
              <w:top w:val="single" w:sz="4" w:space="0" w:color="BFBFBF"/>
              <w:bottom w:val="single" w:sz="4" w:space="0" w:color="BFBFBF"/>
            </w:tcBorders>
          </w:tcPr>
          <w:p w14:paraId="3CCC0DB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w:t>
            </w:r>
          </w:p>
        </w:tc>
        <w:tc>
          <w:tcPr>
            <w:tcW w:w="694" w:type="dxa"/>
            <w:tcBorders>
              <w:top w:val="single" w:sz="4" w:space="0" w:color="BFBFBF"/>
              <w:bottom w:val="single" w:sz="4" w:space="0" w:color="BFBFBF"/>
            </w:tcBorders>
          </w:tcPr>
          <w:p w14:paraId="7B35F94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936</w:t>
            </w:r>
          </w:p>
        </w:tc>
        <w:tc>
          <w:tcPr>
            <w:tcW w:w="967" w:type="dxa"/>
            <w:tcBorders>
              <w:top w:val="single" w:sz="4" w:space="0" w:color="BFBFBF"/>
              <w:bottom w:val="single" w:sz="4" w:space="0" w:color="BFBFBF"/>
            </w:tcBorders>
          </w:tcPr>
          <w:p w14:paraId="60A9A2B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87</w:t>
            </w:r>
          </w:p>
        </w:tc>
        <w:tc>
          <w:tcPr>
            <w:tcW w:w="2205" w:type="dxa"/>
            <w:tcBorders>
              <w:top w:val="single" w:sz="4" w:space="0" w:color="BFBFBF"/>
              <w:bottom w:val="single" w:sz="4" w:space="0" w:color="BFBFBF"/>
            </w:tcBorders>
          </w:tcPr>
          <w:p w14:paraId="66D412AE"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Blocks 4, 5</w:t>
            </w:r>
          </w:p>
        </w:tc>
      </w:tr>
      <w:tr w:rsidR="00F37E83" w14:paraId="33F7E0B7" w14:textId="77777777">
        <w:tc>
          <w:tcPr>
            <w:tcW w:w="1260" w:type="dxa"/>
            <w:tcBorders>
              <w:top w:val="single" w:sz="4" w:space="0" w:color="BFBFBF"/>
              <w:bottom w:val="single" w:sz="4" w:space="0" w:color="BFBFBF"/>
            </w:tcBorders>
          </w:tcPr>
          <w:p w14:paraId="7F5D2F27"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smith.us</w:t>
            </w:r>
          </w:p>
        </w:tc>
        <w:tc>
          <w:tcPr>
            <w:tcW w:w="900" w:type="dxa"/>
            <w:tcBorders>
              <w:top w:val="single" w:sz="4" w:space="0" w:color="BFBFBF"/>
              <w:bottom w:val="single" w:sz="4" w:space="0" w:color="BFBFBF"/>
            </w:tcBorders>
          </w:tcPr>
          <w:p w14:paraId="34E6E860"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196D726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62</w:t>
            </w:r>
          </w:p>
        </w:tc>
        <w:tc>
          <w:tcPr>
            <w:tcW w:w="1198" w:type="dxa"/>
            <w:tcBorders>
              <w:top w:val="single" w:sz="4" w:space="0" w:color="BFBFBF"/>
              <w:bottom w:val="single" w:sz="4" w:space="0" w:color="BFBFBF"/>
            </w:tcBorders>
          </w:tcPr>
          <w:p w14:paraId="16CBD1B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2438EE3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45</w:t>
            </w:r>
          </w:p>
        </w:tc>
        <w:tc>
          <w:tcPr>
            <w:tcW w:w="666" w:type="dxa"/>
            <w:tcBorders>
              <w:top w:val="single" w:sz="4" w:space="0" w:color="BFBFBF"/>
              <w:bottom w:val="single" w:sz="4" w:space="0" w:color="BFBFBF"/>
            </w:tcBorders>
          </w:tcPr>
          <w:p w14:paraId="371859B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465</w:t>
            </w:r>
          </w:p>
        </w:tc>
        <w:tc>
          <w:tcPr>
            <w:tcW w:w="720" w:type="dxa"/>
            <w:tcBorders>
              <w:top w:val="single" w:sz="4" w:space="0" w:color="BFBFBF"/>
              <w:bottom w:val="single" w:sz="4" w:space="0" w:color="BFBFBF"/>
            </w:tcBorders>
          </w:tcPr>
          <w:p w14:paraId="3C36031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w:t>
            </w:r>
          </w:p>
        </w:tc>
        <w:tc>
          <w:tcPr>
            <w:tcW w:w="630" w:type="dxa"/>
            <w:tcBorders>
              <w:top w:val="single" w:sz="4" w:space="0" w:color="BFBFBF"/>
              <w:bottom w:val="single" w:sz="4" w:space="0" w:color="BFBFBF"/>
            </w:tcBorders>
          </w:tcPr>
          <w:p w14:paraId="7F20713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10.2</w:t>
            </w:r>
          </w:p>
        </w:tc>
        <w:tc>
          <w:tcPr>
            <w:tcW w:w="1039" w:type="dxa"/>
            <w:tcBorders>
              <w:top w:val="single" w:sz="4" w:space="0" w:color="BFBFBF"/>
              <w:bottom w:val="single" w:sz="4" w:space="0" w:color="BFBFBF"/>
            </w:tcBorders>
          </w:tcPr>
          <w:p w14:paraId="1AA5886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475</w:t>
            </w:r>
          </w:p>
        </w:tc>
        <w:tc>
          <w:tcPr>
            <w:tcW w:w="851" w:type="dxa"/>
            <w:tcBorders>
              <w:top w:val="single" w:sz="4" w:space="0" w:color="BFBFBF"/>
              <w:bottom w:val="single" w:sz="4" w:space="0" w:color="BFBFBF"/>
            </w:tcBorders>
          </w:tcPr>
          <w:p w14:paraId="5B6FB84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w:t>
            </w:r>
          </w:p>
        </w:tc>
        <w:tc>
          <w:tcPr>
            <w:tcW w:w="1080" w:type="dxa"/>
            <w:tcBorders>
              <w:top w:val="single" w:sz="4" w:space="0" w:color="BFBFBF"/>
              <w:bottom w:val="single" w:sz="4" w:space="0" w:color="BFBFBF"/>
            </w:tcBorders>
          </w:tcPr>
          <w:p w14:paraId="67FC7CB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w:t>
            </w:r>
          </w:p>
        </w:tc>
        <w:tc>
          <w:tcPr>
            <w:tcW w:w="694" w:type="dxa"/>
            <w:tcBorders>
              <w:top w:val="single" w:sz="4" w:space="0" w:color="BFBFBF"/>
              <w:bottom w:val="single" w:sz="4" w:space="0" w:color="BFBFBF"/>
            </w:tcBorders>
          </w:tcPr>
          <w:p w14:paraId="5C494FE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605</w:t>
            </w:r>
          </w:p>
        </w:tc>
        <w:tc>
          <w:tcPr>
            <w:tcW w:w="967" w:type="dxa"/>
            <w:tcBorders>
              <w:top w:val="single" w:sz="4" w:space="0" w:color="BFBFBF"/>
              <w:bottom w:val="single" w:sz="4" w:space="0" w:color="BFBFBF"/>
            </w:tcBorders>
          </w:tcPr>
          <w:p w14:paraId="038BE99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39</w:t>
            </w:r>
          </w:p>
        </w:tc>
        <w:tc>
          <w:tcPr>
            <w:tcW w:w="2205" w:type="dxa"/>
            <w:tcBorders>
              <w:top w:val="single" w:sz="4" w:space="0" w:color="BFBFBF"/>
              <w:bottom w:val="single" w:sz="4" w:space="0" w:color="BFBFBF"/>
            </w:tcBorders>
          </w:tcPr>
          <w:p w14:paraId="298D7CC2"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58C8A0EC" w14:textId="77777777">
        <w:tc>
          <w:tcPr>
            <w:tcW w:w="1260" w:type="dxa"/>
            <w:tcBorders>
              <w:top w:val="single" w:sz="4" w:space="0" w:color="BFBFBF"/>
              <w:bottom w:val="single" w:sz="4" w:space="0" w:color="BFBFBF"/>
            </w:tcBorders>
          </w:tcPr>
          <w:p w14:paraId="477495D6"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spin.us</w:t>
            </w:r>
          </w:p>
        </w:tc>
        <w:tc>
          <w:tcPr>
            <w:tcW w:w="900" w:type="dxa"/>
            <w:tcBorders>
              <w:top w:val="single" w:sz="4" w:space="0" w:color="BFBFBF"/>
              <w:bottom w:val="single" w:sz="4" w:space="0" w:color="BFBFBF"/>
            </w:tcBorders>
          </w:tcPr>
          <w:p w14:paraId="5EA505E9"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7BE0AD4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271</w:t>
            </w:r>
          </w:p>
        </w:tc>
        <w:tc>
          <w:tcPr>
            <w:tcW w:w="1198" w:type="dxa"/>
            <w:tcBorders>
              <w:top w:val="single" w:sz="4" w:space="0" w:color="BFBFBF"/>
              <w:bottom w:val="single" w:sz="4" w:space="0" w:color="BFBFBF"/>
            </w:tcBorders>
          </w:tcPr>
          <w:p w14:paraId="75659E9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5682007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w:t>
            </w:r>
          </w:p>
        </w:tc>
        <w:tc>
          <w:tcPr>
            <w:tcW w:w="666" w:type="dxa"/>
            <w:tcBorders>
              <w:top w:val="single" w:sz="4" w:space="0" w:color="BFBFBF"/>
              <w:bottom w:val="single" w:sz="4" w:space="0" w:color="BFBFBF"/>
            </w:tcBorders>
          </w:tcPr>
          <w:p w14:paraId="5458A79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585</w:t>
            </w:r>
          </w:p>
        </w:tc>
        <w:tc>
          <w:tcPr>
            <w:tcW w:w="720" w:type="dxa"/>
            <w:tcBorders>
              <w:top w:val="single" w:sz="4" w:space="0" w:color="BFBFBF"/>
              <w:bottom w:val="single" w:sz="4" w:space="0" w:color="BFBFBF"/>
            </w:tcBorders>
          </w:tcPr>
          <w:p w14:paraId="6821A42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630" w:type="dxa"/>
            <w:tcBorders>
              <w:top w:val="single" w:sz="4" w:space="0" w:color="BFBFBF"/>
              <w:bottom w:val="single" w:sz="4" w:space="0" w:color="BFBFBF"/>
            </w:tcBorders>
          </w:tcPr>
          <w:p w14:paraId="6DA2EEF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12.5</w:t>
            </w:r>
          </w:p>
        </w:tc>
        <w:tc>
          <w:tcPr>
            <w:tcW w:w="1039" w:type="dxa"/>
            <w:tcBorders>
              <w:top w:val="single" w:sz="4" w:space="0" w:color="BFBFBF"/>
              <w:bottom w:val="single" w:sz="4" w:space="0" w:color="BFBFBF"/>
            </w:tcBorders>
          </w:tcPr>
          <w:p w14:paraId="1EB562A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882</w:t>
            </w:r>
          </w:p>
        </w:tc>
        <w:tc>
          <w:tcPr>
            <w:tcW w:w="851" w:type="dxa"/>
            <w:tcBorders>
              <w:top w:val="single" w:sz="4" w:space="0" w:color="BFBFBF"/>
              <w:bottom w:val="single" w:sz="4" w:space="0" w:color="BFBFBF"/>
            </w:tcBorders>
          </w:tcPr>
          <w:p w14:paraId="2F97597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37</w:t>
            </w:r>
          </w:p>
        </w:tc>
        <w:tc>
          <w:tcPr>
            <w:tcW w:w="1080" w:type="dxa"/>
            <w:tcBorders>
              <w:top w:val="single" w:sz="4" w:space="0" w:color="BFBFBF"/>
              <w:bottom w:val="single" w:sz="4" w:space="0" w:color="BFBFBF"/>
            </w:tcBorders>
          </w:tcPr>
          <w:p w14:paraId="5C511E0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w:t>
            </w:r>
          </w:p>
        </w:tc>
        <w:tc>
          <w:tcPr>
            <w:tcW w:w="694" w:type="dxa"/>
            <w:tcBorders>
              <w:top w:val="single" w:sz="4" w:space="0" w:color="BFBFBF"/>
              <w:bottom w:val="single" w:sz="4" w:space="0" w:color="BFBFBF"/>
            </w:tcBorders>
          </w:tcPr>
          <w:p w14:paraId="2EF9B18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1152</w:t>
            </w:r>
          </w:p>
        </w:tc>
        <w:tc>
          <w:tcPr>
            <w:tcW w:w="967" w:type="dxa"/>
            <w:tcBorders>
              <w:top w:val="single" w:sz="4" w:space="0" w:color="BFBFBF"/>
              <w:bottom w:val="single" w:sz="4" w:space="0" w:color="BFBFBF"/>
            </w:tcBorders>
          </w:tcPr>
          <w:p w14:paraId="3C1D8B9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w:t>
            </w:r>
          </w:p>
        </w:tc>
        <w:tc>
          <w:tcPr>
            <w:tcW w:w="2205" w:type="dxa"/>
            <w:tcBorders>
              <w:top w:val="single" w:sz="4" w:space="0" w:color="BFBFBF"/>
              <w:bottom w:val="single" w:sz="4" w:space="0" w:color="BFBFBF"/>
            </w:tcBorders>
          </w:tcPr>
          <w:p w14:paraId="54804AF6"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4BA11E76" w14:textId="77777777">
        <w:tc>
          <w:tcPr>
            <w:tcW w:w="1260" w:type="dxa"/>
            <w:tcBorders>
              <w:top w:val="single" w:sz="4" w:space="0" w:color="BFBFBF"/>
              <w:bottom w:val="single" w:sz="4" w:space="0" w:color="BFBFBF"/>
            </w:tcBorders>
          </w:tcPr>
          <w:p w14:paraId="23D26A9B"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summ.za</w:t>
            </w:r>
          </w:p>
        </w:tc>
        <w:tc>
          <w:tcPr>
            <w:tcW w:w="900" w:type="dxa"/>
            <w:tcBorders>
              <w:top w:val="single" w:sz="4" w:space="0" w:color="BFBFBF"/>
              <w:bottom w:val="single" w:sz="4" w:space="0" w:color="BFBFBF"/>
            </w:tcBorders>
          </w:tcPr>
          <w:p w14:paraId="5A509339"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ZA</w:t>
            </w:r>
          </w:p>
        </w:tc>
        <w:tc>
          <w:tcPr>
            <w:tcW w:w="720" w:type="dxa"/>
            <w:tcBorders>
              <w:top w:val="single" w:sz="4" w:space="0" w:color="BFBFBF"/>
              <w:bottom w:val="single" w:sz="4" w:space="0" w:color="BFBFBF"/>
            </w:tcBorders>
          </w:tcPr>
          <w:p w14:paraId="602CE68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679</w:t>
            </w:r>
          </w:p>
        </w:tc>
        <w:tc>
          <w:tcPr>
            <w:tcW w:w="1198" w:type="dxa"/>
            <w:tcBorders>
              <w:top w:val="single" w:sz="4" w:space="0" w:color="BFBFBF"/>
              <w:bottom w:val="single" w:sz="4" w:space="0" w:color="BFBFBF"/>
            </w:tcBorders>
          </w:tcPr>
          <w:p w14:paraId="35945CF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17BFA27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101</w:t>
            </w:r>
          </w:p>
        </w:tc>
        <w:tc>
          <w:tcPr>
            <w:tcW w:w="666" w:type="dxa"/>
            <w:tcBorders>
              <w:top w:val="single" w:sz="4" w:space="0" w:color="BFBFBF"/>
              <w:bottom w:val="single" w:sz="4" w:space="0" w:color="BFBFBF"/>
            </w:tcBorders>
          </w:tcPr>
          <w:p w14:paraId="2DC75E5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325</w:t>
            </w:r>
          </w:p>
        </w:tc>
        <w:tc>
          <w:tcPr>
            <w:tcW w:w="720" w:type="dxa"/>
            <w:tcBorders>
              <w:top w:val="single" w:sz="4" w:space="0" w:color="BFBFBF"/>
              <w:bottom w:val="single" w:sz="4" w:space="0" w:color="BFBFBF"/>
            </w:tcBorders>
          </w:tcPr>
          <w:p w14:paraId="547AACD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28</w:t>
            </w:r>
          </w:p>
        </w:tc>
        <w:tc>
          <w:tcPr>
            <w:tcW w:w="630" w:type="dxa"/>
            <w:tcBorders>
              <w:top w:val="single" w:sz="4" w:space="0" w:color="BFBFBF"/>
              <w:bottom w:val="single" w:sz="4" w:space="0" w:color="BFBFBF"/>
            </w:tcBorders>
          </w:tcPr>
          <w:p w14:paraId="01454BF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18.4</w:t>
            </w:r>
          </w:p>
        </w:tc>
        <w:tc>
          <w:tcPr>
            <w:tcW w:w="1039" w:type="dxa"/>
            <w:tcBorders>
              <w:top w:val="single" w:sz="4" w:space="0" w:color="BFBFBF"/>
              <w:bottom w:val="single" w:sz="4" w:space="0" w:color="BFBFBF"/>
            </w:tcBorders>
          </w:tcPr>
          <w:p w14:paraId="5A7EE08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250</w:t>
            </w:r>
          </w:p>
        </w:tc>
        <w:tc>
          <w:tcPr>
            <w:tcW w:w="851" w:type="dxa"/>
            <w:tcBorders>
              <w:top w:val="single" w:sz="4" w:space="0" w:color="BFBFBF"/>
              <w:bottom w:val="single" w:sz="4" w:space="0" w:color="BFBFBF"/>
            </w:tcBorders>
          </w:tcPr>
          <w:p w14:paraId="5078403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18</w:t>
            </w:r>
          </w:p>
        </w:tc>
        <w:tc>
          <w:tcPr>
            <w:tcW w:w="1080" w:type="dxa"/>
            <w:tcBorders>
              <w:top w:val="single" w:sz="4" w:space="0" w:color="BFBFBF"/>
              <w:bottom w:val="single" w:sz="4" w:space="0" w:color="BFBFBF"/>
            </w:tcBorders>
          </w:tcPr>
          <w:p w14:paraId="30441A2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21.4</w:t>
            </w:r>
          </w:p>
        </w:tc>
        <w:tc>
          <w:tcPr>
            <w:tcW w:w="694" w:type="dxa"/>
            <w:tcBorders>
              <w:top w:val="single" w:sz="4" w:space="0" w:color="BFBFBF"/>
              <w:bottom w:val="single" w:sz="4" w:space="0" w:color="BFBFBF"/>
            </w:tcBorders>
          </w:tcPr>
          <w:p w14:paraId="3FAC2F6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944</w:t>
            </w:r>
          </w:p>
        </w:tc>
        <w:tc>
          <w:tcPr>
            <w:tcW w:w="967" w:type="dxa"/>
            <w:tcBorders>
              <w:top w:val="single" w:sz="4" w:space="0" w:color="BFBFBF"/>
              <w:bottom w:val="single" w:sz="4" w:space="0" w:color="BFBFBF"/>
            </w:tcBorders>
          </w:tcPr>
          <w:p w14:paraId="4BA31EB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57</w:t>
            </w:r>
          </w:p>
        </w:tc>
        <w:tc>
          <w:tcPr>
            <w:tcW w:w="2205" w:type="dxa"/>
            <w:tcBorders>
              <w:top w:val="single" w:sz="4" w:space="0" w:color="BFBFBF"/>
              <w:bottom w:val="single" w:sz="4" w:space="0" w:color="BFBFBF"/>
            </w:tcBorders>
          </w:tcPr>
          <w:p w14:paraId="4BDF2BD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Plots 1, 10, 15, 16, 21, 30</w:t>
            </w:r>
          </w:p>
        </w:tc>
      </w:tr>
      <w:tr w:rsidR="00F37E83" w14:paraId="2E79077D" w14:textId="77777777">
        <w:tc>
          <w:tcPr>
            <w:tcW w:w="1260" w:type="dxa"/>
            <w:tcBorders>
              <w:top w:val="single" w:sz="4" w:space="0" w:color="BFBFBF"/>
              <w:bottom w:val="single" w:sz="4" w:space="0" w:color="BFBFBF"/>
            </w:tcBorders>
          </w:tcPr>
          <w:p w14:paraId="7F1A626A"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temple.us</w:t>
            </w:r>
          </w:p>
        </w:tc>
        <w:tc>
          <w:tcPr>
            <w:tcW w:w="900" w:type="dxa"/>
            <w:tcBorders>
              <w:top w:val="single" w:sz="4" w:space="0" w:color="BFBFBF"/>
              <w:bottom w:val="single" w:sz="4" w:space="0" w:color="BFBFBF"/>
            </w:tcBorders>
          </w:tcPr>
          <w:p w14:paraId="323E7CA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2240441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184</w:t>
            </w:r>
          </w:p>
        </w:tc>
        <w:tc>
          <w:tcPr>
            <w:tcW w:w="1198" w:type="dxa"/>
            <w:tcBorders>
              <w:top w:val="single" w:sz="4" w:space="0" w:color="BFBFBF"/>
              <w:bottom w:val="single" w:sz="4" w:space="0" w:color="BFBFBF"/>
            </w:tcBorders>
          </w:tcPr>
          <w:p w14:paraId="16802BA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4E165EB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58</w:t>
            </w:r>
          </w:p>
        </w:tc>
        <w:tc>
          <w:tcPr>
            <w:tcW w:w="666" w:type="dxa"/>
            <w:tcBorders>
              <w:top w:val="single" w:sz="4" w:space="0" w:color="BFBFBF"/>
              <w:bottom w:val="single" w:sz="4" w:space="0" w:color="BFBFBF"/>
            </w:tcBorders>
          </w:tcPr>
          <w:p w14:paraId="4B3D225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788</w:t>
            </w:r>
          </w:p>
        </w:tc>
        <w:tc>
          <w:tcPr>
            <w:tcW w:w="720" w:type="dxa"/>
            <w:tcBorders>
              <w:top w:val="single" w:sz="4" w:space="0" w:color="BFBFBF"/>
              <w:bottom w:val="single" w:sz="4" w:space="0" w:color="BFBFBF"/>
            </w:tcBorders>
          </w:tcPr>
          <w:p w14:paraId="035A7D5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40</w:t>
            </w:r>
          </w:p>
        </w:tc>
        <w:tc>
          <w:tcPr>
            <w:tcW w:w="630" w:type="dxa"/>
            <w:tcBorders>
              <w:top w:val="single" w:sz="4" w:space="0" w:color="BFBFBF"/>
              <w:bottom w:val="single" w:sz="4" w:space="0" w:color="BFBFBF"/>
            </w:tcBorders>
          </w:tcPr>
          <w:p w14:paraId="4186DBA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19.4</w:t>
            </w:r>
          </w:p>
        </w:tc>
        <w:tc>
          <w:tcPr>
            <w:tcW w:w="1039" w:type="dxa"/>
            <w:tcBorders>
              <w:top w:val="single" w:sz="4" w:space="0" w:color="BFBFBF"/>
              <w:bottom w:val="single" w:sz="4" w:space="0" w:color="BFBFBF"/>
            </w:tcBorders>
          </w:tcPr>
          <w:p w14:paraId="6DA665B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752</w:t>
            </w:r>
          </w:p>
        </w:tc>
        <w:tc>
          <w:tcPr>
            <w:tcW w:w="851" w:type="dxa"/>
            <w:tcBorders>
              <w:top w:val="single" w:sz="4" w:space="0" w:color="BFBFBF"/>
              <w:bottom w:val="single" w:sz="4" w:space="0" w:color="BFBFBF"/>
            </w:tcBorders>
          </w:tcPr>
          <w:p w14:paraId="239936F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33</w:t>
            </w:r>
          </w:p>
        </w:tc>
        <w:tc>
          <w:tcPr>
            <w:tcW w:w="1080" w:type="dxa"/>
            <w:tcBorders>
              <w:top w:val="single" w:sz="4" w:space="0" w:color="BFBFBF"/>
              <w:bottom w:val="single" w:sz="4" w:space="0" w:color="BFBFBF"/>
            </w:tcBorders>
          </w:tcPr>
          <w:p w14:paraId="47DD48A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23.2</w:t>
            </w:r>
          </w:p>
        </w:tc>
        <w:tc>
          <w:tcPr>
            <w:tcW w:w="694" w:type="dxa"/>
            <w:tcBorders>
              <w:top w:val="single" w:sz="4" w:space="0" w:color="BFBFBF"/>
              <w:bottom w:val="single" w:sz="4" w:space="0" w:color="BFBFBF"/>
            </w:tcBorders>
          </w:tcPr>
          <w:p w14:paraId="0F39736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877</w:t>
            </w:r>
          </w:p>
        </w:tc>
        <w:tc>
          <w:tcPr>
            <w:tcW w:w="967" w:type="dxa"/>
            <w:tcBorders>
              <w:top w:val="single" w:sz="4" w:space="0" w:color="BFBFBF"/>
              <w:bottom w:val="single" w:sz="4" w:space="0" w:color="BFBFBF"/>
            </w:tcBorders>
          </w:tcPr>
          <w:p w14:paraId="2A0E1C5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29</w:t>
            </w:r>
          </w:p>
        </w:tc>
        <w:tc>
          <w:tcPr>
            <w:tcW w:w="2205" w:type="dxa"/>
            <w:tcBorders>
              <w:top w:val="single" w:sz="4" w:space="0" w:color="BFBFBF"/>
              <w:bottom w:val="single" w:sz="4" w:space="0" w:color="BFBFBF"/>
            </w:tcBorders>
          </w:tcPr>
          <w:p w14:paraId="7A6276EB"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Plots 19, 20 *</w:t>
            </w:r>
          </w:p>
        </w:tc>
      </w:tr>
      <w:tr w:rsidR="00F37E83" w14:paraId="0CD23D66" w14:textId="77777777">
        <w:tc>
          <w:tcPr>
            <w:tcW w:w="1260" w:type="dxa"/>
            <w:tcBorders>
              <w:top w:val="single" w:sz="4" w:space="0" w:color="BFBFBF"/>
              <w:bottom w:val="single" w:sz="4" w:space="0" w:color="BFBFBF"/>
            </w:tcBorders>
          </w:tcPr>
          <w:p w14:paraId="74211276"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trel.us</w:t>
            </w:r>
          </w:p>
        </w:tc>
        <w:tc>
          <w:tcPr>
            <w:tcW w:w="900" w:type="dxa"/>
            <w:tcBorders>
              <w:top w:val="single" w:sz="4" w:space="0" w:color="BFBFBF"/>
              <w:bottom w:val="single" w:sz="4" w:space="0" w:color="BFBFBF"/>
            </w:tcBorders>
          </w:tcPr>
          <w:p w14:paraId="33CE20B8"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05CA036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200</w:t>
            </w:r>
          </w:p>
        </w:tc>
        <w:tc>
          <w:tcPr>
            <w:tcW w:w="1198" w:type="dxa"/>
            <w:tcBorders>
              <w:top w:val="single" w:sz="4" w:space="0" w:color="BFBFBF"/>
              <w:bottom w:val="single" w:sz="4" w:space="0" w:color="BFBFBF"/>
            </w:tcBorders>
          </w:tcPr>
          <w:p w14:paraId="31F0F74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044B6AD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w:t>
            </w:r>
          </w:p>
        </w:tc>
        <w:tc>
          <w:tcPr>
            <w:tcW w:w="666" w:type="dxa"/>
            <w:tcBorders>
              <w:top w:val="single" w:sz="4" w:space="0" w:color="BFBFBF"/>
              <w:bottom w:val="single" w:sz="4" w:space="0" w:color="BFBFBF"/>
            </w:tcBorders>
          </w:tcPr>
          <w:p w14:paraId="5C4E59E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1692</w:t>
            </w:r>
          </w:p>
        </w:tc>
        <w:tc>
          <w:tcPr>
            <w:tcW w:w="720" w:type="dxa"/>
            <w:tcBorders>
              <w:top w:val="single" w:sz="4" w:space="0" w:color="BFBFBF"/>
              <w:bottom w:val="single" w:sz="4" w:space="0" w:color="BFBFBF"/>
            </w:tcBorders>
          </w:tcPr>
          <w:p w14:paraId="44DAC0D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28</w:t>
            </w:r>
          </w:p>
        </w:tc>
        <w:tc>
          <w:tcPr>
            <w:tcW w:w="630" w:type="dxa"/>
            <w:tcBorders>
              <w:top w:val="single" w:sz="4" w:space="0" w:color="BFBFBF"/>
              <w:bottom w:val="single" w:sz="4" w:space="0" w:color="BFBFBF"/>
            </w:tcBorders>
          </w:tcPr>
          <w:p w14:paraId="1723CE9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11.1</w:t>
            </w:r>
          </w:p>
        </w:tc>
        <w:tc>
          <w:tcPr>
            <w:tcW w:w="1039" w:type="dxa"/>
            <w:tcBorders>
              <w:top w:val="single" w:sz="4" w:space="0" w:color="BFBFBF"/>
              <w:bottom w:val="single" w:sz="4" w:space="0" w:color="BFBFBF"/>
            </w:tcBorders>
          </w:tcPr>
          <w:p w14:paraId="53BA622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1027</w:t>
            </w:r>
          </w:p>
        </w:tc>
        <w:tc>
          <w:tcPr>
            <w:tcW w:w="851" w:type="dxa"/>
            <w:tcBorders>
              <w:top w:val="single" w:sz="4" w:space="0" w:color="BFBFBF"/>
              <w:bottom w:val="single" w:sz="4" w:space="0" w:color="BFBFBF"/>
            </w:tcBorders>
          </w:tcPr>
          <w:p w14:paraId="3055764C"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40</w:t>
            </w:r>
          </w:p>
        </w:tc>
        <w:tc>
          <w:tcPr>
            <w:tcW w:w="1080" w:type="dxa"/>
            <w:tcBorders>
              <w:top w:val="single" w:sz="4" w:space="0" w:color="BFBFBF"/>
              <w:bottom w:val="single" w:sz="4" w:space="0" w:color="BFBFBF"/>
            </w:tcBorders>
          </w:tcPr>
          <w:p w14:paraId="59A8178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21.2</w:t>
            </w:r>
          </w:p>
        </w:tc>
        <w:tc>
          <w:tcPr>
            <w:tcW w:w="694" w:type="dxa"/>
            <w:tcBorders>
              <w:top w:val="single" w:sz="4" w:space="0" w:color="BFBFBF"/>
              <w:bottom w:val="single" w:sz="4" w:space="0" w:color="BFBFBF"/>
            </w:tcBorders>
          </w:tcPr>
          <w:p w14:paraId="209C632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992</w:t>
            </w:r>
          </w:p>
        </w:tc>
        <w:tc>
          <w:tcPr>
            <w:tcW w:w="967" w:type="dxa"/>
            <w:tcBorders>
              <w:top w:val="single" w:sz="4" w:space="0" w:color="BFBFBF"/>
              <w:bottom w:val="single" w:sz="4" w:space="0" w:color="BFBFBF"/>
            </w:tcBorders>
          </w:tcPr>
          <w:p w14:paraId="2A957ED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w:t>
            </w:r>
          </w:p>
        </w:tc>
        <w:tc>
          <w:tcPr>
            <w:tcW w:w="2205" w:type="dxa"/>
            <w:tcBorders>
              <w:top w:val="single" w:sz="4" w:space="0" w:color="BFBFBF"/>
              <w:bottom w:val="single" w:sz="4" w:space="0" w:color="BFBFBF"/>
            </w:tcBorders>
          </w:tcPr>
          <w:p w14:paraId="4430524D"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3987FC15" w14:textId="77777777">
        <w:tc>
          <w:tcPr>
            <w:tcW w:w="1260" w:type="dxa"/>
            <w:tcBorders>
              <w:top w:val="single" w:sz="4" w:space="0" w:color="BFBFBF"/>
              <w:bottom w:val="single" w:sz="4" w:space="0" w:color="BFBFBF"/>
            </w:tcBorders>
          </w:tcPr>
          <w:p w14:paraId="788A3B5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ukul.za</w:t>
            </w:r>
          </w:p>
        </w:tc>
        <w:tc>
          <w:tcPr>
            <w:tcW w:w="900" w:type="dxa"/>
            <w:tcBorders>
              <w:top w:val="single" w:sz="4" w:space="0" w:color="BFBFBF"/>
              <w:bottom w:val="single" w:sz="4" w:space="0" w:color="BFBFBF"/>
            </w:tcBorders>
          </w:tcPr>
          <w:p w14:paraId="6A131E71"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ZA</w:t>
            </w:r>
          </w:p>
        </w:tc>
        <w:tc>
          <w:tcPr>
            <w:tcW w:w="720" w:type="dxa"/>
            <w:tcBorders>
              <w:top w:val="single" w:sz="4" w:space="0" w:color="BFBFBF"/>
              <w:bottom w:val="single" w:sz="4" w:space="0" w:color="BFBFBF"/>
            </w:tcBorders>
          </w:tcPr>
          <w:p w14:paraId="7A83CAE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842</w:t>
            </w:r>
          </w:p>
        </w:tc>
        <w:tc>
          <w:tcPr>
            <w:tcW w:w="1198" w:type="dxa"/>
            <w:tcBorders>
              <w:top w:val="single" w:sz="4" w:space="0" w:color="BFBFBF"/>
              <w:bottom w:val="single" w:sz="4" w:space="0" w:color="BFBFBF"/>
            </w:tcBorders>
          </w:tcPr>
          <w:p w14:paraId="2D0C422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4A51E4F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109</w:t>
            </w:r>
          </w:p>
        </w:tc>
        <w:tc>
          <w:tcPr>
            <w:tcW w:w="666" w:type="dxa"/>
            <w:tcBorders>
              <w:top w:val="single" w:sz="4" w:space="0" w:color="BFBFBF"/>
              <w:bottom w:val="single" w:sz="4" w:space="0" w:color="BFBFBF"/>
            </w:tcBorders>
          </w:tcPr>
          <w:p w14:paraId="42CAF1E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600</w:t>
            </w:r>
          </w:p>
        </w:tc>
        <w:tc>
          <w:tcPr>
            <w:tcW w:w="720" w:type="dxa"/>
            <w:tcBorders>
              <w:top w:val="single" w:sz="4" w:space="0" w:color="BFBFBF"/>
              <w:bottom w:val="single" w:sz="4" w:space="0" w:color="BFBFBF"/>
            </w:tcBorders>
          </w:tcPr>
          <w:p w14:paraId="7EAE76D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50</w:t>
            </w:r>
          </w:p>
        </w:tc>
        <w:tc>
          <w:tcPr>
            <w:tcW w:w="630" w:type="dxa"/>
            <w:tcBorders>
              <w:top w:val="single" w:sz="4" w:space="0" w:color="BFBFBF"/>
              <w:bottom w:val="single" w:sz="4" w:space="0" w:color="BFBFBF"/>
            </w:tcBorders>
          </w:tcPr>
          <w:p w14:paraId="06120D1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17.7</w:t>
            </w:r>
          </w:p>
        </w:tc>
        <w:tc>
          <w:tcPr>
            <w:tcW w:w="1039" w:type="dxa"/>
            <w:tcBorders>
              <w:top w:val="single" w:sz="4" w:space="0" w:color="BFBFBF"/>
              <w:bottom w:val="single" w:sz="4" w:space="0" w:color="BFBFBF"/>
            </w:tcBorders>
          </w:tcPr>
          <w:p w14:paraId="7D8D164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347</w:t>
            </w:r>
          </w:p>
        </w:tc>
        <w:tc>
          <w:tcPr>
            <w:tcW w:w="851" w:type="dxa"/>
            <w:tcBorders>
              <w:top w:val="single" w:sz="4" w:space="0" w:color="BFBFBF"/>
              <w:bottom w:val="single" w:sz="4" w:space="0" w:color="BFBFBF"/>
            </w:tcBorders>
          </w:tcPr>
          <w:p w14:paraId="289C835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27</w:t>
            </w:r>
          </w:p>
        </w:tc>
        <w:tc>
          <w:tcPr>
            <w:tcW w:w="1080" w:type="dxa"/>
            <w:tcBorders>
              <w:top w:val="single" w:sz="4" w:space="0" w:color="BFBFBF"/>
              <w:bottom w:val="single" w:sz="4" w:space="0" w:color="BFBFBF"/>
            </w:tcBorders>
          </w:tcPr>
          <w:p w14:paraId="1767DA5B"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21.4</w:t>
            </w:r>
          </w:p>
        </w:tc>
        <w:tc>
          <w:tcPr>
            <w:tcW w:w="694" w:type="dxa"/>
            <w:tcBorders>
              <w:top w:val="single" w:sz="4" w:space="0" w:color="BFBFBF"/>
              <w:bottom w:val="single" w:sz="4" w:space="0" w:color="BFBFBF"/>
            </w:tcBorders>
          </w:tcPr>
          <w:p w14:paraId="0630938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832</w:t>
            </w:r>
          </w:p>
        </w:tc>
        <w:tc>
          <w:tcPr>
            <w:tcW w:w="967" w:type="dxa"/>
            <w:tcBorders>
              <w:top w:val="single" w:sz="4" w:space="0" w:color="BFBFBF"/>
              <w:bottom w:val="single" w:sz="4" w:space="0" w:color="BFBFBF"/>
            </w:tcBorders>
          </w:tcPr>
          <w:p w14:paraId="10994E6F"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65</w:t>
            </w:r>
          </w:p>
        </w:tc>
        <w:tc>
          <w:tcPr>
            <w:tcW w:w="2205" w:type="dxa"/>
            <w:tcBorders>
              <w:top w:val="single" w:sz="4" w:space="0" w:color="BFBFBF"/>
              <w:bottom w:val="single" w:sz="4" w:space="0" w:color="BFBFBF"/>
            </w:tcBorders>
          </w:tcPr>
          <w:p w14:paraId="6462B35E"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Plots 8, 10, 19, 20, 25, 30</w:t>
            </w:r>
          </w:p>
        </w:tc>
      </w:tr>
      <w:tr w:rsidR="00F37E83" w14:paraId="543CD16D" w14:textId="77777777">
        <w:tc>
          <w:tcPr>
            <w:tcW w:w="1260" w:type="dxa"/>
            <w:tcBorders>
              <w:top w:val="single" w:sz="4" w:space="0" w:color="BFBFBF"/>
              <w:bottom w:val="single" w:sz="4" w:space="0" w:color="BFBFBF"/>
            </w:tcBorders>
          </w:tcPr>
          <w:p w14:paraId="30DE90CA"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unc.us</w:t>
            </w:r>
          </w:p>
        </w:tc>
        <w:tc>
          <w:tcPr>
            <w:tcW w:w="900" w:type="dxa"/>
            <w:tcBorders>
              <w:top w:val="single" w:sz="4" w:space="0" w:color="BFBFBF"/>
              <w:bottom w:val="single" w:sz="4" w:space="0" w:color="BFBFBF"/>
            </w:tcBorders>
          </w:tcPr>
          <w:p w14:paraId="6565631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US</w:t>
            </w:r>
          </w:p>
        </w:tc>
        <w:tc>
          <w:tcPr>
            <w:tcW w:w="720" w:type="dxa"/>
            <w:tcBorders>
              <w:top w:val="single" w:sz="4" w:space="0" w:color="BFBFBF"/>
              <w:bottom w:val="single" w:sz="4" w:space="0" w:color="BFBFBF"/>
            </w:tcBorders>
          </w:tcPr>
          <w:p w14:paraId="7D970454"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141</w:t>
            </w:r>
          </w:p>
        </w:tc>
        <w:tc>
          <w:tcPr>
            <w:tcW w:w="1198" w:type="dxa"/>
            <w:tcBorders>
              <w:top w:val="single" w:sz="4" w:space="0" w:color="BFBFBF"/>
              <w:bottom w:val="single" w:sz="4" w:space="0" w:color="BFBFBF"/>
            </w:tcBorders>
          </w:tcPr>
          <w:p w14:paraId="258DF35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BFBFBF"/>
            </w:tcBorders>
          </w:tcPr>
          <w:p w14:paraId="51BD2EF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52</w:t>
            </w:r>
          </w:p>
        </w:tc>
        <w:tc>
          <w:tcPr>
            <w:tcW w:w="666" w:type="dxa"/>
            <w:tcBorders>
              <w:top w:val="single" w:sz="4" w:space="0" w:color="BFBFBF"/>
              <w:bottom w:val="single" w:sz="4" w:space="0" w:color="BFBFBF"/>
            </w:tcBorders>
          </w:tcPr>
          <w:p w14:paraId="61BEA15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440</w:t>
            </w:r>
          </w:p>
        </w:tc>
        <w:tc>
          <w:tcPr>
            <w:tcW w:w="720" w:type="dxa"/>
            <w:tcBorders>
              <w:top w:val="single" w:sz="4" w:space="0" w:color="BFBFBF"/>
              <w:bottom w:val="single" w:sz="4" w:space="0" w:color="BFBFBF"/>
            </w:tcBorders>
          </w:tcPr>
          <w:p w14:paraId="693FDBD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40</w:t>
            </w:r>
          </w:p>
        </w:tc>
        <w:tc>
          <w:tcPr>
            <w:tcW w:w="630" w:type="dxa"/>
            <w:tcBorders>
              <w:top w:val="single" w:sz="4" w:space="0" w:color="BFBFBF"/>
              <w:bottom w:val="single" w:sz="4" w:space="0" w:color="BFBFBF"/>
            </w:tcBorders>
          </w:tcPr>
          <w:p w14:paraId="51E0EBF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14.9</w:t>
            </w:r>
          </w:p>
        </w:tc>
        <w:tc>
          <w:tcPr>
            <w:tcW w:w="1039" w:type="dxa"/>
            <w:tcBorders>
              <w:top w:val="single" w:sz="4" w:space="0" w:color="BFBFBF"/>
              <w:bottom w:val="single" w:sz="4" w:space="0" w:color="BFBFBF"/>
            </w:tcBorders>
          </w:tcPr>
          <w:p w14:paraId="3CCA4DE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796</w:t>
            </w:r>
          </w:p>
        </w:tc>
        <w:tc>
          <w:tcPr>
            <w:tcW w:w="851" w:type="dxa"/>
            <w:tcBorders>
              <w:top w:val="single" w:sz="4" w:space="0" w:color="BFBFBF"/>
              <w:bottom w:val="single" w:sz="4" w:space="0" w:color="BFBFBF"/>
            </w:tcBorders>
          </w:tcPr>
          <w:p w14:paraId="381BA6E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35</w:t>
            </w:r>
          </w:p>
        </w:tc>
        <w:tc>
          <w:tcPr>
            <w:tcW w:w="1080" w:type="dxa"/>
            <w:tcBorders>
              <w:top w:val="single" w:sz="4" w:space="0" w:color="BFBFBF"/>
              <w:bottom w:val="single" w:sz="4" w:space="0" w:color="BFBFBF"/>
            </w:tcBorders>
          </w:tcPr>
          <w:p w14:paraId="17DFD6A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23.9</w:t>
            </w:r>
          </w:p>
        </w:tc>
        <w:tc>
          <w:tcPr>
            <w:tcW w:w="694" w:type="dxa"/>
            <w:tcBorders>
              <w:top w:val="single" w:sz="4" w:space="0" w:color="BFBFBF"/>
              <w:bottom w:val="single" w:sz="4" w:space="0" w:color="BFBFBF"/>
            </w:tcBorders>
          </w:tcPr>
          <w:p w14:paraId="013A5E26"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1157</w:t>
            </w:r>
          </w:p>
        </w:tc>
        <w:tc>
          <w:tcPr>
            <w:tcW w:w="967" w:type="dxa"/>
            <w:tcBorders>
              <w:top w:val="single" w:sz="4" w:space="0" w:color="BFBFBF"/>
              <w:bottom w:val="single" w:sz="4" w:space="0" w:color="BFBFBF"/>
            </w:tcBorders>
          </w:tcPr>
          <w:p w14:paraId="373A81F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11</w:t>
            </w:r>
          </w:p>
        </w:tc>
        <w:tc>
          <w:tcPr>
            <w:tcW w:w="2205" w:type="dxa"/>
            <w:tcBorders>
              <w:top w:val="single" w:sz="4" w:space="0" w:color="BFBFBF"/>
              <w:bottom w:val="single" w:sz="4" w:space="0" w:color="BFBFBF"/>
            </w:tcBorders>
          </w:tcPr>
          <w:p w14:paraId="5A99AADD"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49103937" w14:textId="77777777">
        <w:tc>
          <w:tcPr>
            <w:tcW w:w="1260" w:type="dxa"/>
            <w:tcBorders>
              <w:top w:val="single" w:sz="4" w:space="0" w:color="BFBFBF"/>
              <w:bottom w:val="single" w:sz="4" w:space="0" w:color="BFBFBF"/>
            </w:tcBorders>
          </w:tcPr>
          <w:p w14:paraId="3C3B2714"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valm.ch</w:t>
            </w:r>
          </w:p>
        </w:tc>
        <w:tc>
          <w:tcPr>
            <w:tcW w:w="900" w:type="dxa"/>
            <w:tcBorders>
              <w:top w:val="single" w:sz="4" w:space="0" w:color="BFBFBF"/>
              <w:bottom w:val="single" w:sz="4" w:space="0" w:color="BFBFBF"/>
            </w:tcBorders>
          </w:tcPr>
          <w:p w14:paraId="4456F3FF"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CH</w:t>
            </w:r>
          </w:p>
        </w:tc>
        <w:tc>
          <w:tcPr>
            <w:tcW w:w="720" w:type="dxa"/>
            <w:tcBorders>
              <w:top w:val="single" w:sz="4" w:space="0" w:color="BFBFBF"/>
              <w:bottom w:val="single" w:sz="4" w:space="0" w:color="BFBFBF"/>
            </w:tcBorders>
          </w:tcPr>
          <w:p w14:paraId="56DB4D4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2320</w:t>
            </w:r>
          </w:p>
        </w:tc>
        <w:tc>
          <w:tcPr>
            <w:tcW w:w="1198" w:type="dxa"/>
            <w:tcBorders>
              <w:top w:val="single" w:sz="4" w:space="0" w:color="BFBFBF"/>
              <w:bottom w:val="single" w:sz="4" w:space="0" w:color="BFBFBF"/>
            </w:tcBorders>
          </w:tcPr>
          <w:p w14:paraId="3630C69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w:t>
            </w:r>
          </w:p>
        </w:tc>
        <w:tc>
          <w:tcPr>
            <w:tcW w:w="602" w:type="dxa"/>
            <w:tcBorders>
              <w:top w:val="single" w:sz="4" w:space="0" w:color="BFBFBF"/>
              <w:bottom w:val="single" w:sz="4" w:space="0" w:color="BFBFBF"/>
            </w:tcBorders>
          </w:tcPr>
          <w:p w14:paraId="083F0C8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94</w:t>
            </w:r>
          </w:p>
        </w:tc>
        <w:tc>
          <w:tcPr>
            <w:tcW w:w="666" w:type="dxa"/>
            <w:tcBorders>
              <w:top w:val="single" w:sz="4" w:space="0" w:color="BFBFBF"/>
              <w:bottom w:val="single" w:sz="4" w:space="0" w:color="BFBFBF"/>
            </w:tcBorders>
          </w:tcPr>
          <w:p w14:paraId="75D0A56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318</w:t>
            </w:r>
          </w:p>
        </w:tc>
        <w:tc>
          <w:tcPr>
            <w:tcW w:w="720" w:type="dxa"/>
            <w:tcBorders>
              <w:top w:val="single" w:sz="4" w:space="0" w:color="BFBFBF"/>
              <w:bottom w:val="single" w:sz="4" w:space="0" w:color="BFBFBF"/>
            </w:tcBorders>
          </w:tcPr>
          <w:p w14:paraId="6066651D"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42</w:t>
            </w:r>
          </w:p>
        </w:tc>
        <w:tc>
          <w:tcPr>
            <w:tcW w:w="630" w:type="dxa"/>
            <w:tcBorders>
              <w:top w:val="single" w:sz="4" w:space="0" w:color="BFBFBF"/>
              <w:bottom w:val="single" w:sz="4" w:space="0" w:color="BFBFBF"/>
            </w:tcBorders>
          </w:tcPr>
          <w:p w14:paraId="5341FDC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0.1</w:t>
            </w:r>
          </w:p>
        </w:tc>
        <w:tc>
          <w:tcPr>
            <w:tcW w:w="1039" w:type="dxa"/>
            <w:tcBorders>
              <w:top w:val="single" w:sz="4" w:space="0" w:color="BFBFBF"/>
              <w:bottom w:val="single" w:sz="4" w:space="0" w:color="BFBFBF"/>
            </w:tcBorders>
          </w:tcPr>
          <w:p w14:paraId="25B07E0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639</w:t>
            </w:r>
          </w:p>
        </w:tc>
        <w:tc>
          <w:tcPr>
            <w:tcW w:w="851" w:type="dxa"/>
            <w:tcBorders>
              <w:top w:val="single" w:sz="4" w:space="0" w:color="BFBFBF"/>
              <w:bottom w:val="single" w:sz="4" w:space="0" w:color="BFBFBF"/>
            </w:tcBorders>
          </w:tcPr>
          <w:p w14:paraId="7EDF8CC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w:t>
            </w:r>
          </w:p>
        </w:tc>
        <w:tc>
          <w:tcPr>
            <w:tcW w:w="1080" w:type="dxa"/>
            <w:tcBorders>
              <w:top w:val="single" w:sz="4" w:space="0" w:color="BFBFBF"/>
              <w:bottom w:val="single" w:sz="4" w:space="0" w:color="BFBFBF"/>
            </w:tcBorders>
          </w:tcPr>
          <w:p w14:paraId="6127F3D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w:t>
            </w:r>
          </w:p>
        </w:tc>
        <w:tc>
          <w:tcPr>
            <w:tcW w:w="694" w:type="dxa"/>
            <w:tcBorders>
              <w:top w:val="single" w:sz="4" w:space="0" w:color="BFBFBF"/>
              <w:bottom w:val="single" w:sz="4" w:space="0" w:color="BFBFBF"/>
            </w:tcBorders>
          </w:tcPr>
          <w:p w14:paraId="54C2B1F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681</w:t>
            </w:r>
          </w:p>
        </w:tc>
        <w:tc>
          <w:tcPr>
            <w:tcW w:w="967" w:type="dxa"/>
            <w:tcBorders>
              <w:top w:val="single" w:sz="4" w:space="0" w:color="BFBFBF"/>
              <w:bottom w:val="single" w:sz="4" w:space="0" w:color="BFBFBF"/>
            </w:tcBorders>
          </w:tcPr>
          <w:p w14:paraId="4C31F3F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2205" w:type="dxa"/>
            <w:tcBorders>
              <w:top w:val="single" w:sz="4" w:space="0" w:color="BFBFBF"/>
              <w:bottom w:val="single" w:sz="4" w:space="0" w:color="BFBFBF"/>
            </w:tcBorders>
          </w:tcPr>
          <w:p w14:paraId="336872FE"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w:t>
            </w:r>
          </w:p>
        </w:tc>
      </w:tr>
      <w:tr w:rsidR="00F37E83" w14:paraId="13188269" w14:textId="77777777">
        <w:tc>
          <w:tcPr>
            <w:tcW w:w="1260" w:type="dxa"/>
            <w:tcBorders>
              <w:top w:val="single" w:sz="4" w:space="0" w:color="BFBFBF"/>
              <w:bottom w:val="single" w:sz="4" w:space="0" w:color="000000"/>
            </w:tcBorders>
          </w:tcPr>
          <w:p w14:paraId="0E6FBCA3"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yarra.au</w:t>
            </w:r>
          </w:p>
        </w:tc>
        <w:tc>
          <w:tcPr>
            <w:tcW w:w="900" w:type="dxa"/>
            <w:tcBorders>
              <w:top w:val="single" w:sz="4" w:space="0" w:color="BFBFBF"/>
              <w:bottom w:val="single" w:sz="4" w:space="0" w:color="000000"/>
            </w:tcBorders>
          </w:tcPr>
          <w:p w14:paraId="6FA481E5"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AU</w:t>
            </w:r>
          </w:p>
        </w:tc>
        <w:tc>
          <w:tcPr>
            <w:tcW w:w="720" w:type="dxa"/>
            <w:tcBorders>
              <w:top w:val="single" w:sz="4" w:space="0" w:color="BFBFBF"/>
              <w:bottom w:val="single" w:sz="4" w:space="0" w:color="000000"/>
            </w:tcBorders>
          </w:tcPr>
          <w:p w14:paraId="15180F60"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19</w:t>
            </w:r>
          </w:p>
        </w:tc>
        <w:tc>
          <w:tcPr>
            <w:tcW w:w="1198" w:type="dxa"/>
            <w:tcBorders>
              <w:top w:val="single" w:sz="4" w:space="0" w:color="BFBFBF"/>
              <w:bottom w:val="single" w:sz="4" w:space="0" w:color="000000"/>
            </w:tcBorders>
          </w:tcPr>
          <w:p w14:paraId="57129FFA"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w:t>
            </w:r>
          </w:p>
        </w:tc>
        <w:tc>
          <w:tcPr>
            <w:tcW w:w="602" w:type="dxa"/>
            <w:tcBorders>
              <w:top w:val="single" w:sz="4" w:space="0" w:color="BFBFBF"/>
              <w:bottom w:val="single" w:sz="4" w:space="0" w:color="000000"/>
            </w:tcBorders>
          </w:tcPr>
          <w:p w14:paraId="00902C51"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25</w:t>
            </w:r>
          </w:p>
        </w:tc>
        <w:tc>
          <w:tcPr>
            <w:tcW w:w="666" w:type="dxa"/>
            <w:tcBorders>
              <w:top w:val="single" w:sz="4" w:space="0" w:color="BFBFBF"/>
              <w:bottom w:val="single" w:sz="4" w:space="0" w:color="000000"/>
            </w:tcBorders>
          </w:tcPr>
          <w:p w14:paraId="3600C185"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303</w:t>
            </w:r>
          </w:p>
        </w:tc>
        <w:tc>
          <w:tcPr>
            <w:tcW w:w="720" w:type="dxa"/>
            <w:tcBorders>
              <w:top w:val="single" w:sz="4" w:space="0" w:color="BFBFBF"/>
              <w:bottom w:val="single" w:sz="4" w:space="0" w:color="000000"/>
            </w:tcBorders>
          </w:tcPr>
          <w:p w14:paraId="560CD798"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39</w:t>
            </w:r>
          </w:p>
        </w:tc>
        <w:tc>
          <w:tcPr>
            <w:tcW w:w="630" w:type="dxa"/>
            <w:tcBorders>
              <w:top w:val="single" w:sz="4" w:space="0" w:color="BFBFBF"/>
              <w:bottom w:val="single" w:sz="4" w:space="0" w:color="000000"/>
            </w:tcBorders>
          </w:tcPr>
          <w:p w14:paraId="45B7C41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17.3</w:t>
            </w:r>
          </w:p>
        </w:tc>
        <w:tc>
          <w:tcPr>
            <w:tcW w:w="1039" w:type="dxa"/>
            <w:tcBorders>
              <w:top w:val="single" w:sz="4" w:space="0" w:color="BFBFBF"/>
              <w:bottom w:val="single" w:sz="4" w:space="0" w:color="000000"/>
            </w:tcBorders>
          </w:tcPr>
          <w:p w14:paraId="35E9EF49"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465</w:t>
            </w:r>
          </w:p>
        </w:tc>
        <w:tc>
          <w:tcPr>
            <w:tcW w:w="851" w:type="dxa"/>
            <w:tcBorders>
              <w:top w:val="single" w:sz="4" w:space="0" w:color="BFBFBF"/>
              <w:bottom w:val="single" w:sz="4" w:space="0" w:color="000000"/>
            </w:tcBorders>
          </w:tcPr>
          <w:p w14:paraId="6A8D89F3"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26</w:t>
            </w:r>
          </w:p>
        </w:tc>
        <w:tc>
          <w:tcPr>
            <w:tcW w:w="1080" w:type="dxa"/>
            <w:tcBorders>
              <w:top w:val="single" w:sz="4" w:space="0" w:color="BFBFBF"/>
              <w:bottom w:val="single" w:sz="4" w:space="0" w:color="000000"/>
            </w:tcBorders>
          </w:tcPr>
          <w:p w14:paraId="52F22597"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22.4</w:t>
            </w:r>
          </w:p>
        </w:tc>
        <w:tc>
          <w:tcPr>
            <w:tcW w:w="694" w:type="dxa"/>
            <w:tcBorders>
              <w:top w:val="single" w:sz="4" w:space="0" w:color="BFBFBF"/>
              <w:bottom w:val="single" w:sz="4" w:space="0" w:color="000000"/>
            </w:tcBorders>
          </w:tcPr>
          <w:p w14:paraId="2E98E46E"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844</w:t>
            </w:r>
          </w:p>
        </w:tc>
        <w:tc>
          <w:tcPr>
            <w:tcW w:w="967" w:type="dxa"/>
            <w:tcBorders>
              <w:top w:val="single" w:sz="4" w:space="0" w:color="BFBFBF"/>
              <w:bottom w:val="single" w:sz="4" w:space="0" w:color="000000"/>
            </w:tcBorders>
          </w:tcPr>
          <w:p w14:paraId="3A8009E2" w14:textId="77777777" w:rsidR="00F37E83" w:rsidRDefault="006207F0">
            <w:pPr>
              <w:spacing w:after="120"/>
              <w:jc w:val="center"/>
              <w:rPr>
                <w:rFonts w:ascii="Calibri" w:eastAsia="Calibri" w:hAnsi="Calibri" w:cs="Calibri"/>
                <w:sz w:val="20"/>
                <w:szCs w:val="20"/>
              </w:rPr>
            </w:pPr>
            <w:r>
              <w:rPr>
                <w:rFonts w:ascii="Calibri" w:eastAsia="Calibri" w:hAnsi="Calibri" w:cs="Calibri"/>
                <w:sz w:val="20"/>
                <w:szCs w:val="20"/>
              </w:rPr>
              <w:t>33</w:t>
            </w:r>
          </w:p>
        </w:tc>
        <w:tc>
          <w:tcPr>
            <w:tcW w:w="2205" w:type="dxa"/>
            <w:tcBorders>
              <w:top w:val="single" w:sz="4" w:space="0" w:color="BFBFBF"/>
              <w:bottom w:val="single" w:sz="4" w:space="0" w:color="000000"/>
            </w:tcBorders>
          </w:tcPr>
          <w:p w14:paraId="5D07E63C" w14:textId="77777777" w:rsidR="00F37E83" w:rsidRDefault="006207F0">
            <w:pPr>
              <w:spacing w:after="120"/>
              <w:rPr>
                <w:rFonts w:ascii="Calibri" w:eastAsia="Calibri" w:hAnsi="Calibri" w:cs="Calibri"/>
                <w:sz w:val="20"/>
                <w:szCs w:val="20"/>
              </w:rPr>
            </w:pPr>
            <w:r>
              <w:rPr>
                <w:rFonts w:ascii="Calibri" w:eastAsia="Calibri" w:hAnsi="Calibri" w:cs="Calibri"/>
                <w:sz w:val="20"/>
                <w:szCs w:val="20"/>
              </w:rPr>
              <w:t>Block 4</w:t>
            </w:r>
          </w:p>
        </w:tc>
      </w:tr>
    </w:tbl>
    <w:p w14:paraId="2E4FBE3A" w14:textId="77777777" w:rsidR="00F37E83" w:rsidRDefault="00F37E83">
      <w:pPr>
        <w:spacing w:after="120"/>
        <w:rPr>
          <w:rFonts w:ascii="Calibri" w:eastAsia="Calibri" w:hAnsi="Calibri" w:cs="Calibri"/>
        </w:rPr>
      </w:pPr>
    </w:p>
    <w:p w14:paraId="444186DE" w14:textId="77777777" w:rsidR="00F37E83" w:rsidRDefault="00F37E83">
      <w:pPr>
        <w:spacing w:after="120"/>
        <w:rPr>
          <w:rFonts w:ascii="Calibri" w:eastAsia="Calibri" w:hAnsi="Calibri" w:cs="Calibri"/>
        </w:rPr>
        <w:sectPr w:rsidR="00F37E83">
          <w:pgSz w:w="12240" w:h="15840"/>
          <w:pgMar w:top="1440" w:right="1440" w:bottom="1440" w:left="1440" w:header="0" w:footer="720" w:gutter="0"/>
          <w:cols w:space="720" w:equalWidth="0">
            <w:col w:w="9360"/>
          </w:cols>
        </w:sectPr>
      </w:pPr>
    </w:p>
    <w:p w14:paraId="20DFDDA6" w14:textId="77777777" w:rsidR="00F37E83" w:rsidRDefault="006207F0">
      <w:pPr>
        <w:spacing w:after="120"/>
        <w:rPr>
          <w:rFonts w:ascii="Calibri" w:eastAsia="Calibri" w:hAnsi="Calibri" w:cs="Calibri"/>
        </w:rPr>
      </w:pPr>
      <w:r>
        <w:rPr>
          <w:rFonts w:ascii="Calibri" w:eastAsia="Calibri" w:hAnsi="Calibri" w:cs="Calibri"/>
        </w:rPr>
        <w:lastRenderedPageBreak/>
        <w:t xml:space="preserve">Table S2. Taxonomic adjustments, by site. </w:t>
      </w:r>
    </w:p>
    <w:p w14:paraId="4746EB77" w14:textId="77777777" w:rsidR="00F37E83" w:rsidRDefault="006207F0">
      <w:pPr>
        <w:spacing w:after="120"/>
        <w:rPr>
          <w:rFonts w:ascii="Calibri" w:eastAsia="Calibri" w:hAnsi="Calibri" w:cs="Calibri"/>
        </w:rPr>
      </w:pPr>
      <w:r>
        <w:rPr>
          <w:rFonts w:ascii="Calibri" w:eastAsia="Calibri" w:hAnsi="Calibri" w:cs="Calibri"/>
        </w:rPr>
        <w:t xml:space="preserve">Taxonomic consistency is particularly important for compositional analysis as the assignment of an organism to different names (e.g., </w:t>
      </w:r>
      <w:r>
        <w:rPr>
          <w:rFonts w:ascii="Calibri" w:eastAsia="Calibri" w:hAnsi="Calibri" w:cs="Calibri"/>
          <w:i/>
        </w:rPr>
        <w:t>Poa pratensis</w:t>
      </w:r>
      <w:r>
        <w:rPr>
          <w:rFonts w:ascii="Calibri" w:eastAsia="Calibri" w:hAnsi="Calibri" w:cs="Calibri"/>
        </w:rPr>
        <w:t xml:space="preserve"> in one year, </w:t>
      </w:r>
      <w:r>
        <w:rPr>
          <w:rFonts w:ascii="Calibri" w:eastAsia="Calibri" w:hAnsi="Calibri" w:cs="Calibri"/>
          <w:i/>
        </w:rPr>
        <w:t>Poa</w:t>
      </w:r>
      <w:r>
        <w:rPr>
          <w:rFonts w:ascii="Calibri" w:eastAsia="Calibri" w:hAnsi="Calibri" w:cs="Calibri"/>
        </w:rPr>
        <w:t xml:space="preserve"> sp. in another year) artificially increases the taxonomic distance among observations.  Tax</w:t>
      </w:r>
      <w:r>
        <w:rPr>
          <w:rFonts w:ascii="Calibri" w:eastAsia="Calibri" w:hAnsi="Calibri" w:cs="Calibri"/>
        </w:rPr>
        <w:t xml:space="preserve">onomic adjustments were identified in two stages.  </w:t>
      </w:r>
    </w:p>
    <w:p w14:paraId="06C41CFC" w14:textId="77777777" w:rsidR="00F37E83" w:rsidRDefault="006207F0">
      <w:pPr>
        <w:spacing w:after="120"/>
        <w:rPr>
          <w:rFonts w:ascii="Calibri" w:eastAsia="Calibri" w:hAnsi="Calibri" w:cs="Calibri"/>
        </w:rPr>
      </w:pPr>
      <w:r>
        <w:rPr>
          <w:rFonts w:ascii="Calibri" w:eastAsia="Calibri" w:hAnsi="Calibri" w:cs="Calibri"/>
        </w:rPr>
        <w:t>First, data were summarized in a taxon x year matrix where the data were the number of plots each taxon occurred in.  This matrix was organized by family, and was reviewed to identify possible errors such</w:t>
      </w:r>
      <w:r>
        <w:rPr>
          <w:rFonts w:ascii="Calibri" w:eastAsia="Calibri" w:hAnsi="Calibri" w:cs="Calibri"/>
        </w:rPr>
        <w:t xml:space="preserve"> as where a taxa was present in all but one year or where multiple species from the same genus were identified in some years but data were only identified to the genus level in other years.  </w:t>
      </w:r>
    </w:p>
    <w:p w14:paraId="2C98A07A" w14:textId="77777777" w:rsidR="00F37E83" w:rsidRDefault="006207F0">
      <w:pPr>
        <w:spacing w:after="120"/>
        <w:rPr>
          <w:rFonts w:ascii="Calibri" w:eastAsia="Calibri" w:hAnsi="Calibri" w:cs="Calibri"/>
        </w:rPr>
      </w:pPr>
      <w:r>
        <w:rPr>
          <w:rFonts w:ascii="Calibri" w:eastAsia="Calibri" w:hAnsi="Calibri" w:cs="Calibri"/>
        </w:rPr>
        <w:t>Second, possible adjustments were evaluated by looking at the da</w:t>
      </w:r>
      <w:r>
        <w:rPr>
          <w:rFonts w:ascii="Calibri" w:eastAsia="Calibri" w:hAnsi="Calibri" w:cs="Calibri"/>
        </w:rPr>
        <w:t>ta from individual plots over time to see if the taxa to be combined were present on the same plot in different years.  Possible adjustments were rejected if, for example, the taxa were both recorded in the same plot in the same year.</w:t>
      </w:r>
    </w:p>
    <w:p w14:paraId="7651333F" w14:textId="77777777" w:rsidR="00F37E83" w:rsidRDefault="006207F0">
      <w:pPr>
        <w:spacing w:after="120"/>
        <w:rPr>
          <w:rFonts w:ascii="Calibri" w:eastAsia="Calibri" w:hAnsi="Calibri" w:cs="Calibri"/>
        </w:rPr>
      </w:pPr>
      <w:r>
        <w:rPr>
          <w:rFonts w:ascii="Calibri" w:eastAsia="Calibri" w:hAnsi="Calibri" w:cs="Calibri"/>
        </w:rPr>
        <w:t>These changes are bas</w:t>
      </w:r>
      <w:r>
        <w:rPr>
          <w:rFonts w:ascii="Calibri" w:eastAsia="Calibri" w:hAnsi="Calibri" w:cs="Calibri"/>
        </w:rPr>
        <w:t xml:space="preserve">ed on all taxonomic data for these sites as in the ‘full-cover-02-August-2019.csv’ data file.  Note that some taxonomic inconsistencies involve later years or plots that were omitted from this particular analysis, but all adjustments are reported here for </w:t>
      </w:r>
      <w:r>
        <w:rPr>
          <w:rFonts w:ascii="Calibri" w:eastAsia="Calibri" w:hAnsi="Calibri" w:cs="Calibri"/>
        </w:rPr>
        <w:t>completeness.  In addition to the adjustments detailed here, observations were omitted if they related to non-vascular taxa or non-living categories, or were not assigned to a genus.</w:t>
      </w:r>
    </w:p>
    <w:p w14:paraId="2427EA4E" w14:textId="77777777" w:rsidR="00F37E83" w:rsidRDefault="00F37E83">
      <w:pPr>
        <w:spacing w:after="120"/>
        <w:rPr>
          <w:rFonts w:ascii="Calibri" w:eastAsia="Calibri" w:hAnsi="Calibri" w:cs="Calibri"/>
        </w:rPr>
      </w:pPr>
    </w:p>
    <w:tbl>
      <w:tblPr>
        <w:tblStyle w:val="a3"/>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4"/>
        <w:gridCol w:w="2615"/>
        <w:gridCol w:w="5131"/>
      </w:tblGrid>
      <w:tr w:rsidR="00F37E83" w14:paraId="2FD89EC9" w14:textId="77777777">
        <w:tc>
          <w:tcPr>
            <w:tcW w:w="1704" w:type="dxa"/>
            <w:tcBorders>
              <w:left w:val="nil"/>
              <w:bottom w:val="single" w:sz="4" w:space="0" w:color="000000"/>
              <w:right w:val="nil"/>
            </w:tcBorders>
            <w:shd w:val="clear" w:color="auto" w:fill="auto"/>
          </w:tcPr>
          <w:p w14:paraId="2A5473E6" w14:textId="77777777" w:rsidR="00F37E83" w:rsidRDefault="006207F0">
            <w:pPr>
              <w:spacing w:after="120"/>
              <w:rPr>
                <w:rFonts w:ascii="Calibri" w:eastAsia="Calibri" w:hAnsi="Calibri" w:cs="Calibri"/>
                <w:b/>
                <w:sz w:val="22"/>
                <w:szCs w:val="22"/>
              </w:rPr>
            </w:pPr>
            <w:r>
              <w:rPr>
                <w:rFonts w:ascii="Calibri" w:eastAsia="Calibri" w:hAnsi="Calibri" w:cs="Calibri"/>
                <w:b/>
                <w:sz w:val="22"/>
                <w:szCs w:val="22"/>
              </w:rPr>
              <w:t>Site</w:t>
            </w:r>
          </w:p>
        </w:tc>
        <w:tc>
          <w:tcPr>
            <w:tcW w:w="2615" w:type="dxa"/>
            <w:tcBorders>
              <w:left w:val="nil"/>
              <w:bottom w:val="single" w:sz="4" w:space="0" w:color="000000"/>
              <w:right w:val="nil"/>
            </w:tcBorders>
            <w:shd w:val="clear" w:color="auto" w:fill="auto"/>
          </w:tcPr>
          <w:p w14:paraId="04EF15ED" w14:textId="77777777" w:rsidR="00F37E83" w:rsidRDefault="006207F0">
            <w:pPr>
              <w:spacing w:after="120"/>
              <w:ind w:left="248" w:hanging="248"/>
              <w:rPr>
                <w:rFonts w:ascii="Calibri" w:eastAsia="Calibri" w:hAnsi="Calibri" w:cs="Calibri"/>
                <w:b/>
                <w:sz w:val="22"/>
                <w:szCs w:val="22"/>
              </w:rPr>
            </w:pPr>
            <w:r>
              <w:rPr>
                <w:rFonts w:ascii="Calibri" w:eastAsia="Calibri" w:hAnsi="Calibri" w:cs="Calibri"/>
                <w:b/>
                <w:sz w:val="22"/>
                <w:szCs w:val="22"/>
              </w:rPr>
              <w:t>Analysis Code</w:t>
            </w:r>
          </w:p>
        </w:tc>
        <w:tc>
          <w:tcPr>
            <w:tcW w:w="5131" w:type="dxa"/>
            <w:tcBorders>
              <w:left w:val="nil"/>
              <w:bottom w:val="single" w:sz="4" w:space="0" w:color="000000"/>
              <w:right w:val="nil"/>
            </w:tcBorders>
            <w:shd w:val="clear" w:color="auto" w:fill="auto"/>
          </w:tcPr>
          <w:p w14:paraId="6328D0A1" w14:textId="77777777" w:rsidR="00F37E83" w:rsidRDefault="006207F0">
            <w:pPr>
              <w:spacing w:after="120"/>
              <w:ind w:left="333" w:right="-18" w:hanging="333"/>
              <w:rPr>
                <w:rFonts w:ascii="Calibri" w:eastAsia="Calibri" w:hAnsi="Calibri" w:cs="Calibri"/>
                <w:b/>
                <w:sz w:val="22"/>
                <w:szCs w:val="22"/>
              </w:rPr>
            </w:pPr>
            <w:r>
              <w:rPr>
                <w:rFonts w:ascii="Calibri" w:eastAsia="Calibri" w:hAnsi="Calibri" w:cs="Calibri"/>
                <w:b/>
                <w:sz w:val="22"/>
                <w:szCs w:val="22"/>
              </w:rPr>
              <w:t>Also Includes</w:t>
            </w:r>
          </w:p>
        </w:tc>
      </w:tr>
      <w:tr w:rsidR="00F37E83" w14:paraId="35CAB503" w14:textId="77777777">
        <w:tc>
          <w:tcPr>
            <w:tcW w:w="1704" w:type="dxa"/>
            <w:tcBorders>
              <w:left w:val="nil"/>
              <w:bottom w:val="nil"/>
              <w:right w:val="nil"/>
            </w:tcBorders>
            <w:shd w:val="clear" w:color="auto" w:fill="auto"/>
          </w:tcPr>
          <w:p w14:paraId="245046E2"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arch.us</w:t>
            </w:r>
          </w:p>
        </w:tc>
        <w:tc>
          <w:tcPr>
            <w:tcW w:w="2615" w:type="dxa"/>
            <w:tcBorders>
              <w:left w:val="nil"/>
              <w:bottom w:val="nil"/>
              <w:right w:val="nil"/>
            </w:tcBorders>
            <w:shd w:val="clear" w:color="auto" w:fill="auto"/>
          </w:tcPr>
          <w:p w14:paraId="36BC18FB"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Carphephorus </w:t>
            </w:r>
            <w:r>
              <w:rPr>
                <w:rFonts w:ascii="Calibri" w:eastAsia="Calibri" w:hAnsi="Calibri" w:cs="Calibri"/>
                <w:sz w:val="22"/>
                <w:szCs w:val="22"/>
              </w:rPr>
              <w:t>sp.</w:t>
            </w:r>
          </w:p>
        </w:tc>
        <w:tc>
          <w:tcPr>
            <w:tcW w:w="5131" w:type="dxa"/>
            <w:tcBorders>
              <w:left w:val="nil"/>
              <w:bottom w:val="nil"/>
              <w:right w:val="nil"/>
            </w:tcBorders>
            <w:shd w:val="clear" w:color="auto" w:fill="auto"/>
          </w:tcPr>
          <w:p w14:paraId="69171698"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Carphephorus carphephorus</w:t>
            </w:r>
          </w:p>
        </w:tc>
      </w:tr>
      <w:tr w:rsidR="00F37E83" w14:paraId="7835B20E" w14:textId="77777777">
        <w:tc>
          <w:tcPr>
            <w:tcW w:w="1704" w:type="dxa"/>
            <w:tcBorders>
              <w:top w:val="nil"/>
              <w:left w:val="nil"/>
              <w:bottom w:val="nil"/>
              <w:right w:val="nil"/>
            </w:tcBorders>
            <w:shd w:val="clear" w:color="auto" w:fill="auto"/>
          </w:tcPr>
          <w:p w14:paraId="3C8F0E3B"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721B49D"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Solidago </w:t>
            </w:r>
            <w:r>
              <w:rPr>
                <w:rFonts w:ascii="Calibri" w:eastAsia="Calibri" w:hAnsi="Calibri" w:cs="Calibri"/>
                <w:sz w:val="22"/>
                <w:szCs w:val="22"/>
              </w:rPr>
              <w:t>sp</w:t>
            </w:r>
            <w:r>
              <w:rPr>
                <w:rFonts w:ascii="Calibri" w:eastAsia="Calibri" w:hAnsi="Calibri" w:cs="Calibri"/>
                <w:i/>
                <w:sz w:val="22"/>
                <w:szCs w:val="22"/>
              </w:rPr>
              <w:t>.</w:t>
            </w:r>
          </w:p>
        </w:tc>
        <w:tc>
          <w:tcPr>
            <w:tcW w:w="5131" w:type="dxa"/>
            <w:tcBorders>
              <w:top w:val="nil"/>
              <w:left w:val="nil"/>
              <w:bottom w:val="nil"/>
              <w:right w:val="nil"/>
            </w:tcBorders>
            <w:shd w:val="clear" w:color="auto" w:fill="auto"/>
          </w:tcPr>
          <w:p w14:paraId="431ADA4E"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Solidago fistulosa</w:t>
            </w:r>
          </w:p>
        </w:tc>
      </w:tr>
      <w:tr w:rsidR="00F37E83" w14:paraId="267DE184" w14:textId="77777777">
        <w:tc>
          <w:tcPr>
            <w:tcW w:w="1704" w:type="dxa"/>
            <w:tcBorders>
              <w:top w:val="nil"/>
              <w:left w:val="nil"/>
              <w:bottom w:val="nil"/>
              <w:right w:val="nil"/>
            </w:tcBorders>
            <w:shd w:val="clear" w:color="auto" w:fill="auto"/>
          </w:tcPr>
          <w:p w14:paraId="3EFCCD7B"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363AE0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Cyperus retrorsus</w:t>
            </w:r>
          </w:p>
        </w:tc>
        <w:tc>
          <w:tcPr>
            <w:tcW w:w="5131" w:type="dxa"/>
            <w:tcBorders>
              <w:top w:val="nil"/>
              <w:left w:val="nil"/>
              <w:bottom w:val="nil"/>
              <w:right w:val="nil"/>
            </w:tcBorders>
            <w:shd w:val="clear" w:color="auto" w:fill="auto"/>
          </w:tcPr>
          <w:p w14:paraId="2218A4FA"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Cyperus </w:t>
            </w:r>
            <w:r>
              <w:rPr>
                <w:rFonts w:ascii="Calibri" w:eastAsia="Calibri" w:hAnsi="Calibri" w:cs="Calibri"/>
                <w:sz w:val="22"/>
                <w:szCs w:val="22"/>
              </w:rPr>
              <w:t>sp.</w:t>
            </w:r>
          </w:p>
        </w:tc>
      </w:tr>
      <w:tr w:rsidR="00F37E83" w14:paraId="5F58A62C" w14:textId="77777777">
        <w:tc>
          <w:tcPr>
            <w:tcW w:w="1704" w:type="dxa"/>
            <w:tcBorders>
              <w:top w:val="nil"/>
              <w:left w:val="nil"/>
              <w:bottom w:val="nil"/>
              <w:right w:val="nil"/>
            </w:tcBorders>
            <w:shd w:val="clear" w:color="auto" w:fill="auto"/>
          </w:tcPr>
          <w:p w14:paraId="46413E7F"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0077B28"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Rhynchospora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4A0C9262"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Rhynchospora fascicularis</w:t>
            </w:r>
            <w:r>
              <w:rPr>
                <w:rFonts w:ascii="Calibri" w:eastAsia="Calibri" w:hAnsi="Calibri" w:cs="Calibri"/>
                <w:sz w:val="22"/>
                <w:szCs w:val="22"/>
              </w:rPr>
              <w:t xml:space="preserve">, </w:t>
            </w:r>
            <w:r>
              <w:rPr>
                <w:rFonts w:ascii="Calibri" w:eastAsia="Calibri" w:hAnsi="Calibri" w:cs="Calibri"/>
                <w:i/>
                <w:sz w:val="22"/>
                <w:szCs w:val="22"/>
              </w:rPr>
              <w:t>Rhynchospora filifolia</w:t>
            </w:r>
          </w:p>
        </w:tc>
      </w:tr>
      <w:tr w:rsidR="00F37E83" w14:paraId="52A9775A" w14:textId="77777777">
        <w:tc>
          <w:tcPr>
            <w:tcW w:w="1704" w:type="dxa"/>
            <w:tcBorders>
              <w:top w:val="nil"/>
              <w:left w:val="nil"/>
              <w:bottom w:val="nil"/>
              <w:right w:val="nil"/>
            </w:tcBorders>
            <w:shd w:val="clear" w:color="auto" w:fill="auto"/>
          </w:tcPr>
          <w:p w14:paraId="66EBC764"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E4D2642"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Scleria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70C1B77F"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Scleria pauciflora</w:t>
            </w:r>
            <w:r>
              <w:rPr>
                <w:rFonts w:ascii="Calibri" w:eastAsia="Calibri" w:hAnsi="Calibri" w:cs="Calibri"/>
                <w:sz w:val="22"/>
                <w:szCs w:val="22"/>
              </w:rPr>
              <w:t>,</w:t>
            </w:r>
            <w:r>
              <w:rPr>
                <w:rFonts w:ascii="Calibri" w:eastAsia="Calibri" w:hAnsi="Calibri" w:cs="Calibri"/>
                <w:i/>
                <w:sz w:val="22"/>
                <w:szCs w:val="22"/>
              </w:rPr>
              <w:t xml:space="preserve"> Scleria reticularis</w:t>
            </w:r>
          </w:p>
        </w:tc>
      </w:tr>
      <w:tr w:rsidR="00F37E83" w14:paraId="6DB63EE3" w14:textId="77777777">
        <w:tc>
          <w:tcPr>
            <w:tcW w:w="1704" w:type="dxa"/>
            <w:tcBorders>
              <w:top w:val="nil"/>
              <w:left w:val="nil"/>
              <w:bottom w:val="nil"/>
              <w:right w:val="nil"/>
            </w:tcBorders>
            <w:shd w:val="clear" w:color="auto" w:fill="auto"/>
          </w:tcPr>
          <w:p w14:paraId="4A54870B"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7CD988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Ludwigia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15620DC0"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Ludwigia alata</w:t>
            </w:r>
            <w:r>
              <w:rPr>
                <w:rFonts w:ascii="Calibri" w:eastAsia="Calibri" w:hAnsi="Calibri" w:cs="Calibri"/>
                <w:sz w:val="22"/>
                <w:szCs w:val="22"/>
              </w:rPr>
              <w:t xml:space="preserve">, </w:t>
            </w:r>
            <w:r>
              <w:rPr>
                <w:rFonts w:ascii="Calibri" w:eastAsia="Calibri" w:hAnsi="Calibri" w:cs="Calibri"/>
                <w:i/>
                <w:sz w:val="22"/>
                <w:szCs w:val="22"/>
              </w:rPr>
              <w:t>Ludwigia pilosa</w:t>
            </w:r>
            <w:r>
              <w:rPr>
                <w:rFonts w:ascii="Calibri" w:eastAsia="Calibri" w:hAnsi="Calibri" w:cs="Calibri"/>
                <w:sz w:val="22"/>
                <w:szCs w:val="22"/>
              </w:rPr>
              <w:t xml:space="preserve">, </w:t>
            </w:r>
            <w:r>
              <w:rPr>
                <w:rFonts w:ascii="Calibri" w:eastAsia="Calibri" w:hAnsi="Calibri" w:cs="Calibri"/>
                <w:i/>
                <w:sz w:val="22"/>
                <w:szCs w:val="22"/>
              </w:rPr>
              <w:t>Ludwigia suffruticosa</w:t>
            </w:r>
          </w:p>
        </w:tc>
      </w:tr>
      <w:tr w:rsidR="00F37E83" w14:paraId="22FD3D4D" w14:textId="77777777">
        <w:tc>
          <w:tcPr>
            <w:tcW w:w="1704" w:type="dxa"/>
            <w:tcBorders>
              <w:top w:val="nil"/>
              <w:left w:val="nil"/>
              <w:bottom w:val="nil"/>
              <w:right w:val="nil"/>
            </w:tcBorders>
            <w:shd w:val="clear" w:color="auto" w:fill="auto"/>
          </w:tcPr>
          <w:p w14:paraId="039776E4"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4B8B602"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Andropogon virginicus</w:t>
            </w:r>
          </w:p>
        </w:tc>
        <w:tc>
          <w:tcPr>
            <w:tcW w:w="5131" w:type="dxa"/>
            <w:tcBorders>
              <w:top w:val="nil"/>
              <w:left w:val="nil"/>
              <w:bottom w:val="nil"/>
              <w:right w:val="nil"/>
            </w:tcBorders>
            <w:shd w:val="clear" w:color="auto" w:fill="auto"/>
          </w:tcPr>
          <w:p w14:paraId="1D2B58E0"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Andropogon </w:t>
            </w:r>
            <w:r>
              <w:rPr>
                <w:rFonts w:ascii="Calibri" w:eastAsia="Calibri" w:hAnsi="Calibri" w:cs="Calibri"/>
                <w:sz w:val="22"/>
                <w:szCs w:val="22"/>
              </w:rPr>
              <w:t>sp.,</w:t>
            </w:r>
            <w:r>
              <w:rPr>
                <w:rFonts w:ascii="Calibri" w:eastAsia="Calibri" w:hAnsi="Calibri" w:cs="Calibri"/>
                <w:i/>
                <w:sz w:val="22"/>
                <w:szCs w:val="22"/>
              </w:rPr>
              <w:t xml:space="preserve"> Andropogon virginicus </w:t>
            </w:r>
            <w:r>
              <w:rPr>
                <w:rFonts w:ascii="Calibri" w:eastAsia="Calibri" w:hAnsi="Calibri" w:cs="Calibri"/>
                <w:sz w:val="22"/>
                <w:szCs w:val="22"/>
              </w:rPr>
              <w:t>var.</w:t>
            </w:r>
            <w:r>
              <w:rPr>
                <w:rFonts w:ascii="Calibri" w:eastAsia="Calibri" w:hAnsi="Calibri" w:cs="Calibri"/>
                <w:i/>
                <w:sz w:val="22"/>
                <w:szCs w:val="22"/>
              </w:rPr>
              <w:t xml:space="preserve"> glaucus</w:t>
            </w:r>
            <w:r>
              <w:rPr>
                <w:rFonts w:ascii="Calibri" w:eastAsia="Calibri" w:hAnsi="Calibri" w:cs="Calibri"/>
                <w:sz w:val="22"/>
                <w:szCs w:val="22"/>
              </w:rPr>
              <w:t xml:space="preserve">, </w:t>
            </w:r>
            <w:r>
              <w:rPr>
                <w:rFonts w:ascii="Calibri" w:eastAsia="Calibri" w:hAnsi="Calibri" w:cs="Calibri"/>
                <w:i/>
                <w:sz w:val="22"/>
                <w:szCs w:val="22"/>
              </w:rPr>
              <w:t xml:space="preserve">Andropogon virginicus </w:t>
            </w:r>
            <w:r>
              <w:rPr>
                <w:rFonts w:ascii="Calibri" w:eastAsia="Calibri" w:hAnsi="Calibri" w:cs="Calibri"/>
                <w:sz w:val="22"/>
                <w:szCs w:val="22"/>
              </w:rPr>
              <w:t>var.</w:t>
            </w:r>
            <w:r>
              <w:rPr>
                <w:rFonts w:ascii="Calibri" w:eastAsia="Calibri" w:hAnsi="Calibri" w:cs="Calibri"/>
                <w:i/>
                <w:sz w:val="22"/>
                <w:szCs w:val="22"/>
              </w:rPr>
              <w:t xml:space="preserve"> virginicus</w:t>
            </w:r>
          </w:p>
        </w:tc>
      </w:tr>
      <w:tr w:rsidR="00F37E83" w14:paraId="3493BEE4" w14:textId="77777777">
        <w:tc>
          <w:tcPr>
            <w:tcW w:w="1704" w:type="dxa"/>
            <w:tcBorders>
              <w:top w:val="nil"/>
              <w:left w:val="nil"/>
              <w:bottom w:val="nil"/>
              <w:right w:val="nil"/>
            </w:tcBorders>
            <w:shd w:val="clear" w:color="auto" w:fill="auto"/>
          </w:tcPr>
          <w:p w14:paraId="68258817"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2E2C163"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Axonopus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50219D13"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Axonopus furcatus</w:t>
            </w:r>
          </w:p>
        </w:tc>
      </w:tr>
      <w:tr w:rsidR="00F37E83" w14:paraId="2F218A90" w14:textId="77777777">
        <w:tc>
          <w:tcPr>
            <w:tcW w:w="1704" w:type="dxa"/>
            <w:tcBorders>
              <w:top w:val="nil"/>
              <w:left w:val="nil"/>
              <w:bottom w:val="single" w:sz="4" w:space="0" w:color="000000"/>
              <w:right w:val="nil"/>
            </w:tcBorders>
            <w:shd w:val="clear" w:color="auto" w:fill="auto"/>
          </w:tcPr>
          <w:p w14:paraId="230F0B45"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133012C3"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Panicum </w:t>
            </w:r>
            <w:r>
              <w:rPr>
                <w:rFonts w:ascii="Calibri" w:eastAsia="Calibri" w:hAnsi="Calibri" w:cs="Calibri"/>
                <w:sz w:val="22"/>
                <w:szCs w:val="22"/>
              </w:rPr>
              <w:t>sp.</w:t>
            </w:r>
          </w:p>
        </w:tc>
        <w:tc>
          <w:tcPr>
            <w:tcW w:w="5131" w:type="dxa"/>
            <w:tcBorders>
              <w:top w:val="nil"/>
              <w:left w:val="nil"/>
              <w:bottom w:val="single" w:sz="4" w:space="0" w:color="000000"/>
              <w:right w:val="nil"/>
            </w:tcBorders>
            <w:shd w:val="clear" w:color="auto" w:fill="auto"/>
          </w:tcPr>
          <w:p w14:paraId="364C7B43"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Panicum agrostoides</w:t>
            </w:r>
            <w:r>
              <w:rPr>
                <w:rFonts w:ascii="Calibri" w:eastAsia="Calibri" w:hAnsi="Calibri" w:cs="Calibri"/>
                <w:sz w:val="22"/>
                <w:szCs w:val="22"/>
              </w:rPr>
              <w:t xml:space="preserve">, </w:t>
            </w:r>
            <w:r>
              <w:rPr>
                <w:rFonts w:ascii="Calibri" w:eastAsia="Calibri" w:hAnsi="Calibri" w:cs="Calibri"/>
                <w:i/>
                <w:sz w:val="22"/>
                <w:szCs w:val="22"/>
              </w:rPr>
              <w:t>Panicum hemitomon</w:t>
            </w:r>
          </w:p>
        </w:tc>
      </w:tr>
      <w:tr w:rsidR="00F37E83" w14:paraId="6F7439D1" w14:textId="77777777">
        <w:tc>
          <w:tcPr>
            <w:tcW w:w="1704" w:type="dxa"/>
            <w:tcBorders>
              <w:left w:val="nil"/>
              <w:bottom w:val="nil"/>
              <w:right w:val="nil"/>
            </w:tcBorders>
            <w:shd w:val="clear" w:color="auto" w:fill="auto"/>
          </w:tcPr>
          <w:p w14:paraId="34CD8C42"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bogong.au</w:t>
            </w:r>
          </w:p>
        </w:tc>
        <w:tc>
          <w:tcPr>
            <w:tcW w:w="2615" w:type="dxa"/>
            <w:tcBorders>
              <w:left w:val="nil"/>
              <w:bottom w:val="nil"/>
              <w:right w:val="nil"/>
            </w:tcBorders>
            <w:shd w:val="clear" w:color="auto" w:fill="auto"/>
          </w:tcPr>
          <w:p w14:paraId="4C8A8090"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Erigeron</w:t>
            </w:r>
            <w:r>
              <w:rPr>
                <w:rFonts w:ascii="Calibri" w:eastAsia="Calibri" w:hAnsi="Calibri" w:cs="Calibri"/>
                <w:sz w:val="22"/>
                <w:szCs w:val="22"/>
              </w:rPr>
              <w:t xml:space="preserve"> sp.</w:t>
            </w:r>
          </w:p>
        </w:tc>
        <w:tc>
          <w:tcPr>
            <w:tcW w:w="5131" w:type="dxa"/>
            <w:tcBorders>
              <w:left w:val="nil"/>
              <w:bottom w:val="nil"/>
              <w:right w:val="nil"/>
            </w:tcBorders>
            <w:shd w:val="clear" w:color="auto" w:fill="auto"/>
          </w:tcPr>
          <w:p w14:paraId="7873042D"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Erigeron bellidioides</w:t>
            </w:r>
            <w:r>
              <w:rPr>
                <w:rFonts w:ascii="Calibri" w:eastAsia="Calibri" w:hAnsi="Calibri" w:cs="Calibri"/>
                <w:sz w:val="22"/>
                <w:szCs w:val="22"/>
              </w:rPr>
              <w:t xml:space="preserve">, </w:t>
            </w:r>
            <w:r>
              <w:rPr>
                <w:rFonts w:ascii="Calibri" w:eastAsia="Calibri" w:hAnsi="Calibri" w:cs="Calibri"/>
                <w:i/>
                <w:sz w:val="22"/>
                <w:szCs w:val="22"/>
              </w:rPr>
              <w:t>Erigeron nitidus</w:t>
            </w:r>
          </w:p>
        </w:tc>
      </w:tr>
      <w:tr w:rsidR="00F37E83" w14:paraId="1FE0537F" w14:textId="77777777">
        <w:tc>
          <w:tcPr>
            <w:tcW w:w="1704" w:type="dxa"/>
            <w:tcBorders>
              <w:top w:val="nil"/>
              <w:left w:val="nil"/>
              <w:bottom w:val="nil"/>
              <w:right w:val="nil"/>
            </w:tcBorders>
            <w:shd w:val="clear" w:color="auto" w:fill="auto"/>
          </w:tcPr>
          <w:p w14:paraId="58DAF059"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243760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Microseris lanceolata</w:t>
            </w:r>
          </w:p>
        </w:tc>
        <w:tc>
          <w:tcPr>
            <w:tcW w:w="5131" w:type="dxa"/>
            <w:tcBorders>
              <w:top w:val="nil"/>
              <w:left w:val="nil"/>
              <w:bottom w:val="nil"/>
              <w:right w:val="nil"/>
            </w:tcBorders>
            <w:shd w:val="clear" w:color="auto" w:fill="auto"/>
          </w:tcPr>
          <w:p w14:paraId="5114A3E4"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Microseris </w:t>
            </w:r>
            <w:r>
              <w:rPr>
                <w:rFonts w:ascii="Calibri" w:eastAsia="Calibri" w:hAnsi="Calibri" w:cs="Calibri"/>
                <w:sz w:val="22"/>
                <w:szCs w:val="22"/>
              </w:rPr>
              <w:t>sp.</w:t>
            </w:r>
          </w:p>
        </w:tc>
      </w:tr>
      <w:tr w:rsidR="00F37E83" w14:paraId="6D153983" w14:textId="77777777">
        <w:tc>
          <w:tcPr>
            <w:tcW w:w="1704" w:type="dxa"/>
            <w:tcBorders>
              <w:top w:val="nil"/>
              <w:left w:val="nil"/>
              <w:right w:val="nil"/>
            </w:tcBorders>
            <w:shd w:val="clear" w:color="auto" w:fill="auto"/>
          </w:tcPr>
          <w:p w14:paraId="7BEFF7AA"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3FFD2E5E"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Phebalium squamulosum</w:t>
            </w:r>
          </w:p>
        </w:tc>
        <w:tc>
          <w:tcPr>
            <w:tcW w:w="5131" w:type="dxa"/>
            <w:tcBorders>
              <w:top w:val="nil"/>
              <w:left w:val="nil"/>
              <w:right w:val="nil"/>
            </w:tcBorders>
            <w:shd w:val="clear" w:color="auto" w:fill="auto"/>
          </w:tcPr>
          <w:p w14:paraId="6EE89E7E"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Phebalium squamulosum </w:t>
            </w:r>
            <w:r>
              <w:rPr>
                <w:rFonts w:ascii="Calibri" w:eastAsia="Calibri" w:hAnsi="Calibri" w:cs="Calibri"/>
                <w:sz w:val="22"/>
                <w:szCs w:val="22"/>
              </w:rPr>
              <w:t>ssp.</w:t>
            </w:r>
            <w:r>
              <w:rPr>
                <w:rFonts w:ascii="Calibri" w:eastAsia="Calibri" w:hAnsi="Calibri" w:cs="Calibri"/>
                <w:i/>
                <w:sz w:val="22"/>
                <w:szCs w:val="22"/>
              </w:rPr>
              <w:t xml:space="preserve"> ozothamnoides</w:t>
            </w:r>
          </w:p>
        </w:tc>
      </w:tr>
      <w:tr w:rsidR="00F37E83" w14:paraId="208653E2" w14:textId="77777777">
        <w:tc>
          <w:tcPr>
            <w:tcW w:w="1704" w:type="dxa"/>
            <w:tcBorders>
              <w:left w:val="nil"/>
              <w:bottom w:val="single" w:sz="4" w:space="0" w:color="000000"/>
              <w:right w:val="nil"/>
            </w:tcBorders>
            <w:shd w:val="clear" w:color="auto" w:fill="auto"/>
          </w:tcPr>
          <w:p w14:paraId="624C4C9A"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burrawan.au</w:t>
            </w:r>
          </w:p>
        </w:tc>
        <w:tc>
          <w:tcPr>
            <w:tcW w:w="2615" w:type="dxa"/>
            <w:tcBorders>
              <w:left w:val="nil"/>
              <w:bottom w:val="single" w:sz="4" w:space="0" w:color="000000"/>
              <w:right w:val="nil"/>
            </w:tcBorders>
            <w:shd w:val="clear" w:color="auto" w:fill="auto"/>
          </w:tcPr>
          <w:p w14:paraId="24238D15" w14:textId="77777777" w:rsidR="00F37E83" w:rsidRDefault="00F37E83">
            <w:pPr>
              <w:spacing w:after="120"/>
              <w:ind w:left="248" w:hanging="248"/>
              <w:rPr>
                <w:rFonts w:ascii="Calibri" w:eastAsia="Calibri" w:hAnsi="Calibri" w:cs="Calibri"/>
                <w:sz w:val="22"/>
                <w:szCs w:val="22"/>
              </w:rPr>
            </w:pPr>
          </w:p>
        </w:tc>
        <w:tc>
          <w:tcPr>
            <w:tcW w:w="5131" w:type="dxa"/>
            <w:tcBorders>
              <w:left w:val="nil"/>
              <w:bottom w:val="single" w:sz="4" w:space="0" w:color="000000"/>
              <w:right w:val="nil"/>
            </w:tcBorders>
            <w:shd w:val="clear" w:color="auto" w:fill="auto"/>
          </w:tcPr>
          <w:p w14:paraId="02E8300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3AADD01B" w14:textId="77777777">
        <w:tc>
          <w:tcPr>
            <w:tcW w:w="1704" w:type="dxa"/>
            <w:tcBorders>
              <w:left w:val="nil"/>
              <w:bottom w:val="nil"/>
              <w:right w:val="nil"/>
            </w:tcBorders>
            <w:shd w:val="clear" w:color="auto" w:fill="auto"/>
          </w:tcPr>
          <w:p w14:paraId="5C4CBD73"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burren.ie</w:t>
            </w:r>
          </w:p>
        </w:tc>
        <w:tc>
          <w:tcPr>
            <w:tcW w:w="2615" w:type="dxa"/>
            <w:tcBorders>
              <w:left w:val="nil"/>
              <w:bottom w:val="nil"/>
              <w:right w:val="nil"/>
            </w:tcBorders>
            <w:shd w:val="clear" w:color="auto" w:fill="auto"/>
          </w:tcPr>
          <w:p w14:paraId="070CC60A"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 xml:space="preserve">Dactylorhiza </w:t>
            </w:r>
            <w:r>
              <w:rPr>
                <w:rFonts w:ascii="Calibri" w:eastAsia="Calibri" w:hAnsi="Calibri" w:cs="Calibri"/>
                <w:sz w:val="22"/>
                <w:szCs w:val="22"/>
              </w:rPr>
              <w:t>sp.</w:t>
            </w:r>
          </w:p>
        </w:tc>
        <w:tc>
          <w:tcPr>
            <w:tcW w:w="5131" w:type="dxa"/>
            <w:tcBorders>
              <w:left w:val="nil"/>
              <w:bottom w:val="nil"/>
              <w:right w:val="nil"/>
            </w:tcBorders>
            <w:shd w:val="clear" w:color="auto" w:fill="auto"/>
          </w:tcPr>
          <w:p w14:paraId="10161845"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Dactylorhiza fuchsii</w:t>
            </w:r>
            <w:r>
              <w:rPr>
                <w:rFonts w:ascii="Calibri" w:eastAsia="Calibri" w:hAnsi="Calibri" w:cs="Calibri"/>
                <w:sz w:val="22"/>
                <w:szCs w:val="22"/>
              </w:rPr>
              <w:t xml:space="preserve">, </w:t>
            </w:r>
            <w:r>
              <w:rPr>
                <w:rFonts w:ascii="Calibri" w:eastAsia="Calibri" w:hAnsi="Calibri" w:cs="Calibri"/>
                <w:i/>
                <w:sz w:val="22"/>
                <w:szCs w:val="22"/>
              </w:rPr>
              <w:t>Dactylorhiza maculata</w:t>
            </w:r>
          </w:p>
        </w:tc>
      </w:tr>
      <w:tr w:rsidR="00F37E83" w14:paraId="400E54F8" w14:textId="77777777">
        <w:tc>
          <w:tcPr>
            <w:tcW w:w="1704" w:type="dxa"/>
            <w:tcBorders>
              <w:top w:val="nil"/>
              <w:left w:val="nil"/>
              <w:right w:val="nil"/>
            </w:tcBorders>
            <w:shd w:val="clear" w:color="auto" w:fill="auto"/>
          </w:tcPr>
          <w:p w14:paraId="391568C3"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0560C939"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Rosa spinosissima</w:t>
            </w:r>
          </w:p>
        </w:tc>
        <w:tc>
          <w:tcPr>
            <w:tcW w:w="5131" w:type="dxa"/>
            <w:tcBorders>
              <w:top w:val="nil"/>
              <w:left w:val="nil"/>
              <w:right w:val="nil"/>
            </w:tcBorders>
            <w:shd w:val="clear" w:color="auto" w:fill="auto"/>
          </w:tcPr>
          <w:p w14:paraId="6D145503"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Rosa xanthina</w:t>
            </w:r>
          </w:p>
        </w:tc>
      </w:tr>
      <w:tr w:rsidR="00F37E83" w14:paraId="2278EADE" w14:textId="77777777">
        <w:tc>
          <w:tcPr>
            <w:tcW w:w="1704" w:type="dxa"/>
            <w:tcBorders>
              <w:top w:val="nil"/>
              <w:left w:val="nil"/>
              <w:bottom w:val="nil"/>
              <w:right w:val="nil"/>
            </w:tcBorders>
            <w:shd w:val="clear" w:color="auto" w:fill="auto"/>
          </w:tcPr>
          <w:p w14:paraId="00DE71C2"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cbgb.us</w:t>
            </w:r>
          </w:p>
        </w:tc>
        <w:tc>
          <w:tcPr>
            <w:tcW w:w="2615" w:type="dxa"/>
            <w:tcBorders>
              <w:top w:val="nil"/>
              <w:left w:val="nil"/>
              <w:bottom w:val="nil"/>
              <w:right w:val="nil"/>
            </w:tcBorders>
            <w:shd w:val="clear" w:color="auto" w:fill="auto"/>
          </w:tcPr>
          <w:p w14:paraId="70BED3C6"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Cirsium</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63CF4AE4"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Cirsium arvense</w:t>
            </w:r>
            <w:r>
              <w:rPr>
                <w:rFonts w:ascii="Calibri" w:eastAsia="Calibri" w:hAnsi="Calibri" w:cs="Calibri"/>
                <w:sz w:val="22"/>
                <w:szCs w:val="22"/>
              </w:rPr>
              <w:t xml:space="preserve">, </w:t>
            </w:r>
            <w:r>
              <w:rPr>
                <w:rFonts w:ascii="Calibri" w:eastAsia="Calibri" w:hAnsi="Calibri" w:cs="Calibri"/>
                <w:i/>
                <w:sz w:val="22"/>
                <w:szCs w:val="22"/>
              </w:rPr>
              <w:t>Cirsium vulgare</w:t>
            </w:r>
          </w:p>
        </w:tc>
      </w:tr>
      <w:tr w:rsidR="00F37E83" w14:paraId="0FE689F8" w14:textId="77777777">
        <w:tc>
          <w:tcPr>
            <w:tcW w:w="1704" w:type="dxa"/>
            <w:tcBorders>
              <w:top w:val="nil"/>
              <w:left w:val="nil"/>
              <w:bottom w:val="nil"/>
              <w:right w:val="nil"/>
            </w:tcBorders>
            <w:shd w:val="clear" w:color="auto" w:fill="auto"/>
          </w:tcPr>
          <w:p w14:paraId="13D6F88E"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390A1203"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Helianthus</w:t>
            </w:r>
            <w:r>
              <w:rPr>
                <w:rFonts w:ascii="Calibri" w:eastAsia="Calibri" w:hAnsi="Calibri" w:cs="Calibri"/>
                <w:sz w:val="22"/>
                <w:szCs w:val="22"/>
              </w:rPr>
              <w:t xml:space="preserve"> </w:t>
            </w:r>
            <w:r>
              <w:rPr>
                <w:rFonts w:ascii="Calibri" w:eastAsia="Calibri" w:hAnsi="Calibri" w:cs="Calibri"/>
                <w:i/>
                <w:sz w:val="22"/>
                <w:szCs w:val="22"/>
              </w:rPr>
              <w:t>grosseserratus</w:t>
            </w:r>
          </w:p>
        </w:tc>
        <w:tc>
          <w:tcPr>
            <w:tcW w:w="5131" w:type="dxa"/>
            <w:tcBorders>
              <w:top w:val="nil"/>
              <w:left w:val="nil"/>
              <w:bottom w:val="nil"/>
              <w:right w:val="nil"/>
            </w:tcBorders>
            <w:shd w:val="clear" w:color="auto" w:fill="auto"/>
          </w:tcPr>
          <w:p w14:paraId="5261E04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Helianthus</w:t>
            </w:r>
            <w:r>
              <w:rPr>
                <w:rFonts w:ascii="Calibri" w:eastAsia="Calibri" w:hAnsi="Calibri" w:cs="Calibri"/>
                <w:sz w:val="22"/>
                <w:szCs w:val="22"/>
              </w:rPr>
              <w:t xml:space="preserve"> sp.</w:t>
            </w:r>
          </w:p>
        </w:tc>
      </w:tr>
      <w:tr w:rsidR="00F37E83" w14:paraId="597962A5" w14:textId="77777777">
        <w:tc>
          <w:tcPr>
            <w:tcW w:w="1704" w:type="dxa"/>
            <w:tcBorders>
              <w:top w:val="nil"/>
              <w:left w:val="nil"/>
              <w:bottom w:val="nil"/>
              <w:right w:val="nil"/>
            </w:tcBorders>
            <w:shd w:val="clear" w:color="auto" w:fill="auto"/>
          </w:tcPr>
          <w:p w14:paraId="1A47B814"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4C6D8798"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Solidago canadensis</w:t>
            </w:r>
          </w:p>
        </w:tc>
        <w:tc>
          <w:tcPr>
            <w:tcW w:w="5131" w:type="dxa"/>
            <w:tcBorders>
              <w:top w:val="nil"/>
              <w:left w:val="nil"/>
              <w:bottom w:val="nil"/>
              <w:right w:val="nil"/>
            </w:tcBorders>
            <w:shd w:val="clear" w:color="auto" w:fill="auto"/>
          </w:tcPr>
          <w:p w14:paraId="20F7B22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Solidago</w:t>
            </w:r>
            <w:r>
              <w:rPr>
                <w:rFonts w:ascii="Calibri" w:eastAsia="Calibri" w:hAnsi="Calibri" w:cs="Calibri"/>
                <w:sz w:val="22"/>
                <w:szCs w:val="22"/>
              </w:rPr>
              <w:t xml:space="preserve"> sp.</w:t>
            </w:r>
          </w:p>
        </w:tc>
      </w:tr>
      <w:tr w:rsidR="00F37E83" w14:paraId="6E8E6E4F" w14:textId="77777777">
        <w:tc>
          <w:tcPr>
            <w:tcW w:w="1704" w:type="dxa"/>
            <w:tcBorders>
              <w:top w:val="nil"/>
              <w:left w:val="nil"/>
              <w:bottom w:val="nil"/>
              <w:right w:val="nil"/>
            </w:tcBorders>
            <w:shd w:val="clear" w:color="auto" w:fill="auto"/>
          </w:tcPr>
          <w:p w14:paraId="20CA38CC"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8F1B052"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Symphyotrichum pilosum</w:t>
            </w:r>
          </w:p>
        </w:tc>
        <w:tc>
          <w:tcPr>
            <w:tcW w:w="5131" w:type="dxa"/>
            <w:tcBorders>
              <w:top w:val="nil"/>
              <w:left w:val="nil"/>
              <w:bottom w:val="nil"/>
              <w:right w:val="nil"/>
            </w:tcBorders>
            <w:shd w:val="clear" w:color="auto" w:fill="auto"/>
          </w:tcPr>
          <w:p w14:paraId="3B05F4D5"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Symphyotrichum </w:t>
            </w:r>
            <w:r>
              <w:rPr>
                <w:rFonts w:ascii="Calibri" w:eastAsia="Calibri" w:hAnsi="Calibri" w:cs="Calibri"/>
                <w:sz w:val="22"/>
                <w:szCs w:val="22"/>
              </w:rPr>
              <w:t>sp.</w:t>
            </w:r>
          </w:p>
        </w:tc>
      </w:tr>
      <w:tr w:rsidR="00F37E83" w14:paraId="5133C64A" w14:textId="77777777">
        <w:tc>
          <w:tcPr>
            <w:tcW w:w="1704" w:type="dxa"/>
            <w:tcBorders>
              <w:top w:val="nil"/>
              <w:left w:val="nil"/>
              <w:right w:val="nil"/>
            </w:tcBorders>
            <w:shd w:val="clear" w:color="auto" w:fill="auto"/>
          </w:tcPr>
          <w:p w14:paraId="692AD238"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2ACFA28F"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Solanum carolinense</w:t>
            </w:r>
          </w:p>
        </w:tc>
        <w:tc>
          <w:tcPr>
            <w:tcW w:w="5131" w:type="dxa"/>
            <w:tcBorders>
              <w:top w:val="nil"/>
              <w:left w:val="nil"/>
              <w:right w:val="nil"/>
            </w:tcBorders>
            <w:shd w:val="clear" w:color="auto" w:fill="auto"/>
          </w:tcPr>
          <w:p w14:paraId="7A9C1738"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Solanum</w:t>
            </w:r>
            <w:r>
              <w:rPr>
                <w:rFonts w:ascii="Calibri" w:eastAsia="Calibri" w:hAnsi="Calibri" w:cs="Calibri"/>
                <w:sz w:val="22"/>
                <w:szCs w:val="22"/>
              </w:rPr>
              <w:t xml:space="preserve"> sp.</w:t>
            </w:r>
          </w:p>
        </w:tc>
      </w:tr>
      <w:tr w:rsidR="00F37E83" w14:paraId="6CFD0B68" w14:textId="77777777">
        <w:tc>
          <w:tcPr>
            <w:tcW w:w="1704" w:type="dxa"/>
            <w:tcBorders>
              <w:top w:val="nil"/>
              <w:left w:val="nil"/>
              <w:bottom w:val="nil"/>
              <w:right w:val="nil"/>
            </w:tcBorders>
            <w:shd w:val="clear" w:color="auto" w:fill="auto"/>
          </w:tcPr>
          <w:p w14:paraId="4A4AE3F7"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cdcr.us</w:t>
            </w:r>
          </w:p>
        </w:tc>
        <w:tc>
          <w:tcPr>
            <w:tcW w:w="2615" w:type="dxa"/>
            <w:tcBorders>
              <w:top w:val="nil"/>
              <w:left w:val="nil"/>
              <w:bottom w:val="nil"/>
              <w:right w:val="nil"/>
            </w:tcBorders>
            <w:shd w:val="clear" w:color="auto" w:fill="auto"/>
          </w:tcPr>
          <w:p w14:paraId="361867D4"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Chenopodium</w:t>
            </w:r>
            <w:r>
              <w:rPr>
                <w:rFonts w:ascii="Calibri" w:eastAsia="Calibri" w:hAnsi="Calibri" w:cs="Calibri"/>
                <w:sz w:val="22"/>
                <w:szCs w:val="22"/>
              </w:rPr>
              <w:t xml:space="preserve"> </w:t>
            </w:r>
            <w:r>
              <w:rPr>
                <w:rFonts w:ascii="Calibri" w:eastAsia="Calibri" w:hAnsi="Calibri" w:cs="Calibri"/>
                <w:i/>
                <w:sz w:val="22"/>
                <w:szCs w:val="22"/>
              </w:rPr>
              <w:t>album</w:t>
            </w:r>
          </w:p>
        </w:tc>
        <w:tc>
          <w:tcPr>
            <w:tcW w:w="5131" w:type="dxa"/>
            <w:tcBorders>
              <w:top w:val="nil"/>
              <w:left w:val="nil"/>
              <w:bottom w:val="nil"/>
              <w:right w:val="nil"/>
            </w:tcBorders>
            <w:shd w:val="clear" w:color="auto" w:fill="auto"/>
          </w:tcPr>
          <w:p w14:paraId="6153F579"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Chenopodium</w:t>
            </w:r>
            <w:r>
              <w:rPr>
                <w:rFonts w:ascii="Calibri" w:eastAsia="Calibri" w:hAnsi="Calibri" w:cs="Calibri"/>
                <w:sz w:val="22"/>
                <w:szCs w:val="22"/>
              </w:rPr>
              <w:t xml:space="preserve"> sp.</w:t>
            </w:r>
          </w:p>
        </w:tc>
      </w:tr>
      <w:tr w:rsidR="00F37E83" w14:paraId="7EDF3C16" w14:textId="77777777">
        <w:tc>
          <w:tcPr>
            <w:tcW w:w="1704" w:type="dxa"/>
            <w:tcBorders>
              <w:top w:val="nil"/>
              <w:left w:val="nil"/>
              <w:bottom w:val="nil"/>
              <w:right w:val="nil"/>
            </w:tcBorders>
            <w:shd w:val="clear" w:color="auto" w:fill="auto"/>
          </w:tcPr>
          <w:p w14:paraId="42AB7690"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46F04DCD"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Symphyotrichum boreale</w:t>
            </w:r>
          </w:p>
        </w:tc>
        <w:tc>
          <w:tcPr>
            <w:tcW w:w="5131" w:type="dxa"/>
            <w:tcBorders>
              <w:top w:val="nil"/>
              <w:left w:val="nil"/>
              <w:bottom w:val="nil"/>
              <w:right w:val="nil"/>
            </w:tcBorders>
            <w:shd w:val="clear" w:color="auto" w:fill="auto"/>
          </w:tcPr>
          <w:p w14:paraId="0BE58300"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Aster </w:t>
            </w:r>
            <w:r>
              <w:rPr>
                <w:rFonts w:ascii="Calibri" w:eastAsia="Calibri" w:hAnsi="Calibri" w:cs="Calibri"/>
                <w:sz w:val="22"/>
                <w:szCs w:val="22"/>
              </w:rPr>
              <w:t>sp.</w:t>
            </w:r>
          </w:p>
        </w:tc>
      </w:tr>
      <w:tr w:rsidR="00F37E83" w14:paraId="6BC27F3B" w14:textId="77777777">
        <w:tc>
          <w:tcPr>
            <w:tcW w:w="1704" w:type="dxa"/>
            <w:tcBorders>
              <w:top w:val="nil"/>
              <w:left w:val="nil"/>
              <w:bottom w:val="nil"/>
              <w:right w:val="nil"/>
            </w:tcBorders>
            <w:shd w:val="clear" w:color="auto" w:fill="auto"/>
          </w:tcPr>
          <w:p w14:paraId="551114D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B58ADCF"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Conyza canadensis</w:t>
            </w:r>
          </w:p>
        </w:tc>
        <w:tc>
          <w:tcPr>
            <w:tcW w:w="5131" w:type="dxa"/>
            <w:tcBorders>
              <w:top w:val="nil"/>
              <w:left w:val="nil"/>
              <w:bottom w:val="nil"/>
              <w:right w:val="nil"/>
            </w:tcBorders>
            <w:shd w:val="clear" w:color="auto" w:fill="auto"/>
          </w:tcPr>
          <w:p w14:paraId="641098CB"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Erigeron canadensis</w:t>
            </w:r>
          </w:p>
        </w:tc>
      </w:tr>
      <w:tr w:rsidR="00F37E83" w14:paraId="7A36B246" w14:textId="77777777">
        <w:tc>
          <w:tcPr>
            <w:tcW w:w="1704" w:type="dxa"/>
            <w:tcBorders>
              <w:top w:val="nil"/>
              <w:left w:val="nil"/>
              <w:bottom w:val="nil"/>
              <w:right w:val="nil"/>
            </w:tcBorders>
            <w:shd w:val="clear" w:color="auto" w:fill="auto"/>
          </w:tcPr>
          <w:p w14:paraId="1F97F25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337FF3E"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Erigeron strigosus</w:t>
            </w:r>
          </w:p>
        </w:tc>
        <w:tc>
          <w:tcPr>
            <w:tcW w:w="5131" w:type="dxa"/>
            <w:tcBorders>
              <w:top w:val="nil"/>
              <w:left w:val="nil"/>
              <w:bottom w:val="nil"/>
              <w:right w:val="nil"/>
            </w:tcBorders>
            <w:shd w:val="clear" w:color="auto" w:fill="auto"/>
          </w:tcPr>
          <w:p w14:paraId="3647C3FE"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Erigeron</w:t>
            </w:r>
            <w:r>
              <w:rPr>
                <w:rFonts w:ascii="Calibri" w:eastAsia="Calibri" w:hAnsi="Calibri" w:cs="Calibri"/>
                <w:sz w:val="22"/>
                <w:szCs w:val="22"/>
              </w:rPr>
              <w:t xml:space="preserve"> sp.</w:t>
            </w:r>
          </w:p>
        </w:tc>
      </w:tr>
      <w:tr w:rsidR="00F37E83" w14:paraId="38740F50" w14:textId="77777777">
        <w:tc>
          <w:tcPr>
            <w:tcW w:w="1704" w:type="dxa"/>
            <w:tcBorders>
              <w:top w:val="nil"/>
              <w:left w:val="nil"/>
              <w:bottom w:val="nil"/>
              <w:right w:val="nil"/>
            </w:tcBorders>
            <w:shd w:val="clear" w:color="auto" w:fill="auto"/>
          </w:tcPr>
          <w:p w14:paraId="1F6220D1"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291AF4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Rudbeckia hirta</w:t>
            </w:r>
          </w:p>
        </w:tc>
        <w:tc>
          <w:tcPr>
            <w:tcW w:w="5131" w:type="dxa"/>
            <w:tcBorders>
              <w:top w:val="nil"/>
              <w:left w:val="nil"/>
              <w:bottom w:val="nil"/>
              <w:right w:val="nil"/>
            </w:tcBorders>
            <w:shd w:val="clear" w:color="auto" w:fill="auto"/>
          </w:tcPr>
          <w:p w14:paraId="79FEA104"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Rudbeckia hirta</w:t>
            </w:r>
            <w:r>
              <w:rPr>
                <w:rFonts w:ascii="Calibri" w:eastAsia="Calibri" w:hAnsi="Calibri" w:cs="Calibri"/>
                <w:sz w:val="22"/>
                <w:szCs w:val="22"/>
              </w:rPr>
              <w:t xml:space="preserve"> var. </w:t>
            </w:r>
            <w:r>
              <w:rPr>
                <w:rFonts w:ascii="Calibri" w:eastAsia="Calibri" w:hAnsi="Calibri" w:cs="Calibri"/>
                <w:i/>
                <w:sz w:val="22"/>
                <w:szCs w:val="22"/>
              </w:rPr>
              <w:t>pulcherrima</w:t>
            </w:r>
            <w:r>
              <w:rPr>
                <w:rFonts w:ascii="Calibri" w:eastAsia="Calibri" w:hAnsi="Calibri" w:cs="Calibri"/>
                <w:sz w:val="22"/>
                <w:szCs w:val="22"/>
              </w:rPr>
              <w:t xml:space="preserve">, </w:t>
            </w:r>
            <w:r>
              <w:rPr>
                <w:rFonts w:ascii="Calibri" w:eastAsia="Calibri" w:hAnsi="Calibri" w:cs="Calibri"/>
                <w:i/>
                <w:sz w:val="22"/>
                <w:szCs w:val="22"/>
              </w:rPr>
              <w:t>Rudbeckia</w:t>
            </w:r>
            <w:r>
              <w:rPr>
                <w:rFonts w:ascii="Calibri" w:eastAsia="Calibri" w:hAnsi="Calibri" w:cs="Calibri"/>
                <w:sz w:val="22"/>
                <w:szCs w:val="22"/>
              </w:rPr>
              <w:t xml:space="preserve"> sp.</w:t>
            </w:r>
          </w:p>
        </w:tc>
      </w:tr>
      <w:tr w:rsidR="00F37E83" w14:paraId="4EF243E5" w14:textId="77777777">
        <w:tc>
          <w:tcPr>
            <w:tcW w:w="1704" w:type="dxa"/>
            <w:tcBorders>
              <w:top w:val="nil"/>
              <w:left w:val="nil"/>
              <w:bottom w:val="nil"/>
              <w:right w:val="nil"/>
            </w:tcBorders>
            <w:shd w:val="clear" w:color="auto" w:fill="auto"/>
          </w:tcPr>
          <w:p w14:paraId="577C4973"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61AB55D"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Tragopogon dubius</w:t>
            </w:r>
          </w:p>
        </w:tc>
        <w:tc>
          <w:tcPr>
            <w:tcW w:w="5131" w:type="dxa"/>
            <w:tcBorders>
              <w:top w:val="nil"/>
              <w:left w:val="nil"/>
              <w:bottom w:val="nil"/>
              <w:right w:val="nil"/>
            </w:tcBorders>
            <w:shd w:val="clear" w:color="auto" w:fill="auto"/>
          </w:tcPr>
          <w:p w14:paraId="59ACA2E6"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Tragopogon</w:t>
            </w:r>
            <w:r>
              <w:rPr>
                <w:rFonts w:ascii="Calibri" w:eastAsia="Calibri" w:hAnsi="Calibri" w:cs="Calibri"/>
                <w:sz w:val="22"/>
                <w:szCs w:val="22"/>
              </w:rPr>
              <w:t xml:space="preserve"> sp.</w:t>
            </w:r>
          </w:p>
        </w:tc>
      </w:tr>
      <w:tr w:rsidR="00F37E83" w14:paraId="121278D2" w14:textId="77777777">
        <w:tc>
          <w:tcPr>
            <w:tcW w:w="1704" w:type="dxa"/>
            <w:tcBorders>
              <w:top w:val="nil"/>
              <w:left w:val="nil"/>
              <w:bottom w:val="nil"/>
              <w:right w:val="nil"/>
            </w:tcBorders>
            <w:shd w:val="clear" w:color="auto" w:fill="auto"/>
          </w:tcPr>
          <w:p w14:paraId="3F238913"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14E726C"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Carex</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49886EE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Carex scoparia</w:t>
            </w:r>
          </w:p>
        </w:tc>
      </w:tr>
      <w:tr w:rsidR="00F37E83" w14:paraId="58BBCED5" w14:textId="77777777">
        <w:tc>
          <w:tcPr>
            <w:tcW w:w="1704" w:type="dxa"/>
            <w:tcBorders>
              <w:top w:val="nil"/>
              <w:left w:val="nil"/>
              <w:right w:val="nil"/>
            </w:tcBorders>
            <w:shd w:val="clear" w:color="auto" w:fill="auto"/>
          </w:tcPr>
          <w:p w14:paraId="69B1C3EA"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63B5C79D"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Cyperus</w:t>
            </w:r>
            <w:r>
              <w:rPr>
                <w:rFonts w:ascii="Calibri" w:eastAsia="Calibri" w:hAnsi="Calibri" w:cs="Calibri"/>
                <w:sz w:val="22"/>
                <w:szCs w:val="22"/>
              </w:rPr>
              <w:t xml:space="preserve"> sp.</w:t>
            </w:r>
          </w:p>
        </w:tc>
        <w:tc>
          <w:tcPr>
            <w:tcW w:w="5131" w:type="dxa"/>
            <w:tcBorders>
              <w:top w:val="nil"/>
              <w:left w:val="nil"/>
              <w:right w:val="nil"/>
            </w:tcBorders>
            <w:shd w:val="clear" w:color="auto" w:fill="auto"/>
          </w:tcPr>
          <w:p w14:paraId="4FB7C98C"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Cyperus filiculmis</w:t>
            </w:r>
            <w:r>
              <w:rPr>
                <w:rFonts w:ascii="Calibri" w:eastAsia="Calibri" w:hAnsi="Calibri" w:cs="Calibri"/>
                <w:sz w:val="22"/>
                <w:szCs w:val="22"/>
              </w:rPr>
              <w:t xml:space="preserve">, </w:t>
            </w:r>
            <w:r>
              <w:rPr>
                <w:rFonts w:ascii="Calibri" w:eastAsia="Calibri" w:hAnsi="Calibri" w:cs="Calibri"/>
                <w:i/>
                <w:sz w:val="22"/>
                <w:szCs w:val="22"/>
              </w:rPr>
              <w:t>Cyperus grayi</w:t>
            </w:r>
            <w:r>
              <w:rPr>
                <w:rFonts w:ascii="Calibri" w:eastAsia="Calibri" w:hAnsi="Calibri" w:cs="Calibri"/>
                <w:sz w:val="22"/>
                <w:szCs w:val="22"/>
              </w:rPr>
              <w:t xml:space="preserve">, </w:t>
            </w:r>
            <w:r>
              <w:rPr>
                <w:rFonts w:ascii="Calibri" w:eastAsia="Calibri" w:hAnsi="Calibri" w:cs="Calibri"/>
                <w:i/>
                <w:sz w:val="22"/>
                <w:szCs w:val="22"/>
              </w:rPr>
              <w:t>Cyperus lupulinus</w:t>
            </w:r>
            <w:r>
              <w:rPr>
                <w:rFonts w:ascii="Calibri" w:eastAsia="Calibri" w:hAnsi="Calibri" w:cs="Calibri"/>
                <w:sz w:val="22"/>
                <w:szCs w:val="22"/>
              </w:rPr>
              <w:t xml:space="preserve">, </w:t>
            </w:r>
            <w:r>
              <w:rPr>
                <w:rFonts w:ascii="Calibri" w:eastAsia="Calibri" w:hAnsi="Calibri" w:cs="Calibri"/>
                <w:i/>
                <w:sz w:val="22"/>
                <w:szCs w:val="22"/>
              </w:rPr>
              <w:t>Cyperus schweinitzii</w:t>
            </w:r>
          </w:p>
        </w:tc>
      </w:tr>
      <w:tr w:rsidR="00F37E83" w14:paraId="3D0E1255" w14:textId="77777777">
        <w:tc>
          <w:tcPr>
            <w:tcW w:w="1704" w:type="dxa"/>
            <w:tcBorders>
              <w:left w:val="nil"/>
              <w:bottom w:val="single" w:sz="4" w:space="0" w:color="000000"/>
              <w:right w:val="nil"/>
            </w:tcBorders>
            <w:shd w:val="clear" w:color="auto" w:fill="auto"/>
          </w:tcPr>
          <w:p w14:paraId="37FAAC74"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cdpt.us</w:t>
            </w:r>
          </w:p>
        </w:tc>
        <w:tc>
          <w:tcPr>
            <w:tcW w:w="2615" w:type="dxa"/>
            <w:tcBorders>
              <w:left w:val="nil"/>
              <w:bottom w:val="single" w:sz="4" w:space="0" w:color="000000"/>
              <w:right w:val="nil"/>
            </w:tcBorders>
            <w:shd w:val="clear" w:color="auto" w:fill="auto"/>
          </w:tcPr>
          <w:p w14:paraId="26B6A746" w14:textId="77777777" w:rsidR="00F37E83" w:rsidRDefault="00F37E83">
            <w:pPr>
              <w:spacing w:after="120"/>
              <w:ind w:left="248" w:hanging="248"/>
              <w:rPr>
                <w:rFonts w:ascii="Calibri" w:eastAsia="Calibri" w:hAnsi="Calibri" w:cs="Calibri"/>
                <w:sz w:val="22"/>
                <w:szCs w:val="22"/>
              </w:rPr>
            </w:pPr>
          </w:p>
        </w:tc>
        <w:tc>
          <w:tcPr>
            <w:tcW w:w="5131" w:type="dxa"/>
            <w:tcBorders>
              <w:left w:val="nil"/>
              <w:bottom w:val="single" w:sz="4" w:space="0" w:color="000000"/>
              <w:right w:val="nil"/>
            </w:tcBorders>
            <w:shd w:val="clear" w:color="auto" w:fill="auto"/>
          </w:tcPr>
          <w:p w14:paraId="483BE6B2"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4B7A8D63" w14:textId="77777777">
        <w:tc>
          <w:tcPr>
            <w:tcW w:w="1704" w:type="dxa"/>
            <w:tcBorders>
              <w:left w:val="nil"/>
              <w:bottom w:val="nil"/>
              <w:right w:val="nil"/>
            </w:tcBorders>
            <w:shd w:val="clear" w:color="auto" w:fill="auto"/>
          </w:tcPr>
          <w:p w14:paraId="5FE20E49"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cereep.fr</w:t>
            </w:r>
          </w:p>
        </w:tc>
        <w:tc>
          <w:tcPr>
            <w:tcW w:w="2615" w:type="dxa"/>
            <w:tcBorders>
              <w:left w:val="nil"/>
              <w:bottom w:val="nil"/>
              <w:right w:val="nil"/>
            </w:tcBorders>
            <w:shd w:val="clear" w:color="auto" w:fill="auto"/>
          </w:tcPr>
          <w:p w14:paraId="7E4AE454"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Myosotis</w:t>
            </w:r>
            <w:r>
              <w:rPr>
                <w:rFonts w:ascii="Calibri" w:eastAsia="Calibri" w:hAnsi="Calibri" w:cs="Calibri"/>
                <w:sz w:val="22"/>
                <w:szCs w:val="22"/>
              </w:rPr>
              <w:t xml:space="preserve"> sp.</w:t>
            </w:r>
          </w:p>
        </w:tc>
        <w:tc>
          <w:tcPr>
            <w:tcW w:w="5131" w:type="dxa"/>
            <w:tcBorders>
              <w:left w:val="nil"/>
              <w:bottom w:val="nil"/>
              <w:right w:val="nil"/>
            </w:tcBorders>
            <w:shd w:val="clear" w:color="auto" w:fill="auto"/>
          </w:tcPr>
          <w:p w14:paraId="1A26543E"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Myosotis arvensis, Myosotis ramosissima</w:t>
            </w:r>
          </w:p>
        </w:tc>
      </w:tr>
      <w:tr w:rsidR="00F37E83" w14:paraId="392650CA" w14:textId="77777777">
        <w:tc>
          <w:tcPr>
            <w:tcW w:w="1704" w:type="dxa"/>
            <w:tcBorders>
              <w:top w:val="nil"/>
              <w:left w:val="nil"/>
              <w:bottom w:val="nil"/>
              <w:right w:val="nil"/>
            </w:tcBorders>
            <w:shd w:val="clear" w:color="auto" w:fill="auto"/>
          </w:tcPr>
          <w:p w14:paraId="378EF804"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2CD7E42"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Silene latifolia </w:t>
            </w:r>
            <w:r>
              <w:rPr>
                <w:rFonts w:ascii="Calibri" w:eastAsia="Calibri" w:hAnsi="Calibri" w:cs="Calibri"/>
                <w:sz w:val="22"/>
                <w:szCs w:val="22"/>
              </w:rPr>
              <w:t>ssp.</w:t>
            </w:r>
            <w:r>
              <w:rPr>
                <w:rFonts w:ascii="Calibri" w:eastAsia="Calibri" w:hAnsi="Calibri" w:cs="Calibri"/>
                <w:i/>
                <w:sz w:val="22"/>
                <w:szCs w:val="22"/>
              </w:rPr>
              <w:t xml:space="preserve"> alba</w:t>
            </w:r>
          </w:p>
        </w:tc>
        <w:tc>
          <w:tcPr>
            <w:tcW w:w="5131" w:type="dxa"/>
            <w:tcBorders>
              <w:top w:val="nil"/>
              <w:left w:val="nil"/>
              <w:bottom w:val="nil"/>
              <w:right w:val="nil"/>
            </w:tcBorders>
            <w:shd w:val="clear" w:color="auto" w:fill="auto"/>
          </w:tcPr>
          <w:p w14:paraId="2071646C"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Silene latifolia</w:t>
            </w:r>
          </w:p>
        </w:tc>
      </w:tr>
      <w:tr w:rsidR="00F37E83" w14:paraId="617325F1" w14:textId="77777777">
        <w:tc>
          <w:tcPr>
            <w:tcW w:w="1704" w:type="dxa"/>
            <w:tcBorders>
              <w:top w:val="nil"/>
              <w:left w:val="nil"/>
              <w:bottom w:val="nil"/>
              <w:right w:val="nil"/>
            </w:tcBorders>
            <w:shd w:val="clear" w:color="auto" w:fill="auto"/>
          </w:tcPr>
          <w:p w14:paraId="0DF61FCA"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362E4A05" w14:textId="77777777" w:rsidR="00F37E83" w:rsidRDefault="006207F0">
            <w:pPr>
              <w:spacing w:after="120"/>
              <w:ind w:left="248" w:hanging="248"/>
              <w:rPr>
                <w:rFonts w:ascii="Calibri" w:eastAsia="Calibri" w:hAnsi="Calibri" w:cs="Calibri"/>
                <w:b/>
                <w:i/>
                <w:sz w:val="22"/>
                <w:szCs w:val="22"/>
              </w:rPr>
            </w:pPr>
            <w:r>
              <w:rPr>
                <w:rFonts w:ascii="Calibri" w:eastAsia="Calibri" w:hAnsi="Calibri" w:cs="Calibri"/>
                <w:i/>
                <w:sz w:val="22"/>
                <w:szCs w:val="22"/>
              </w:rPr>
              <w:t>Crepis</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28DA8027" w14:textId="77777777" w:rsidR="00F37E83" w:rsidRDefault="006207F0">
            <w:pPr>
              <w:spacing w:after="120"/>
              <w:ind w:left="333" w:right="-18" w:hanging="333"/>
              <w:rPr>
                <w:rFonts w:ascii="Calibri" w:eastAsia="Calibri" w:hAnsi="Calibri" w:cs="Calibri"/>
                <w:b/>
                <w:i/>
                <w:sz w:val="22"/>
                <w:szCs w:val="22"/>
              </w:rPr>
            </w:pPr>
            <w:r>
              <w:rPr>
                <w:rFonts w:ascii="Calibri" w:eastAsia="Calibri" w:hAnsi="Calibri" w:cs="Calibri"/>
                <w:i/>
                <w:sz w:val="22"/>
                <w:szCs w:val="22"/>
              </w:rPr>
              <w:t>Crepis setosa</w:t>
            </w:r>
          </w:p>
        </w:tc>
      </w:tr>
      <w:tr w:rsidR="00F37E83" w14:paraId="4E977DEC" w14:textId="77777777">
        <w:tc>
          <w:tcPr>
            <w:tcW w:w="1704" w:type="dxa"/>
            <w:tcBorders>
              <w:top w:val="nil"/>
              <w:left w:val="nil"/>
              <w:bottom w:val="nil"/>
              <w:right w:val="nil"/>
            </w:tcBorders>
            <w:shd w:val="clear" w:color="auto" w:fill="auto"/>
          </w:tcPr>
          <w:p w14:paraId="19837D39"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467B20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Senecio jacobaea</w:t>
            </w:r>
          </w:p>
        </w:tc>
        <w:tc>
          <w:tcPr>
            <w:tcW w:w="5131" w:type="dxa"/>
            <w:tcBorders>
              <w:top w:val="nil"/>
              <w:left w:val="nil"/>
              <w:bottom w:val="nil"/>
              <w:right w:val="nil"/>
            </w:tcBorders>
            <w:shd w:val="clear" w:color="auto" w:fill="auto"/>
          </w:tcPr>
          <w:p w14:paraId="792654FE"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Jacobaea vulgaris</w:t>
            </w:r>
          </w:p>
        </w:tc>
      </w:tr>
      <w:tr w:rsidR="00F37E83" w14:paraId="3E8D02B6" w14:textId="77777777">
        <w:tc>
          <w:tcPr>
            <w:tcW w:w="1704" w:type="dxa"/>
            <w:tcBorders>
              <w:top w:val="nil"/>
              <w:left w:val="nil"/>
              <w:bottom w:val="nil"/>
              <w:right w:val="nil"/>
            </w:tcBorders>
            <w:shd w:val="clear" w:color="auto" w:fill="auto"/>
          </w:tcPr>
          <w:p w14:paraId="24C6A51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3B77150"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Picris hieracioides</w:t>
            </w:r>
          </w:p>
        </w:tc>
        <w:tc>
          <w:tcPr>
            <w:tcW w:w="5131" w:type="dxa"/>
            <w:tcBorders>
              <w:top w:val="nil"/>
              <w:left w:val="nil"/>
              <w:bottom w:val="nil"/>
              <w:right w:val="nil"/>
            </w:tcBorders>
            <w:shd w:val="clear" w:color="auto" w:fill="auto"/>
          </w:tcPr>
          <w:p w14:paraId="5F82F8BB"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Picris </w:t>
            </w:r>
            <w:r>
              <w:rPr>
                <w:rFonts w:ascii="Calibri" w:eastAsia="Calibri" w:hAnsi="Calibri" w:cs="Calibri"/>
                <w:sz w:val="22"/>
                <w:szCs w:val="22"/>
              </w:rPr>
              <w:t>sp.</w:t>
            </w:r>
          </w:p>
        </w:tc>
      </w:tr>
      <w:tr w:rsidR="00F37E83" w14:paraId="1C961539" w14:textId="77777777">
        <w:tc>
          <w:tcPr>
            <w:tcW w:w="1704" w:type="dxa"/>
            <w:tcBorders>
              <w:top w:val="nil"/>
              <w:left w:val="nil"/>
              <w:bottom w:val="nil"/>
              <w:right w:val="nil"/>
            </w:tcBorders>
            <w:shd w:val="clear" w:color="auto" w:fill="auto"/>
          </w:tcPr>
          <w:p w14:paraId="42ADE5B8"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452A960"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Trifolium</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1238801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Trifolium arvense</w:t>
            </w:r>
            <w:r>
              <w:rPr>
                <w:rFonts w:ascii="Calibri" w:eastAsia="Calibri" w:hAnsi="Calibri" w:cs="Calibri"/>
                <w:sz w:val="22"/>
                <w:szCs w:val="22"/>
              </w:rPr>
              <w:t xml:space="preserve">, </w:t>
            </w:r>
            <w:r>
              <w:rPr>
                <w:rFonts w:ascii="Calibri" w:eastAsia="Calibri" w:hAnsi="Calibri" w:cs="Calibri"/>
                <w:i/>
                <w:sz w:val="22"/>
                <w:szCs w:val="22"/>
              </w:rPr>
              <w:t>Trifolium campestre</w:t>
            </w:r>
            <w:r>
              <w:rPr>
                <w:rFonts w:ascii="Calibri" w:eastAsia="Calibri" w:hAnsi="Calibri" w:cs="Calibri"/>
                <w:sz w:val="22"/>
                <w:szCs w:val="22"/>
              </w:rPr>
              <w:t xml:space="preserve">, </w:t>
            </w:r>
            <w:r>
              <w:rPr>
                <w:rFonts w:ascii="Calibri" w:eastAsia="Calibri" w:hAnsi="Calibri" w:cs="Calibri"/>
                <w:i/>
                <w:sz w:val="22"/>
                <w:szCs w:val="22"/>
              </w:rPr>
              <w:t>Trifolium dubium</w:t>
            </w:r>
            <w:r>
              <w:rPr>
                <w:rFonts w:ascii="Calibri" w:eastAsia="Calibri" w:hAnsi="Calibri" w:cs="Calibri"/>
                <w:sz w:val="22"/>
                <w:szCs w:val="22"/>
              </w:rPr>
              <w:t xml:space="preserve">, </w:t>
            </w:r>
            <w:r>
              <w:rPr>
                <w:rFonts w:ascii="Calibri" w:eastAsia="Calibri" w:hAnsi="Calibri" w:cs="Calibri"/>
                <w:i/>
                <w:sz w:val="22"/>
                <w:szCs w:val="22"/>
              </w:rPr>
              <w:t>Trifolium pratense</w:t>
            </w:r>
            <w:r>
              <w:rPr>
                <w:rFonts w:ascii="Calibri" w:eastAsia="Calibri" w:hAnsi="Calibri" w:cs="Calibri"/>
                <w:sz w:val="22"/>
                <w:szCs w:val="22"/>
              </w:rPr>
              <w:t xml:space="preserve">, </w:t>
            </w:r>
            <w:r>
              <w:rPr>
                <w:rFonts w:ascii="Calibri" w:eastAsia="Calibri" w:hAnsi="Calibri" w:cs="Calibri"/>
                <w:i/>
                <w:sz w:val="22"/>
                <w:szCs w:val="22"/>
              </w:rPr>
              <w:t>Trifolium repens</w:t>
            </w:r>
          </w:p>
        </w:tc>
      </w:tr>
      <w:tr w:rsidR="00F37E83" w14:paraId="3892B66E" w14:textId="77777777">
        <w:tc>
          <w:tcPr>
            <w:tcW w:w="1704" w:type="dxa"/>
            <w:tcBorders>
              <w:top w:val="nil"/>
              <w:left w:val="nil"/>
              <w:bottom w:val="nil"/>
              <w:right w:val="nil"/>
            </w:tcBorders>
            <w:shd w:val="clear" w:color="auto" w:fill="auto"/>
          </w:tcPr>
          <w:p w14:paraId="44B8E7A6"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49BB123"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Vicia</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63E7396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Vicia cracca</w:t>
            </w:r>
            <w:r>
              <w:rPr>
                <w:rFonts w:ascii="Calibri" w:eastAsia="Calibri" w:hAnsi="Calibri" w:cs="Calibri"/>
                <w:sz w:val="22"/>
                <w:szCs w:val="22"/>
              </w:rPr>
              <w:t xml:space="preserve">, </w:t>
            </w:r>
            <w:r>
              <w:rPr>
                <w:rFonts w:ascii="Calibri" w:eastAsia="Calibri" w:hAnsi="Calibri" w:cs="Calibri"/>
                <w:i/>
                <w:sz w:val="22"/>
                <w:szCs w:val="22"/>
              </w:rPr>
              <w:t>Vicia hirsuta</w:t>
            </w:r>
            <w:r>
              <w:rPr>
                <w:rFonts w:ascii="Calibri" w:eastAsia="Calibri" w:hAnsi="Calibri" w:cs="Calibri"/>
                <w:sz w:val="22"/>
                <w:szCs w:val="22"/>
              </w:rPr>
              <w:t xml:space="preserve">, </w:t>
            </w:r>
            <w:r>
              <w:rPr>
                <w:rFonts w:ascii="Calibri" w:eastAsia="Calibri" w:hAnsi="Calibri" w:cs="Calibri"/>
                <w:i/>
                <w:sz w:val="22"/>
                <w:szCs w:val="22"/>
              </w:rPr>
              <w:t>Vicia lathyroides</w:t>
            </w:r>
            <w:r>
              <w:rPr>
                <w:rFonts w:ascii="Calibri" w:eastAsia="Calibri" w:hAnsi="Calibri" w:cs="Calibri"/>
                <w:sz w:val="22"/>
                <w:szCs w:val="22"/>
              </w:rPr>
              <w:t xml:space="preserve">, </w:t>
            </w:r>
            <w:r>
              <w:rPr>
                <w:rFonts w:ascii="Calibri" w:eastAsia="Calibri" w:hAnsi="Calibri" w:cs="Calibri"/>
                <w:i/>
                <w:sz w:val="22"/>
                <w:szCs w:val="22"/>
              </w:rPr>
              <w:t>Vicia sativa</w:t>
            </w:r>
            <w:r>
              <w:rPr>
                <w:rFonts w:ascii="Calibri" w:eastAsia="Calibri" w:hAnsi="Calibri" w:cs="Calibri"/>
                <w:sz w:val="22"/>
                <w:szCs w:val="22"/>
              </w:rPr>
              <w:t xml:space="preserve">, </w:t>
            </w:r>
            <w:r>
              <w:rPr>
                <w:rFonts w:ascii="Calibri" w:eastAsia="Calibri" w:hAnsi="Calibri" w:cs="Calibri"/>
                <w:i/>
                <w:sz w:val="22"/>
                <w:szCs w:val="22"/>
              </w:rPr>
              <w:t xml:space="preserve">Vicia sativa </w:t>
            </w:r>
            <w:r>
              <w:rPr>
                <w:rFonts w:ascii="Calibri" w:eastAsia="Calibri" w:hAnsi="Calibri" w:cs="Calibri"/>
                <w:sz w:val="22"/>
                <w:szCs w:val="22"/>
              </w:rPr>
              <w:t>ssp.</w:t>
            </w:r>
            <w:r>
              <w:rPr>
                <w:rFonts w:ascii="Calibri" w:eastAsia="Calibri" w:hAnsi="Calibri" w:cs="Calibri"/>
                <w:i/>
                <w:sz w:val="22"/>
                <w:szCs w:val="22"/>
              </w:rPr>
              <w:t xml:space="preserve"> nigra</w:t>
            </w:r>
            <w:r>
              <w:rPr>
                <w:rFonts w:ascii="Calibri" w:eastAsia="Calibri" w:hAnsi="Calibri" w:cs="Calibri"/>
                <w:sz w:val="22"/>
                <w:szCs w:val="22"/>
              </w:rPr>
              <w:t xml:space="preserve">, </w:t>
            </w:r>
            <w:r>
              <w:rPr>
                <w:rFonts w:ascii="Calibri" w:eastAsia="Calibri" w:hAnsi="Calibri" w:cs="Calibri"/>
                <w:i/>
                <w:sz w:val="22"/>
                <w:szCs w:val="22"/>
              </w:rPr>
              <w:t>Vicia sepium</w:t>
            </w:r>
            <w:r>
              <w:rPr>
                <w:rFonts w:ascii="Calibri" w:eastAsia="Calibri" w:hAnsi="Calibri" w:cs="Calibri"/>
                <w:sz w:val="22"/>
                <w:szCs w:val="22"/>
              </w:rPr>
              <w:t xml:space="preserve">, </w:t>
            </w:r>
            <w:r>
              <w:rPr>
                <w:rFonts w:ascii="Calibri" w:eastAsia="Calibri" w:hAnsi="Calibri" w:cs="Calibri"/>
                <w:i/>
                <w:sz w:val="22"/>
                <w:szCs w:val="22"/>
              </w:rPr>
              <w:t>Vicia tetrasperma</w:t>
            </w:r>
          </w:p>
        </w:tc>
      </w:tr>
      <w:tr w:rsidR="00F37E83" w14:paraId="4A683171" w14:textId="77777777">
        <w:tc>
          <w:tcPr>
            <w:tcW w:w="1704" w:type="dxa"/>
            <w:tcBorders>
              <w:top w:val="nil"/>
              <w:left w:val="nil"/>
              <w:bottom w:val="nil"/>
              <w:right w:val="nil"/>
            </w:tcBorders>
            <w:shd w:val="clear" w:color="auto" w:fill="auto"/>
          </w:tcPr>
          <w:p w14:paraId="6F6D7DC3"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67E9FF1"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Erodium cicutarium</w:t>
            </w:r>
          </w:p>
        </w:tc>
        <w:tc>
          <w:tcPr>
            <w:tcW w:w="5131" w:type="dxa"/>
            <w:tcBorders>
              <w:top w:val="nil"/>
              <w:left w:val="nil"/>
              <w:bottom w:val="nil"/>
              <w:right w:val="nil"/>
            </w:tcBorders>
            <w:shd w:val="clear" w:color="auto" w:fill="auto"/>
          </w:tcPr>
          <w:p w14:paraId="52CAD55D"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Erodium</w:t>
            </w:r>
            <w:r>
              <w:rPr>
                <w:rFonts w:ascii="Calibri" w:eastAsia="Calibri" w:hAnsi="Calibri" w:cs="Calibri"/>
                <w:sz w:val="22"/>
                <w:szCs w:val="22"/>
              </w:rPr>
              <w:t xml:space="preserve"> sp.</w:t>
            </w:r>
          </w:p>
        </w:tc>
      </w:tr>
      <w:tr w:rsidR="00F37E83" w14:paraId="47B209E7" w14:textId="77777777">
        <w:tc>
          <w:tcPr>
            <w:tcW w:w="1704" w:type="dxa"/>
            <w:tcBorders>
              <w:top w:val="nil"/>
              <w:left w:val="nil"/>
              <w:bottom w:val="nil"/>
              <w:right w:val="nil"/>
            </w:tcBorders>
            <w:shd w:val="clear" w:color="auto" w:fill="auto"/>
          </w:tcPr>
          <w:p w14:paraId="1A3DA208"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497DC88D"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Geranium molle</w:t>
            </w:r>
          </w:p>
        </w:tc>
        <w:tc>
          <w:tcPr>
            <w:tcW w:w="5131" w:type="dxa"/>
            <w:tcBorders>
              <w:top w:val="nil"/>
              <w:left w:val="nil"/>
              <w:bottom w:val="nil"/>
              <w:right w:val="nil"/>
            </w:tcBorders>
            <w:shd w:val="clear" w:color="auto" w:fill="auto"/>
          </w:tcPr>
          <w:p w14:paraId="7983932C"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 xml:space="preserve">Geranium </w:t>
            </w:r>
            <w:r>
              <w:rPr>
                <w:rFonts w:ascii="Calibri" w:eastAsia="Calibri" w:hAnsi="Calibri" w:cs="Calibri"/>
                <w:sz w:val="22"/>
                <w:szCs w:val="22"/>
              </w:rPr>
              <w:t>sp.</w:t>
            </w:r>
          </w:p>
        </w:tc>
      </w:tr>
      <w:tr w:rsidR="00F37E83" w14:paraId="7EC2E321" w14:textId="77777777">
        <w:tc>
          <w:tcPr>
            <w:tcW w:w="1704" w:type="dxa"/>
            <w:tcBorders>
              <w:top w:val="nil"/>
              <w:left w:val="nil"/>
              <w:bottom w:val="nil"/>
              <w:right w:val="nil"/>
            </w:tcBorders>
            <w:shd w:val="clear" w:color="auto" w:fill="auto"/>
          </w:tcPr>
          <w:p w14:paraId="1432B3C5"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8273FAA"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Hypericum</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14C2585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Hypericum maculatum</w:t>
            </w:r>
            <w:r>
              <w:rPr>
                <w:rFonts w:ascii="Calibri" w:eastAsia="Calibri" w:hAnsi="Calibri" w:cs="Calibri"/>
                <w:sz w:val="22"/>
                <w:szCs w:val="22"/>
              </w:rPr>
              <w:t xml:space="preserve"> ssp. </w:t>
            </w:r>
            <w:r>
              <w:rPr>
                <w:rFonts w:ascii="Calibri" w:eastAsia="Calibri" w:hAnsi="Calibri" w:cs="Calibri"/>
                <w:i/>
                <w:sz w:val="22"/>
                <w:szCs w:val="22"/>
              </w:rPr>
              <w:t>obtusiusculum</w:t>
            </w:r>
            <w:r>
              <w:rPr>
                <w:rFonts w:ascii="Calibri" w:eastAsia="Calibri" w:hAnsi="Calibri" w:cs="Calibri"/>
                <w:sz w:val="22"/>
                <w:szCs w:val="22"/>
              </w:rPr>
              <w:t xml:space="preserve">, </w:t>
            </w:r>
            <w:r>
              <w:rPr>
                <w:rFonts w:ascii="Calibri" w:eastAsia="Calibri" w:hAnsi="Calibri" w:cs="Calibri"/>
                <w:i/>
                <w:sz w:val="22"/>
                <w:szCs w:val="22"/>
              </w:rPr>
              <w:t>Hypericum perforatum</w:t>
            </w:r>
          </w:p>
        </w:tc>
      </w:tr>
      <w:tr w:rsidR="00F37E83" w14:paraId="74A14FEA" w14:textId="77777777">
        <w:tc>
          <w:tcPr>
            <w:tcW w:w="1704" w:type="dxa"/>
            <w:tcBorders>
              <w:top w:val="nil"/>
              <w:left w:val="nil"/>
              <w:bottom w:val="nil"/>
              <w:right w:val="nil"/>
            </w:tcBorders>
            <w:shd w:val="clear" w:color="auto" w:fill="auto"/>
          </w:tcPr>
          <w:p w14:paraId="159062AD"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F2639B9"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Agrostis</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588154DC"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Agrostis canina</w:t>
            </w:r>
            <w:r>
              <w:rPr>
                <w:rFonts w:ascii="Calibri" w:eastAsia="Calibri" w:hAnsi="Calibri" w:cs="Calibri"/>
                <w:sz w:val="22"/>
                <w:szCs w:val="22"/>
              </w:rPr>
              <w:t xml:space="preserve">, </w:t>
            </w:r>
            <w:r>
              <w:rPr>
                <w:rFonts w:ascii="Calibri" w:eastAsia="Calibri" w:hAnsi="Calibri" w:cs="Calibri"/>
                <w:i/>
                <w:sz w:val="22"/>
                <w:szCs w:val="22"/>
              </w:rPr>
              <w:t>Agrostis gigantea</w:t>
            </w:r>
          </w:p>
        </w:tc>
      </w:tr>
      <w:tr w:rsidR="00F37E83" w14:paraId="1E6E08FD" w14:textId="77777777">
        <w:tc>
          <w:tcPr>
            <w:tcW w:w="1704" w:type="dxa"/>
            <w:tcBorders>
              <w:top w:val="nil"/>
              <w:left w:val="nil"/>
              <w:bottom w:val="nil"/>
              <w:right w:val="nil"/>
            </w:tcBorders>
            <w:shd w:val="clear" w:color="auto" w:fill="auto"/>
          </w:tcPr>
          <w:p w14:paraId="6B83B599"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36DA9682"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Arrhenatherum elatius</w:t>
            </w:r>
          </w:p>
        </w:tc>
        <w:tc>
          <w:tcPr>
            <w:tcW w:w="5131" w:type="dxa"/>
            <w:tcBorders>
              <w:top w:val="nil"/>
              <w:left w:val="nil"/>
              <w:bottom w:val="nil"/>
              <w:right w:val="nil"/>
            </w:tcBorders>
            <w:shd w:val="clear" w:color="auto" w:fill="auto"/>
          </w:tcPr>
          <w:p w14:paraId="7ACCD0AA"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Arrhenatherum elatius</w:t>
            </w:r>
            <w:r>
              <w:rPr>
                <w:rFonts w:ascii="Calibri" w:eastAsia="Calibri" w:hAnsi="Calibri" w:cs="Calibri"/>
                <w:sz w:val="22"/>
                <w:szCs w:val="22"/>
              </w:rPr>
              <w:t xml:space="preserve"> ssp. </w:t>
            </w:r>
            <w:r>
              <w:rPr>
                <w:rFonts w:ascii="Calibri" w:eastAsia="Calibri" w:hAnsi="Calibri" w:cs="Calibri"/>
                <w:i/>
                <w:sz w:val="22"/>
                <w:szCs w:val="22"/>
              </w:rPr>
              <w:t>bulbosum</w:t>
            </w:r>
          </w:p>
        </w:tc>
      </w:tr>
      <w:tr w:rsidR="00F37E83" w14:paraId="385FDAE2" w14:textId="77777777">
        <w:tc>
          <w:tcPr>
            <w:tcW w:w="1704" w:type="dxa"/>
            <w:tcBorders>
              <w:top w:val="nil"/>
              <w:left w:val="nil"/>
              <w:bottom w:val="nil"/>
              <w:right w:val="nil"/>
            </w:tcBorders>
            <w:shd w:val="clear" w:color="auto" w:fill="auto"/>
          </w:tcPr>
          <w:p w14:paraId="7E5B95DE"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A915C30"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Bromus hordeaceus</w:t>
            </w:r>
          </w:p>
        </w:tc>
        <w:tc>
          <w:tcPr>
            <w:tcW w:w="5131" w:type="dxa"/>
            <w:tcBorders>
              <w:top w:val="nil"/>
              <w:left w:val="nil"/>
              <w:bottom w:val="nil"/>
              <w:right w:val="nil"/>
            </w:tcBorders>
            <w:shd w:val="clear" w:color="auto" w:fill="auto"/>
          </w:tcPr>
          <w:p w14:paraId="558A5EB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 xml:space="preserve">Bromus </w:t>
            </w:r>
            <w:r>
              <w:rPr>
                <w:rFonts w:ascii="Calibri" w:eastAsia="Calibri" w:hAnsi="Calibri" w:cs="Calibri"/>
                <w:sz w:val="22"/>
                <w:szCs w:val="22"/>
              </w:rPr>
              <w:t xml:space="preserve">sp., </w:t>
            </w:r>
            <w:r>
              <w:rPr>
                <w:rFonts w:ascii="Calibri" w:eastAsia="Calibri" w:hAnsi="Calibri" w:cs="Calibri"/>
                <w:i/>
                <w:sz w:val="22"/>
                <w:szCs w:val="22"/>
              </w:rPr>
              <w:t>Bromus pectinatus</w:t>
            </w:r>
            <w:r>
              <w:rPr>
                <w:rFonts w:ascii="Calibri" w:eastAsia="Calibri" w:hAnsi="Calibri" w:cs="Calibri"/>
                <w:sz w:val="22"/>
                <w:szCs w:val="22"/>
              </w:rPr>
              <w:t xml:space="preserve">, </w:t>
            </w:r>
            <w:r>
              <w:rPr>
                <w:rFonts w:ascii="Calibri" w:eastAsia="Calibri" w:hAnsi="Calibri" w:cs="Calibri"/>
                <w:i/>
                <w:sz w:val="22"/>
                <w:szCs w:val="22"/>
              </w:rPr>
              <w:t>Bromus racemosus</w:t>
            </w:r>
          </w:p>
        </w:tc>
      </w:tr>
      <w:tr w:rsidR="00F37E83" w14:paraId="1460CC6D" w14:textId="77777777">
        <w:tc>
          <w:tcPr>
            <w:tcW w:w="1704" w:type="dxa"/>
            <w:tcBorders>
              <w:top w:val="nil"/>
              <w:left w:val="nil"/>
              <w:bottom w:val="nil"/>
              <w:right w:val="nil"/>
            </w:tcBorders>
            <w:shd w:val="clear" w:color="auto" w:fill="auto"/>
          </w:tcPr>
          <w:p w14:paraId="505CF27B"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8CF457B"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Festuca rubra</w:t>
            </w:r>
          </w:p>
        </w:tc>
        <w:tc>
          <w:tcPr>
            <w:tcW w:w="5131" w:type="dxa"/>
            <w:tcBorders>
              <w:top w:val="nil"/>
              <w:left w:val="nil"/>
              <w:bottom w:val="nil"/>
              <w:right w:val="nil"/>
            </w:tcBorders>
            <w:shd w:val="clear" w:color="auto" w:fill="auto"/>
          </w:tcPr>
          <w:p w14:paraId="62A94FA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Festuca arundinacea</w:t>
            </w:r>
            <w:r>
              <w:rPr>
                <w:rFonts w:ascii="Calibri" w:eastAsia="Calibri" w:hAnsi="Calibri" w:cs="Calibri"/>
                <w:sz w:val="22"/>
                <w:szCs w:val="22"/>
              </w:rPr>
              <w:t xml:space="preserve">, </w:t>
            </w:r>
            <w:r>
              <w:rPr>
                <w:rFonts w:ascii="Calibri" w:eastAsia="Calibri" w:hAnsi="Calibri" w:cs="Calibri"/>
                <w:i/>
                <w:sz w:val="22"/>
                <w:szCs w:val="22"/>
              </w:rPr>
              <w:t xml:space="preserve">Festuca </w:t>
            </w:r>
            <w:r>
              <w:rPr>
                <w:rFonts w:ascii="Calibri" w:eastAsia="Calibri" w:hAnsi="Calibri" w:cs="Calibri"/>
                <w:sz w:val="22"/>
                <w:szCs w:val="22"/>
              </w:rPr>
              <w:t>sp.</w:t>
            </w:r>
          </w:p>
        </w:tc>
      </w:tr>
      <w:tr w:rsidR="00F37E83" w14:paraId="1C3BBE7D" w14:textId="77777777">
        <w:tc>
          <w:tcPr>
            <w:tcW w:w="1704" w:type="dxa"/>
            <w:tcBorders>
              <w:top w:val="nil"/>
              <w:left w:val="nil"/>
              <w:bottom w:val="nil"/>
              <w:right w:val="nil"/>
            </w:tcBorders>
            <w:shd w:val="clear" w:color="auto" w:fill="auto"/>
          </w:tcPr>
          <w:p w14:paraId="608F2B84"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F855073"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Poa</w:t>
            </w:r>
            <w:r>
              <w:rPr>
                <w:rFonts w:ascii="Calibri" w:eastAsia="Calibri" w:hAnsi="Calibri" w:cs="Calibri"/>
                <w:sz w:val="22"/>
                <w:szCs w:val="22"/>
              </w:rPr>
              <w:t xml:space="preserve"> </w:t>
            </w:r>
            <w:r>
              <w:rPr>
                <w:rFonts w:ascii="Calibri" w:eastAsia="Calibri" w:hAnsi="Calibri" w:cs="Calibri"/>
                <w:i/>
                <w:sz w:val="22"/>
                <w:szCs w:val="22"/>
              </w:rPr>
              <w:t>pratensis</w:t>
            </w:r>
          </w:p>
        </w:tc>
        <w:tc>
          <w:tcPr>
            <w:tcW w:w="5131" w:type="dxa"/>
            <w:tcBorders>
              <w:top w:val="nil"/>
              <w:left w:val="nil"/>
              <w:bottom w:val="nil"/>
              <w:right w:val="nil"/>
            </w:tcBorders>
            <w:shd w:val="clear" w:color="auto" w:fill="auto"/>
          </w:tcPr>
          <w:p w14:paraId="686C426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Poa pratensis</w:t>
            </w:r>
            <w:r>
              <w:rPr>
                <w:rFonts w:ascii="Calibri" w:eastAsia="Calibri" w:hAnsi="Calibri" w:cs="Calibri"/>
                <w:sz w:val="22"/>
                <w:szCs w:val="22"/>
              </w:rPr>
              <w:t xml:space="preserve"> ssp. </w:t>
            </w:r>
            <w:r>
              <w:rPr>
                <w:rFonts w:ascii="Calibri" w:eastAsia="Calibri" w:hAnsi="Calibri" w:cs="Calibri"/>
                <w:i/>
                <w:sz w:val="22"/>
                <w:szCs w:val="22"/>
              </w:rPr>
              <w:t>latifolia</w:t>
            </w:r>
            <w:r>
              <w:rPr>
                <w:rFonts w:ascii="Calibri" w:eastAsia="Calibri" w:hAnsi="Calibri" w:cs="Calibri"/>
                <w:sz w:val="22"/>
                <w:szCs w:val="22"/>
              </w:rPr>
              <w:t xml:space="preserve">, </w:t>
            </w:r>
            <w:r>
              <w:rPr>
                <w:rFonts w:ascii="Calibri" w:eastAsia="Calibri" w:hAnsi="Calibri" w:cs="Calibri"/>
                <w:i/>
                <w:sz w:val="22"/>
                <w:szCs w:val="22"/>
              </w:rPr>
              <w:t>Poa</w:t>
            </w:r>
            <w:r>
              <w:rPr>
                <w:rFonts w:ascii="Calibri" w:eastAsia="Calibri" w:hAnsi="Calibri" w:cs="Calibri"/>
                <w:sz w:val="22"/>
                <w:szCs w:val="22"/>
              </w:rPr>
              <w:t xml:space="preserve"> sp., </w:t>
            </w:r>
            <w:r>
              <w:rPr>
                <w:rFonts w:ascii="Calibri" w:eastAsia="Calibri" w:hAnsi="Calibri" w:cs="Calibri"/>
                <w:i/>
                <w:sz w:val="22"/>
                <w:szCs w:val="22"/>
              </w:rPr>
              <w:t>Poa trivialis</w:t>
            </w:r>
          </w:p>
        </w:tc>
      </w:tr>
      <w:tr w:rsidR="00F37E83" w14:paraId="448403B8" w14:textId="77777777">
        <w:tc>
          <w:tcPr>
            <w:tcW w:w="1704" w:type="dxa"/>
            <w:tcBorders>
              <w:top w:val="nil"/>
              <w:left w:val="nil"/>
              <w:bottom w:val="nil"/>
              <w:right w:val="nil"/>
            </w:tcBorders>
            <w:shd w:val="clear" w:color="auto" w:fill="auto"/>
          </w:tcPr>
          <w:p w14:paraId="3B0771D1"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7A61F71"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Rumex acetosella</w:t>
            </w:r>
          </w:p>
        </w:tc>
        <w:tc>
          <w:tcPr>
            <w:tcW w:w="5131" w:type="dxa"/>
            <w:tcBorders>
              <w:top w:val="nil"/>
              <w:left w:val="nil"/>
              <w:bottom w:val="nil"/>
              <w:right w:val="nil"/>
            </w:tcBorders>
            <w:shd w:val="clear" w:color="auto" w:fill="auto"/>
          </w:tcPr>
          <w:p w14:paraId="2B10F497"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Rumex </w:t>
            </w:r>
            <w:r>
              <w:rPr>
                <w:rFonts w:ascii="Calibri" w:eastAsia="Calibri" w:hAnsi="Calibri" w:cs="Calibri"/>
                <w:sz w:val="22"/>
                <w:szCs w:val="22"/>
              </w:rPr>
              <w:t>sp.</w:t>
            </w:r>
          </w:p>
        </w:tc>
      </w:tr>
      <w:tr w:rsidR="00F37E83" w14:paraId="459C1F2E" w14:textId="77777777">
        <w:tc>
          <w:tcPr>
            <w:tcW w:w="1704" w:type="dxa"/>
            <w:tcBorders>
              <w:left w:val="nil"/>
              <w:bottom w:val="single" w:sz="4" w:space="0" w:color="000000"/>
              <w:right w:val="nil"/>
            </w:tcBorders>
            <w:shd w:val="clear" w:color="auto" w:fill="auto"/>
          </w:tcPr>
          <w:p w14:paraId="178F92E5"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chilcas.ar</w:t>
            </w:r>
          </w:p>
        </w:tc>
        <w:tc>
          <w:tcPr>
            <w:tcW w:w="2615" w:type="dxa"/>
            <w:tcBorders>
              <w:left w:val="nil"/>
              <w:bottom w:val="single" w:sz="4" w:space="0" w:color="000000"/>
              <w:right w:val="nil"/>
            </w:tcBorders>
            <w:shd w:val="clear" w:color="auto" w:fill="auto"/>
          </w:tcPr>
          <w:p w14:paraId="7A0327FD"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Bromus brachyantherus</w:t>
            </w:r>
          </w:p>
        </w:tc>
        <w:tc>
          <w:tcPr>
            <w:tcW w:w="5131" w:type="dxa"/>
            <w:tcBorders>
              <w:left w:val="nil"/>
              <w:bottom w:val="single" w:sz="4" w:space="0" w:color="000000"/>
              <w:right w:val="nil"/>
            </w:tcBorders>
            <w:shd w:val="clear" w:color="auto" w:fill="auto"/>
          </w:tcPr>
          <w:p w14:paraId="66221C14"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Bromus auleticus</w:t>
            </w:r>
          </w:p>
        </w:tc>
      </w:tr>
      <w:tr w:rsidR="00F37E83" w14:paraId="76471B26" w14:textId="77777777">
        <w:tc>
          <w:tcPr>
            <w:tcW w:w="1704" w:type="dxa"/>
            <w:tcBorders>
              <w:left w:val="nil"/>
              <w:bottom w:val="nil"/>
              <w:right w:val="nil"/>
            </w:tcBorders>
            <w:shd w:val="clear" w:color="auto" w:fill="auto"/>
          </w:tcPr>
          <w:p w14:paraId="1165017A"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comp.pt</w:t>
            </w:r>
          </w:p>
        </w:tc>
        <w:tc>
          <w:tcPr>
            <w:tcW w:w="2615" w:type="dxa"/>
            <w:tcBorders>
              <w:left w:val="nil"/>
              <w:bottom w:val="nil"/>
              <w:right w:val="nil"/>
            </w:tcBorders>
            <w:shd w:val="clear" w:color="auto" w:fill="auto"/>
          </w:tcPr>
          <w:p w14:paraId="6AF67006"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Crepis </w:t>
            </w:r>
            <w:r>
              <w:rPr>
                <w:rFonts w:ascii="Calibri" w:eastAsia="Calibri" w:hAnsi="Calibri" w:cs="Calibri"/>
                <w:sz w:val="22"/>
                <w:szCs w:val="22"/>
              </w:rPr>
              <w:t>sp.</w:t>
            </w:r>
          </w:p>
        </w:tc>
        <w:tc>
          <w:tcPr>
            <w:tcW w:w="5131" w:type="dxa"/>
            <w:tcBorders>
              <w:left w:val="nil"/>
              <w:bottom w:val="nil"/>
              <w:right w:val="nil"/>
            </w:tcBorders>
            <w:shd w:val="clear" w:color="auto" w:fill="auto"/>
          </w:tcPr>
          <w:p w14:paraId="0B3473B2"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Crepis capillaris, Crepis vesicaria</w:t>
            </w:r>
          </w:p>
        </w:tc>
      </w:tr>
      <w:tr w:rsidR="00F37E83" w14:paraId="5FB0F7D4" w14:textId="77777777">
        <w:tc>
          <w:tcPr>
            <w:tcW w:w="1704" w:type="dxa"/>
            <w:tcBorders>
              <w:top w:val="nil"/>
              <w:left w:val="nil"/>
              <w:bottom w:val="nil"/>
              <w:right w:val="nil"/>
            </w:tcBorders>
            <w:shd w:val="clear" w:color="auto" w:fill="auto"/>
          </w:tcPr>
          <w:p w14:paraId="20E9767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3771ADC9"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Hypochaeris glabra</w:t>
            </w:r>
          </w:p>
        </w:tc>
        <w:tc>
          <w:tcPr>
            <w:tcW w:w="5131" w:type="dxa"/>
            <w:tcBorders>
              <w:top w:val="nil"/>
              <w:left w:val="nil"/>
              <w:bottom w:val="nil"/>
              <w:right w:val="nil"/>
            </w:tcBorders>
            <w:shd w:val="clear" w:color="auto" w:fill="auto"/>
          </w:tcPr>
          <w:p w14:paraId="1F24BE9B"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Hypochaeris</w:t>
            </w:r>
            <w:r>
              <w:rPr>
                <w:rFonts w:ascii="Calibri" w:eastAsia="Calibri" w:hAnsi="Calibri" w:cs="Calibri"/>
                <w:sz w:val="22"/>
                <w:szCs w:val="22"/>
              </w:rPr>
              <w:t xml:space="preserve">, </w:t>
            </w:r>
            <w:r>
              <w:rPr>
                <w:rFonts w:ascii="Calibri" w:eastAsia="Calibri" w:hAnsi="Calibri" w:cs="Calibri"/>
                <w:i/>
                <w:sz w:val="22"/>
                <w:szCs w:val="22"/>
              </w:rPr>
              <w:t>Leontodon taraxacoides</w:t>
            </w:r>
          </w:p>
        </w:tc>
      </w:tr>
      <w:tr w:rsidR="00F37E83" w14:paraId="0D6EA2BA" w14:textId="77777777">
        <w:tc>
          <w:tcPr>
            <w:tcW w:w="1704" w:type="dxa"/>
            <w:tcBorders>
              <w:top w:val="nil"/>
              <w:left w:val="nil"/>
              <w:bottom w:val="nil"/>
              <w:right w:val="nil"/>
            </w:tcBorders>
            <w:shd w:val="clear" w:color="auto" w:fill="auto"/>
          </w:tcPr>
          <w:p w14:paraId="232070B6"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E90B0CA"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Trofolium glomeratum</w:t>
            </w:r>
          </w:p>
        </w:tc>
        <w:tc>
          <w:tcPr>
            <w:tcW w:w="5131" w:type="dxa"/>
            <w:tcBorders>
              <w:top w:val="nil"/>
              <w:left w:val="nil"/>
              <w:bottom w:val="nil"/>
              <w:right w:val="nil"/>
            </w:tcBorders>
            <w:shd w:val="clear" w:color="auto" w:fill="auto"/>
          </w:tcPr>
          <w:p w14:paraId="7FDAF179"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Trifolium </w:t>
            </w:r>
            <w:r>
              <w:rPr>
                <w:rFonts w:ascii="Calibri" w:eastAsia="Calibri" w:hAnsi="Calibri" w:cs="Calibri"/>
                <w:sz w:val="22"/>
                <w:szCs w:val="22"/>
              </w:rPr>
              <w:t>sp.</w:t>
            </w:r>
          </w:p>
        </w:tc>
      </w:tr>
      <w:tr w:rsidR="00F37E83" w14:paraId="28CB771F" w14:textId="77777777">
        <w:tc>
          <w:tcPr>
            <w:tcW w:w="1704" w:type="dxa"/>
            <w:tcBorders>
              <w:top w:val="nil"/>
              <w:left w:val="nil"/>
              <w:bottom w:val="nil"/>
              <w:right w:val="nil"/>
            </w:tcBorders>
            <w:shd w:val="clear" w:color="auto" w:fill="auto"/>
          </w:tcPr>
          <w:p w14:paraId="68655F1B"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3FE8F17"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Erodium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27C417A2"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Erodium</w:t>
            </w:r>
            <w:r>
              <w:rPr>
                <w:rFonts w:ascii="Calibri" w:eastAsia="Calibri" w:hAnsi="Calibri" w:cs="Calibri"/>
                <w:sz w:val="22"/>
                <w:szCs w:val="22"/>
              </w:rPr>
              <w:t xml:space="preserve"> </w:t>
            </w:r>
            <w:r>
              <w:rPr>
                <w:rFonts w:ascii="Calibri" w:eastAsia="Calibri" w:hAnsi="Calibri" w:cs="Calibri"/>
                <w:i/>
                <w:sz w:val="22"/>
                <w:szCs w:val="22"/>
              </w:rPr>
              <w:t>aethiopicum, Erodium botrys, Erodium cicutarium</w:t>
            </w:r>
          </w:p>
        </w:tc>
      </w:tr>
      <w:tr w:rsidR="00F37E83" w14:paraId="1F852FB2" w14:textId="77777777">
        <w:tc>
          <w:tcPr>
            <w:tcW w:w="1704" w:type="dxa"/>
            <w:tcBorders>
              <w:top w:val="nil"/>
              <w:left w:val="nil"/>
              <w:bottom w:val="nil"/>
              <w:right w:val="nil"/>
            </w:tcBorders>
            <w:shd w:val="clear" w:color="auto" w:fill="auto"/>
          </w:tcPr>
          <w:p w14:paraId="20A5AEDD"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F321C85"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Orobanche minor</w:t>
            </w:r>
          </w:p>
        </w:tc>
        <w:tc>
          <w:tcPr>
            <w:tcW w:w="5131" w:type="dxa"/>
            <w:tcBorders>
              <w:top w:val="nil"/>
              <w:left w:val="nil"/>
              <w:bottom w:val="nil"/>
              <w:right w:val="nil"/>
            </w:tcBorders>
            <w:shd w:val="clear" w:color="auto" w:fill="auto"/>
          </w:tcPr>
          <w:p w14:paraId="107CD1B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Orobanche</w:t>
            </w:r>
            <w:r>
              <w:rPr>
                <w:rFonts w:ascii="Calibri" w:eastAsia="Calibri" w:hAnsi="Calibri" w:cs="Calibri"/>
                <w:sz w:val="22"/>
                <w:szCs w:val="22"/>
              </w:rPr>
              <w:t xml:space="preserve"> sp.</w:t>
            </w:r>
          </w:p>
        </w:tc>
      </w:tr>
      <w:tr w:rsidR="00F37E83" w14:paraId="67C72525" w14:textId="77777777">
        <w:tc>
          <w:tcPr>
            <w:tcW w:w="1704" w:type="dxa"/>
            <w:tcBorders>
              <w:top w:val="nil"/>
              <w:left w:val="nil"/>
              <w:bottom w:val="nil"/>
              <w:right w:val="nil"/>
            </w:tcBorders>
            <w:shd w:val="clear" w:color="auto" w:fill="auto"/>
          </w:tcPr>
          <w:p w14:paraId="53838293"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735231B"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Plantago bellardi</w:t>
            </w:r>
          </w:p>
        </w:tc>
        <w:tc>
          <w:tcPr>
            <w:tcW w:w="5131" w:type="dxa"/>
            <w:tcBorders>
              <w:top w:val="nil"/>
              <w:left w:val="nil"/>
              <w:bottom w:val="nil"/>
              <w:right w:val="nil"/>
            </w:tcBorders>
            <w:shd w:val="clear" w:color="auto" w:fill="auto"/>
          </w:tcPr>
          <w:p w14:paraId="4C90BD9E"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Plantago bellardii</w:t>
            </w:r>
          </w:p>
        </w:tc>
      </w:tr>
      <w:tr w:rsidR="00F37E83" w14:paraId="077EB8E4" w14:textId="77777777">
        <w:tc>
          <w:tcPr>
            <w:tcW w:w="1704" w:type="dxa"/>
            <w:tcBorders>
              <w:top w:val="nil"/>
              <w:left w:val="nil"/>
              <w:right w:val="nil"/>
            </w:tcBorders>
            <w:shd w:val="clear" w:color="auto" w:fill="auto"/>
          </w:tcPr>
          <w:p w14:paraId="5DE8F8F9"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4DA43DF3"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Vulpia bromoides</w:t>
            </w:r>
          </w:p>
        </w:tc>
        <w:tc>
          <w:tcPr>
            <w:tcW w:w="5131" w:type="dxa"/>
            <w:tcBorders>
              <w:top w:val="nil"/>
              <w:left w:val="nil"/>
              <w:right w:val="nil"/>
            </w:tcBorders>
            <w:shd w:val="clear" w:color="auto" w:fill="auto"/>
          </w:tcPr>
          <w:p w14:paraId="30E976C9"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Vulpia</w:t>
            </w:r>
          </w:p>
        </w:tc>
      </w:tr>
      <w:tr w:rsidR="00F37E83" w14:paraId="5583B8B5" w14:textId="77777777">
        <w:tc>
          <w:tcPr>
            <w:tcW w:w="1704" w:type="dxa"/>
            <w:tcBorders>
              <w:left w:val="nil"/>
              <w:right w:val="nil"/>
            </w:tcBorders>
            <w:shd w:val="clear" w:color="auto" w:fill="auto"/>
          </w:tcPr>
          <w:p w14:paraId="2387BB53"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cowi.ca</w:t>
            </w:r>
          </w:p>
        </w:tc>
        <w:tc>
          <w:tcPr>
            <w:tcW w:w="2615" w:type="dxa"/>
            <w:tcBorders>
              <w:left w:val="nil"/>
              <w:right w:val="nil"/>
            </w:tcBorders>
            <w:shd w:val="clear" w:color="auto" w:fill="auto"/>
          </w:tcPr>
          <w:p w14:paraId="292A3758" w14:textId="77777777" w:rsidR="00F37E83" w:rsidRDefault="00F37E83">
            <w:pPr>
              <w:spacing w:after="120"/>
              <w:ind w:left="248" w:hanging="248"/>
              <w:rPr>
                <w:rFonts w:ascii="Calibri" w:eastAsia="Calibri" w:hAnsi="Calibri" w:cs="Calibri"/>
                <w:sz w:val="22"/>
                <w:szCs w:val="22"/>
              </w:rPr>
            </w:pPr>
          </w:p>
        </w:tc>
        <w:tc>
          <w:tcPr>
            <w:tcW w:w="5131" w:type="dxa"/>
            <w:tcBorders>
              <w:left w:val="nil"/>
              <w:right w:val="nil"/>
            </w:tcBorders>
            <w:shd w:val="clear" w:color="auto" w:fill="auto"/>
          </w:tcPr>
          <w:p w14:paraId="5399FCCA"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6F6E75A6" w14:textId="77777777">
        <w:tc>
          <w:tcPr>
            <w:tcW w:w="1704" w:type="dxa"/>
            <w:tcBorders>
              <w:left w:val="nil"/>
              <w:bottom w:val="single" w:sz="4" w:space="0" w:color="000000"/>
              <w:right w:val="nil"/>
            </w:tcBorders>
            <w:shd w:val="clear" w:color="auto" w:fill="auto"/>
          </w:tcPr>
          <w:p w14:paraId="3951E41A"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elliot.us</w:t>
            </w:r>
          </w:p>
        </w:tc>
        <w:tc>
          <w:tcPr>
            <w:tcW w:w="2615" w:type="dxa"/>
            <w:tcBorders>
              <w:left w:val="nil"/>
              <w:bottom w:val="single" w:sz="4" w:space="0" w:color="000000"/>
              <w:right w:val="nil"/>
            </w:tcBorders>
            <w:shd w:val="clear" w:color="auto" w:fill="auto"/>
          </w:tcPr>
          <w:p w14:paraId="15A885F3"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Juncus dubius</w:t>
            </w:r>
          </w:p>
        </w:tc>
        <w:tc>
          <w:tcPr>
            <w:tcW w:w="5131" w:type="dxa"/>
            <w:tcBorders>
              <w:left w:val="nil"/>
              <w:bottom w:val="single" w:sz="4" w:space="0" w:color="000000"/>
              <w:right w:val="nil"/>
            </w:tcBorders>
            <w:shd w:val="clear" w:color="auto" w:fill="auto"/>
          </w:tcPr>
          <w:p w14:paraId="7D278035"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Juncus</w:t>
            </w:r>
            <w:r>
              <w:rPr>
                <w:rFonts w:ascii="Calibri" w:eastAsia="Calibri" w:hAnsi="Calibri" w:cs="Calibri"/>
                <w:sz w:val="22"/>
                <w:szCs w:val="22"/>
              </w:rPr>
              <w:t xml:space="preserve"> sp.</w:t>
            </w:r>
          </w:p>
        </w:tc>
      </w:tr>
      <w:tr w:rsidR="00F37E83" w14:paraId="4F09B8EB" w14:textId="77777777">
        <w:tc>
          <w:tcPr>
            <w:tcW w:w="1704" w:type="dxa"/>
            <w:tcBorders>
              <w:left w:val="nil"/>
              <w:bottom w:val="single" w:sz="4" w:space="0" w:color="000000"/>
              <w:right w:val="nil"/>
            </w:tcBorders>
            <w:shd w:val="clear" w:color="auto" w:fill="auto"/>
          </w:tcPr>
          <w:p w14:paraId="7BA46001"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ethass.au</w:t>
            </w:r>
          </w:p>
        </w:tc>
        <w:tc>
          <w:tcPr>
            <w:tcW w:w="2615" w:type="dxa"/>
            <w:tcBorders>
              <w:left w:val="nil"/>
              <w:bottom w:val="single" w:sz="4" w:space="0" w:color="000000"/>
              <w:right w:val="nil"/>
            </w:tcBorders>
            <w:shd w:val="clear" w:color="auto" w:fill="auto"/>
          </w:tcPr>
          <w:p w14:paraId="6C040C8F"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Portulaca intraterranea</w:t>
            </w:r>
          </w:p>
        </w:tc>
        <w:tc>
          <w:tcPr>
            <w:tcW w:w="5131" w:type="dxa"/>
            <w:tcBorders>
              <w:left w:val="nil"/>
              <w:bottom w:val="single" w:sz="4" w:space="0" w:color="000000"/>
              <w:right w:val="nil"/>
            </w:tcBorders>
            <w:shd w:val="clear" w:color="auto" w:fill="auto"/>
          </w:tcPr>
          <w:p w14:paraId="7262B013"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Portulaca </w:t>
            </w:r>
            <w:r>
              <w:rPr>
                <w:rFonts w:ascii="Calibri" w:eastAsia="Calibri" w:hAnsi="Calibri" w:cs="Calibri"/>
                <w:sz w:val="22"/>
                <w:szCs w:val="22"/>
              </w:rPr>
              <w:t>sp.</w:t>
            </w:r>
          </w:p>
        </w:tc>
      </w:tr>
      <w:tr w:rsidR="00F37E83" w14:paraId="3BB1F33E" w14:textId="77777777">
        <w:tc>
          <w:tcPr>
            <w:tcW w:w="1704" w:type="dxa"/>
            <w:tcBorders>
              <w:left w:val="nil"/>
              <w:bottom w:val="single" w:sz="4" w:space="0" w:color="000000"/>
              <w:right w:val="nil"/>
            </w:tcBorders>
            <w:shd w:val="clear" w:color="auto" w:fill="auto"/>
          </w:tcPr>
          <w:p w14:paraId="4307FE7D"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frue.ch</w:t>
            </w:r>
          </w:p>
        </w:tc>
        <w:tc>
          <w:tcPr>
            <w:tcW w:w="2615" w:type="dxa"/>
            <w:tcBorders>
              <w:left w:val="nil"/>
              <w:bottom w:val="single" w:sz="4" w:space="0" w:color="000000"/>
              <w:right w:val="nil"/>
            </w:tcBorders>
            <w:shd w:val="clear" w:color="auto" w:fill="auto"/>
          </w:tcPr>
          <w:p w14:paraId="24BAE990" w14:textId="77777777" w:rsidR="00F37E83" w:rsidRDefault="00F37E83">
            <w:pPr>
              <w:spacing w:after="120"/>
              <w:ind w:left="248" w:hanging="248"/>
              <w:rPr>
                <w:rFonts w:ascii="Calibri" w:eastAsia="Calibri" w:hAnsi="Calibri" w:cs="Calibri"/>
                <w:sz w:val="22"/>
                <w:szCs w:val="22"/>
              </w:rPr>
            </w:pPr>
          </w:p>
        </w:tc>
        <w:tc>
          <w:tcPr>
            <w:tcW w:w="5131" w:type="dxa"/>
            <w:tcBorders>
              <w:left w:val="nil"/>
              <w:bottom w:val="single" w:sz="4" w:space="0" w:color="000000"/>
              <w:right w:val="nil"/>
            </w:tcBorders>
            <w:shd w:val="clear" w:color="auto" w:fill="auto"/>
          </w:tcPr>
          <w:p w14:paraId="319EFF39"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50F1CEFF" w14:textId="77777777">
        <w:tc>
          <w:tcPr>
            <w:tcW w:w="1704" w:type="dxa"/>
            <w:tcBorders>
              <w:left w:val="nil"/>
              <w:bottom w:val="nil"/>
              <w:right w:val="nil"/>
            </w:tcBorders>
            <w:shd w:val="clear" w:color="auto" w:fill="auto"/>
          </w:tcPr>
          <w:p w14:paraId="34CD5A94"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gilb.za</w:t>
            </w:r>
          </w:p>
        </w:tc>
        <w:tc>
          <w:tcPr>
            <w:tcW w:w="2615" w:type="dxa"/>
            <w:tcBorders>
              <w:left w:val="nil"/>
              <w:bottom w:val="nil"/>
              <w:right w:val="nil"/>
            </w:tcBorders>
            <w:shd w:val="clear" w:color="auto" w:fill="auto"/>
          </w:tcPr>
          <w:p w14:paraId="4518BD6D" w14:textId="77777777" w:rsidR="00F37E83" w:rsidRDefault="00F37E83">
            <w:pPr>
              <w:spacing w:after="120"/>
              <w:ind w:left="248" w:hanging="248"/>
              <w:rPr>
                <w:rFonts w:ascii="Calibri" w:eastAsia="Calibri" w:hAnsi="Calibri" w:cs="Calibri"/>
                <w:sz w:val="22"/>
                <w:szCs w:val="22"/>
              </w:rPr>
            </w:pPr>
          </w:p>
        </w:tc>
        <w:tc>
          <w:tcPr>
            <w:tcW w:w="5131" w:type="dxa"/>
            <w:tcBorders>
              <w:left w:val="nil"/>
              <w:bottom w:val="nil"/>
              <w:right w:val="nil"/>
            </w:tcBorders>
            <w:shd w:val="clear" w:color="auto" w:fill="auto"/>
          </w:tcPr>
          <w:p w14:paraId="6127DA62"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78B46042" w14:textId="77777777">
        <w:tc>
          <w:tcPr>
            <w:tcW w:w="1704" w:type="dxa"/>
            <w:tcBorders>
              <w:left w:val="nil"/>
              <w:bottom w:val="single" w:sz="4" w:space="0" w:color="000000"/>
              <w:right w:val="nil"/>
            </w:tcBorders>
            <w:shd w:val="clear" w:color="auto" w:fill="auto"/>
          </w:tcPr>
          <w:p w14:paraId="679EEDF7"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hall.us</w:t>
            </w:r>
          </w:p>
        </w:tc>
        <w:tc>
          <w:tcPr>
            <w:tcW w:w="2615" w:type="dxa"/>
            <w:tcBorders>
              <w:left w:val="nil"/>
              <w:bottom w:val="single" w:sz="4" w:space="0" w:color="000000"/>
              <w:right w:val="nil"/>
            </w:tcBorders>
            <w:shd w:val="clear" w:color="auto" w:fill="auto"/>
          </w:tcPr>
          <w:p w14:paraId="571C1B0F"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Rubus allegheniensis</w:t>
            </w:r>
          </w:p>
        </w:tc>
        <w:tc>
          <w:tcPr>
            <w:tcW w:w="5131" w:type="dxa"/>
            <w:tcBorders>
              <w:left w:val="nil"/>
              <w:bottom w:val="single" w:sz="4" w:space="0" w:color="000000"/>
              <w:right w:val="nil"/>
            </w:tcBorders>
            <w:shd w:val="clear" w:color="auto" w:fill="auto"/>
          </w:tcPr>
          <w:p w14:paraId="6C46F1BA"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Rubus</w:t>
            </w:r>
            <w:r>
              <w:rPr>
                <w:rFonts w:ascii="Calibri" w:eastAsia="Calibri" w:hAnsi="Calibri" w:cs="Calibri"/>
                <w:sz w:val="22"/>
                <w:szCs w:val="22"/>
              </w:rPr>
              <w:t xml:space="preserve"> sp.</w:t>
            </w:r>
          </w:p>
        </w:tc>
      </w:tr>
      <w:tr w:rsidR="00F37E83" w14:paraId="6A7EB19D" w14:textId="77777777">
        <w:tc>
          <w:tcPr>
            <w:tcW w:w="1704" w:type="dxa"/>
            <w:tcBorders>
              <w:left w:val="nil"/>
              <w:bottom w:val="nil"/>
              <w:right w:val="nil"/>
            </w:tcBorders>
            <w:shd w:val="clear" w:color="auto" w:fill="auto"/>
          </w:tcPr>
          <w:p w14:paraId="3ADDAF33"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hart.us</w:t>
            </w:r>
          </w:p>
        </w:tc>
        <w:tc>
          <w:tcPr>
            <w:tcW w:w="2615" w:type="dxa"/>
            <w:tcBorders>
              <w:left w:val="nil"/>
              <w:bottom w:val="nil"/>
              <w:right w:val="nil"/>
            </w:tcBorders>
            <w:shd w:val="clear" w:color="auto" w:fill="auto"/>
          </w:tcPr>
          <w:p w14:paraId="65970EAB"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Allium acuminatum</w:t>
            </w:r>
          </w:p>
        </w:tc>
        <w:tc>
          <w:tcPr>
            <w:tcW w:w="5131" w:type="dxa"/>
            <w:tcBorders>
              <w:left w:val="nil"/>
              <w:bottom w:val="nil"/>
              <w:right w:val="nil"/>
            </w:tcBorders>
            <w:shd w:val="clear" w:color="auto" w:fill="auto"/>
          </w:tcPr>
          <w:p w14:paraId="6F1A9979"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Allium</w:t>
            </w:r>
            <w:r>
              <w:rPr>
                <w:rFonts w:ascii="Calibri" w:eastAsia="Calibri" w:hAnsi="Calibri" w:cs="Calibri"/>
                <w:sz w:val="22"/>
                <w:szCs w:val="22"/>
              </w:rPr>
              <w:t xml:space="preserve"> sp.</w:t>
            </w:r>
          </w:p>
        </w:tc>
      </w:tr>
      <w:tr w:rsidR="00F37E83" w14:paraId="77E76511" w14:textId="77777777">
        <w:tc>
          <w:tcPr>
            <w:tcW w:w="1704" w:type="dxa"/>
            <w:tcBorders>
              <w:top w:val="nil"/>
              <w:left w:val="nil"/>
              <w:bottom w:val="nil"/>
              <w:right w:val="nil"/>
            </w:tcBorders>
            <w:shd w:val="clear" w:color="auto" w:fill="auto"/>
          </w:tcPr>
          <w:p w14:paraId="1970BB37"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4CAE508"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Agoseris glauca</w:t>
            </w:r>
          </w:p>
        </w:tc>
        <w:tc>
          <w:tcPr>
            <w:tcW w:w="5131" w:type="dxa"/>
            <w:tcBorders>
              <w:top w:val="nil"/>
              <w:left w:val="nil"/>
              <w:bottom w:val="nil"/>
              <w:right w:val="nil"/>
            </w:tcBorders>
            <w:shd w:val="clear" w:color="auto" w:fill="auto"/>
          </w:tcPr>
          <w:p w14:paraId="46C11249"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Agoseris</w:t>
            </w:r>
            <w:r>
              <w:rPr>
                <w:rFonts w:ascii="Calibri" w:eastAsia="Calibri" w:hAnsi="Calibri" w:cs="Calibri"/>
                <w:sz w:val="22"/>
                <w:szCs w:val="22"/>
              </w:rPr>
              <w:t xml:space="preserve"> sp.</w:t>
            </w:r>
          </w:p>
        </w:tc>
      </w:tr>
      <w:tr w:rsidR="00F37E83" w14:paraId="25034DFD" w14:textId="77777777">
        <w:tc>
          <w:tcPr>
            <w:tcW w:w="1704" w:type="dxa"/>
            <w:tcBorders>
              <w:top w:val="nil"/>
              <w:left w:val="nil"/>
              <w:bottom w:val="nil"/>
              <w:right w:val="nil"/>
            </w:tcBorders>
            <w:shd w:val="clear" w:color="auto" w:fill="auto"/>
          </w:tcPr>
          <w:p w14:paraId="031D224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FB7F2CE"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Crepis</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1EEA7E7D"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Crepis occidentalis</w:t>
            </w:r>
          </w:p>
        </w:tc>
      </w:tr>
      <w:tr w:rsidR="00F37E83" w14:paraId="2493A5B6" w14:textId="77777777">
        <w:tc>
          <w:tcPr>
            <w:tcW w:w="1704" w:type="dxa"/>
            <w:tcBorders>
              <w:top w:val="nil"/>
              <w:left w:val="nil"/>
              <w:bottom w:val="nil"/>
              <w:right w:val="nil"/>
            </w:tcBorders>
            <w:shd w:val="clear" w:color="auto" w:fill="auto"/>
          </w:tcPr>
          <w:p w14:paraId="0AD3AED1"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5E63B79"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Astragalus filipes</w:t>
            </w:r>
          </w:p>
        </w:tc>
        <w:tc>
          <w:tcPr>
            <w:tcW w:w="5131" w:type="dxa"/>
            <w:tcBorders>
              <w:top w:val="nil"/>
              <w:left w:val="nil"/>
              <w:bottom w:val="nil"/>
              <w:right w:val="nil"/>
            </w:tcBorders>
            <w:shd w:val="clear" w:color="auto" w:fill="auto"/>
          </w:tcPr>
          <w:p w14:paraId="1C848FF7"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Astragalus</w:t>
            </w:r>
            <w:r>
              <w:rPr>
                <w:rFonts w:ascii="Calibri" w:eastAsia="Calibri" w:hAnsi="Calibri" w:cs="Calibri"/>
                <w:sz w:val="22"/>
                <w:szCs w:val="22"/>
              </w:rPr>
              <w:t xml:space="preserve"> sp.</w:t>
            </w:r>
          </w:p>
        </w:tc>
      </w:tr>
      <w:tr w:rsidR="00F37E83" w14:paraId="31CB1CD4" w14:textId="77777777">
        <w:tc>
          <w:tcPr>
            <w:tcW w:w="1704" w:type="dxa"/>
            <w:tcBorders>
              <w:top w:val="nil"/>
              <w:left w:val="nil"/>
              <w:right w:val="nil"/>
            </w:tcBorders>
            <w:shd w:val="clear" w:color="auto" w:fill="auto"/>
          </w:tcPr>
          <w:p w14:paraId="4F490CAF"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4078800C"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Lupinus uncialis</w:t>
            </w:r>
          </w:p>
        </w:tc>
        <w:tc>
          <w:tcPr>
            <w:tcW w:w="5131" w:type="dxa"/>
            <w:tcBorders>
              <w:top w:val="nil"/>
              <w:left w:val="nil"/>
              <w:right w:val="nil"/>
            </w:tcBorders>
            <w:shd w:val="clear" w:color="auto" w:fill="auto"/>
          </w:tcPr>
          <w:p w14:paraId="69D52A78"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 xml:space="preserve">Lupinus </w:t>
            </w:r>
            <w:r>
              <w:rPr>
                <w:rFonts w:ascii="Calibri" w:eastAsia="Calibri" w:hAnsi="Calibri" w:cs="Calibri"/>
                <w:sz w:val="22"/>
                <w:szCs w:val="22"/>
              </w:rPr>
              <w:t>sp.</w:t>
            </w:r>
          </w:p>
        </w:tc>
      </w:tr>
      <w:tr w:rsidR="00F37E83" w14:paraId="682CABE2" w14:textId="77777777">
        <w:tc>
          <w:tcPr>
            <w:tcW w:w="1704" w:type="dxa"/>
            <w:tcBorders>
              <w:left w:val="nil"/>
              <w:right w:val="nil"/>
            </w:tcBorders>
            <w:shd w:val="clear" w:color="auto" w:fill="auto"/>
          </w:tcPr>
          <w:p w14:paraId="581DC5AF"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hero.uk</w:t>
            </w:r>
          </w:p>
        </w:tc>
        <w:tc>
          <w:tcPr>
            <w:tcW w:w="2615" w:type="dxa"/>
            <w:tcBorders>
              <w:left w:val="nil"/>
              <w:right w:val="nil"/>
            </w:tcBorders>
            <w:shd w:val="clear" w:color="auto" w:fill="auto"/>
          </w:tcPr>
          <w:p w14:paraId="0935AE28" w14:textId="77777777" w:rsidR="00F37E83" w:rsidRDefault="00F37E83">
            <w:pPr>
              <w:spacing w:after="120"/>
              <w:ind w:left="248" w:hanging="248"/>
              <w:rPr>
                <w:rFonts w:ascii="Calibri" w:eastAsia="Calibri" w:hAnsi="Calibri" w:cs="Calibri"/>
                <w:sz w:val="22"/>
                <w:szCs w:val="22"/>
              </w:rPr>
            </w:pPr>
          </w:p>
        </w:tc>
        <w:tc>
          <w:tcPr>
            <w:tcW w:w="5131" w:type="dxa"/>
            <w:tcBorders>
              <w:left w:val="nil"/>
              <w:right w:val="nil"/>
            </w:tcBorders>
            <w:shd w:val="clear" w:color="auto" w:fill="auto"/>
          </w:tcPr>
          <w:p w14:paraId="6B66F75D"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0E8E1AE2" w14:textId="77777777">
        <w:tc>
          <w:tcPr>
            <w:tcW w:w="1704" w:type="dxa"/>
            <w:tcBorders>
              <w:left w:val="nil"/>
              <w:bottom w:val="nil"/>
              <w:right w:val="nil"/>
            </w:tcBorders>
            <w:shd w:val="clear" w:color="auto" w:fill="auto"/>
          </w:tcPr>
          <w:p w14:paraId="14CAFC1C"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hnvr.us</w:t>
            </w:r>
          </w:p>
        </w:tc>
        <w:tc>
          <w:tcPr>
            <w:tcW w:w="2615" w:type="dxa"/>
            <w:tcBorders>
              <w:left w:val="nil"/>
              <w:bottom w:val="nil"/>
              <w:right w:val="nil"/>
            </w:tcBorders>
            <w:shd w:val="clear" w:color="auto" w:fill="auto"/>
          </w:tcPr>
          <w:p w14:paraId="4A366D14"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Calystegia sepium</w:t>
            </w:r>
          </w:p>
        </w:tc>
        <w:tc>
          <w:tcPr>
            <w:tcW w:w="5131" w:type="dxa"/>
            <w:tcBorders>
              <w:left w:val="nil"/>
              <w:bottom w:val="nil"/>
              <w:right w:val="nil"/>
            </w:tcBorders>
            <w:shd w:val="clear" w:color="auto" w:fill="auto"/>
          </w:tcPr>
          <w:p w14:paraId="250366DE"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Ipomoea </w:t>
            </w:r>
            <w:r>
              <w:rPr>
                <w:rFonts w:ascii="Calibri" w:eastAsia="Calibri" w:hAnsi="Calibri" w:cs="Calibri"/>
                <w:sz w:val="22"/>
                <w:szCs w:val="22"/>
              </w:rPr>
              <w:t>sp.</w:t>
            </w:r>
          </w:p>
        </w:tc>
      </w:tr>
      <w:tr w:rsidR="00F37E83" w14:paraId="26CCF7C7" w14:textId="77777777">
        <w:tc>
          <w:tcPr>
            <w:tcW w:w="1704" w:type="dxa"/>
            <w:tcBorders>
              <w:top w:val="nil"/>
              <w:left w:val="nil"/>
              <w:bottom w:val="single" w:sz="4" w:space="0" w:color="000000"/>
              <w:right w:val="nil"/>
            </w:tcBorders>
            <w:shd w:val="clear" w:color="auto" w:fill="auto"/>
          </w:tcPr>
          <w:p w14:paraId="7CAA0778"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21ED8FB7"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Carex gracillima</w:t>
            </w:r>
          </w:p>
        </w:tc>
        <w:tc>
          <w:tcPr>
            <w:tcW w:w="5131" w:type="dxa"/>
            <w:tcBorders>
              <w:top w:val="nil"/>
              <w:left w:val="nil"/>
              <w:bottom w:val="single" w:sz="4" w:space="0" w:color="000000"/>
              <w:right w:val="nil"/>
            </w:tcBorders>
            <w:shd w:val="clear" w:color="auto" w:fill="auto"/>
          </w:tcPr>
          <w:p w14:paraId="31AF228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Carex</w:t>
            </w:r>
            <w:r>
              <w:rPr>
                <w:rFonts w:ascii="Calibri" w:eastAsia="Calibri" w:hAnsi="Calibri" w:cs="Calibri"/>
                <w:sz w:val="22"/>
                <w:szCs w:val="22"/>
              </w:rPr>
              <w:t xml:space="preserve"> sp.</w:t>
            </w:r>
          </w:p>
        </w:tc>
      </w:tr>
      <w:tr w:rsidR="00F37E83" w14:paraId="58F8CA5C" w14:textId="77777777">
        <w:tc>
          <w:tcPr>
            <w:tcW w:w="1704" w:type="dxa"/>
            <w:tcBorders>
              <w:top w:val="nil"/>
              <w:left w:val="nil"/>
              <w:bottom w:val="single" w:sz="4" w:space="0" w:color="000000"/>
              <w:right w:val="nil"/>
            </w:tcBorders>
            <w:shd w:val="clear" w:color="auto" w:fill="auto"/>
          </w:tcPr>
          <w:p w14:paraId="204A597F"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jena.de</w:t>
            </w:r>
          </w:p>
        </w:tc>
        <w:tc>
          <w:tcPr>
            <w:tcW w:w="2615" w:type="dxa"/>
            <w:tcBorders>
              <w:top w:val="nil"/>
              <w:left w:val="nil"/>
              <w:bottom w:val="single" w:sz="4" w:space="0" w:color="000000"/>
              <w:right w:val="nil"/>
            </w:tcBorders>
            <w:shd w:val="clear" w:color="auto" w:fill="auto"/>
          </w:tcPr>
          <w:p w14:paraId="5F582C8F" w14:textId="77777777" w:rsidR="00F37E83" w:rsidRDefault="00F37E83">
            <w:pPr>
              <w:spacing w:after="120"/>
              <w:ind w:left="248" w:hanging="248"/>
              <w:rPr>
                <w:rFonts w:ascii="Calibri" w:eastAsia="Calibri" w:hAnsi="Calibri" w:cs="Calibri"/>
                <w:i/>
                <w:sz w:val="22"/>
                <w:szCs w:val="22"/>
              </w:rPr>
            </w:pPr>
          </w:p>
        </w:tc>
        <w:tc>
          <w:tcPr>
            <w:tcW w:w="5131" w:type="dxa"/>
            <w:tcBorders>
              <w:top w:val="nil"/>
              <w:left w:val="nil"/>
              <w:bottom w:val="single" w:sz="4" w:space="0" w:color="000000"/>
              <w:right w:val="nil"/>
            </w:tcBorders>
            <w:shd w:val="clear" w:color="auto" w:fill="auto"/>
          </w:tcPr>
          <w:p w14:paraId="54B25878"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1BB93131" w14:textId="77777777">
        <w:tc>
          <w:tcPr>
            <w:tcW w:w="1704" w:type="dxa"/>
            <w:tcBorders>
              <w:top w:val="single" w:sz="4" w:space="0" w:color="000000"/>
              <w:left w:val="nil"/>
              <w:bottom w:val="nil"/>
              <w:right w:val="nil"/>
            </w:tcBorders>
            <w:shd w:val="clear" w:color="auto" w:fill="auto"/>
          </w:tcPr>
          <w:p w14:paraId="5B78124C"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kbs.us</w:t>
            </w:r>
          </w:p>
        </w:tc>
        <w:tc>
          <w:tcPr>
            <w:tcW w:w="2615" w:type="dxa"/>
            <w:tcBorders>
              <w:top w:val="single" w:sz="4" w:space="0" w:color="000000"/>
              <w:left w:val="nil"/>
              <w:bottom w:val="nil"/>
              <w:right w:val="nil"/>
            </w:tcBorders>
            <w:shd w:val="clear" w:color="auto" w:fill="auto"/>
          </w:tcPr>
          <w:p w14:paraId="2862D683"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Melilotus officinalis</w:t>
            </w:r>
          </w:p>
        </w:tc>
        <w:tc>
          <w:tcPr>
            <w:tcW w:w="5131" w:type="dxa"/>
            <w:tcBorders>
              <w:top w:val="single" w:sz="4" w:space="0" w:color="000000"/>
              <w:left w:val="nil"/>
              <w:bottom w:val="nil"/>
              <w:right w:val="nil"/>
            </w:tcBorders>
            <w:shd w:val="clear" w:color="auto" w:fill="auto"/>
          </w:tcPr>
          <w:p w14:paraId="72CC1E74"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Melilotus officinalis</w:t>
            </w:r>
            <w:r>
              <w:rPr>
                <w:rFonts w:ascii="Calibri" w:eastAsia="Calibri" w:hAnsi="Calibri" w:cs="Calibri"/>
                <w:sz w:val="22"/>
                <w:szCs w:val="22"/>
              </w:rPr>
              <w:t xml:space="preserve"> ssp. </w:t>
            </w:r>
            <w:r>
              <w:rPr>
                <w:rFonts w:ascii="Calibri" w:eastAsia="Calibri" w:hAnsi="Calibri" w:cs="Calibri"/>
                <w:i/>
                <w:sz w:val="22"/>
                <w:szCs w:val="22"/>
              </w:rPr>
              <w:t>alba</w:t>
            </w:r>
            <w:r>
              <w:rPr>
                <w:rFonts w:ascii="Calibri" w:eastAsia="Calibri" w:hAnsi="Calibri" w:cs="Calibri"/>
                <w:sz w:val="22"/>
                <w:szCs w:val="22"/>
              </w:rPr>
              <w:t xml:space="preserve">, </w:t>
            </w:r>
            <w:r>
              <w:rPr>
                <w:rFonts w:ascii="Calibri" w:eastAsia="Calibri" w:hAnsi="Calibri" w:cs="Calibri"/>
                <w:i/>
                <w:sz w:val="22"/>
                <w:szCs w:val="22"/>
              </w:rPr>
              <w:t>Melilotus</w:t>
            </w:r>
            <w:r>
              <w:rPr>
                <w:rFonts w:ascii="Calibri" w:eastAsia="Calibri" w:hAnsi="Calibri" w:cs="Calibri"/>
                <w:sz w:val="22"/>
                <w:szCs w:val="22"/>
              </w:rPr>
              <w:t xml:space="preserve"> sp.</w:t>
            </w:r>
          </w:p>
        </w:tc>
      </w:tr>
      <w:tr w:rsidR="00F37E83" w14:paraId="4C287200" w14:textId="77777777">
        <w:tc>
          <w:tcPr>
            <w:tcW w:w="1704" w:type="dxa"/>
            <w:tcBorders>
              <w:top w:val="nil"/>
              <w:left w:val="nil"/>
              <w:bottom w:val="nil"/>
              <w:right w:val="nil"/>
            </w:tcBorders>
            <w:shd w:val="clear" w:color="auto" w:fill="auto"/>
          </w:tcPr>
          <w:p w14:paraId="2AA0F1C1"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B67417E"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Trifolium repens</w:t>
            </w:r>
          </w:p>
        </w:tc>
        <w:tc>
          <w:tcPr>
            <w:tcW w:w="5131" w:type="dxa"/>
            <w:tcBorders>
              <w:top w:val="nil"/>
              <w:left w:val="nil"/>
              <w:bottom w:val="nil"/>
              <w:right w:val="nil"/>
            </w:tcBorders>
            <w:shd w:val="clear" w:color="auto" w:fill="auto"/>
          </w:tcPr>
          <w:p w14:paraId="43486A72"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Trifolium</w:t>
            </w:r>
          </w:p>
        </w:tc>
      </w:tr>
      <w:tr w:rsidR="00F37E83" w14:paraId="35D25575" w14:textId="77777777">
        <w:tc>
          <w:tcPr>
            <w:tcW w:w="1704" w:type="dxa"/>
            <w:tcBorders>
              <w:top w:val="nil"/>
              <w:left w:val="nil"/>
              <w:bottom w:val="nil"/>
              <w:right w:val="nil"/>
            </w:tcBorders>
            <w:shd w:val="clear" w:color="auto" w:fill="auto"/>
          </w:tcPr>
          <w:p w14:paraId="46AA5AFE"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07198D2"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Setaria pumila</w:t>
            </w:r>
          </w:p>
        </w:tc>
        <w:tc>
          <w:tcPr>
            <w:tcW w:w="5131" w:type="dxa"/>
            <w:tcBorders>
              <w:top w:val="nil"/>
              <w:left w:val="nil"/>
              <w:bottom w:val="nil"/>
              <w:right w:val="nil"/>
            </w:tcBorders>
            <w:shd w:val="clear" w:color="auto" w:fill="auto"/>
          </w:tcPr>
          <w:p w14:paraId="71005BE5"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Setaria </w:t>
            </w:r>
            <w:r>
              <w:rPr>
                <w:rFonts w:ascii="Calibri" w:eastAsia="Calibri" w:hAnsi="Calibri" w:cs="Calibri"/>
                <w:sz w:val="22"/>
                <w:szCs w:val="22"/>
              </w:rPr>
              <w:t>sp.</w:t>
            </w:r>
          </w:p>
        </w:tc>
      </w:tr>
      <w:tr w:rsidR="00F37E83" w14:paraId="288F207C" w14:textId="77777777">
        <w:tc>
          <w:tcPr>
            <w:tcW w:w="1704" w:type="dxa"/>
            <w:tcBorders>
              <w:top w:val="nil"/>
              <w:left w:val="nil"/>
              <w:bottom w:val="nil"/>
              <w:right w:val="nil"/>
            </w:tcBorders>
            <w:shd w:val="clear" w:color="auto" w:fill="auto"/>
          </w:tcPr>
          <w:p w14:paraId="61252751"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9624902"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Malus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7A97B1D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Prunus</w:t>
            </w:r>
            <w:r>
              <w:rPr>
                <w:rFonts w:ascii="Calibri" w:eastAsia="Calibri" w:hAnsi="Calibri" w:cs="Calibri"/>
                <w:sz w:val="22"/>
                <w:szCs w:val="22"/>
              </w:rPr>
              <w:t xml:space="preserve"> sp.</w:t>
            </w:r>
          </w:p>
        </w:tc>
      </w:tr>
      <w:tr w:rsidR="00F37E83" w14:paraId="7378DACA" w14:textId="77777777">
        <w:tc>
          <w:tcPr>
            <w:tcW w:w="1704" w:type="dxa"/>
            <w:tcBorders>
              <w:top w:val="nil"/>
              <w:left w:val="nil"/>
              <w:bottom w:val="single" w:sz="4" w:space="0" w:color="000000"/>
              <w:right w:val="nil"/>
            </w:tcBorders>
            <w:shd w:val="clear" w:color="auto" w:fill="auto"/>
          </w:tcPr>
          <w:p w14:paraId="15DE0DB1"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02BFEE36"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Acer negundo</w:t>
            </w:r>
          </w:p>
        </w:tc>
        <w:tc>
          <w:tcPr>
            <w:tcW w:w="5131" w:type="dxa"/>
            <w:tcBorders>
              <w:top w:val="nil"/>
              <w:left w:val="nil"/>
              <w:bottom w:val="single" w:sz="4" w:space="0" w:color="000000"/>
              <w:right w:val="nil"/>
            </w:tcBorders>
            <w:shd w:val="clear" w:color="auto" w:fill="auto"/>
          </w:tcPr>
          <w:p w14:paraId="182235D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Acer</w:t>
            </w:r>
            <w:r>
              <w:rPr>
                <w:rFonts w:ascii="Calibri" w:eastAsia="Calibri" w:hAnsi="Calibri" w:cs="Calibri"/>
                <w:sz w:val="22"/>
                <w:szCs w:val="22"/>
              </w:rPr>
              <w:t xml:space="preserve"> sp.</w:t>
            </w:r>
          </w:p>
        </w:tc>
      </w:tr>
      <w:tr w:rsidR="00F37E83" w14:paraId="1858863C" w14:textId="77777777">
        <w:tc>
          <w:tcPr>
            <w:tcW w:w="1704" w:type="dxa"/>
            <w:tcBorders>
              <w:left w:val="nil"/>
              <w:bottom w:val="nil"/>
              <w:right w:val="nil"/>
            </w:tcBorders>
            <w:shd w:val="clear" w:color="auto" w:fill="auto"/>
          </w:tcPr>
          <w:p w14:paraId="7E6E6C1E"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kibber.in</w:t>
            </w:r>
          </w:p>
        </w:tc>
        <w:tc>
          <w:tcPr>
            <w:tcW w:w="2615" w:type="dxa"/>
            <w:tcBorders>
              <w:left w:val="nil"/>
              <w:bottom w:val="nil"/>
              <w:right w:val="nil"/>
            </w:tcBorders>
            <w:shd w:val="clear" w:color="auto" w:fill="auto"/>
          </w:tcPr>
          <w:p w14:paraId="6D36BB19"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Elymus longiaristatus</w:t>
            </w:r>
          </w:p>
        </w:tc>
        <w:tc>
          <w:tcPr>
            <w:tcW w:w="5131" w:type="dxa"/>
            <w:tcBorders>
              <w:left w:val="nil"/>
              <w:bottom w:val="nil"/>
              <w:right w:val="nil"/>
            </w:tcBorders>
            <w:shd w:val="clear" w:color="auto" w:fill="auto"/>
          </w:tcPr>
          <w:p w14:paraId="67B4A63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Unknown grass sp.</w:t>
            </w:r>
          </w:p>
        </w:tc>
      </w:tr>
      <w:tr w:rsidR="00F37E83" w14:paraId="09B98810" w14:textId="77777777">
        <w:tc>
          <w:tcPr>
            <w:tcW w:w="1704" w:type="dxa"/>
            <w:tcBorders>
              <w:top w:val="nil"/>
              <w:left w:val="nil"/>
              <w:bottom w:val="single" w:sz="4" w:space="0" w:color="000000"/>
              <w:right w:val="nil"/>
            </w:tcBorders>
            <w:shd w:val="clear" w:color="auto" w:fill="auto"/>
          </w:tcPr>
          <w:p w14:paraId="17227CDF"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211D3F05"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Polygonum</w:t>
            </w:r>
            <w:r>
              <w:rPr>
                <w:rFonts w:ascii="Calibri" w:eastAsia="Calibri" w:hAnsi="Calibri" w:cs="Calibri"/>
                <w:sz w:val="22"/>
                <w:szCs w:val="22"/>
              </w:rPr>
              <w:t xml:space="preserve"> sp.</w:t>
            </w:r>
          </w:p>
        </w:tc>
        <w:tc>
          <w:tcPr>
            <w:tcW w:w="5131" w:type="dxa"/>
            <w:tcBorders>
              <w:top w:val="nil"/>
              <w:left w:val="nil"/>
              <w:bottom w:val="single" w:sz="4" w:space="0" w:color="000000"/>
              <w:right w:val="nil"/>
            </w:tcBorders>
            <w:shd w:val="clear" w:color="auto" w:fill="auto"/>
          </w:tcPr>
          <w:p w14:paraId="7A076BA5"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Polygonum aviculare</w:t>
            </w:r>
          </w:p>
        </w:tc>
      </w:tr>
      <w:tr w:rsidR="00F37E83" w14:paraId="08A4B8FB" w14:textId="77777777">
        <w:tc>
          <w:tcPr>
            <w:tcW w:w="1704" w:type="dxa"/>
            <w:tcBorders>
              <w:left w:val="nil"/>
              <w:bottom w:val="nil"/>
              <w:right w:val="nil"/>
            </w:tcBorders>
            <w:shd w:val="clear" w:color="auto" w:fill="auto"/>
          </w:tcPr>
          <w:p w14:paraId="2DA58FAD"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lastRenderedPageBreak/>
              <w:t>kilp.fi</w:t>
            </w:r>
          </w:p>
        </w:tc>
        <w:tc>
          <w:tcPr>
            <w:tcW w:w="2615" w:type="dxa"/>
            <w:tcBorders>
              <w:left w:val="nil"/>
              <w:bottom w:val="nil"/>
              <w:right w:val="nil"/>
            </w:tcBorders>
            <w:shd w:val="clear" w:color="auto" w:fill="auto"/>
          </w:tcPr>
          <w:p w14:paraId="4385ACB9"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Scorzoneroides autumnalis</w:t>
            </w:r>
          </w:p>
        </w:tc>
        <w:tc>
          <w:tcPr>
            <w:tcW w:w="5131" w:type="dxa"/>
            <w:tcBorders>
              <w:left w:val="nil"/>
              <w:bottom w:val="nil"/>
              <w:right w:val="nil"/>
            </w:tcBorders>
            <w:shd w:val="clear" w:color="auto" w:fill="auto"/>
          </w:tcPr>
          <w:p w14:paraId="7A401CF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Leontodon autumnalis</w:t>
            </w:r>
            <w:r>
              <w:rPr>
                <w:rFonts w:ascii="Calibri" w:eastAsia="Calibri" w:hAnsi="Calibri" w:cs="Calibri"/>
                <w:sz w:val="22"/>
                <w:szCs w:val="22"/>
              </w:rPr>
              <w:t xml:space="preserve"> var. </w:t>
            </w:r>
            <w:r>
              <w:rPr>
                <w:rFonts w:ascii="Calibri" w:eastAsia="Calibri" w:hAnsi="Calibri" w:cs="Calibri"/>
                <w:i/>
                <w:sz w:val="22"/>
                <w:szCs w:val="22"/>
              </w:rPr>
              <w:t>taraxaci</w:t>
            </w:r>
          </w:p>
        </w:tc>
      </w:tr>
      <w:tr w:rsidR="00F37E83" w14:paraId="762B4FB6" w14:textId="77777777">
        <w:tc>
          <w:tcPr>
            <w:tcW w:w="1704" w:type="dxa"/>
            <w:tcBorders>
              <w:top w:val="nil"/>
              <w:left w:val="nil"/>
              <w:bottom w:val="nil"/>
              <w:right w:val="nil"/>
            </w:tcBorders>
            <w:shd w:val="clear" w:color="auto" w:fill="auto"/>
          </w:tcPr>
          <w:p w14:paraId="325928F6"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1852C8D"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Empetrum nigrum</w:t>
            </w:r>
          </w:p>
        </w:tc>
        <w:tc>
          <w:tcPr>
            <w:tcW w:w="5131" w:type="dxa"/>
            <w:tcBorders>
              <w:top w:val="nil"/>
              <w:left w:val="nil"/>
              <w:bottom w:val="nil"/>
              <w:right w:val="nil"/>
            </w:tcBorders>
            <w:shd w:val="clear" w:color="auto" w:fill="auto"/>
          </w:tcPr>
          <w:p w14:paraId="0D0AE622"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Empetrum nigrum</w:t>
            </w:r>
            <w:r>
              <w:rPr>
                <w:rFonts w:ascii="Calibri" w:eastAsia="Calibri" w:hAnsi="Calibri" w:cs="Calibri"/>
                <w:sz w:val="22"/>
                <w:szCs w:val="22"/>
              </w:rPr>
              <w:t xml:space="preserve"> ssp. </w:t>
            </w:r>
            <w:r>
              <w:rPr>
                <w:rFonts w:ascii="Calibri" w:eastAsia="Calibri" w:hAnsi="Calibri" w:cs="Calibri"/>
                <w:i/>
                <w:sz w:val="22"/>
                <w:szCs w:val="22"/>
              </w:rPr>
              <w:t>hermaphroditum</w:t>
            </w:r>
          </w:p>
        </w:tc>
      </w:tr>
      <w:tr w:rsidR="00F37E83" w14:paraId="7ED4A7B8" w14:textId="77777777">
        <w:tc>
          <w:tcPr>
            <w:tcW w:w="1704" w:type="dxa"/>
            <w:tcBorders>
              <w:top w:val="nil"/>
              <w:left w:val="nil"/>
              <w:bottom w:val="single" w:sz="4" w:space="0" w:color="000000"/>
              <w:right w:val="nil"/>
            </w:tcBorders>
            <w:shd w:val="clear" w:color="auto" w:fill="auto"/>
          </w:tcPr>
          <w:p w14:paraId="769DDD25"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2139C12A"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Ranunculus acris</w:t>
            </w:r>
          </w:p>
        </w:tc>
        <w:tc>
          <w:tcPr>
            <w:tcW w:w="5131" w:type="dxa"/>
            <w:tcBorders>
              <w:top w:val="nil"/>
              <w:left w:val="nil"/>
              <w:bottom w:val="single" w:sz="4" w:space="0" w:color="000000"/>
              <w:right w:val="nil"/>
            </w:tcBorders>
            <w:shd w:val="clear" w:color="auto" w:fill="auto"/>
          </w:tcPr>
          <w:p w14:paraId="3FB43150"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Ranunculus acris</w:t>
            </w:r>
            <w:r>
              <w:rPr>
                <w:rFonts w:ascii="Calibri" w:eastAsia="Calibri" w:hAnsi="Calibri" w:cs="Calibri"/>
                <w:sz w:val="22"/>
                <w:szCs w:val="22"/>
              </w:rPr>
              <w:t xml:space="preserve"> ssp. </w:t>
            </w:r>
            <w:r>
              <w:rPr>
                <w:rFonts w:ascii="Calibri" w:eastAsia="Calibri" w:hAnsi="Calibri" w:cs="Calibri"/>
                <w:i/>
                <w:sz w:val="22"/>
                <w:szCs w:val="22"/>
              </w:rPr>
              <w:t>pumilus</w:t>
            </w:r>
          </w:p>
        </w:tc>
      </w:tr>
      <w:tr w:rsidR="00F37E83" w14:paraId="12916100" w14:textId="77777777">
        <w:tc>
          <w:tcPr>
            <w:tcW w:w="1704" w:type="dxa"/>
            <w:tcBorders>
              <w:left w:val="nil"/>
              <w:bottom w:val="nil"/>
              <w:right w:val="nil"/>
            </w:tcBorders>
            <w:shd w:val="clear" w:color="auto" w:fill="auto"/>
          </w:tcPr>
          <w:p w14:paraId="3F333FFF"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kiny.au</w:t>
            </w:r>
          </w:p>
        </w:tc>
        <w:tc>
          <w:tcPr>
            <w:tcW w:w="2615" w:type="dxa"/>
            <w:tcBorders>
              <w:left w:val="nil"/>
              <w:bottom w:val="nil"/>
              <w:right w:val="nil"/>
            </w:tcBorders>
            <w:shd w:val="clear" w:color="auto" w:fill="auto"/>
          </w:tcPr>
          <w:p w14:paraId="2C2AE0BF"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Arthropodium minus</w:t>
            </w:r>
          </w:p>
        </w:tc>
        <w:tc>
          <w:tcPr>
            <w:tcW w:w="5131" w:type="dxa"/>
            <w:tcBorders>
              <w:left w:val="nil"/>
              <w:bottom w:val="nil"/>
              <w:right w:val="nil"/>
            </w:tcBorders>
            <w:shd w:val="clear" w:color="auto" w:fill="auto"/>
          </w:tcPr>
          <w:p w14:paraId="03FCC154"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Arthropodium</w:t>
            </w:r>
            <w:r>
              <w:rPr>
                <w:rFonts w:ascii="Calibri" w:eastAsia="Calibri" w:hAnsi="Calibri" w:cs="Calibri"/>
                <w:sz w:val="22"/>
                <w:szCs w:val="22"/>
              </w:rPr>
              <w:t xml:space="preserve"> sp.</w:t>
            </w:r>
          </w:p>
        </w:tc>
      </w:tr>
      <w:tr w:rsidR="00F37E83" w14:paraId="65F9286A" w14:textId="77777777">
        <w:tc>
          <w:tcPr>
            <w:tcW w:w="1704" w:type="dxa"/>
            <w:tcBorders>
              <w:top w:val="nil"/>
              <w:left w:val="nil"/>
              <w:bottom w:val="nil"/>
              <w:right w:val="nil"/>
            </w:tcBorders>
            <w:shd w:val="clear" w:color="auto" w:fill="auto"/>
          </w:tcPr>
          <w:p w14:paraId="6E42FA4A"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A88D90E"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Atriplex semibaccata</w:t>
            </w:r>
          </w:p>
        </w:tc>
        <w:tc>
          <w:tcPr>
            <w:tcW w:w="5131" w:type="dxa"/>
            <w:tcBorders>
              <w:top w:val="nil"/>
              <w:left w:val="nil"/>
              <w:bottom w:val="nil"/>
              <w:right w:val="nil"/>
            </w:tcBorders>
            <w:shd w:val="clear" w:color="auto" w:fill="auto"/>
          </w:tcPr>
          <w:p w14:paraId="0EFB9E6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Atriplex</w:t>
            </w:r>
            <w:r>
              <w:rPr>
                <w:rFonts w:ascii="Calibri" w:eastAsia="Calibri" w:hAnsi="Calibri" w:cs="Calibri"/>
                <w:sz w:val="22"/>
                <w:szCs w:val="22"/>
              </w:rPr>
              <w:t xml:space="preserve"> sp.</w:t>
            </w:r>
          </w:p>
        </w:tc>
      </w:tr>
      <w:tr w:rsidR="00F37E83" w14:paraId="060F4D40" w14:textId="77777777">
        <w:tc>
          <w:tcPr>
            <w:tcW w:w="1704" w:type="dxa"/>
            <w:tcBorders>
              <w:top w:val="nil"/>
              <w:left w:val="nil"/>
              <w:bottom w:val="nil"/>
              <w:right w:val="nil"/>
            </w:tcBorders>
            <w:shd w:val="clear" w:color="auto" w:fill="auto"/>
          </w:tcPr>
          <w:p w14:paraId="22905788"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67ABAE6"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Maireana enchylaenoides</w:t>
            </w:r>
          </w:p>
        </w:tc>
        <w:tc>
          <w:tcPr>
            <w:tcW w:w="5131" w:type="dxa"/>
            <w:tcBorders>
              <w:top w:val="nil"/>
              <w:left w:val="nil"/>
              <w:bottom w:val="nil"/>
              <w:right w:val="nil"/>
            </w:tcBorders>
            <w:shd w:val="clear" w:color="auto" w:fill="auto"/>
          </w:tcPr>
          <w:p w14:paraId="7D60CFC2"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Maireana</w:t>
            </w:r>
            <w:r>
              <w:rPr>
                <w:rFonts w:ascii="Calibri" w:eastAsia="Calibri" w:hAnsi="Calibri" w:cs="Calibri"/>
                <w:sz w:val="22"/>
                <w:szCs w:val="22"/>
              </w:rPr>
              <w:t xml:space="preserve"> sp.</w:t>
            </w:r>
          </w:p>
        </w:tc>
      </w:tr>
      <w:tr w:rsidR="00F37E83" w14:paraId="320A2C06" w14:textId="77777777">
        <w:tc>
          <w:tcPr>
            <w:tcW w:w="1704" w:type="dxa"/>
            <w:tcBorders>
              <w:top w:val="nil"/>
              <w:left w:val="nil"/>
              <w:bottom w:val="nil"/>
              <w:right w:val="nil"/>
            </w:tcBorders>
            <w:shd w:val="clear" w:color="auto" w:fill="auto"/>
          </w:tcPr>
          <w:p w14:paraId="141348D3"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42DD7F73"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Rhodanthe corymbiflora</w:t>
            </w:r>
          </w:p>
        </w:tc>
        <w:tc>
          <w:tcPr>
            <w:tcW w:w="5131" w:type="dxa"/>
            <w:tcBorders>
              <w:top w:val="nil"/>
              <w:left w:val="nil"/>
              <w:bottom w:val="nil"/>
              <w:right w:val="nil"/>
            </w:tcBorders>
            <w:shd w:val="clear" w:color="auto" w:fill="auto"/>
          </w:tcPr>
          <w:p w14:paraId="466F2C7A"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Rhodanthe</w:t>
            </w:r>
            <w:r>
              <w:rPr>
                <w:rFonts w:ascii="Calibri" w:eastAsia="Calibri" w:hAnsi="Calibri" w:cs="Calibri"/>
                <w:sz w:val="22"/>
                <w:szCs w:val="22"/>
              </w:rPr>
              <w:t xml:space="preserve"> sp.</w:t>
            </w:r>
          </w:p>
        </w:tc>
      </w:tr>
      <w:tr w:rsidR="00F37E83" w14:paraId="08951070" w14:textId="77777777">
        <w:tc>
          <w:tcPr>
            <w:tcW w:w="1704" w:type="dxa"/>
            <w:tcBorders>
              <w:top w:val="nil"/>
              <w:left w:val="nil"/>
              <w:bottom w:val="nil"/>
              <w:right w:val="nil"/>
            </w:tcBorders>
            <w:shd w:val="clear" w:color="auto" w:fill="auto"/>
          </w:tcPr>
          <w:p w14:paraId="4B47A4A4"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68405D7"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Sonchus oleraceus</w:t>
            </w:r>
          </w:p>
        </w:tc>
        <w:tc>
          <w:tcPr>
            <w:tcW w:w="5131" w:type="dxa"/>
            <w:tcBorders>
              <w:top w:val="nil"/>
              <w:left w:val="nil"/>
              <w:bottom w:val="nil"/>
              <w:right w:val="nil"/>
            </w:tcBorders>
            <w:shd w:val="clear" w:color="auto" w:fill="auto"/>
          </w:tcPr>
          <w:p w14:paraId="61E0CFE9"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Sonchus</w:t>
            </w:r>
            <w:r>
              <w:rPr>
                <w:rFonts w:ascii="Calibri" w:eastAsia="Calibri" w:hAnsi="Calibri" w:cs="Calibri"/>
                <w:sz w:val="22"/>
                <w:szCs w:val="22"/>
              </w:rPr>
              <w:t xml:space="preserve"> sp., </w:t>
            </w:r>
            <w:r>
              <w:rPr>
                <w:rFonts w:ascii="Calibri" w:eastAsia="Calibri" w:hAnsi="Calibri" w:cs="Calibri"/>
                <w:i/>
                <w:sz w:val="22"/>
                <w:szCs w:val="22"/>
              </w:rPr>
              <w:t>Sonchus asper</w:t>
            </w:r>
          </w:p>
        </w:tc>
      </w:tr>
      <w:tr w:rsidR="00F37E83" w14:paraId="7E3D64CE" w14:textId="77777777">
        <w:tc>
          <w:tcPr>
            <w:tcW w:w="1704" w:type="dxa"/>
            <w:tcBorders>
              <w:top w:val="nil"/>
              <w:left w:val="nil"/>
              <w:bottom w:val="nil"/>
              <w:right w:val="nil"/>
            </w:tcBorders>
            <w:shd w:val="clear" w:color="auto" w:fill="auto"/>
          </w:tcPr>
          <w:p w14:paraId="59A456A7"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09D26D4"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Crassula sieberiana</w:t>
            </w:r>
          </w:p>
        </w:tc>
        <w:tc>
          <w:tcPr>
            <w:tcW w:w="5131" w:type="dxa"/>
            <w:tcBorders>
              <w:top w:val="nil"/>
              <w:left w:val="nil"/>
              <w:bottom w:val="nil"/>
              <w:right w:val="nil"/>
            </w:tcBorders>
            <w:shd w:val="clear" w:color="auto" w:fill="auto"/>
          </w:tcPr>
          <w:p w14:paraId="77E7448A"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Crassula</w:t>
            </w:r>
            <w:r>
              <w:rPr>
                <w:rFonts w:ascii="Calibri" w:eastAsia="Calibri" w:hAnsi="Calibri" w:cs="Calibri"/>
                <w:sz w:val="22"/>
                <w:szCs w:val="22"/>
              </w:rPr>
              <w:t xml:space="preserve"> sp.</w:t>
            </w:r>
          </w:p>
        </w:tc>
      </w:tr>
      <w:tr w:rsidR="00F37E83" w14:paraId="31C45DFA" w14:textId="77777777">
        <w:tc>
          <w:tcPr>
            <w:tcW w:w="1704" w:type="dxa"/>
            <w:tcBorders>
              <w:top w:val="nil"/>
              <w:left w:val="nil"/>
              <w:bottom w:val="nil"/>
              <w:right w:val="nil"/>
            </w:tcBorders>
            <w:shd w:val="clear" w:color="auto" w:fill="auto"/>
          </w:tcPr>
          <w:p w14:paraId="14512AA6"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8DDE6DE"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Trifolium sp.</w:t>
            </w:r>
          </w:p>
        </w:tc>
        <w:tc>
          <w:tcPr>
            <w:tcW w:w="5131" w:type="dxa"/>
            <w:tcBorders>
              <w:top w:val="nil"/>
              <w:left w:val="nil"/>
              <w:bottom w:val="nil"/>
              <w:right w:val="nil"/>
            </w:tcBorders>
            <w:shd w:val="clear" w:color="auto" w:fill="auto"/>
          </w:tcPr>
          <w:p w14:paraId="43EE8DD8"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Trifolium</w:t>
            </w:r>
            <w:r>
              <w:rPr>
                <w:rFonts w:ascii="Calibri" w:eastAsia="Calibri" w:hAnsi="Calibri" w:cs="Calibri"/>
                <w:sz w:val="22"/>
                <w:szCs w:val="22"/>
              </w:rPr>
              <w:t xml:space="preserve">, </w:t>
            </w:r>
            <w:r>
              <w:rPr>
                <w:rFonts w:ascii="Calibri" w:eastAsia="Calibri" w:hAnsi="Calibri" w:cs="Calibri"/>
                <w:i/>
                <w:sz w:val="22"/>
                <w:szCs w:val="22"/>
              </w:rPr>
              <w:t>Trifolium dubium</w:t>
            </w:r>
            <w:r>
              <w:rPr>
                <w:rFonts w:ascii="Calibri" w:eastAsia="Calibri" w:hAnsi="Calibri" w:cs="Calibri"/>
                <w:sz w:val="22"/>
                <w:szCs w:val="22"/>
              </w:rPr>
              <w:t xml:space="preserve">, </w:t>
            </w:r>
            <w:r>
              <w:rPr>
                <w:rFonts w:ascii="Calibri" w:eastAsia="Calibri" w:hAnsi="Calibri" w:cs="Calibri"/>
                <w:i/>
                <w:sz w:val="22"/>
                <w:szCs w:val="22"/>
              </w:rPr>
              <w:t>Trifolium glomeratum</w:t>
            </w:r>
            <w:r>
              <w:rPr>
                <w:rFonts w:ascii="Calibri" w:eastAsia="Calibri" w:hAnsi="Calibri" w:cs="Calibri"/>
                <w:sz w:val="22"/>
                <w:szCs w:val="22"/>
              </w:rPr>
              <w:t xml:space="preserve">, </w:t>
            </w:r>
            <w:r>
              <w:rPr>
                <w:rFonts w:ascii="Calibri" w:eastAsia="Calibri" w:hAnsi="Calibri" w:cs="Calibri"/>
                <w:i/>
                <w:sz w:val="22"/>
                <w:szCs w:val="22"/>
              </w:rPr>
              <w:t>Trifolium arvense</w:t>
            </w:r>
          </w:p>
        </w:tc>
      </w:tr>
      <w:tr w:rsidR="00F37E83" w14:paraId="56928BFE" w14:textId="77777777">
        <w:tc>
          <w:tcPr>
            <w:tcW w:w="1704" w:type="dxa"/>
            <w:tcBorders>
              <w:top w:val="nil"/>
              <w:left w:val="nil"/>
              <w:bottom w:val="nil"/>
              <w:right w:val="nil"/>
            </w:tcBorders>
            <w:shd w:val="clear" w:color="auto" w:fill="auto"/>
          </w:tcPr>
          <w:p w14:paraId="555616BC"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2B31F1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Avena barbata</w:t>
            </w:r>
          </w:p>
        </w:tc>
        <w:tc>
          <w:tcPr>
            <w:tcW w:w="5131" w:type="dxa"/>
            <w:tcBorders>
              <w:top w:val="nil"/>
              <w:left w:val="nil"/>
              <w:bottom w:val="nil"/>
              <w:right w:val="nil"/>
            </w:tcBorders>
            <w:shd w:val="clear" w:color="auto" w:fill="auto"/>
          </w:tcPr>
          <w:p w14:paraId="0CBD55D5"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Avena</w:t>
            </w:r>
            <w:r>
              <w:rPr>
                <w:rFonts w:ascii="Calibri" w:eastAsia="Calibri" w:hAnsi="Calibri" w:cs="Calibri"/>
                <w:sz w:val="22"/>
                <w:szCs w:val="22"/>
              </w:rPr>
              <w:t xml:space="preserve"> sp., </w:t>
            </w:r>
            <w:r>
              <w:rPr>
                <w:rFonts w:ascii="Calibri" w:eastAsia="Calibri" w:hAnsi="Calibri" w:cs="Calibri"/>
                <w:i/>
                <w:sz w:val="22"/>
                <w:szCs w:val="22"/>
              </w:rPr>
              <w:t>Avena fatua</w:t>
            </w:r>
          </w:p>
        </w:tc>
      </w:tr>
      <w:tr w:rsidR="00F37E83" w14:paraId="6208176B" w14:textId="77777777">
        <w:tc>
          <w:tcPr>
            <w:tcW w:w="1704" w:type="dxa"/>
            <w:tcBorders>
              <w:top w:val="nil"/>
              <w:left w:val="nil"/>
              <w:bottom w:val="nil"/>
              <w:right w:val="nil"/>
            </w:tcBorders>
            <w:shd w:val="clear" w:color="auto" w:fill="auto"/>
          </w:tcPr>
          <w:p w14:paraId="4F117147"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B33A11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Bromus rubens</w:t>
            </w:r>
          </w:p>
        </w:tc>
        <w:tc>
          <w:tcPr>
            <w:tcW w:w="5131" w:type="dxa"/>
            <w:tcBorders>
              <w:top w:val="nil"/>
              <w:left w:val="nil"/>
              <w:bottom w:val="nil"/>
              <w:right w:val="nil"/>
            </w:tcBorders>
            <w:shd w:val="clear" w:color="auto" w:fill="auto"/>
          </w:tcPr>
          <w:p w14:paraId="36B893BA"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Bromus</w:t>
            </w:r>
            <w:r>
              <w:rPr>
                <w:rFonts w:ascii="Calibri" w:eastAsia="Calibri" w:hAnsi="Calibri" w:cs="Calibri"/>
                <w:sz w:val="22"/>
                <w:szCs w:val="22"/>
              </w:rPr>
              <w:t xml:space="preserve"> sp.</w:t>
            </w:r>
          </w:p>
        </w:tc>
      </w:tr>
      <w:tr w:rsidR="00F37E83" w14:paraId="6C3EEF02" w14:textId="77777777">
        <w:tc>
          <w:tcPr>
            <w:tcW w:w="1704" w:type="dxa"/>
            <w:tcBorders>
              <w:top w:val="nil"/>
              <w:left w:val="nil"/>
              <w:bottom w:val="nil"/>
              <w:right w:val="nil"/>
            </w:tcBorders>
            <w:shd w:val="clear" w:color="auto" w:fill="auto"/>
          </w:tcPr>
          <w:p w14:paraId="6B773D55"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878E16F"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Lolium</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306D4D65"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Lolium perenne</w:t>
            </w:r>
            <w:r>
              <w:rPr>
                <w:rFonts w:ascii="Calibri" w:eastAsia="Calibri" w:hAnsi="Calibri" w:cs="Calibri"/>
                <w:sz w:val="22"/>
                <w:szCs w:val="22"/>
              </w:rPr>
              <w:t xml:space="preserve">, </w:t>
            </w:r>
            <w:r>
              <w:rPr>
                <w:rFonts w:ascii="Calibri" w:eastAsia="Calibri" w:hAnsi="Calibri" w:cs="Calibri"/>
                <w:i/>
                <w:sz w:val="22"/>
                <w:szCs w:val="22"/>
              </w:rPr>
              <w:t>Lolium rigidum</w:t>
            </w:r>
          </w:p>
        </w:tc>
      </w:tr>
      <w:tr w:rsidR="00F37E83" w14:paraId="3721B385" w14:textId="77777777">
        <w:tc>
          <w:tcPr>
            <w:tcW w:w="1704" w:type="dxa"/>
            <w:tcBorders>
              <w:top w:val="nil"/>
              <w:left w:val="nil"/>
              <w:bottom w:val="nil"/>
              <w:right w:val="nil"/>
            </w:tcBorders>
            <w:shd w:val="clear" w:color="auto" w:fill="auto"/>
          </w:tcPr>
          <w:p w14:paraId="45641F54"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D12C03E"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Rytidosperma</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4365E57D"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Rytidosperma</w:t>
            </w:r>
          </w:p>
        </w:tc>
      </w:tr>
      <w:tr w:rsidR="00F37E83" w14:paraId="289896B3" w14:textId="77777777">
        <w:tc>
          <w:tcPr>
            <w:tcW w:w="1704" w:type="dxa"/>
            <w:tcBorders>
              <w:top w:val="nil"/>
              <w:left w:val="nil"/>
              <w:right w:val="nil"/>
            </w:tcBorders>
            <w:shd w:val="clear" w:color="auto" w:fill="auto"/>
          </w:tcPr>
          <w:p w14:paraId="22F0B741"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07B30C76"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Vulpia</w:t>
            </w:r>
            <w:r>
              <w:rPr>
                <w:rFonts w:ascii="Calibri" w:eastAsia="Calibri" w:hAnsi="Calibri" w:cs="Calibri"/>
                <w:sz w:val="22"/>
                <w:szCs w:val="22"/>
              </w:rPr>
              <w:t xml:space="preserve"> sp.</w:t>
            </w:r>
          </w:p>
        </w:tc>
        <w:tc>
          <w:tcPr>
            <w:tcW w:w="5131" w:type="dxa"/>
            <w:tcBorders>
              <w:top w:val="nil"/>
              <w:left w:val="nil"/>
              <w:right w:val="nil"/>
            </w:tcBorders>
            <w:shd w:val="clear" w:color="auto" w:fill="auto"/>
          </w:tcPr>
          <w:p w14:paraId="7AF1C828"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Vulpia bromoides</w:t>
            </w:r>
          </w:p>
        </w:tc>
      </w:tr>
      <w:tr w:rsidR="00F37E83" w14:paraId="7E6264E1" w14:textId="77777777">
        <w:tc>
          <w:tcPr>
            <w:tcW w:w="1704" w:type="dxa"/>
            <w:tcBorders>
              <w:top w:val="nil"/>
              <w:left w:val="nil"/>
              <w:bottom w:val="single" w:sz="4" w:space="0" w:color="000000"/>
              <w:right w:val="nil"/>
            </w:tcBorders>
            <w:shd w:val="clear" w:color="auto" w:fill="auto"/>
          </w:tcPr>
          <w:p w14:paraId="00DA27B9"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koffler.ca</w:t>
            </w:r>
          </w:p>
        </w:tc>
        <w:tc>
          <w:tcPr>
            <w:tcW w:w="2615" w:type="dxa"/>
            <w:tcBorders>
              <w:top w:val="nil"/>
              <w:left w:val="nil"/>
              <w:bottom w:val="single" w:sz="4" w:space="0" w:color="000000"/>
              <w:right w:val="nil"/>
            </w:tcBorders>
            <w:shd w:val="clear" w:color="auto" w:fill="auto"/>
          </w:tcPr>
          <w:p w14:paraId="4C329DC0"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Carex</w:t>
            </w:r>
            <w:r>
              <w:rPr>
                <w:rFonts w:ascii="Calibri" w:eastAsia="Calibri" w:hAnsi="Calibri" w:cs="Calibri"/>
                <w:sz w:val="22"/>
                <w:szCs w:val="22"/>
              </w:rPr>
              <w:t xml:space="preserve"> sp.</w:t>
            </w:r>
          </w:p>
        </w:tc>
        <w:tc>
          <w:tcPr>
            <w:tcW w:w="5131" w:type="dxa"/>
            <w:tcBorders>
              <w:top w:val="nil"/>
              <w:left w:val="nil"/>
              <w:bottom w:val="single" w:sz="4" w:space="0" w:color="000000"/>
              <w:right w:val="nil"/>
            </w:tcBorders>
            <w:shd w:val="clear" w:color="auto" w:fill="auto"/>
          </w:tcPr>
          <w:p w14:paraId="4CDABBC5"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Carex plantaginea</w:t>
            </w:r>
          </w:p>
        </w:tc>
      </w:tr>
      <w:tr w:rsidR="00F37E83" w14:paraId="3E2B6016" w14:textId="77777777">
        <w:tc>
          <w:tcPr>
            <w:tcW w:w="1704" w:type="dxa"/>
            <w:tcBorders>
              <w:left w:val="nil"/>
              <w:bottom w:val="nil"/>
              <w:right w:val="nil"/>
            </w:tcBorders>
            <w:shd w:val="clear" w:color="auto" w:fill="auto"/>
          </w:tcPr>
          <w:p w14:paraId="1FC516A8"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konz.us</w:t>
            </w:r>
          </w:p>
        </w:tc>
        <w:tc>
          <w:tcPr>
            <w:tcW w:w="2615" w:type="dxa"/>
            <w:tcBorders>
              <w:left w:val="nil"/>
              <w:bottom w:val="nil"/>
              <w:right w:val="nil"/>
            </w:tcBorders>
            <w:shd w:val="clear" w:color="auto" w:fill="auto"/>
          </w:tcPr>
          <w:p w14:paraId="6702FBE0"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Solidago missouriensis</w:t>
            </w:r>
          </w:p>
        </w:tc>
        <w:tc>
          <w:tcPr>
            <w:tcW w:w="5131" w:type="dxa"/>
            <w:tcBorders>
              <w:left w:val="nil"/>
              <w:bottom w:val="nil"/>
              <w:right w:val="nil"/>
            </w:tcBorders>
            <w:shd w:val="clear" w:color="auto" w:fill="auto"/>
          </w:tcPr>
          <w:p w14:paraId="7885C03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Solidago canadensis</w:t>
            </w:r>
          </w:p>
        </w:tc>
      </w:tr>
      <w:tr w:rsidR="00F37E83" w14:paraId="3C80EFB1" w14:textId="77777777">
        <w:tc>
          <w:tcPr>
            <w:tcW w:w="1704" w:type="dxa"/>
            <w:tcBorders>
              <w:top w:val="nil"/>
              <w:left w:val="nil"/>
              <w:bottom w:val="nil"/>
              <w:right w:val="nil"/>
            </w:tcBorders>
            <w:shd w:val="clear" w:color="auto" w:fill="auto"/>
          </w:tcPr>
          <w:p w14:paraId="2111F3B3"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48BEED59"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Euphorbia nutans</w:t>
            </w:r>
          </w:p>
        </w:tc>
        <w:tc>
          <w:tcPr>
            <w:tcW w:w="5131" w:type="dxa"/>
            <w:tcBorders>
              <w:top w:val="nil"/>
              <w:left w:val="nil"/>
              <w:bottom w:val="nil"/>
              <w:right w:val="nil"/>
            </w:tcBorders>
            <w:shd w:val="clear" w:color="auto" w:fill="auto"/>
          </w:tcPr>
          <w:p w14:paraId="5FA44892"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Euphorbia marginata, Euphorbia serpens</w:t>
            </w:r>
            <w:r>
              <w:rPr>
                <w:rFonts w:ascii="Calibri" w:eastAsia="Calibri" w:hAnsi="Calibri" w:cs="Calibri"/>
                <w:sz w:val="22"/>
                <w:szCs w:val="22"/>
              </w:rPr>
              <w:t xml:space="preserve">, </w:t>
            </w:r>
            <w:r>
              <w:rPr>
                <w:rFonts w:ascii="Calibri" w:eastAsia="Calibri" w:hAnsi="Calibri" w:cs="Calibri"/>
                <w:i/>
                <w:sz w:val="22"/>
                <w:szCs w:val="22"/>
              </w:rPr>
              <w:t>Euphorbia spathulata</w:t>
            </w:r>
          </w:p>
        </w:tc>
      </w:tr>
      <w:tr w:rsidR="00F37E83" w14:paraId="32E5EB7D" w14:textId="77777777">
        <w:tc>
          <w:tcPr>
            <w:tcW w:w="1704" w:type="dxa"/>
            <w:tcBorders>
              <w:top w:val="nil"/>
              <w:left w:val="nil"/>
              <w:bottom w:val="nil"/>
              <w:right w:val="nil"/>
            </w:tcBorders>
            <w:shd w:val="clear" w:color="auto" w:fill="auto"/>
          </w:tcPr>
          <w:p w14:paraId="39782D4C"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26E87D6"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Baptisia bracteata</w:t>
            </w:r>
          </w:p>
        </w:tc>
        <w:tc>
          <w:tcPr>
            <w:tcW w:w="5131" w:type="dxa"/>
            <w:tcBorders>
              <w:top w:val="nil"/>
              <w:left w:val="nil"/>
              <w:bottom w:val="nil"/>
              <w:right w:val="nil"/>
            </w:tcBorders>
            <w:shd w:val="clear" w:color="auto" w:fill="auto"/>
          </w:tcPr>
          <w:p w14:paraId="755E04AA"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Baptisia australis</w:t>
            </w:r>
          </w:p>
        </w:tc>
      </w:tr>
      <w:tr w:rsidR="00F37E83" w14:paraId="26666BC4" w14:textId="77777777">
        <w:tc>
          <w:tcPr>
            <w:tcW w:w="1704" w:type="dxa"/>
            <w:tcBorders>
              <w:top w:val="nil"/>
              <w:left w:val="nil"/>
              <w:bottom w:val="nil"/>
              <w:right w:val="nil"/>
            </w:tcBorders>
            <w:shd w:val="clear" w:color="auto" w:fill="auto"/>
          </w:tcPr>
          <w:p w14:paraId="3987EC75"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E871A60"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Calylophus serrulatus</w:t>
            </w:r>
          </w:p>
        </w:tc>
        <w:tc>
          <w:tcPr>
            <w:tcW w:w="5131" w:type="dxa"/>
            <w:tcBorders>
              <w:top w:val="nil"/>
              <w:left w:val="nil"/>
              <w:bottom w:val="nil"/>
              <w:right w:val="nil"/>
            </w:tcBorders>
            <w:shd w:val="clear" w:color="auto" w:fill="auto"/>
          </w:tcPr>
          <w:p w14:paraId="100B8E80"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Calylophus </w:t>
            </w:r>
            <w:r>
              <w:rPr>
                <w:rFonts w:ascii="Calibri" w:eastAsia="Calibri" w:hAnsi="Calibri" w:cs="Calibri"/>
                <w:sz w:val="22"/>
                <w:szCs w:val="22"/>
              </w:rPr>
              <w:t>sp.</w:t>
            </w:r>
          </w:p>
        </w:tc>
      </w:tr>
      <w:tr w:rsidR="00F37E83" w14:paraId="6818B6A7" w14:textId="77777777">
        <w:tc>
          <w:tcPr>
            <w:tcW w:w="1704" w:type="dxa"/>
            <w:tcBorders>
              <w:top w:val="nil"/>
              <w:left w:val="nil"/>
              <w:right w:val="nil"/>
            </w:tcBorders>
            <w:shd w:val="clear" w:color="auto" w:fill="auto"/>
          </w:tcPr>
          <w:p w14:paraId="4240F893"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518CE5F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Muhlenbergia racemosa</w:t>
            </w:r>
          </w:p>
        </w:tc>
        <w:tc>
          <w:tcPr>
            <w:tcW w:w="5131" w:type="dxa"/>
            <w:tcBorders>
              <w:top w:val="nil"/>
              <w:left w:val="nil"/>
              <w:right w:val="nil"/>
            </w:tcBorders>
            <w:shd w:val="clear" w:color="auto" w:fill="auto"/>
          </w:tcPr>
          <w:p w14:paraId="255FD26F"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Muhlenbergia cuspidata</w:t>
            </w:r>
          </w:p>
        </w:tc>
      </w:tr>
      <w:tr w:rsidR="00F37E83" w14:paraId="027AD79C" w14:textId="77777777">
        <w:tc>
          <w:tcPr>
            <w:tcW w:w="1704" w:type="dxa"/>
            <w:tcBorders>
              <w:left w:val="nil"/>
              <w:bottom w:val="single" w:sz="4" w:space="0" w:color="000000"/>
              <w:right w:val="nil"/>
            </w:tcBorders>
            <w:shd w:val="clear" w:color="auto" w:fill="auto"/>
          </w:tcPr>
          <w:p w14:paraId="172405B4"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lancaster.uk</w:t>
            </w:r>
          </w:p>
        </w:tc>
        <w:tc>
          <w:tcPr>
            <w:tcW w:w="2615" w:type="dxa"/>
            <w:tcBorders>
              <w:left w:val="nil"/>
              <w:bottom w:val="single" w:sz="4" w:space="0" w:color="000000"/>
              <w:right w:val="nil"/>
            </w:tcBorders>
            <w:shd w:val="clear" w:color="auto" w:fill="auto"/>
          </w:tcPr>
          <w:p w14:paraId="5BFB867B" w14:textId="77777777" w:rsidR="00F37E83" w:rsidRDefault="00F37E83">
            <w:pPr>
              <w:spacing w:after="120"/>
              <w:ind w:left="248" w:hanging="248"/>
              <w:rPr>
                <w:rFonts w:ascii="Calibri" w:eastAsia="Calibri" w:hAnsi="Calibri" w:cs="Calibri"/>
                <w:sz w:val="22"/>
                <w:szCs w:val="22"/>
              </w:rPr>
            </w:pPr>
          </w:p>
        </w:tc>
        <w:tc>
          <w:tcPr>
            <w:tcW w:w="5131" w:type="dxa"/>
            <w:tcBorders>
              <w:left w:val="nil"/>
              <w:bottom w:val="single" w:sz="4" w:space="0" w:color="000000"/>
              <w:right w:val="nil"/>
            </w:tcBorders>
            <w:shd w:val="clear" w:color="auto" w:fill="auto"/>
          </w:tcPr>
          <w:p w14:paraId="5B631072"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17C17CFD" w14:textId="77777777">
        <w:tc>
          <w:tcPr>
            <w:tcW w:w="1704" w:type="dxa"/>
            <w:tcBorders>
              <w:left w:val="nil"/>
              <w:bottom w:val="nil"/>
              <w:right w:val="nil"/>
            </w:tcBorders>
            <w:shd w:val="clear" w:color="auto" w:fill="auto"/>
          </w:tcPr>
          <w:p w14:paraId="3DAE2841"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look.us</w:t>
            </w:r>
          </w:p>
        </w:tc>
        <w:tc>
          <w:tcPr>
            <w:tcW w:w="2615" w:type="dxa"/>
            <w:tcBorders>
              <w:left w:val="nil"/>
              <w:bottom w:val="nil"/>
              <w:right w:val="nil"/>
            </w:tcBorders>
            <w:shd w:val="clear" w:color="auto" w:fill="auto"/>
          </w:tcPr>
          <w:p w14:paraId="5D4B2260"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Carex pensylvanica</w:t>
            </w:r>
          </w:p>
        </w:tc>
        <w:tc>
          <w:tcPr>
            <w:tcW w:w="5131" w:type="dxa"/>
            <w:tcBorders>
              <w:left w:val="nil"/>
              <w:bottom w:val="nil"/>
              <w:right w:val="nil"/>
            </w:tcBorders>
            <w:shd w:val="clear" w:color="auto" w:fill="auto"/>
          </w:tcPr>
          <w:p w14:paraId="2672A8C6"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Carex hoodii</w:t>
            </w:r>
          </w:p>
        </w:tc>
      </w:tr>
      <w:tr w:rsidR="00F37E83" w14:paraId="2BC9BCBF" w14:textId="77777777">
        <w:tc>
          <w:tcPr>
            <w:tcW w:w="1704" w:type="dxa"/>
            <w:tcBorders>
              <w:top w:val="nil"/>
              <w:left w:val="nil"/>
              <w:bottom w:val="single" w:sz="4" w:space="0" w:color="000000"/>
              <w:right w:val="nil"/>
            </w:tcBorders>
            <w:shd w:val="clear" w:color="auto" w:fill="auto"/>
          </w:tcPr>
          <w:p w14:paraId="74E4AD34"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03D5A60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Galium oreganum</w:t>
            </w:r>
          </w:p>
        </w:tc>
        <w:tc>
          <w:tcPr>
            <w:tcW w:w="5131" w:type="dxa"/>
            <w:tcBorders>
              <w:top w:val="nil"/>
              <w:left w:val="nil"/>
              <w:bottom w:val="single" w:sz="4" w:space="0" w:color="000000"/>
              <w:right w:val="nil"/>
            </w:tcBorders>
            <w:shd w:val="clear" w:color="auto" w:fill="auto"/>
          </w:tcPr>
          <w:p w14:paraId="364FBB1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Galium</w:t>
            </w:r>
            <w:r>
              <w:rPr>
                <w:rFonts w:ascii="Calibri" w:eastAsia="Calibri" w:hAnsi="Calibri" w:cs="Calibri"/>
                <w:sz w:val="22"/>
                <w:szCs w:val="22"/>
              </w:rPr>
              <w:t xml:space="preserve"> sp.</w:t>
            </w:r>
          </w:p>
        </w:tc>
      </w:tr>
      <w:tr w:rsidR="00F37E83" w14:paraId="4A031541" w14:textId="77777777">
        <w:tc>
          <w:tcPr>
            <w:tcW w:w="1704" w:type="dxa"/>
            <w:tcBorders>
              <w:left w:val="nil"/>
              <w:bottom w:val="single" w:sz="4" w:space="0" w:color="000000"/>
              <w:right w:val="nil"/>
            </w:tcBorders>
            <w:shd w:val="clear" w:color="auto" w:fill="auto"/>
          </w:tcPr>
          <w:p w14:paraId="755ABF3B"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marc.ar</w:t>
            </w:r>
          </w:p>
        </w:tc>
        <w:tc>
          <w:tcPr>
            <w:tcW w:w="2615" w:type="dxa"/>
            <w:tcBorders>
              <w:left w:val="nil"/>
              <w:bottom w:val="single" w:sz="4" w:space="0" w:color="000000"/>
              <w:right w:val="nil"/>
            </w:tcBorders>
            <w:shd w:val="clear" w:color="auto" w:fill="auto"/>
          </w:tcPr>
          <w:p w14:paraId="35671E17" w14:textId="77777777" w:rsidR="00F37E83" w:rsidRDefault="00F37E83">
            <w:pPr>
              <w:tabs>
                <w:tab w:val="left" w:pos="1636"/>
              </w:tabs>
              <w:spacing w:after="120"/>
              <w:ind w:left="248" w:hanging="248"/>
              <w:rPr>
                <w:rFonts w:ascii="Calibri" w:eastAsia="Calibri" w:hAnsi="Calibri" w:cs="Calibri"/>
                <w:i/>
                <w:sz w:val="22"/>
                <w:szCs w:val="22"/>
              </w:rPr>
            </w:pPr>
          </w:p>
        </w:tc>
        <w:tc>
          <w:tcPr>
            <w:tcW w:w="5131" w:type="dxa"/>
            <w:tcBorders>
              <w:left w:val="nil"/>
              <w:bottom w:val="single" w:sz="4" w:space="0" w:color="000000"/>
              <w:right w:val="nil"/>
            </w:tcBorders>
            <w:shd w:val="clear" w:color="auto" w:fill="auto"/>
          </w:tcPr>
          <w:p w14:paraId="4FFA224F"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0025BD22" w14:textId="77777777">
        <w:tc>
          <w:tcPr>
            <w:tcW w:w="1704" w:type="dxa"/>
            <w:tcBorders>
              <w:left w:val="nil"/>
              <w:bottom w:val="nil"/>
              <w:right w:val="nil"/>
            </w:tcBorders>
            <w:shd w:val="clear" w:color="auto" w:fill="auto"/>
          </w:tcPr>
          <w:p w14:paraId="73532F4F"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mtca.au</w:t>
            </w:r>
          </w:p>
        </w:tc>
        <w:tc>
          <w:tcPr>
            <w:tcW w:w="2615" w:type="dxa"/>
            <w:tcBorders>
              <w:left w:val="nil"/>
              <w:bottom w:val="nil"/>
              <w:right w:val="nil"/>
            </w:tcBorders>
            <w:shd w:val="clear" w:color="auto" w:fill="auto"/>
          </w:tcPr>
          <w:p w14:paraId="594ADB97"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Hordeum murinum</w:t>
            </w:r>
          </w:p>
        </w:tc>
        <w:tc>
          <w:tcPr>
            <w:tcW w:w="5131" w:type="dxa"/>
            <w:tcBorders>
              <w:left w:val="nil"/>
              <w:bottom w:val="nil"/>
              <w:right w:val="nil"/>
            </w:tcBorders>
            <w:shd w:val="clear" w:color="auto" w:fill="auto"/>
          </w:tcPr>
          <w:p w14:paraId="27D70D4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 xml:space="preserve">Hordeum murinum </w:t>
            </w:r>
            <w:r>
              <w:rPr>
                <w:rFonts w:ascii="Calibri" w:eastAsia="Calibri" w:hAnsi="Calibri" w:cs="Calibri"/>
                <w:sz w:val="22"/>
                <w:szCs w:val="22"/>
              </w:rPr>
              <w:t>ssp.</w:t>
            </w:r>
            <w:r>
              <w:rPr>
                <w:rFonts w:ascii="Calibri" w:eastAsia="Calibri" w:hAnsi="Calibri" w:cs="Calibri"/>
                <w:i/>
                <w:sz w:val="22"/>
                <w:szCs w:val="22"/>
              </w:rPr>
              <w:t xml:space="preserve"> leporinum</w:t>
            </w:r>
          </w:p>
        </w:tc>
      </w:tr>
      <w:tr w:rsidR="00F37E83" w14:paraId="08DF197A" w14:textId="77777777">
        <w:tc>
          <w:tcPr>
            <w:tcW w:w="1704" w:type="dxa"/>
            <w:tcBorders>
              <w:top w:val="nil"/>
              <w:left w:val="nil"/>
              <w:right w:val="nil"/>
            </w:tcBorders>
            <w:shd w:val="clear" w:color="auto" w:fill="auto"/>
          </w:tcPr>
          <w:p w14:paraId="42D56E62"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10F885D0"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Stipa</w:t>
            </w:r>
            <w:r>
              <w:rPr>
                <w:rFonts w:ascii="Calibri" w:eastAsia="Calibri" w:hAnsi="Calibri" w:cs="Calibri"/>
                <w:sz w:val="22"/>
                <w:szCs w:val="22"/>
              </w:rPr>
              <w:t xml:space="preserve"> sp.</w:t>
            </w:r>
          </w:p>
        </w:tc>
        <w:tc>
          <w:tcPr>
            <w:tcW w:w="5131" w:type="dxa"/>
            <w:tcBorders>
              <w:top w:val="nil"/>
              <w:left w:val="nil"/>
              <w:right w:val="nil"/>
            </w:tcBorders>
            <w:shd w:val="clear" w:color="auto" w:fill="auto"/>
          </w:tcPr>
          <w:p w14:paraId="2932471E"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Stipa nitida</w:t>
            </w:r>
            <w:r>
              <w:rPr>
                <w:rFonts w:ascii="Calibri" w:eastAsia="Calibri" w:hAnsi="Calibri" w:cs="Calibri"/>
                <w:sz w:val="22"/>
                <w:szCs w:val="22"/>
              </w:rPr>
              <w:t xml:space="preserve">, </w:t>
            </w:r>
            <w:r>
              <w:rPr>
                <w:rFonts w:ascii="Calibri" w:eastAsia="Calibri" w:hAnsi="Calibri" w:cs="Calibri"/>
                <w:i/>
                <w:sz w:val="22"/>
                <w:szCs w:val="22"/>
              </w:rPr>
              <w:t>Stipa trichophylla</w:t>
            </w:r>
          </w:p>
        </w:tc>
      </w:tr>
      <w:tr w:rsidR="00F37E83" w14:paraId="27EE4573" w14:textId="77777777">
        <w:tc>
          <w:tcPr>
            <w:tcW w:w="1704" w:type="dxa"/>
            <w:tcBorders>
              <w:left w:val="nil"/>
              <w:right w:val="nil"/>
            </w:tcBorders>
            <w:shd w:val="clear" w:color="auto" w:fill="auto"/>
          </w:tcPr>
          <w:p w14:paraId="71E10D0C"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ping.au</w:t>
            </w:r>
          </w:p>
        </w:tc>
        <w:tc>
          <w:tcPr>
            <w:tcW w:w="2615" w:type="dxa"/>
            <w:tcBorders>
              <w:left w:val="nil"/>
              <w:right w:val="nil"/>
            </w:tcBorders>
            <w:shd w:val="clear" w:color="auto" w:fill="auto"/>
          </w:tcPr>
          <w:p w14:paraId="61BE7A3F" w14:textId="77777777" w:rsidR="00F37E83" w:rsidRDefault="00F37E83">
            <w:pPr>
              <w:spacing w:after="120"/>
              <w:ind w:left="248" w:hanging="248"/>
              <w:rPr>
                <w:rFonts w:ascii="Calibri" w:eastAsia="Calibri" w:hAnsi="Calibri" w:cs="Calibri"/>
                <w:sz w:val="22"/>
                <w:szCs w:val="22"/>
              </w:rPr>
            </w:pPr>
          </w:p>
        </w:tc>
        <w:tc>
          <w:tcPr>
            <w:tcW w:w="5131" w:type="dxa"/>
            <w:tcBorders>
              <w:left w:val="nil"/>
              <w:right w:val="nil"/>
            </w:tcBorders>
            <w:shd w:val="clear" w:color="auto" w:fill="auto"/>
          </w:tcPr>
          <w:p w14:paraId="6364AA8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0E85BBFD" w14:textId="77777777">
        <w:tc>
          <w:tcPr>
            <w:tcW w:w="1704" w:type="dxa"/>
            <w:tcBorders>
              <w:left w:val="nil"/>
              <w:right w:val="nil"/>
            </w:tcBorders>
            <w:shd w:val="clear" w:color="auto" w:fill="auto"/>
          </w:tcPr>
          <w:p w14:paraId="7AEB08CB"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pinj.au</w:t>
            </w:r>
          </w:p>
        </w:tc>
        <w:tc>
          <w:tcPr>
            <w:tcW w:w="2615" w:type="dxa"/>
            <w:tcBorders>
              <w:left w:val="nil"/>
              <w:right w:val="nil"/>
            </w:tcBorders>
            <w:shd w:val="clear" w:color="auto" w:fill="auto"/>
          </w:tcPr>
          <w:p w14:paraId="25BD408B"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Medicago</w:t>
            </w:r>
            <w:r>
              <w:rPr>
                <w:rFonts w:ascii="Calibri" w:eastAsia="Calibri" w:hAnsi="Calibri" w:cs="Calibri"/>
                <w:sz w:val="22"/>
                <w:szCs w:val="22"/>
              </w:rPr>
              <w:t xml:space="preserve"> sp.</w:t>
            </w:r>
          </w:p>
        </w:tc>
        <w:tc>
          <w:tcPr>
            <w:tcW w:w="5131" w:type="dxa"/>
            <w:tcBorders>
              <w:left w:val="nil"/>
              <w:right w:val="nil"/>
            </w:tcBorders>
            <w:shd w:val="clear" w:color="auto" w:fill="auto"/>
          </w:tcPr>
          <w:p w14:paraId="6861E471"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Medicago polymorpha</w:t>
            </w:r>
          </w:p>
        </w:tc>
      </w:tr>
      <w:tr w:rsidR="00F37E83" w14:paraId="6AC642F8" w14:textId="77777777">
        <w:tc>
          <w:tcPr>
            <w:tcW w:w="1704" w:type="dxa"/>
            <w:tcBorders>
              <w:left w:val="nil"/>
              <w:right w:val="nil"/>
            </w:tcBorders>
            <w:shd w:val="clear" w:color="auto" w:fill="auto"/>
          </w:tcPr>
          <w:p w14:paraId="3B8992D5"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potrok.ar</w:t>
            </w:r>
          </w:p>
        </w:tc>
        <w:tc>
          <w:tcPr>
            <w:tcW w:w="2615" w:type="dxa"/>
            <w:tcBorders>
              <w:left w:val="nil"/>
              <w:right w:val="nil"/>
            </w:tcBorders>
            <w:shd w:val="clear" w:color="auto" w:fill="auto"/>
          </w:tcPr>
          <w:p w14:paraId="27D2B884" w14:textId="77777777" w:rsidR="00F37E83" w:rsidRDefault="00F37E83">
            <w:pPr>
              <w:spacing w:after="120"/>
              <w:ind w:left="248" w:hanging="248"/>
              <w:rPr>
                <w:rFonts w:ascii="Calibri" w:eastAsia="Calibri" w:hAnsi="Calibri" w:cs="Calibri"/>
                <w:sz w:val="22"/>
                <w:szCs w:val="22"/>
              </w:rPr>
            </w:pPr>
          </w:p>
        </w:tc>
        <w:tc>
          <w:tcPr>
            <w:tcW w:w="5131" w:type="dxa"/>
            <w:tcBorders>
              <w:left w:val="nil"/>
              <w:right w:val="nil"/>
            </w:tcBorders>
            <w:shd w:val="clear" w:color="auto" w:fill="auto"/>
          </w:tcPr>
          <w:p w14:paraId="59FD703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6095BFCE" w14:textId="77777777">
        <w:tc>
          <w:tcPr>
            <w:tcW w:w="1704" w:type="dxa"/>
            <w:tcBorders>
              <w:left w:val="nil"/>
              <w:right w:val="nil"/>
            </w:tcBorders>
            <w:shd w:val="clear" w:color="auto" w:fill="auto"/>
          </w:tcPr>
          <w:p w14:paraId="53041A41"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lastRenderedPageBreak/>
              <w:t>rook.uk</w:t>
            </w:r>
          </w:p>
        </w:tc>
        <w:tc>
          <w:tcPr>
            <w:tcW w:w="2615" w:type="dxa"/>
            <w:tcBorders>
              <w:left w:val="nil"/>
              <w:right w:val="nil"/>
            </w:tcBorders>
            <w:shd w:val="clear" w:color="auto" w:fill="auto"/>
          </w:tcPr>
          <w:p w14:paraId="5F701AAF" w14:textId="77777777" w:rsidR="00F37E83" w:rsidRDefault="00F37E83">
            <w:pPr>
              <w:spacing w:after="120"/>
              <w:ind w:left="248" w:hanging="248"/>
              <w:rPr>
                <w:rFonts w:ascii="Calibri" w:eastAsia="Calibri" w:hAnsi="Calibri" w:cs="Calibri"/>
                <w:sz w:val="22"/>
                <w:szCs w:val="22"/>
              </w:rPr>
            </w:pPr>
          </w:p>
        </w:tc>
        <w:tc>
          <w:tcPr>
            <w:tcW w:w="5131" w:type="dxa"/>
            <w:tcBorders>
              <w:left w:val="nil"/>
              <w:right w:val="nil"/>
            </w:tcBorders>
            <w:shd w:val="clear" w:color="auto" w:fill="auto"/>
          </w:tcPr>
          <w:p w14:paraId="6ABC9B1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735DB7F7" w14:textId="77777777">
        <w:tc>
          <w:tcPr>
            <w:tcW w:w="1704" w:type="dxa"/>
            <w:tcBorders>
              <w:left w:val="nil"/>
              <w:right w:val="nil"/>
            </w:tcBorders>
            <w:shd w:val="clear" w:color="auto" w:fill="auto"/>
          </w:tcPr>
          <w:p w14:paraId="6BEC1980"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sage.us</w:t>
            </w:r>
          </w:p>
        </w:tc>
        <w:tc>
          <w:tcPr>
            <w:tcW w:w="2615" w:type="dxa"/>
            <w:tcBorders>
              <w:left w:val="nil"/>
              <w:right w:val="nil"/>
            </w:tcBorders>
            <w:shd w:val="clear" w:color="auto" w:fill="auto"/>
          </w:tcPr>
          <w:p w14:paraId="5B9B3145" w14:textId="77777777" w:rsidR="00F37E83" w:rsidRDefault="00F37E83">
            <w:pPr>
              <w:spacing w:after="120"/>
              <w:ind w:left="248" w:hanging="248"/>
              <w:rPr>
                <w:rFonts w:ascii="Calibri" w:eastAsia="Calibri" w:hAnsi="Calibri" w:cs="Calibri"/>
                <w:sz w:val="22"/>
                <w:szCs w:val="22"/>
              </w:rPr>
            </w:pPr>
          </w:p>
        </w:tc>
        <w:tc>
          <w:tcPr>
            <w:tcW w:w="5131" w:type="dxa"/>
            <w:tcBorders>
              <w:left w:val="nil"/>
              <w:right w:val="nil"/>
            </w:tcBorders>
            <w:shd w:val="clear" w:color="auto" w:fill="auto"/>
          </w:tcPr>
          <w:p w14:paraId="6BBE01F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5241CB7F" w14:textId="77777777">
        <w:tc>
          <w:tcPr>
            <w:tcW w:w="1704" w:type="dxa"/>
            <w:tcBorders>
              <w:left w:val="nil"/>
              <w:bottom w:val="single" w:sz="4" w:space="0" w:color="000000"/>
              <w:right w:val="nil"/>
            </w:tcBorders>
            <w:shd w:val="clear" w:color="auto" w:fill="auto"/>
          </w:tcPr>
          <w:p w14:paraId="6D678620"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sedg.us</w:t>
            </w:r>
          </w:p>
        </w:tc>
        <w:tc>
          <w:tcPr>
            <w:tcW w:w="2615" w:type="dxa"/>
            <w:tcBorders>
              <w:left w:val="nil"/>
              <w:bottom w:val="single" w:sz="4" w:space="0" w:color="000000"/>
              <w:right w:val="nil"/>
            </w:tcBorders>
            <w:shd w:val="clear" w:color="auto" w:fill="auto"/>
          </w:tcPr>
          <w:p w14:paraId="37915C28"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Trifolium</w:t>
            </w:r>
            <w:r>
              <w:rPr>
                <w:rFonts w:ascii="Calibri" w:eastAsia="Calibri" w:hAnsi="Calibri" w:cs="Calibri"/>
                <w:sz w:val="22"/>
                <w:szCs w:val="22"/>
              </w:rPr>
              <w:t xml:space="preserve"> sp.</w:t>
            </w:r>
          </w:p>
        </w:tc>
        <w:tc>
          <w:tcPr>
            <w:tcW w:w="5131" w:type="dxa"/>
            <w:tcBorders>
              <w:left w:val="nil"/>
              <w:bottom w:val="single" w:sz="4" w:space="0" w:color="000000"/>
              <w:right w:val="nil"/>
            </w:tcBorders>
            <w:shd w:val="clear" w:color="auto" w:fill="auto"/>
          </w:tcPr>
          <w:p w14:paraId="5E893EF9"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Trifolium microcephalum</w:t>
            </w:r>
          </w:p>
        </w:tc>
      </w:tr>
      <w:tr w:rsidR="00F37E83" w14:paraId="6B7533B0" w14:textId="77777777">
        <w:tc>
          <w:tcPr>
            <w:tcW w:w="1704" w:type="dxa"/>
            <w:tcBorders>
              <w:left w:val="nil"/>
              <w:bottom w:val="nil"/>
              <w:right w:val="nil"/>
            </w:tcBorders>
            <w:shd w:val="clear" w:color="auto" w:fill="auto"/>
          </w:tcPr>
          <w:p w14:paraId="41289656"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sereng.tz</w:t>
            </w:r>
          </w:p>
        </w:tc>
        <w:tc>
          <w:tcPr>
            <w:tcW w:w="2615" w:type="dxa"/>
            <w:tcBorders>
              <w:left w:val="nil"/>
              <w:bottom w:val="nil"/>
              <w:right w:val="nil"/>
            </w:tcBorders>
            <w:shd w:val="clear" w:color="auto" w:fill="auto"/>
          </w:tcPr>
          <w:p w14:paraId="4D1C3ADB"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Kyllinga</w:t>
            </w:r>
            <w:r>
              <w:rPr>
                <w:rFonts w:ascii="Calibri" w:eastAsia="Calibri" w:hAnsi="Calibri" w:cs="Calibri"/>
                <w:sz w:val="22"/>
                <w:szCs w:val="22"/>
              </w:rPr>
              <w:t xml:space="preserve"> sp.</w:t>
            </w:r>
          </w:p>
        </w:tc>
        <w:tc>
          <w:tcPr>
            <w:tcW w:w="5131" w:type="dxa"/>
            <w:tcBorders>
              <w:left w:val="nil"/>
              <w:bottom w:val="nil"/>
              <w:right w:val="nil"/>
            </w:tcBorders>
            <w:shd w:val="clear" w:color="auto" w:fill="auto"/>
          </w:tcPr>
          <w:p w14:paraId="4F0AC6B0"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Kyllinga alba, Kyllinga nervosa</w:t>
            </w:r>
          </w:p>
        </w:tc>
      </w:tr>
      <w:tr w:rsidR="00F37E83" w14:paraId="0E8706BA" w14:textId="77777777">
        <w:tc>
          <w:tcPr>
            <w:tcW w:w="1704" w:type="dxa"/>
            <w:tcBorders>
              <w:top w:val="nil"/>
              <w:left w:val="nil"/>
              <w:bottom w:val="single" w:sz="4" w:space="0" w:color="000000"/>
              <w:right w:val="nil"/>
            </w:tcBorders>
            <w:shd w:val="clear" w:color="auto" w:fill="auto"/>
          </w:tcPr>
          <w:p w14:paraId="0A4CDA68"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416377CF" w14:textId="77777777" w:rsidR="00F37E83" w:rsidRDefault="006207F0">
            <w:pPr>
              <w:tabs>
                <w:tab w:val="left" w:pos="1627"/>
              </w:tabs>
              <w:spacing w:after="120"/>
              <w:ind w:left="248" w:hanging="248"/>
              <w:rPr>
                <w:rFonts w:ascii="Calibri" w:eastAsia="Calibri" w:hAnsi="Calibri" w:cs="Calibri"/>
                <w:sz w:val="22"/>
                <w:szCs w:val="22"/>
              </w:rPr>
            </w:pPr>
            <w:r>
              <w:rPr>
                <w:rFonts w:ascii="Calibri" w:eastAsia="Calibri" w:hAnsi="Calibri" w:cs="Calibri"/>
                <w:i/>
                <w:sz w:val="22"/>
                <w:szCs w:val="22"/>
              </w:rPr>
              <w:t>Dactyloctenium</w:t>
            </w:r>
            <w:r>
              <w:rPr>
                <w:rFonts w:ascii="Calibri" w:eastAsia="Calibri" w:hAnsi="Calibri" w:cs="Calibri"/>
                <w:sz w:val="22"/>
                <w:szCs w:val="22"/>
              </w:rPr>
              <w:t xml:space="preserve"> </w:t>
            </w:r>
            <w:r>
              <w:rPr>
                <w:rFonts w:ascii="Calibri" w:eastAsia="Calibri" w:hAnsi="Calibri" w:cs="Calibri"/>
                <w:i/>
                <w:sz w:val="22"/>
                <w:szCs w:val="22"/>
              </w:rPr>
              <w:t>aegyptium</w:t>
            </w:r>
          </w:p>
        </w:tc>
        <w:tc>
          <w:tcPr>
            <w:tcW w:w="5131" w:type="dxa"/>
            <w:tcBorders>
              <w:top w:val="nil"/>
              <w:left w:val="nil"/>
              <w:bottom w:val="single" w:sz="4" w:space="0" w:color="000000"/>
              <w:right w:val="nil"/>
            </w:tcBorders>
            <w:shd w:val="clear" w:color="auto" w:fill="auto"/>
          </w:tcPr>
          <w:p w14:paraId="1FF82A9A"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Dactyloctenium </w:t>
            </w:r>
            <w:r>
              <w:rPr>
                <w:rFonts w:ascii="Calibri" w:eastAsia="Calibri" w:hAnsi="Calibri" w:cs="Calibri"/>
                <w:sz w:val="22"/>
                <w:szCs w:val="22"/>
              </w:rPr>
              <w:t>sp.</w:t>
            </w:r>
          </w:p>
        </w:tc>
      </w:tr>
      <w:tr w:rsidR="00F37E83" w14:paraId="66420A74" w14:textId="77777777">
        <w:tc>
          <w:tcPr>
            <w:tcW w:w="1704" w:type="dxa"/>
            <w:tcBorders>
              <w:top w:val="single" w:sz="4" w:space="0" w:color="000000"/>
              <w:left w:val="nil"/>
              <w:bottom w:val="nil"/>
              <w:right w:val="nil"/>
            </w:tcBorders>
            <w:shd w:val="clear" w:color="auto" w:fill="auto"/>
          </w:tcPr>
          <w:p w14:paraId="6D19CA8F"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sevi.us</w:t>
            </w:r>
          </w:p>
        </w:tc>
        <w:tc>
          <w:tcPr>
            <w:tcW w:w="2615" w:type="dxa"/>
            <w:tcBorders>
              <w:top w:val="single" w:sz="4" w:space="0" w:color="000000"/>
              <w:left w:val="nil"/>
              <w:bottom w:val="nil"/>
              <w:right w:val="nil"/>
            </w:tcBorders>
            <w:shd w:val="clear" w:color="auto" w:fill="auto"/>
          </w:tcPr>
          <w:p w14:paraId="117CCA9C"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Salsola kali</w:t>
            </w:r>
          </w:p>
        </w:tc>
        <w:tc>
          <w:tcPr>
            <w:tcW w:w="5131" w:type="dxa"/>
            <w:tcBorders>
              <w:top w:val="single" w:sz="4" w:space="0" w:color="000000"/>
              <w:left w:val="nil"/>
              <w:bottom w:val="nil"/>
              <w:right w:val="nil"/>
            </w:tcBorders>
            <w:shd w:val="clear" w:color="auto" w:fill="auto"/>
          </w:tcPr>
          <w:p w14:paraId="7B75837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 xml:space="preserve">Salsola kali </w:t>
            </w:r>
            <w:r>
              <w:rPr>
                <w:rFonts w:ascii="Calibri" w:eastAsia="Calibri" w:hAnsi="Calibri" w:cs="Calibri"/>
                <w:sz w:val="22"/>
                <w:szCs w:val="22"/>
              </w:rPr>
              <w:t>ssp.</w:t>
            </w:r>
            <w:r>
              <w:rPr>
                <w:rFonts w:ascii="Calibri" w:eastAsia="Calibri" w:hAnsi="Calibri" w:cs="Calibri"/>
                <w:i/>
                <w:sz w:val="22"/>
                <w:szCs w:val="22"/>
              </w:rPr>
              <w:t xml:space="preserve"> tragus</w:t>
            </w:r>
          </w:p>
        </w:tc>
      </w:tr>
      <w:tr w:rsidR="00F37E83" w14:paraId="36CCC39B" w14:textId="77777777">
        <w:tc>
          <w:tcPr>
            <w:tcW w:w="1704" w:type="dxa"/>
            <w:tcBorders>
              <w:top w:val="nil"/>
              <w:left w:val="nil"/>
              <w:bottom w:val="nil"/>
              <w:right w:val="nil"/>
            </w:tcBorders>
            <w:shd w:val="clear" w:color="auto" w:fill="auto"/>
          </w:tcPr>
          <w:p w14:paraId="0E97FF40"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827FE6F"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Euphorbia</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3158CD67"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Euphorbia exstipulata</w:t>
            </w:r>
            <w:r>
              <w:rPr>
                <w:rFonts w:ascii="Calibri" w:eastAsia="Calibri" w:hAnsi="Calibri" w:cs="Calibri"/>
                <w:sz w:val="22"/>
                <w:szCs w:val="22"/>
              </w:rPr>
              <w:t xml:space="preserve">, </w:t>
            </w:r>
            <w:r>
              <w:rPr>
                <w:rFonts w:ascii="Calibri" w:eastAsia="Calibri" w:hAnsi="Calibri" w:cs="Calibri"/>
                <w:i/>
                <w:sz w:val="22"/>
                <w:szCs w:val="22"/>
              </w:rPr>
              <w:t>Euphorbia fendleri</w:t>
            </w:r>
            <w:r>
              <w:rPr>
                <w:rFonts w:ascii="Calibri" w:eastAsia="Calibri" w:hAnsi="Calibri" w:cs="Calibri"/>
                <w:sz w:val="22"/>
                <w:szCs w:val="22"/>
              </w:rPr>
              <w:t xml:space="preserve">, </w:t>
            </w:r>
            <w:r>
              <w:rPr>
                <w:rFonts w:ascii="Calibri" w:eastAsia="Calibri" w:hAnsi="Calibri" w:cs="Calibri"/>
                <w:i/>
                <w:sz w:val="22"/>
                <w:szCs w:val="22"/>
              </w:rPr>
              <w:t>Euphorbia serpyllifolia</w:t>
            </w:r>
            <w:r>
              <w:rPr>
                <w:rFonts w:ascii="Calibri" w:eastAsia="Calibri" w:hAnsi="Calibri" w:cs="Calibri"/>
                <w:sz w:val="22"/>
                <w:szCs w:val="22"/>
              </w:rPr>
              <w:t xml:space="preserve">, </w:t>
            </w:r>
            <w:r>
              <w:rPr>
                <w:rFonts w:ascii="Calibri" w:eastAsia="Calibri" w:hAnsi="Calibri" w:cs="Calibri"/>
                <w:i/>
                <w:sz w:val="22"/>
                <w:szCs w:val="22"/>
              </w:rPr>
              <w:t>Euphorbia serrula</w:t>
            </w:r>
          </w:p>
        </w:tc>
      </w:tr>
      <w:tr w:rsidR="00F37E83" w14:paraId="50369939" w14:textId="77777777">
        <w:tc>
          <w:tcPr>
            <w:tcW w:w="1704" w:type="dxa"/>
            <w:tcBorders>
              <w:top w:val="nil"/>
              <w:left w:val="nil"/>
              <w:bottom w:val="nil"/>
              <w:right w:val="nil"/>
            </w:tcBorders>
            <w:shd w:val="clear" w:color="auto" w:fill="auto"/>
          </w:tcPr>
          <w:p w14:paraId="6878ED5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2353EBB"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Sphaeralcea</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4FB43A8A"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Sphaeralcea coccinea, Sphaeralcea hastulata, Sphaeralcea polychroma</w:t>
            </w:r>
            <w:r>
              <w:rPr>
                <w:rFonts w:ascii="Calibri" w:eastAsia="Calibri" w:hAnsi="Calibri" w:cs="Calibri"/>
                <w:sz w:val="22"/>
                <w:szCs w:val="22"/>
              </w:rPr>
              <w:t xml:space="preserve">, </w:t>
            </w:r>
            <w:r>
              <w:rPr>
                <w:rFonts w:ascii="Calibri" w:eastAsia="Calibri" w:hAnsi="Calibri" w:cs="Calibri"/>
                <w:i/>
                <w:sz w:val="22"/>
                <w:szCs w:val="22"/>
              </w:rPr>
              <w:t>Sphaeralcea wrightii</w:t>
            </w:r>
          </w:p>
        </w:tc>
      </w:tr>
      <w:tr w:rsidR="00F37E83" w14:paraId="5AB6F68A" w14:textId="77777777">
        <w:tc>
          <w:tcPr>
            <w:tcW w:w="1704" w:type="dxa"/>
            <w:tcBorders>
              <w:top w:val="nil"/>
              <w:left w:val="nil"/>
              <w:bottom w:val="nil"/>
              <w:right w:val="nil"/>
            </w:tcBorders>
            <w:shd w:val="clear" w:color="auto" w:fill="auto"/>
          </w:tcPr>
          <w:p w14:paraId="59A10F6D"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2D99BC5"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Aristida sp.</w:t>
            </w:r>
          </w:p>
        </w:tc>
        <w:tc>
          <w:tcPr>
            <w:tcW w:w="5131" w:type="dxa"/>
            <w:tcBorders>
              <w:top w:val="nil"/>
              <w:left w:val="nil"/>
              <w:bottom w:val="nil"/>
              <w:right w:val="nil"/>
            </w:tcBorders>
            <w:shd w:val="clear" w:color="auto" w:fill="auto"/>
          </w:tcPr>
          <w:p w14:paraId="41399FDF"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Aristida adscensionis, Aristida purpurea</w:t>
            </w:r>
          </w:p>
        </w:tc>
      </w:tr>
      <w:tr w:rsidR="00F37E83" w14:paraId="31081770" w14:textId="77777777">
        <w:tc>
          <w:tcPr>
            <w:tcW w:w="1704" w:type="dxa"/>
            <w:tcBorders>
              <w:top w:val="nil"/>
              <w:left w:val="nil"/>
              <w:bottom w:val="single" w:sz="4" w:space="0" w:color="000000"/>
              <w:right w:val="nil"/>
            </w:tcBorders>
            <w:shd w:val="clear" w:color="auto" w:fill="auto"/>
          </w:tcPr>
          <w:p w14:paraId="381D05BE"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4C721C4B"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Sporobolus</w:t>
            </w:r>
            <w:r>
              <w:rPr>
                <w:rFonts w:ascii="Calibri" w:eastAsia="Calibri" w:hAnsi="Calibri" w:cs="Calibri"/>
                <w:sz w:val="22"/>
                <w:szCs w:val="22"/>
              </w:rPr>
              <w:t xml:space="preserve"> sp.</w:t>
            </w:r>
          </w:p>
        </w:tc>
        <w:tc>
          <w:tcPr>
            <w:tcW w:w="5131" w:type="dxa"/>
            <w:tcBorders>
              <w:top w:val="nil"/>
              <w:left w:val="nil"/>
              <w:bottom w:val="single" w:sz="4" w:space="0" w:color="000000"/>
              <w:right w:val="nil"/>
            </w:tcBorders>
            <w:shd w:val="clear" w:color="auto" w:fill="auto"/>
          </w:tcPr>
          <w:p w14:paraId="50B45405"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Sporobolus contractus</w:t>
            </w:r>
            <w:r>
              <w:rPr>
                <w:rFonts w:ascii="Calibri" w:eastAsia="Calibri" w:hAnsi="Calibri" w:cs="Calibri"/>
                <w:sz w:val="22"/>
                <w:szCs w:val="22"/>
              </w:rPr>
              <w:t xml:space="preserve">, </w:t>
            </w:r>
            <w:r>
              <w:rPr>
                <w:rFonts w:ascii="Calibri" w:eastAsia="Calibri" w:hAnsi="Calibri" w:cs="Calibri"/>
                <w:i/>
                <w:sz w:val="22"/>
                <w:szCs w:val="22"/>
              </w:rPr>
              <w:t>Sporobolus cryptandrus</w:t>
            </w:r>
            <w:r>
              <w:rPr>
                <w:rFonts w:ascii="Calibri" w:eastAsia="Calibri" w:hAnsi="Calibri" w:cs="Calibri"/>
                <w:sz w:val="22"/>
                <w:szCs w:val="22"/>
              </w:rPr>
              <w:t xml:space="preserve">, </w:t>
            </w:r>
            <w:r>
              <w:rPr>
                <w:rFonts w:ascii="Calibri" w:eastAsia="Calibri" w:hAnsi="Calibri" w:cs="Calibri"/>
                <w:i/>
                <w:sz w:val="22"/>
                <w:szCs w:val="22"/>
              </w:rPr>
              <w:t>Sporobolus flexuosus</w:t>
            </w:r>
          </w:p>
        </w:tc>
      </w:tr>
      <w:tr w:rsidR="00F37E83" w14:paraId="0EBD494E" w14:textId="77777777">
        <w:tc>
          <w:tcPr>
            <w:tcW w:w="1704" w:type="dxa"/>
            <w:tcBorders>
              <w:left w:val="nil"/>
              <w:bottom w:val="nil"/>
              <w:right w:val="nil"/>
            </w:tcBorders>
            <w:shd w:val="clear" w:color="auto" w:fill="auto"/>
          </w:tcPr>
          <w:p w14:paraId="1E77F271"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shps.us</w:t>
            </w:r>
          </w:p>
        </w:tc>
        <w:tc>
          <w:tcPr>
            <w:tcW w:w="2615" w:type="dxa"/>
            <w:tcBorders>
              <w:left w:val="nil"/>
              <w:bottom w:val="nil"/>
              <w:right w:val="nil"/>
            </w:tcBorders>
            <w:shd w:val="clear" w:color="auto" w:fill="auto"/>
          </w:tcPr>
          <w:p w14:paraId="7A9C88DA"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 xml:space="preserve">Lappula occidentalis </w:t>
            </w:r>
            <w:r>
              <w:rPr>
                <w:rFonts w:ascii="Calibri" w:eastAsia="Calibri" w:hAnsi="Calibri" w:cs="Calibri"/>
                <w:sz w:val="22"/>
                <w:szCs w:val="22"/>
              </w:rPr>
              <w:t>var.</w:t>
            </w:r>
            <w:r>
              <w:rPr>
                <w:rFonts w:ascii="Calibri" w:eastAsia="Calibri" w:hAnsi="Calibri" w:cs="Calibri"/>
                <w:i/>
                <w:sz w:val="22"/>
                <w:szCs w:val="22"/>
              </w:rPr>
              <w:t xml:space="preserve"> occidentalis</w:t>
            </w:r>
          </w:p>
        </w:tc>
        <w:tc>
          <w:tcPr>
            <w:tcW w:w="5131" w:type="dxa"/>
            <w:tcBorders>
              <w:left w:val="nil"/>
              <w:bottom w:val="nil"/>
              <w:right w:val="nil"/>
            </w:tcBorders>
            <w:shd w:val="clear" w:color="auto" w:fill="auto"/>
          </w:tcPr>
          <w:p w14:paraId="623B0F0D"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Lappula redowskii</w:t>
            </w:r>
          </w:p>
        </w:tc>
      </w:tr>
      <w:tr w:rsidR="00F37E83" w14:paraId="6515813A" w14:textId="77777777">
        <w:tc>
          <w:tcPr>
            <w:tcW w:w="1704" w:type="dxa"/>
            <w:tcBorders>
              <w:top w:val="nil"/>
              <w:left w:val="nil"/>
              <w:bottom w:val="nil"/>
              <w:right w:val="nil"/>
            </w:tcBorders>
            <w:shd w:val="clear" w:color="auto" w:fill="auto"/>
          </w:tcPr>
          <w:p w14:paraId="0EB1F82D"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C8A8AB9"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Antennaria dimorpha</w:t>
            </w:r>
          </w:p>
        </w:tc>
        <w:tc>
          <w:tcPr>
            <w:tcW w:w="5131" w:type="dxa"/>
            <w:tcBorders>
              <w:top w:val="nil"/>
              <w:left w:val="nil"/>
              <w:bottom w:val="nil"/>
              <w:right w:val="nil"/>
            </w:tcBorders>
            <w:shd w:val="clear" w:color="auto" w:fill="auto"/>
          </w:tcPr>
          <w:p w14:paraId="49F8B3C6"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Antennaria</w:t>
            </w:r>
            <w:r>
              <w:rPr>
                <w:rFonts w:ascii="Calibri" w:eastAsia="Calibri" w:hAnsi="Calibri" w:cs="Calibri"/>
                <w:sz w:val="22"/>
                <w:szCs w:val="22"/>
              </w:rPr>
              <w:t xml:space="preserve"> sp.</w:t>
            </w:r>
          </w:p>
        </w:tc>
      </w:tr>
      <w:tr w:rsidR="00F37E83" w14:paraId="48EDEFB4" w14:textId="77777777">
        <w:tc>
          <w:tcPr>
            <w:tcW w:w="1704" w:type="dxa"/>
            <w:tcBorders>
              <w:top w:val="nil"/>
              <w:left w:val="nil"/>
              <w:bottom w:val="single" w:sz="4" w:space="0" w:color="000000"/>
              <w:right w:val="nil"/>
            </w:tcBorders>
            <w:shd w:val="clear" w:color="auto" w:fill="auto"/>
          </w:tcPr>
          <w:p w14:paraId="050B8729"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264CD164" w14:textId="77777777" w:rsidR="00F37E83" w:rsidRDefault="006207F0">
            <w:pPr>
              <w:tabs>
                <w:tab w:val="left" w:pos="1627"/>
              </w:tabs>
              <w:spacing w:after="120"/>
              <w:ind w:left="248" w:hanging="248"/>
              <w:rPr>
                <w:rFonts w:ascii="Calibri" w:eastAsia="Calibri" w:hAnsi="Calibri" w:cs="Calibri"/>
                <w:i/>
                <w:sz w:val="22"/>
                <w:szCs w:val="22"/>
              </w:rPr>
            </w:pPr>
            <w:r>
              <w:rPr>
                <w:rFonts w:ascii="Calibri" w:eastAsia="Calibri" w:hAnsi="Calibri" w:cs="Calibri"/>
                <w:i/>
                <w:sz w:val="22"/>
                <w:szCs w:val="22"/>
              </w:rPr>
              <w:t>Poa secunda</w:t>
            </w:r>
          </w:p>
        </w:tc>
        <w:tc>
          <w:tcPr>
            <w:tcW w:w="5131" w:type="dxa"/>
            <w:tcBorders>
              <w:top w:val="nil"/>
              <w:left w:val="nil"/>
              <w:bottom w:val="single" w:sz="4" w:space="0" w:color="000000"/>
              <w:right w:val="nil"/>
            </w:tcBorders>
            <w:shd w:val="clear" w:color="auto" w:fill="auto"/>
          </w:tcPr>
          <w:p w14:paraId="6C09A438"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Pseudosclerochloa rupestris</w:t>
            </w:r>
          </w:p>
        </w:tc>
      </w:tr>
      <w:tr w:rsidR="00F37E83" w14:paraId="564597A8" w14:textId="77777777">
        <w:tc>
          <w:tcPr>
            <w:tcW w:w="1704" w:type="dxa"/>
            <w:tcBorders>
              <w:left w:val="nil"/>
              <w:bottom w:val="nil"/>
              <w:right w:val="nil"/>
            </w:tcBorders>
            <w:shd w:val="clear" w:color="auto" w:fill="auto"/>
          </w:tcPr>
          <w:p w14:paraId="6B11B3DD"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sier.us</w:t>
            </w:r>
          </w:p>
        </w:tc>
        <w:tc>
          <w:tcPr>
            <w:tcW w:w="2615" w:type="dxa"/>
            <w:tcBorders>
              <w:left w:val="nil"/>
              <w:bottom w:val="nil"/>
              <w:right w:val="nil"/>
            </w:tcBorders>
            <w:shd w:val="clear" w:color="auto" w:fill="auto"/>
          </w:tcPr>
          <w:p w14:paraId="212E1F92"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Torilis sp.</w:t>
            </w:r>
          </w:p>
        </w:tc>
        <w:tc>
          <w:tcPr>
            <w:tcW w:w="5131" w:type="dxa"/>
            <w:tcBorders>
              <w:left w:val="nil"/>
              <w:bottom w:val="nil"/>
              <w:right w:val="nil"/>
            </w:tcBorders>
            <w:shd w:val="clear" w:color="auto" w:fill="auto"/>
          </w:tcPr>
          <w:p w14:paraId="017DE84E"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Torilis, Torilis arvensis</w:t>
            </w:r>
            <w:r>
              <w:rPr>
                <w:rFonts w:ascii="Calibri" w:eastAsia="Calibri" w:hAnsi="Calibri" w:cs="Calibri"/>
                <w:sz w:val="22"/>
                <w:szCs w:val="22"/>
              </w:rPr>
              <w:t xml:space="preserve">, </w:t>
            </w:r>
            <w:r>
              <w:rPr>
                <w:rFonts w:ascii="Calibri" w:eastAsia="Calibri" w:hAnsi="Calibri" w:cs="Calibri"/>
                <w:i/>
                <w:sz w:val="22"/>
                <w:szCs w:val="22"/>
              </w:rPr>
              <w:t>Torilis nodosa</w:t>
            </w:r>
          </w:p>
        </w:tc>
      </w:tr>
      <w:tr w:rsidR="00F37E83" w14:paraId="6A693E85" w14:textId="77777777">
        <w:tc>
          <w:tcPr>
            <w:tcW w:w="1704" w:type="dxa"/>
            <w:tcBorders>
              <w:top w:val="nil"/>
              <w:left w:val="nil"/>
              <w:bottom w:val="nil"/>
              <w:right w:val="nil"/>
            </w:tcBorders>
            <w:shd w:val="clear" w:color="auto" w:fill="auto"/>
          </w:tcPr>
          <w:p w14:paraId="46D7DF06"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293CA0F"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Triteleia</w:t>
            </w:r>
            <w:r>
              <w:rPr>
                <w:rFonts w:ascii="Calibri" w:eastAsia="Calibri" w:hAnsi="Calibri" w:cs="Calibri"/>
                <w:sz w:val="22"/>
                <w:szCs w:val="22"/>
              </w:rPr>
              <w:t xml:space="preserve"> </w:t>
            </w:r>
            <w:r>
              <w:rPr>
                <w:rFonts w:ascii="Calibri" w:eastAsia="Calibri" w:hAnsi="Calibri" w:cs="Calibri"/>
                <w:i/>
                <w:sz w:val="22"/>
                <w:szCs w:val="22"/>
              </w:rPr>
              <w:t>hyacinthina</w:t>
            </w:r>
          </w:p>
        </w:tc>
        <w:tc>
          <w:tcPr>
            <w:tcW w:w="5131" w:type="dxa"/>
            <w:tcBorders>
              <w:top w:val="nil"/>
              <w:left w:val="nil"/>
              <w:bottom w:val="nil"/>
              <w:right w:val="nil"/>
            </w:tcBorders>
            <w:shd w:val="clear" w:color="auto" w:fill="auto"/>
          </w:tcPr>
          <w:p w14:paraId="5ABB9C55"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 xml:space="preserve">Brodiaea sp., Dichelostemma capitatum, Dichelostemma multiflorum, Dichelostemma volubile, Triteleia laxa, Triteleia </w:t>
            </w:r>
            <w:r>
              <w:rPr>
                <w:rFonts w:ascii="Calibri" w:eastAsia="Calibri" w:hAnsi="Calibri" w:cs="Calibri"/>
                <w:sz w:val="22"/>
                <w:szCs w:val="22"/>
              </w:rPr>
              <w:t>sp., Unknown Liliaceae</w:t>
            </w:r>
          </w:p>
        </w:tc>
      </w:tr>
      <w:tr w:rsidR="00F37E83" w14:paraId="59ECB240" w14:textId="77777777">
        <w:tc>
          <w:tcPr>
            <w:tcW w:w="1704" w:type="dxa"/>
            <w:tcBorders>
              <w:top w:val="nil"/>
              <w:left w:val="nil"/>
              <w:bottom w:val="nil"/>
              <w:right w:val="nil"/>
            </w:tcBorders>
            <w:shd w:val="clear" w:color="auto" w:fill="auto"/>
          </w:tcPr>
          <w:p w14:paraId="629065C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89C9D77"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Plagiobothrys nothofulvus</w:t>
            </w:r>
          </w:p>
        </w:tc>
        <w:tc>
          <w:tcPr>
            <w:tcW w:w="5131" w:type="dxa"/>
            <w:tcBorders>
              <w:top w:val="nil"/>
              <w:left w:val="nil"/>
              <w:bottom w:val="nil"/>
              <w:right w:val="nil"/>
            </w:tcBorders>
            <w:shd w:val="clear" w:color="auto" w:fill="auto"/>
          </w:tcPr>
          <w:p w14:paraId="0B51BDD8"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Plagiobothrys</w:t>
            </w:r>
            <w:r>
              <w:rPr>
                <w:rFonts w:ascii="Calibri" w:eastAsia="Calibri" w:hAnsi="Calibri" w:cs="Calibri"/>
                <w:sz w:val="22"/>
                <w:szCs w:val="22"/>
              </w:rPr>
              <w:t xml:space="preserve"> sp.</w:t>
            </w:r>
          </w:p>
        </w:tc>
      </w:tr>
      <w:tr w:rsidR="00F37E83" w14:paraId="502EB577" w14:textId="77777777">
        <w:tc>
          <w:tcPr>
            <w:tcW w:w="1704" w:type="dxa"/>
            <w:tcBorders>
              <w:top w:val="nil"/>
              <w:left w:val="nil"/>
              <w:bottom w:val="nil"/>
              <w:right w:val="nil"/>
            </w:tcBorders>
            <w:shd w:val="clear" w:color="auto" w:fill="auto"/>
          </w:tcPr>
          <w:p w14:paraId="687F3696"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35E0390"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Cardamine oligosperma</w:t>
            </w:r>
          </w:p>
        </w:tc>
        <w:tc>
          <w:tcPr>
            <w:tcW w:w="5131" w:type="dxa"/>
            <w:tcBorders>
              <w:top w:val="nil"/>
              <w:left w:val="nil"/>
              <w:bottom w:val="nil"/>
              <w:right w:val="nil"/>
            </w:tcBorders>
            <w:shd w:val="clear" w:color="auto" w:fill="auto"/>
          </w:tcPr>
          <w:p w14:paraId="78BB9ACD"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Cardamine</w:t>
            </w:r>
            <w:r>
              <w:rPr>
                <w:rFonts w:ascii="Calibri" w:eastAsia="Calibri" w:hAnsi="Calibri" w:cs="Calibri"/>
                <w:sz w:val="22"/>
                <w:szCs w:val="22"/>
              </w:rPr>
              <w:t xml:space="preserve"> sp.</w:t>
            </w:r>
          </w:p>
        </w:tc>
      </w:tr>
      <w:tr w:rsidR="00F37E83" w14:paraId="7EFEB658" w14:textId="77777777">
        <w:tc>
          <w:tcPr>
            <w:tcW w:w="1704" w:type="dxa"/>
            <w:tcBorders>
              <w:top w:val="nil"/>
              <w:left w:val="nil"/>
              <w:bottom w:val="nil"/>
              <w:right w:val="nil"/>
            </w:tcBorders>
            <w:shd w:val="clear" w:color="auto" w:fill="auto"/>
          </w:tcPr>
          <w:p w14:paraId="2AF46DF9"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E2BB7D4"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Centaurea melitensis</w:t>
            </w:r>
          </w:p>
        </w:tc>
        <w:tc>
          <w:tcPr>
            <w:tcW w:w="5131" w:type="dxa"/>
            <w:tcBorders>
              <w:top w:val="nil"/>
              <w:left w:val="nil"/>
              <w:bottom w:val="nil"/>
              <w:right w:val="nil"/>
            </w:tcBorders>
            <w:shd w:val="clear" w:color="auto" w:fill="auto"/>
          </w:tcPr>
          <w:p w14:paraId="6E384011"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Centaurea solstitialis</w:t>
            </w:r>
          </w:p>
        </w:tc>
      </w:tr>
      <w:tr w:rsidR="00F37E83" w14:paraId="7C0F947F" w14:textId="77777777">
        <w:tc>
          <w:tcPr>
            <w:tcW w:w="1704" w:type="dxa"/>
            <w:tcBorders>
              <w:top w:val="nil"/>
              <w:left w:val="nil"/>
              <w:bottom w:val="nil"/>
              <w:right w:val="nil"/>
            </w:tcBorders>
            <w:shd w:val="clear" w:color="auto" w:fill="auto"/>
          </w:tcPr>
          <w:p w14:paraId="0CA65D03"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54AE61F"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Hemizonia congesta</w:t>
            </w:r>
          </w:p>
        </w:tc>
        <w:tc>
          <w:tcPr>
            <w:tcW w:w="5131" w:type="dxa"/>
            <w:tcBorders>
              <w:top w:val="nil"/>
              <w:left w:val="nil"/>
              <w:bottom w:val="nil"/>
              <w:right w:val="nil"/>
            </w:tcBorders>
            <w:shd w:val="clear" w:color="auto" w:fill="auto"/>
          </w:tcPr>
          <w:p w14:paraId="056B2FA6"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Hemizonia</w:t>
            </w:r>
          </w:p>
        </w:tc>
      </w:tr>
      <w:tr w:rsidR="00F37E83" w14:paraId="3D785D99" w14:textId="77777777">
        <w:tc>
          <w:tcPr>
            <w:tcW w:w="1704" w:type="dxa"/>
            <w:tcBorders>
              <w:top w:val="nil"/>
              <w:left w:val="nil"/>
              <w:bottom w:val="nil"/>
              <w:right w:val="nil"/>
            </w:tcBorders>
            <w:shd w:val="clear" w:color="auto" w:fill="auto"/>
          </w:tcPr>
          <w:p w14:paraId="7CC0B7E1"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85B3ABD"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 xml:space="preserve">Aster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2EE90BD9"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Unknown Asteraceae</w:t>
            </w:r>
          </w:p>
        </w:tc>
      </w:tr>
      <w:tr w:rsidR="00F37E83" w14:paraId="622824C0" w14:textId="77777777">
        <w:tc>
          <w:tcPr>
            <w:tcW w:w="1704" w:type="dxa"/>
            <w:tcBorders>
              <w:top w:val="nil"/>
              <w:left w:val="nil"/>
              <w:bottom w:val="nil"/>
              <w:right w:val="nil"/>
            </w:tcBorders>
            <w:shd w:val="clear" w:color="auto" w:fill="auto"/>
          </w:tcPr>
          <w:p w14:paraId="4DAB8149"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478BAB08"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Convolvulus arvensis</w:t>
            </w:r>
          </w:p>
        </w:tc>
        <w:tc>
          <w:tcPr>
            <w:tcW w:w="5131" w:type="dxa"/>
            <w:tcBorders>
              <w:top w:val="nil"/>
              <w:left w:val="nil"/>
              <w:bottom w:val="nil"/>
              <w:right w:val="nil"/>
            </w:tcBorders>
            <w:shd w:val="clear" w:color="auto" w:fill="auto"/>
          </w:tcPr>
          <w:p w14:paraId="542D1FC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Convolvulus</w:t>
            </w:r>
            <w:r>
              <w:rPr>
                <w:rFonts w:ascii="Calibri" w:eastAsia="Calibri" w:hAnsi="Calibri" w:cs="Calibri"/>
                <w:sz w:val="22"/>
                <w:szCs w:val="22"/>
              </w:rPr>
              <w:t xml:space="preserve"> sp.</w:t>
            </w:r>
          </w:p>
        </w:tc>
      </w:tr>
      <w:tr w:rsidR="00F37E83" w14:paraId="7235E7CC" w14:textId="77777777">
        <w:tc>
          <w:tcPr>
            <w:tcW w:w="1704" w:type="dxa"/>
            <w:tcBorders>
              <w:top w:val="nil"/>
              <w:left w:val="nil"/>
              <w:bottom w:val="nil"/>
              <w:right w:val="nil"/>
            </w:tcBorders>
            <w:shd w:val="clear" w:color="auto" w:fill="auto"/>
          </w:tcPr>
          <w:p w14:paraId="3916BA55"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37F72DE4"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Lupinus</w:t>
            </w:r>
          </w:p>
        </w:tc>
        <w:tc>
          <w:tcPr>
            <w:tcW w:w="5131" w:type="dxa"/>
            <w:tcBorders>
              <w:top w:val="nil"/>
              <w:left w:val="nil"/>
              <w:bottom w:val="nil"/>
              <w:right w:val="nil"/>
            </w:tcBorders>
            <w:shd w:val="clear" w:color="auto" w:fill="auto"/>
          </w:tcPr>
          <w:p w14:paraId="20A84398"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Lupinus bicolor</w:t>
            </w:r>
            <w:r>
              <w:rPr>
                <w:rFonts w:ascii="Calibri" w:eastAsia="Calibri" w:hAnsi="Calibri" w:cs="Calibri"/>
                <w:sz w:val="22"/>
                <w:szCs w:val="22"/>
              </w:rPr>
              <w:t>,</w:t>
            </w:r>
            <w:r>
              <w:rPr>
                <w:rFonts w:ascii="Calibri" w:eastAsia="Calibri" w:hAnsi="Calibri" w:cs="Calibri"/>
                <w:i/>
                <w:sz w:val="22"/>
                <w:szCs w:val="22"/>
              </w:rPr>
              <w:t xml:space="preserve"> Lupinus nanus</w:t>
            </w:r>
          </w:p>
        </w:tc>
      </w:tr>
      <w:tr w:rsidR="00F37E83" w14:paraId="5681B6C3" w14:textId="77777777">
        <w:tc>
          <w:tcPr>
            <w:tcW w:w="1704" w:type="dxa"/>
            <w:tcBorders>
              <w:top w:val="nil"/>
              <w:left w:val="nil"/>
              <w:bottom w:val="nil"/>
              <w:right w:val="nil"/>
            </w:tcBorders>
            <w:shd w:val="clear" w:color="auto" w:fill="auto"/>
          </w:tcPr>
          <w:p w14:paraId="190A6530"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3ED8A174"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Trifolium dubium</w:t>
            </w:r>
          </w:p>
        </w:tc>
        <w:tc>
          <w:tcPr>
            <w:tcW w:w="5131" w:type="dxa"/>
            <w:tcBorders>
              <w:top w:val="nil"/>
              <w:left w:val="nil"/>
              <w:bottom w:val="nil"/>
              <w:right w:val="nil"/>
            </w:tcBorders>
            <w:shd w:val="clear" w:color="auto" w:fill="auto"/>
          </w:tcPr>
          <w:p w14:paraId="17B6AFC4"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Trifolium</w:t>
            </w:r>
            <w:r>
              <w:rPr>
                <w:rFonts w:ascii="Calibri" w:eastAsia="Calibri" w:hAnsi="Calibri" w:cs="Calibri"/>
                <w:sz w:val="22"/>
                <w:szCs w:val="22"/>
              </w:rPr>
              <w:t xml:space="preserve"> sp.</w:t>
            </w:r>
          </w:p>
        </w:tc>
      </w:tr>
      <w:tr w:rsidR="00F37E83" w14:paraId="2DD563E3" w14:textId="77777777">
        <w:tc>
          <w:tcPr>
            <w:tcW w:w="1704" w:type="dxa"/>
            <w:tcBorders>
              <w:top w:val="nil"/>
              <w:left w:val="nil"/>
              <w:bottom w:val="nil"/>
              <w:right w:val="nil"/>
            </w:tcBorders>
            <w:shd w:val="clear" w:color="auto" w:fill="auto"/>
          </w:tcPr>
          <w:p w14:paraId="494D3865"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32796790"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Vicia sativa</w:t>
            </w:r>
          </w:p>
        </w:tc>
        <w:tc>
          <w:tcPr>
            <w:tcW w:w="5131" w:type="dxa"/>
            <w:tcBorders>
              <w:top w:val="nil"/>
              <w:left w:val="nil"/>
              <w:bottom w:val="nil"/>
              <w:right w:val="nil"/>
            </w:tcBorders>
            <w:shd w:val="clear" w:color="auto" w:fill="auto"/>
          </w:tcPr>
          <w:p w14:paraId="7686D63A"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Vicia</w:t>
            </w:r>
            <w:r>
              <w:rPr>
                <w:rFonts w:ascii="Calibri" w:eastAsia="Calibri" w:hAnsi="Calibri" w:cs="Calibri"/>
                <w:sz w:val="22"/>
                <w:szCs w:val="22"/>
              </w:rPr>
              <w:t xml:space="preserve"> sp.</w:t>
            </w:r>
          </w:p>
        </w:tc>
      </w:tr>
      <w:tr w:rsidR="00F37E83" w14:paraId="1AEB80B5" w14:textId="77777777">
        <w:tc>
          <w:tcPr>
            <w:tcW w:w="1704" w:type="dxa"/>
            <w:tcBorders>
              <w:top w:val="nil"/>
              <w:left w:val="nil"/>
              <w:bottom w:val="nil"/>
              <w:right w:val="nil"/>
            </w:tcBorders>
            <w:shd w:val="clear" w:color="auto" w:fill="auto"/>
          </w:tcPr>
          <w:p w14:paraId="6E65B5D5"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4EFD9953"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Erodium</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71EFE32F"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Erodium botrys</w:t>
            </w:r>
            <w:r>
              <w:rPr>
                <w:rFonts w:ascii="Calibri" w:eastAsia="Calibri" w:hAnsi="Calibri" w:cs="Calibri"/>
                <w:sz w:val="22"/>
                <w:szCs w:val="22"/>
              </w:rPr>
              <w:t xml:space="preserve">, </w:t>
            </w:r>
            <w:r>
              <w:rPr>
                <w:rFonts w:ascii="Calibri" w:eastAsia="Calibri" w:hAnsi="Calibri" w:cs="Calibri"/>
                <w:i/>
                <w:sz w:val="22"/>
                <w:szCs w:val="22"/>
              </w:rPr>
              <w:t>Erodium cicutarium, Erodium moschatum</w:t>
            </w:r>
          </w:p>
        </w:tc>
      </w:tr>
      <w:tr w:rsidR="00F37E83" w14:paraId="6BCB3151" w14:textId="77777777">
        <w:tc>
          <w:tcPr>
            <w:tcW w:w="1704" w:type="dxa"/>
            <w:tcBorders>
              <w:top w:val="nil"/>
              <w:left w:val="nil"/>
              <w:bottom w:val="nil"/>
              <w:right w:val="nil"/>
            </w:tcBorders>
            <w:shd w:val="clear" w:color="auto" w:fill="auto"/>
          </w:tcPr>
          <w:p w14:paraId="57B55254"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22451A8"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Clarkia</w:t>
            </w:r>
            <w:r>
              <w:rPr>
                <w:rFonts w:ascii="Calibri" w:eastAsia="Calibri" w:hAnsi="Calibri" w:cs="Calibri"/>
                <w:sz w:val="22"/>
                <w:szCs w:val="22"/>
              </w:rPr>
              <w:t xml:space="preserve"> </w:t>
            </w:r>
            <w:r>
              <w:rPr>
                <w:rFonts w:ascii="Calibri" w:eastAsia="Calibri" w:hAnsi="Calibri" w:cs="Calibri"/>
                <w:i/>
                <w:sz w:val="22"/>
                <w:szCs w:val="22"/>
              </w:rPr>
              <w:t>purpurea</w:t>
            </w:r>
          </w:p>
        </w:tc>
        <w:tc>
          <w:tcPr>
            <w:tcW w:w="5131" w:type="dxa"/>
            <w:tcBorders>
              <w:top w:val="nil"/>
              <w:left w:val="nil"/>
              <w:bottom w:val="nil"/>
              <w:right w:val="nil"/>
            </w:tcBorders>
            <w:shd w:val="clear" w:color="auto" w:fill="auto"/>
          </w:tcPr>
          <w:p w14:paraId="265D7E8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Clarkia</w:t>
            </w:r>
            <w:r>
              <w:rPr>
                <w:rFonts w:ascii="Calibri" w:eastAsia="Calibri" w:hAnsi="Calibri" w:cs="Calibri"/>
                <w:sz w:val="22"/>
                <w:szCs w:val="22"/>
              </w:rPr>
              <w:t xml:space="preserve"> sp.</w:t>
            </w:r>
          </w:p>
        </w:tc>
      </w:tr>
      <w:tr w:rsidR="00F37E83" w14:paraId="7A8C64ED" w14:textId="77777777">
        <w:tc>
          <w:tcPr>
            <w:tcW w:w="1704" w:type="dxa"/>
            <w:tcBorders>
              <w:top w:val="nil"/>
              <w:left w:val="nil"/>
              <w:bottom w:val="nil"/>
              <w:right w:val="nil"/>
            </w:tcBorders>
            <w:shd w:val="clear" w:color="auto" w:fill="auto"/>
          </w:tcPr>
          <w:p w14:paraId="6D2FE66F"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1A833D2"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Hordeum murinum</w:t>
            </w:r>
          </w:p>
        </w:tc>
        <w:tc>
          <w:tcPr>
            <w:tcW w:w="5131" w:type="dxa"/>
            <w:tcBorders>
              <w:top w:val="nil"/>
              <w:left w:val="nil"/>
              <w:bottom w:val="nil"/>
              <w:right w:val="nil"/>
            </w:tcBorders>
            <w:shd w:val="clear" w:color="auto" w:fill="auto"/>
          </w:tcPr>
          <w:p w14:paraId="0CD8F71A"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Hordeum marinum</w:t>
            </w:r>
          </w:p>
        </w:tc>
      </w:tr>
      <w:tr w:rsidR="00F37E83" w14:paraId="051108E6" w14:textId="77777777">
        <w:tc>
          <w:tcPr>
            <w:tcW w:w="1704" w:type="dxa"/>
            <w:tcBorders>
              <w:top w:val="nil"/>
              <w:left w:val="nil"/>
              <w:bottom w:val="nil"/>
              <w:right w:val="nil"/>
            </w:tcBorders>
            <w:shd w:val="clear" w:color="auto" w:fill="auto"/>
          </w:tcPr>
          <w:p w14:paraId="7708D90C"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97B926E"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Linanthus</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04AD3D30"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Linanthus bicolor</w:t>
            </w:r>
            <w:r>
              <w:rPr>
                <w:rFonts w:ascii="Calibri" w:eastAsia="Calibri" w:hAnsi="Calibri" w:cs="Calibri"/>
                <w:sz w:val="22"/>
                <w:szCs w:val="22"/>
              </w:rPr>
              <w:t xml:space="preserve">, </w:t>
            </w:r>
            <w:r>
              <w:rPr>
                <w:rFonts w:ascii="Calibri" w:eastAsia="Calibri" w:hAnsi="Calibri" w:cs="Calibri"/>
                <w:i/>
                <w:sz w:val="22"/>
                <w:szCs w:val="22"/>
              </w:rPr>
              <w:t>Linanthus parviflorus</w:t>
            </w:r>
          </w:p>
        </w:tc>
      </w:tr>
      <w:tr w:rsidR="00F37E83" w14:paraId="060732D6" w14:textId="77777777">
        <w:tc>
          <w:tcPr>
            <w:tcW w:w="1704" w:type="dxa"/>
            <w:tcBorders>
              <w:top w:val="nil"/>
              <w:left w:val="nil"/>
              <w:bottom w:val="single" w:sz="4" w:space="0" w:color="000000"/>
              <w:right w:val="nil"/>
            </w:tcBorders>
            <w:shd w:val="clear" w:color="auto" w:fill="auto"/>
          </w:tcPr>
          <w:p w14:paraId="798F0457"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7EA684EC"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Galium</w:t>
            </w:r>
            <w:r>
              <w:rPr>
                <w:rFonts w:ascii="Calibri" w:eastAsia="Calibri" w:hAnsi="Calibri" w:cs="Calibri"/>
                <w:sz w:val="22"/>
                <w:szCs w:val="22"/>
              </w:rPr>
              <w:t xml:space="preserve"> sp.</w:t>
            </w:r>
          </w:p>
        </w:tc>
        <w:tc>
          <w:tcPr>
            <w:tcW w:w="5131" w:type="dxa"/>
            <w:tcBorders>
              <w:top w:val="nil"/>
              <w:left w:val="nil"/>
              <w:bottom w:val="single" w:sz="4" w:space="0" w:color="000000"/>
              <w:right w:val="nil"/>
            </w:tcBorders>
            <w:shd w:val="clear" w:color="auto" w:fill="auto"/>
          </w:tcPr>
          <w:p w14:paraId="554653BC"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Galium aparine</w:t>
            </w:r>
            <w:r>
              <w:rPr>
                <w:rFonts w:ascii="Calibri" w:eastAsia="Calibri" w:hAnsi="Calibri" w:cs="Calibri"/>
                <w:sz w:val="22"/>
                <w:szCs w:val="22"/>
              </w:rPr>
              <w:t xml:space="preserve">, </w:t>
            </w:r>
            <w:r>
              <w:rPr>
                <w:rFonts w:ascii="Calibri" w:eastAsia="Calibri" w:hAnsi="Calibri" w:cs="Calibri"/>
                <w:i/>
                <w:sz w:val="22"/>
                <w:szCs w:val="22"/>
              </w:rPr>
              <w:t>Galium parisiense</w:t>
            </w:r>
            <w:r>
              <w:rPr>
                <w:rFonts w:ascii="Calibri" w:eastAsia="Calibri" w:hAnsi="Calibri" w:cs="Calibri"/>
                <w:sz w:val="22"/>
                <w:szCs w:val="22"/>
              </w:rPr>
              <w:t xml:space="preserve">, </w:t>
            </w:r>
            <w:r>
              <w:rPr>
                <w:rFonts w:ascii="Calibri" w:eastAsia="Calibri" w:hAnsi="Calibri" w:cs="Calibri"/>
                <w:i/>
                <w:sz w:val="22"/>
                <w:szCs w:val="22"/>
              </w:rPr>
              <w:t>Galium porrigens</w:t>
            </w:r>
          </w:p>
        </w:tc>
      </w:tr>
      <w:tr w:rsidR="00F37E83" w14:paraId="64F92D50" w14:textId="77777777">
        <w:tc>
          <w:tcPr>
            <w:tcW w:w="1704" w:type="dxa"/>
            <w:tcBorders>
              <w:left w:val="nil"/>
              <w:bottom w:val="nil"/>
              <w:right w:val="nil"/>
            </w:tcBorders>
            <w:shd w:val="clear" w:color="auto" w:fill="auto"/>
          </w:tcPr>
          <w:p w14:paraId="5D35DF8E"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smith.us</w:t>
            </w:r>
          </w:p>
        </w:tc>
        <w:tc>
          <w:tcPr>
            <w:tcW w:w="2615" w:type="dxa"/>
            <w:tcBorders>
              <w:left w:val="nil"/>
              <w:bottom w:val="nil"/>
              <w:right w:val="nil"/>
            </w:tcBorders>
            <w:shd w:val="clear" w:color="auto" w:fill="auto"/>
          </w:tcPr>
          <w:p w14:paraId="76CE440B"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Brodiaea coronaria</w:t>
            </w:r>
          </w:p>
        </w:tc>
        <w:tc>
          <w:tcPr>
            <w:tcW w:w="5131" w:type="dxa"/>
            <w:tcBorders>
              <w:left w:val="nil"/>
              <w:bottom w:val="nil"/>
              <w:right w:val="nil"/>
            </w:tcBorders>
            <w:shd w:val="clear" w:color="auto" w:fill="auto"/>
          </w:tcPr>
          <w:p w14:paraId="621544B1"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Triteleia grandiflora</w:t>
            </w:r>
          </w:p>
        </w:tc>
      </w:tr>
      <w:tr w:rsidR="00F37E83" w14:paraId="7062E811" w14:textId="77777777">
        <w:tc>
          <w:tcPr>
            <w:tcW w:w="1704" w:type="dxa"/>
            <w:tcBorders>
              <w:top w:val="nil"/>
              <w:left w:val="nil"/>
              <w:bottom w:val="nil"/>
              <w:right w:val="nil"/>
            </w:tcBorders>
            <w:shd w:val="clear" w:color="auto" w:fill="auto"/>
          </w:tcPr>
          <w:p w14:paraId="464C4F4C"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88AEC66"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Symphoricarpos albus</w:t>
            </w:r>
          </w:p>
        </w:tc>
        <w:tc>
          <w:tcPr>
            <w:tcW w:w="5131" w:type="dxa"/>
            <w:tcBorders>
              <w:top w:val="nil"/>
              <w:left w:val="nil"/>
              <w:bottom w:val="nil"/>
              <w:right w:val="nil"/>
            </w:tcBorders>
            <w:shd w:val="clear" w:color="auto" w:fill="auto"/>
          </w:tcPr>
          <w:p w14:paraId="049C0470"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Symphoricarpos albus</w:t>
            </w:r>
            <w:r>
              <w:rPr>
                <w:rFonts w:ascii="Calibri" w:eastAsia="Calibri" w:hAnsi="Calibri" w:cs="Calibri"/>
                <w:sz w:val="22"/>
                <w:szCs w:val="22"/>
              </w:rPr>
              <w:t xml:space="preserve"> var. </w:t>
            </w:r>
            <w:r>
              <w:rPr>
                <w:rFonts w:ascii="Calibri" w:eastAsia="Calibri" w:hAnsi="Calibri" w:cs="Calibri"/>
                <w:i/>
                <w:sz w:val="22"/>
                <w:szCs w:val="22"/>
              </w:rPr>
              <w:t>laevigatus</w:t>
            </w:r>
          </w:p>
        </w:tc>
      </w:tr>
      <w:tr w:rsidR="00F37E83" w14:paraId="4AAD3EEB" w14:textId="77777777">
        <w:tc>
          <w:tcPr>
            <w:tcW w:w="1704" w:type="dxa"/>
            <w:tcBorders>
              <w:top w:val="nil"/>
              <w:left w:val="nil"/>
              <w:bottom w:val="nil"/>
              <w:right w:val="nil"/>
            </w:tcBorders>
            <w:shd w:val="clear" w:color="auto" w:fill="auto"/>
          </w:tcPr>
          <w:p w14:paraId="1D6DDAE6"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A7373D0"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Taraxacum campylodes</w:t>
            </w:r>
          </w:p>
        </w:tc>
        <w:tc>
          <w:tcPr>
            <w:tcW w:w="5131" w:type="dxa"/>
            <w:tcBorders>
              <w:top w:val="nil"/>
              <w:left w:val="nil"/>
              <w:bottom w:val="nil"/>
              <w:right w:val="nil"/>
            </w:tcBorders>
            <w:shd w:val="clear" w:color="auto" w:fill="auto"/>
          </w:tcPr>
          <w:p w14:paraId="5A2EA643"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Crepis capillaris</w:t>
            </w:r>
          </w:p>
        </w:tc>
      </w:tr>
      <w:tr w:rsidR="00F37E83" w14:paraId="5A7CACDA" w14:textId="77777777">
        <w:tc>
          <w:tcPr>
            <w:tcW w:w="1704" w:type="dxa"/>
            <w:tcBorders>
              <w:left w:val="nil"/>
              <w:bottom w:val="single" w:sz="4" w:space="0" w:color="000000"/>
              <w:right w:val="nil"/>
            </w:tcBorders>
            <w:shd w:val="clear" w:color="auto" w:fill="auto"/>
          </w:tcPr>
          <w:p w14:paraId="73538A65"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spin.us</w:t>
            </w:r>
          </w:p>
        </w:tc>
        <w:tc>
          <w:tcPr>
            <w:tcW w:w="2615" w:type="dxa"/>
            <w:tcBorders>
              <w:left w:val="nil"/>
              <w:bottom w:val="single" w:sz="4" w:space="0" w:color="000000"/>
              <w:right w:val="nil"/>
            </w:tcBorders>
            <w:shd w:val="clear" w:color="auto" w:fill="auto"/>
          </w:tcPr>
          <w:p w14:paraId="66F13A67"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Carex</w:t>
            </w:r>
            <w:r>
              <w:rPr>
                <w:rFonts w:ascii="Calibri" w:eastAsia="Calibri" w:hAnsi="Calibri" w:cs="Calibri"/>
                <w:sz w:val="22"/>
                <w:szCs w:val="22"/>
              </w:rPr>
              <w:t xml:space="preserve"> sp.</w:t>
            </w:r>
          </w:p>
        </w:tc>
        <w:tc>
          <w:tcPr>
            <w:tcW w:w="5131" w:type="dxa"/>
            <w:tcBorders>
              <w:left w:val="nil"/>
              <w:bottom w:val="single" w:sz="4" w:space="0" w:color="000000"/>
              <w:right w:val="nil"/>
            </w:tcBorders>
            <w:shd w:val="clear" w:color="auto" w:fill="auto"/>
          </w:tcPr>
          <w:p w14:paraId="4F5A690B"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Unknown Cyperaceae</w:t>
            </w:r>
          </w:p>
        </w:tc>
      </w:tr>
      <w:tr w:rsidR="00F37E83" w14:paraId="0162FFE5" w14:textId="77777777">
        <w:tc>
          <w:tcPr>
            <w:tcW w:w="1704" w:type="dxa"/>
            <w:tcBorders>
              <w:left w:val="nil"/>
              <w:bottom w:val="nil"/>
              <w:right w:val="nil"/>
            </w:tcBorders>
            <w:shd w:val="clear" w:color="auto" w:fill="auto"/>
          </w:tcPr>
          <w:p w14:paraId="7C000993"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summ.za</w:t>
            </w:r>
          </w:p>
        </w:tc>
        <w:tc>
          <w:tcPr>
            <w:tcW w:w="2615" w:type="dxa"/>
            <w:tcBorders>
              <w:left w:val="nil"/>
              <w:bottom w:val="nil"/>
              <w:right w:val="nil"/>
            </w:tcBorders>
            <w:shd w:val="clear" w:color="auto" w:fill="auto"/>
          </w:tcPr>
          <w:p w14:paraId="287C3933"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Sebaea</w:t>
            </w:r>
            <w:r>
              <w:rPr>
                <w:rFonts w:ascii="Calibri" w:eastAsia="Calibri" w:hAnsi="Calibri" w:cs="Calibri"/>
                <w:sz w:val="22"/>
                <w:szCs w:val="22"/>
              </w:rPr>
              <w:t xml:space="preserve"> sp.</w:t>
            </w:r>
          </w:p>
        </w:tc>
        <w:tc>
          <w:tcPr>
            <w:tcW w:w="5131" w:type="dxa"/>
            <w:tcBorders>
              <w:left w:val="nil"/>
              <w:bottom w:val="nil"/>
              <w:right w:val="nil"/>
            </w:tcBorders>
            <w:shd w:val="clear" w:color="auto" w:fill="auto"/>
          </w:tcPr>
          <w:p w14:paraId="40AB297A"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Sebaea grandis</w:t>
            </w:r>
          </w:p>
        </w:tc>
      </w:tr>
      <w:tr w:rsidR="00F37E83" w14:paraId="6A74D797" w14:textId="77777777">
        <w:tc>
          <w:tcPr>
            <w:tcW w:w="1704" w:type="dxa"/>
            <w:tcBorders>
              <w:top w:val="nil"/>
              <w:left w:val="nil"/>
              <w:bottom w:val="single" w:sz="4" w:space="0" w:color="000000"/>
              <w:right w:val="nil"/>
            </w:tcBorders>
            <w:shd w:val="clear" w:color="auto" w:fill="auto"/>
          </w:tcPr>
          <w:p w14:paraId="4DFFAE1C"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64C751A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Eulophia </w:t>
            </w:r>
            <w:r>
              <w:rPr>
                <w:rFonts w:ascii="Calibri" w:eastAsia="Calibri" w:hAnsi="Calibri" w:cs="Calibri"/>
                <w:sz w:val="22"/>
                <w:szCs w:val="22"/>
              </w:rPr>
              <w:t>sp.</w:t>
            </w:r>
          </w:p>
        </w:tc>
        <w:tc>
          <w:tcPr>
            <w:tcW w:w="5131" w:type="dxa"/>
            <w:tcBorders>
              <w:top w:val="nil"/>
              <w:left w:val="nil"/>
              <w:bottom w:val="single" w:sz="4" w:space="0" w:color="000000"/>
              <w:right w:val="nil"/>
            </w:tcBorders>
            <w:shd w:val="clear" w:color="auto" w:fill="auto"/>
          </w:tcPr>
          <w:p w14:paraId="4D950F32"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Eulophia tenella</w:t>
            </w:r>
          </w:p>
        </w:tc>
      </w:tr>
      <w:tr w:rsidR="00F37E83" w14:paraId="5988C781" w14:textId="77777777">
        <w:tc>
          <w:tcPr>
            <w:tcW w:w="1704" w:type="dxa"/>
            <w:tcBorders>
              <w:top w:val="single" w:sz="4" w:space="0" w:color="000000"/>
              <w:left w:val="nil"/>
              <w:bottom w:val="nil"/>
              <w:right w:val="nil"/>
            </w:tcBorders>
            <w:shd w:val="clear" w:color="auto" w:fill="auto"/>
          </w:tcPr>
          <w:p w14:paraId="1F7FA150"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temple.us</w:t>
            </w:r>
          </w:p>
        </w:tc>
        <w:tc>
          <w:tcPr>
            <w:tcW w:w="2615" w:type="dxa"/>
            <w:tcBorders>
              <w:top w:val="single" w:sz="4" w:space="0" w:color="000000"/>
              <w:left w:val="nil"/>
              <w:bottom w:val="nil"/>
              <w:right w:val="nil"/>
            </w:tcBorders>
            <w:shd w:val="clear" w:color="auto" w:fill="auto"/>
          </w:tcPr>
          <w:p w14:paraId="7E5C2B49"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Polytaenia nuttallii</w:t>
            </w:r>
          </w:p>
        </w:tc>
        <w:tc>
          <w:tcPr>
            <w:tcW w:w="5131" w:type="dxa"/>
            <w:tcBorders>
              <w:top w:val="single" w:sz="4" w:space="0" w:color="000000"/>
              <w:left w:val="nil"/>
              <w:bottom w:val="nil"/>
              <w:right w:val="nil"/>
            </w:tcBorders>
            <w:shd w:val="clear" w:color="auto" w:fill="auto"/>
          </w:tcPr>
          <w:p w14:paraId="30F59CB0"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Polytaenia texana</w:t>
            </w:r>
          </w:p>
        </w:tc>
      </w:tr>
      <w:tr w:rsidR="00F37E83" w14:paraId="1C19F609" w14:textId="77777777">
        <w:tc>
          <w:tcPr>
            <w:tcW w:w="1704" w:type="dxa"/>
            <w:tcBorders>
              <w:top w:val="nil"/>
              <w:left w:val="nil"/>
              <w:bottom w:val="nil"/>
              <w:right w:val="nil"/>
            </w:tcBorders>
            <w:shd w:val="clear" w:color="auto" w:fill="auto"/>
          </w:tcPr>
          <w:p w14:paraId="6F5A8936"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7F4EC54A"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Torilis arvensis</w:t>
            </w:r>
          </w:p>
        </w:tc>
        <w:tc>
          <w:tcPr>
            <w:tcW w:w="5131" w:type="dxa"/>
            <w:tcBorders>
              <w:top w:val="nil"/>
              <w:left w:val="nil"/>
              <w:bottom w:val="nil"/>
              <w:right w:val="nil"/>
            </w:tcBorders>
            <w:shd w:val="clear" w:color="auto" w:fill="auto"/>
          </w:tcPr>
          <w:p w14:paraId="0BF39EA6"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Torilis</w:t>
            </w:r>
            <w:r>
              <w:rPr>
                <w:rFonts w:ascii="Calibri" w:eastAsia="Calibri" w:hAnsi="Calibri" w:cs="Calibri"/>
                <w:sz w:val="22"/>
                <w:szCs w:val="22"/>
              </w:rPr>
              <w:t xml:space="preserve"> sp.</w:t>
            </w:r>
          </w:p>
        </w:tc>
      </w:tr>
      <w:tr w:rsidR="00F37E83" w14:paraId="169EA288" w14:textId="77777777">
        <w:tc>
          <w:tcPr>
            <w:tcW w:w="1704" w:type="dxa"/>
            <w:tcBorders>
              <w:top w:val="nil"/>
              <w:left w:val="nil"/>
              <w:bottom w:val="nil"/>
              <w:right w:val="nil"/>
            </w:tcBorders>
            <w:shd w:val="clear" w:color="auto" w:fill="auto"/>
          </w:tcPr>
          <w:p w14:paraId="2B0085CC"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4E19A45F"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Lactuca serriola</w:t>
            </w:r>
          </w:p>
        </w:tc>
        <w:tc>
          <w:tcPr>
            <w:tcW w:w="5131" w:type="dxa"/>
            <w:tcBorders>
              <w:top w:val="nil"/>
              <w:left w:val="nil"/>
              <w:bottom w:val="nil"/>
              <w:right w:val="nil"/>
            </w:tcBorders>
            <w:shd w:val="clear" w:color="auto" w:fill="auto"/>
          </w:tcPr>
          <w:p w14:paraId="48C3B25E"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Lactuca</w:t>
            </w:r>
            <w:r>
              <w:rPr>
                <w:rFonts w:ascii="Calibri" w:eastAsia="Calibri" w:hAnsi="Calibri" w:cs="Calibri"/>
                <w:sz w:val="22"/>
                <w:szCs w:val="22"/>
              </w:rPr>
              <w:t xml:space="preserve"> sp.</w:t>
            </w:r>
          </w:p>
        </w:tc>
      </w:tr>
      <w:tr w:rsidR="00F37E83" w14:paraId="5184B950" w14:textId="77777777">
        <w:tc>
          <w:tcPr>
            <w:tcW w:w="1704" w:type="dxa"/>
            <w:tcBorders>
              <w:top w:val="nil"/>
              <w:left w:val="nil"/>
              <w:right w:val="nil"/>
            </w:tcBorders>
            <w:shd w:val="clear" w:color="auto" w:fill="auto"/>
          </w:tcPr>
          <w:p w14:paraId="5ECE01D6"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2029650E"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Agalinis fasciculata</w:t>
            </w:r>
          </w:p>
        </w:tc>
        <w:tc>
          <w:tcPr>
            <w:tcW w:w="5131" w:type="dxa"/>
            <w:tcBorders>
              <w:top w:val="nil"/>
              <w:left w:val="nil"/>
              <w:right w:val="nil"/>
            </w:tcBorders>
            <w:shd w:val="clear" w:color="auto" w:fill="auto"/>
          </w:tcPr>
          <w:p w14:paraId="6F169CA8"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Agalinis</w:t>
            </w:r>
            <w:r>
              <w:rPr>
                <w:rFonts w:ascii="Calibri" w:eastAsia="Calibri" w:hAnsi="Calibri" w:cs="Calibri"/>
                <w:sz w:val="22"/>
                <w:szCs w:val="22"/>
              </w:rPr>
              <w:t xml:space="preserve"> sp.</w:t>
            </w:r>
          </w:p>
        </w:tc>
      </w:tr>
      <w:tr w:rsidR="00F37E83" w14:paraId="0256B9B2" w14:textId="77777777">
        <w:tc>
          <w:tcPr>
            <w:tcW w:w="1704" w:type="dxa"/>
            <w:tcBorders>
              <w:left w:val="nil"/>
              <w:bottom w:val="single" w:sz="4" w:space="0" w:color="000000"/>
              <w:right w:val="nil"/>
            </w:tcBorders>
            <w:shd w:val="clear" w:color="auto" w:fill="auto"/>
          </w:tcPr>
          <w:p w14:paraId="6BC61BA2"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trel.us</w:t>
            </w:r>
          </w:p>
        </w:tc>
        <w:tc>
          <w:tcPr>
            <w:tcW w:w="2615" w:type="dxa"/>
            <w:tcBorders>
              <w:left w:val="nil"/>
              <w:bottom w:val="single" w:sz="4" w:space="0" w:color="000000"/>
              <w:right w:val="nil"/>
            </w:tcBorders>
            <w:shd w:val="clear" w:color="auto" w:fill="auto"/>
          </w:tcPr>
          <w:p w14:paraId="2A1F136F"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Bromus inermis</w:t>
            </w:r>
          </w:p>
        </w:tc>
        <w:tc>
          <w:tcPr>
            <w:tcW w:w="5131" w:type="dxa"/>
            <w:tcBorders>
              <w:left w:val="nil"/>
              <w:bottom w:val="single" w:sz="4" w:space="0" w:color="000000"/>
              <w:right w:val="nil"/>
            </w:tcBorders>
            <w:shd w:val="clear" w:color="auto" w:fill="auto"/>
          </w:tcPr>
          <w:p w14:paraId="05394D4A"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Bromus</w:t>
            </w:r>
            <w:r>
              <w:rPr>
                <w:rFonts w:ascii="Calibri" w:eastAsia="Calibri" w:hAnsi="Calibri" w:cs="Calibri"/>
                <w:sz w:val="22"/>
                <w:szCs w:val="22"/>
              </w:rPr>
              <w:t xml:space="preserve"> sp.</w:t>
            </w:r>
          </w:p>
        </w:tc>
      </w:tr>
      <w:tr w:rsidR="00F37E83" w14:paraId="57A9C281" w14:textId="77777777">
        <w:tc>
          <w:tcPr>
            <w:tcW w:w="1704" w:type="dxa"/>
            <w:tcBorders>
              <w:left w:val="nil"/>
              <w:bottom w:val="nil"/>
              <w:right w:val="nil"/>
            </w:tcBorders>
            <w:shd w:val="clear" w:color="auto" w:fill="auto"/>
          </w:tcPr>
          <w:p w14:paraId="541EA2C7"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ukul.za</w:t>
            </w:r>
          </w:p>
        </w:tc>
        <w:tc>
          <w:tcPr>
            <w:tcW w:w="2615" w:type="dxa"/>
            <w:tcBorders>
              <w:left w:val="nil"/>
              <w:bottom w:val="nil"/>
              <w:right w:val="nil"/>
            </w:tcBorders>
            <w:shd w:val="clear" w:color="auto" w:fill="auto"/>
          </w:tcPr>
          <w:p w14:paraId="36578037"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 xml:space="preserve">Pachycarpus </w:t>
            </w:r>
            <w:r>
              <w:rPr>
                <w:rFonts w:ascii="Calibri" w:eastAsia="Calibri" w:hAnsi="Calibri" w:cs="Calibri"/>
                <w:sz w:val="22"/>
                <w:szCs w:val="22"/>
              </w:rPr>
              <w:t>sp.</w:t>
            </w:r>
          </w:p>
        </w:tc>
        <w:tc>
          <w:tcPr>
            <w:tcW w:w="5131" w:type="dxa"/>
            <w:tcBorders>
              <w:left w:val="nil"/>
              <w:bottom w:val="nil"/>
              <w:right w:val="nil"/>
            </w:tcBorders>
            <w:shd w:val="clear" w:color="auto" w:fill="auto"/>
          </w:tcPr>
          <w:p w14:paraId="55DE993E"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Pachycarpus asperifolius, Pachycarpus</w:t>
            </w:r>
            <w:r>
              <w:rPr>
                <w:rFonts w:ascii="Calibri" w:eastAsia="Calibri" w:hAnsi="Calibri" w:cs="Calibri"/>
                <w:sz w:val="22"/>
                <w:szCs w:val="22"/>
              </w:rPr>
              <w:t xml:space="preserve"> </w:t>
            </w:r>
            <w:r>
              <w:rPr>
                <w:rFonts w:ascii="Calibri" w:eastAsia="Calibri" w:hAnsi="Calibri" w:cs="Calibri"/>
                <w:i/>
                <w:sz w:val="22"/>
                <w:szCs w:val="22"/>
              </w:rPr>
              <w:t>scaber</w:t>
            </w:r>
          </w:p>
        </w:tc>
      </w:tr>
      <w:tr w:rsidR="00F37E83" w14:paraId="363FB1A4" w14:textId="77777777">
        <w:tc>
          <w:tcPr>
            <w:tcW w:w="1704" w:type="dxa"/>
            <w:tcBorders>
              <w:top w:val="nil"/>
              <w:left w:val="nil"/>
              <w:bottom w:val="nil"/>
              <w:right w:val="nil"/>
            </w:tcBorders>
            <w:shd w:val="clear" w:color="auto" w:fill="auto"/>
          </w:tcPr>
          <w:p w14:paraId="2697A6AE"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2E2368E"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Acacia nilotica</w:t>
            </w:r>
            <w:r>
              <w:rPr>
                <w:rFonts w:ascii="Calibri" w:eastAsia="Calibri" w:hAnsi="Calibri" w:cs="Calibri"/>
                <w:sz w:val="22"/>
                <w:szCs w:val="22"/>
              </w:rPr>
              <w:t xml:space="preserve"> ssp. </w:t>
            </w:r>
            <w:r>
              <w:rPr>
                <w:rFonts w:ascii="Calibri" w:eastAsia="Calibri" w:hAnsi="Calibri" w:cs="Calibri"/>
                <w:i/>
                <w:sz w:val="22"/>
                <w:szCs w:val="22"/>
              </w:rPr>
              <w:t>kraussiana</w:t>
            </w:r>
          </w:p>
        </w:tc>
        <w:tc>
          <w:tcPr>
            <w:tcW w:w="5131" w:type="dxa"/>
            <w:tcBorders>
              <w:top w:val="nil"/>
              <w:left w:val="nil"/>
              <w:bottom w:val="nil"/>
              <w:right w:val="nil"/>
            </w:tcBorders>
            <w:shd w:val="clear" w:color="auto" w:fill="auto"/>
          </w:tcPr>
          <w:p w14:paraId="5B53BB27"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Acacia</w:t>
            </w:r>
            <w:r>
              <w:rPr>
                <w:rFonts w:ascii="Calibri" w:eastAsia="Calibri" w:hAnsi="Calibri" w:cs="Calibri"/>
                <w:sz w:val="22"/>
                <w:szCs w:val="22"/>
              </w:rPr>
              <w:t xml:space="preserve"> sp.</w:t>
            </w:r>
          </w:p>
        </w:tc>
      </w:tr>
      <w:tr w:rsidR="00F37E83" w14:paraId="14C95340" w14:textId="77777777">
        <w:tc>
          <w:tcPr>
            <w:tcW w:w="1704" w:type="dxa"/>
            <w:tcBorders>
              <w:top w:val="nil"/>
              <w:left w:val="nil"/>
              <w:bottom w:val="nil"/>
              <w:right w:val="nil"/>
            </w:tcBorders>
            <w:shd w:val="clear" w:color="auto" w:fill="auto"/>
          </w:tcPr>
          <w:p w14:paraId="448EBEB0"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3336452C"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Chamaecrista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44087DA7"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Chamaecrista comosa, Chamaecrista plumosa</w:t>
            </w:r>
          </w:p>
        </w:tc>
      </w:tr>
      <w:tr w:rsidR="00F37E83" w14:paraId="1429FDCE" w14:textId="77777777">
        <w:tc>
          <w:tcPr>
            <w:tcW w:w="1704" w:type="dxa"/>
            <w:tcBorders>
              <w:top w:val="nil"/>
              <w:left w:val="nil"/>
              <w:bottom w:val="nil"/>
              <w:right w:val="nil"/>
            </w:tcBorders>
            <w:shd w:val="clear" w:color="auto" w:fill="auto"/>
          </w:tcPr>
          <w:p w14:paraId="0A8B8117"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4E403BB"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Crotalaria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5A6FF57F"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Crotalaria globifera</w:t>
            </w:r>
          </w:p>
        </w:tc>
      </w:tr>
      <w:tr w:rsidR="00F37E83" w14:paraId="020660E7" w14:textId="77777777">
        <w:tc>
          <w:tcPr>
            <w:tcW w:w="1704" w:type="dxa"/>
            <w:tcBorders>
              <w:top w:val="nil"/>
              <w:left w:val="nil"/>
              <w:bottom w:val="nil"/>
              <w:right w:val="nil"/>
            </w:tcBorders>
            <w:shd w:val="clear" w:color="auto" w:fill="auto"/>
          </w:tcPr>
          <w:p w14:paraId="29FA743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08486A06"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Albuca setosa</w:t>
            </w:r>
          </w:p>
        </w:tc>
        <w:tc>
          <w:tcPr>
            <w:tcW w:w="5131" w:type="dxa"/>
            <w:tcBorders>
              <w:top w:val="nil"/>
              <w:left w:val="nil"/>
              <w:bottom w:val="nil"/>
              <w:right w:val="nil"/>
            </w:tcBorders>
            <w:shd w:val="clear" w:color="auto" w:fill="auto"/>
          </w:tcPr>
          <w:p w14:paraId="5D182312"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Albuca</w:t>
            </w:r>
          </w:p>
        </w:tc>
      </w:tr>
      <w:tr w:rsidR="00F37E83" w14:paraId="382B47A5" w14:textId="77777777">
        <w:tc>
          <w:tcPr>
            <w:tcW w:w="1704" w:type="dxa"/>
            <w:tcBorders>
              <w:top w:val="nil"/>
              <w:left w:val="nil"/>
              <w:bottom w:val="nil"/>
              <w:right w:val="nil"/>
            </w:tcBorders>
            <w:shd w:val="clear" w:color="auto" w:fill="auto"/>
          </w:tcPr>
          <w:p w14:paraId="49C03EF5"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6F3C09F4"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Hypericum</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6D56DB6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Hypericum aethiopicum</w:t>
            </w:r>
            <w:r>
              <w:rPr>
                <w:rFonts w:ascii="Calibri" w:eastAsia="Calibri" w:hAnsi="Calibri" w:cs="Calibri"/>
                <w:sz w:val="22"/>
                <w:szCs w:val="22"/>
              </w:rPr>
              <w:t xml:space="preserve"> ssp. </w:t>
            </w:r>
            <w:r>
              <w:rPr>
                <w:rFonts w:ascii="Calibri" w:eastAsia="Calibri" w:hAnsi="Calibri" w:cs="Calibri"/>
                <w:i/>
                <w:sz w:val="22"/>
                <w:szCs w:val="22"/>
              </w:rPr>
              <w:t>sonderi</w:t>
            </w:r>
          </w:p>
        </w:tc>
      </w:tr>
      <w:tr w:rsidR="00F37E83" w14:paraId="04170CA0" w14:textId="77777777">
        <w:tc>
          <w:tcPr>
            <w:tcW w:w="1704" w:type="dxa"/>
            <w:tcBorders>
              <w:top w:val="nil"/>
              <w:left w:val="nil"/>
              <w:bottom w:val="nil"/>
              <w:right w:val="nil"/>
            </w:tcBorders>
            <w:shd w:val="clear" w:color="auto" w:fill="auto"/>
          </w:tcPr>
          <w:p w14:paraId="6F68675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1350A197"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Leonotis leonurus</w:t>
            </w:r>
          </w:p>
        </w:tc>
        <w:tc>
          <w:tcPr>
            <w:tcW w:w="5131" w:type="dxa"/>
            <w:tcBorders>
              <w:top w:val="nil"/>
              <w:left w:val="nil"/>
              <w:bottom w:val="nil"/>
              <w:right w:val="nil"/>
            </w:tcBorders>
            <w:shd w:val="clear" w:color="auto" w:fill="auto"/>
          </w:tcPr>
          <w:p w14:paraId="1753C772"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Leonotis ocymifolia </w:t>
            </w:r>
            <w:r>
              <w:rPr>
                <w:rFonts w:ascii="Calibri" w:eastAsia="Calibri" w:hAnsi="Calibri" w:cs="Calibri"/>
                <w:sz w:val="22"/>
                <w:szCs w:val="22"/>
              </w:rPr>
              <w:t>var.</w:t>
            </w:r>
            <w:r>
              <w:rPr>
                <w:rFonts w:ascii="Calibri" w:eastAsia="Calibri" w:hAnsi="Calibri" w:cs="Calibri"/>
                <w:i/>
                <w:sz w:val="22"/>
                <w:szCs w:val="22"/>
              </w:rPr>
              <w:t xml:space="preserve"> raineriana</w:t>
            </w:r>
          </w:p>
        </w:tc>
      </w:tr>
      <w:tr w:rsidR="00F37E83" w14:paraId="0BBAC40D" w14:textId="77777777">
        <w:tc>
          <w:tcPr>
            <w:tcW w:w="1704" w:type="dxa"/>
            <w:tcBorders>
              <w:top w:val="nil"/>
              <w:left w:val="nil"/>
              <w:bottom w:val="single" w:sz="4" w:space="0" w:color="000000"/>
              <w:right w:val="nil"/>
            </w:tcBorders>
            <w:shd w:val="clear" w:color="auto" w:fill="auto"/>
          </w:tcPr>
          <w:p w14:paraId="034C100C" w14:textId="77777777" w:rsidR="00F37E83" w:rsidRDefault="00F37E83">
            <w:pPr>
              <w:spacing w:after="120"/>
              <w:rPr>
                <w:rFonts w:ascii="Calibri" w:eastAsia="Calibri" w:hAnsi="Calibri" w:cs="Calibri"/>
                <w:sz w:val="22"/>
                <w:szCs w:val="22"/>
              </w:rPr>
            </w:pPr>
          </w:p>
        </w:tc>
        <w:tc>
          <w:tcPr>
            <w:tcW w:w="2615" w:type="dxa"/>
            <w:tcBorders>
              <w:top w:val="nil"/>
              <w:left w:val="nil"/>
              <w:bottom w:val="single" w:sz="4" w:space="0" w:color="000000"/>
              <w:right w:val="nil"/>
            </w:tcBorders>
            <w:shd w:val="clear" w:color="auto" w:fill="auto"/>
          </w:tcPr>
          <w:p w14:paraId="18105F7F"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Solanum</w:t>
            </w:r>
            <w:r>
              <w:rPr>
                <w:rFonts w:ascii="Calibri" w:eastAsia="Calibri" w:hAnsi="Calibri" w:cs="Calibri"/>
                <w:sz w:val="22"/>
                <w:szCs w:val="22"/>
              </w:rPr>
              <w:t xml:space="preserve"> sp.</w:t>
            </w:r>
          </w:p>
        </w:tc>
        <w:tc>
          <w:tcPr>
            <w:tcW w:w="5131" w:type="dxa"/>
            <w:tcBorders>
              <w:top w:val="nil"/>
              <w:left w:val="nil"/>
              <w:bottom w:val="single" w:sz="4" w:space="0" w:color="000000"/>
              <w:right w:val="nil"/>
            </w:tcBorders>
            <w:shd w:val="clear" w:color="auto" w:fill="auto"/>
          </w:tcPr>
          <w:p w14:paraId="472C5B63"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Solanum americanum</w:t>
            </w:r>
            <w:r>
              <w:rPr>
                <w:rFonts w:ascii="Calibri" w:eastAsia="Calibri" w:hAnsi="Calibri" w:cs="Calibri"/>
                <w:sz w:val="22"/>
                <w:szCs w:val="22"/>
              </w:rPr>
              <w:t xml:space="preserve">, </w:t>
            </w:r>
            <w:r>
              <w:rPr>
                <w:rFonts w:ascii="Calibri" w:eastAsia="Calibri" w:hAnsi="Calibri" w:cs="Calibri"/>
                <w:i/>
                <w:sz w:val="22"/>
                <w:szCs w:val="22"/>
              </w:rPr>
              <w:t>Solanum mauritianum</w:t>
            </w:r>
            <w:r>
              <w:rPr>
                <w:rFonts w:ascii="Calibri" w:eastAsia="Calibri" w:hAnsi="Calibri" w:cs="Calibri"/>
                <w:sz w:val="22"/>
                <w:szCs w:val="22"/>
              </w:rPr>
              <w:t xml:space="preserve">, </w:t>
            </w:r>
            <w:r>
              <w:rPr>
                <w:rFonts w:ascii="Calibri" w:eastAsia="Calibri" w:hAnsi="Calibri" w:cs="Calibri"/>
                <w:i/>
                <w:sz w:val="22"/>
                <w:szCs w:val="22"/>
              </w:rPr>
              <w:t>Solanum panduriforme</w:t>
            </w:r>
            <w:r>
              <w:rPr>
                <w:rFonts w:ascii="Calibri" w:eastAsia="Calibri" w:hAnsi="Calibri" w:cs="Calibri"/>
                <w:sz w:val="22"/>
                <w:szCs w:val="22"/>
              </w:rPr>
              <w:t xml:space="preserve">, </w:t>
            </w:r>
            <w:r>
              <w:rPr>
                <w:rFonts w:ascii="Calibri" w:eastAsia="Calibri" w:hAnsi="Calibri" w:cs="Calibri"/>
                <w:i/>
                <w:sz w:val="22"/>
                <w:szCs w:val="22"/>
              </w:rPr>
              <w:t>Solanum retroflexum</w:t>
            </w:r>
          </w:p>
        </w:tc>
      </w:tr>
      <w:tr w:rsidR="00F37E83" w14:paraId="3749DADC" w14:textId="77777777">
        <w:tc>
          <w:tcPr>
            <w:tcW w:w="1704" w:type="dxa"/>
            <w:tcBorders>
              <w:left w:val="nil"/>
              <w:bottom w:val="nil"/>
              <w:right w:val="nil"/>
            </w:tcBorders>
            <w:shd w:val="clear" w:color="auto" w:fill="auto"/>
          </w:tcPr>
          <w:p w14:paraId="16FFED75"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unc.us</w:t>
            </w:r>
          </w:p>
        </w:tc>
        <w:tc>
          <w:tcPr>
            <w:tcW w:w="2615" w:type="dxa"/>
            <w:tcBorders>
              <w:left w:val="nil"/>
              <w:bottom w:val="nil"/>
              <w:right w:val="nil"/>
            </w:tcBorders>
            <w:shd w:val="clear" w:color="auto" w:fill="auto"/>
          </w:tcPr>
          <w:p w14:paraId="734566F6"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Erigeron</w:t>
            </w:r>
            <w:r>
              <w:rPr>
                <w:rFonts w:ascii="Calibri" w:eastAsia="Calibri" w:hAnsi="Calibri" w:cs="Calibri"/>
                <w:sz w:val="22"/>
                <w:szCs w:val="22"/>
              </w:rPr>
              <w:t xml:space="preserve"> sp.</w:t>
            </w:r>
          </w:p>
        </w:tc>
        <w:tc>
          <w:tcPr>
            <w:tcW w:w="5131" w:type="dxa"/>
            <w:tcBorders>
              <w:left w:val="nil"/>
              <w:bottom w:val="nil"/>
              <w:right w:val="nil"/>
            </w:tcBorders>
            <w:shd w:val="clear" w:color="auto" w:fill="auto"/>
          </w:tcPr>
          <w:p w14:paraId="488BD3D1"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Erigeron annuus</w:t>
            </w:r>
            <w:r>
              <w:rPr>
                <w:rFonts w:ascii="Calibri" w:eastAsia="Calibri" w:hAnsi="Calibri" w:cs="Calibri"/>
                <w:sz w:val="22"/>
                <w:szCs w:val="22"/>
              </w:rPr>
              <w:t xml:space="preserve">, </w:t>
            </w:r>
            <w:r>
              <w:rPr>
                <w:rFonts w:ascii="Calibri" w:eastAsia="Calibri" w:hAnsi="Calibri" w:cs="Calibri"/>
                <w:i/>
                <w:sz w:val="22"/>
                <w:szCs w:val="22"/>
              </w:rPr>
              <w:t>Erigeron strigosus</w:t>
            </w:r>
          </w:p>
        </w:tc>
      </w:tr>
      <w:tr w:rsidR="00F37E83" w14:paraId="5DC11890" w14:textId="77777777">
        <w:tc>
          <w:tcPr>
            <w:tcW w:w="1704" w:type="dxa"/>
            <w:tcBorders>
              <w:top w:val="nil"/>
              <w:left w:val="nil"/>
              <w:bottom w:val="nil"/>
              <w:right w:val="nil"/>
            </w:tcBorders>
            <w:shd w:val="clear" w:color="auto" w:fill="auto"/>
          </w:tcPr>
          <w:p w14:paraId="275DECE9"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595668F4"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Solidago pinetorum</w:t>
            </w:r>
          </w:p>
        </w:tc>
        <w:tc>
          <w:tcPr>
            <w:tcW w:w="5131" w:type="dxa"/>
            <w:tcBorders>
              <w:top w:val="nil"/>
              <w:left w:val="nil"/>
              <w:bottom w:val="nil"/>
              <w:right w:val="nil"/>
            </w:tcBorders>
            <w:shd w:val="clear" w:color="auto" w:fill="auto"/>
          </w:tcPr>
          <w:p w14:paraId="63054F53"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 xml:space="preserve">Solidago </w:t>
            </w:r>
            <w:r>
              <w:rPr>
                <w:rFonts w:ascii="Calibri" w:eastAsia="Calibri" w:hAnsi="Calibri" w:cs="Calibri"/>
                <w:sz w:val="22"/>
                <w:szCs w:val="22"/>
              </w:rPr>
              <w:t>sp.</w:t>
            </w:r>
          </w:p>
        </w:tc>
      </w:tr>
      <w:tr w:rsidR="00F37E83" w14:paraId="46A2A3DB" w14:textId="77777777">
        <w:tc>
          <w:tcPr>
            <w:tcW w:w="1704" w:type="dxa"/>
            <w:tcBorders>
              <w:top w:val="nil"/>
              <w:left w:val="nil"/>
              <w:bottom w:val="nil"/>
              <w:right w:val="nil"/>
            </w:tcBorders>
            <w:shd w:val="clear" w:color="auto" w:fill="auto"/>
          </w:tcPr>
          <w:p w14:paraId="53D83E5A"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29DCEE12"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Panicum</w:t>
            </w:r>
            <w:r>
              <w:rPr>
                <w:rFonts w:ascii="Calibri" w:eastAsia="Calibri" w:hAnsi="Calibri" w:cs="Calibri"/>
                <w:sz w:val="22"/>
                <w:szCs w:val="22"/>
              </w:rPr>
              <w:t xml:space="preserve"> sp.</w:t>
            </w:r>
          </w:p>
        </w:tc>
        <w:tc>
          <w:tcPr>
            <w:tcW w:w="5131" w:type="dxa"/>
            <w:tcBorders>
              <w:top w:val="nil"/>
              <w:left w:val="nil"/>
              <w:bottom w:val="nil"/>
              <w:right w:val="nil"/>
            </w:tcBorders>
            <w:shd w:val="clear" w:color="auto" w:fill="auto"/>
          </w:tcPr>
          <w:p w14:paraId="1BA5E72F"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i/>
                <w:sz w:val="22"/>
                <w:szCs w:val="22"/>
              </w:rPr>
              <w:t>Panicum dichotomum</w:t>
            </w:r>
            <w:r>
              <w:rPr>
                <w:rFonts w:ascii="Calibri" w:eastAsia="Calibri" w:hAnsi="Calibri" w:cs="Calibri"/>
                <w:sz w:val="22"/>
                <w:szCs w:val="22"/>
              </w:rPr>
              <w:t xml:space="preserve">, </w:t>
            </w:r>
            <w:r>
              <w:rPr>
                <w:rFonts w:ascii="Calibri" w:eastAsia="Calibri" w:hAnsi="Calibri" w:cs="Calibri"/>
                <w:i/>
                <w:sz w:val="22"/>
                <w:szCs w:val="22"/>
              </w:rPr>
              <w:t>Panicum linearifolium</w:t>
            </w:r>
          </w:p>
        </w:tc>
      </w:tr>
      <w:tr w:rsidR="00F37E83" w14:paraId="75B885C4" w14:textId="77777777">
        <w:tc>
          <w:tcPr>
            <w:tcW w:w="1704" w:type="dxa"/>
            <w:tcBorders>
              <w:top w:val="nil"/>
              <w:left w:val="nil"/>
              <w:right w:val="nil"/>
            </w:tcBorders>
            <w:shd w:val="clear" w:color="auto" w:fill="auto"/>
          </w:tcPr>
          <w:p w14:paraId="6874E1B9"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670455E3" w14:textId="77777777" w:rsidR="00F37E83" w:rsidRDefault="006207F0">
            <w:pPr>
              <w:tabs>
                <w:tab w:val="right" w:pos="2389"/>
              </w:tabs>
              <w:spacing w:after="120"/>
              <w:ind w:left="248" w:hanging="248"/>
              <w:rPr>
                <w:rFonts w:ascii="Calibri" w:eastAsia="Calibri" w:hAnsi="Calibri" w:cs="Calibri"/>
                <w:i/>
                <w:sz w:val="22"/>
                <w:szCs w:val="22"/>
              </w:rPr>
            </w:pPr>
            <w:r>
              <w:rPr>
                <w:rFonts w:ascii="Calibri" w:eastAsia="Calibri" w:hAnsi="Calibri" w:cs="Calibri"/>
                <w:i/>
                <w:sz w:val="22"/>
                <w:szCs w:val="22"/>
              </w:rPr>
              <w:t>Smilax rotundifolia</w:t>
            </w:r>
          </w:p>
        </w:tc>
        <w:tc>
          <w:tcPr>
            <w:tcW w:w="5131" w:type="dxa"/>
            <w:tcBorders>
              <w:top w:val="nil"/>
              <w:left w:val="nil"/>
              <w:right w:val="nil"/>
            </w:tcBorders>
            <w:shd w:val="clear" w:color="auto" w:fill="auto"/>
          </w:tcPr>
          <w:p w14:paraId="2C5FE3F2"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Smilax bona-nox</w:t>
            </w:r>
          </w:p>
        </w:tc>
      </w:tr>
      <w:tr w:rsidR="00F37E83" w14:paraId="3F63F93F" w14:textId="77777777">
        <w:tc>
          <w:tcPr>
            <w:tcW w:w="1704" w:type="dxa"/>
            <w:tcBorders>
              <w:left w:val="nil"/>
              <w:bottom w:val="single" w:sz="4" w:space="0" w:color="000000"/>
              <w:right w:val="nil"/>
            </w:tcBorders>
            <w:shd w:val="clear" w:color="auto" w:fill="auto"/>
          </w:tcPr>
          <w:p w14:paraId="42F09BA7"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valm.ch</w:t>
            </w:r>
          </w:p>
        </w:tc>
        <w:tc>
          <w:tcPr>
            <w:tcW w:w="2615" w:type="dxa"/>
            <w:tcBorders>
              <w:left w:val="nil"/>
              <w:bottom w:val="single" w:sz="4" w:space="0" w:color="000000"/>
              <w:right w:val="nil"/>
            </w:tcBorders>
            <w:shd w:val="clear" w:color="auto" w:fill="auto"/>
          </w:tcPr>
          <w:p w14:paraId="23901B6E" w14:textId="77777777" w:rsidR="00F37E83" w:rsidRDefault="00F37E83">
            <w:pPr>
              <w:spacing w:after="120"/>
              <w:ind w:left="248" w:hanging="248"/>
              <w:rPr>
                <w:rFonts w:ascii="Calibri" w:eastAsia="Calibri" w:hAnsi="Calibri" w:cs="Calibri"/>
                <w:sz w:val="22"/>
                <w:szCs w:val="22"/>
              </w:rPr>
            </w:pPr>
          </w:p>
        </w:tc>
        <w:tc>
          <w:tcPr>
            <w:tcW w:w="5131" w:type="dxa"/>
            <w:tcBorders>
              <w:left w:val="nil"/>
              <w:bottom w:val="single" w:sz="4" w:space="0" w:color="000000"/>
              <w:right w:val="nil"/>
            </w:tcBorders>
            <w:shd w:val="clear" w:color="auto" w:fill="auto"/>
          </w:tcPr>
          <w:p w14:paraId="6A79028E" w14:textId="77777777" w:rsidR="00F37E83" w:rsidRDefault="006207F0">
            <w:pPr>
              <w:spacing w:after="120"/>
              <w:ind w:left="333" w:right="-18" w:hanging="333"/>
              <w:rPr>
                <w:rFonts w:ascii="Calibri" w:eastAsia="Calibri" w:hAnsi="Calibri" w:cs="Calibri"/>
                <w:sz w:val="22"/>
                <w:szCs w:val="22"/>
              </w:rPr>
            </w:pPr>
            <w:r>
              <w:rPr>
                <w:rFonts w:ascii="Calibri" w:eastAsia="Calibri" w:hAnsi="Calibri" w:cs="Calibri"/>
                <w:sz w:val="22"/>
                <w:szCs w:val="22"/>
              </w:rPr>
              <w:t>No changes</w:t>
            </w:r>
          </w:p>
        </w:tc>
      </w:tr>
      <w:tr w:rsidR="00F37E83" w14:paraId="3855026B" w14:textId="77777777">
        <w:tc>
          <w:tcPr>
            <w:tcW w:w="1704" w:type="dxa"/>
            <w:tcBorders>
              <w:left w:val="nil"/>
              <w:bottom w:val="nil"/>
              <w:right w:val="nil"/>
            </w:tcBorders>
            <w:shd w:val="clear" w:color="auto" w:fill="auto"/>
          </w:tcPr>
          <w:p w14:paraId="795DC2CB"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yarra.au</w:t>
            </w:r>
          </w:p>
        </w:tc>
        <w:tc>
          <w:tcPr>
            <w:tcW w:w="2615" w:type="dxa"/>
            <w:tcBorders>
              <w:left w:val="nil"/>
              <w:bottom w:val="nil"/>
              <w:right w:val="nil"/>
            </w:tcBorders>
            <w:shd w:val="clear" w:color="auto" w:fill="auto"/>
          </w:tcPr>
          <w:p w14:paraId="1D06EEF1" w14:textId="77777777" w:rsidR="00F37E83" w:rsidRDefault="006207F0">
            <w:pPr>
              <w:spacing w:after="120"/>
              <w:ind w:left="248" w:hanging="248"/>
              <w:rPr>
                <w:rFonts w:ascii="Calibri" w:eastAsia="Calibri" w:hAnsi="Calibri" w:cs="Calibri"/>
                <w:sz w:val="22"/>
                <w:szCs w:val="22"/>
              </w:rPr>
            </w:pPr>
            <w:r>
              <w:rPr>
                <w:rFonts w:ascii="Calibri" w:eastAsia="Calibri" w:hAnsi="Calibri" w:cs="Calibri"/>
                <w:i/>
                <w:sz w:val="22"/>
                <w:szCs w:val="22"/>
              </w:rPr>
              <w:t>Vicia</w:t>
            </w:r>
            <w:r>
              <w:rPr>
                <w:rFonts w:ascii="Calibri" w:eastAsia="Calibri" w:hAnsi="Calibri" w:cs="Calibri"/>
                <w:sz w:val="22"/>
                <w:szCs w:val="22"/>
              </w:rPr>
              <w:t xml:space="preserve"> sp.</w:t>
            </w:r>
          </w:p>
        </w:tc>
        <w:tc>
          <w:tcPr>
            <w:tcW w:w="5131" w:type="dxa"/>
            <w:tcBorders>
              <w:left w:val="nil"/>
              <w:bottom w:val="nil"/>
              <w:right w:val="nil"/>
            </w:tcBorders>
            <w:shd w:val="clear" w:color="auto" w:fill="auto"/>
          </w:tcPr>
          <w:p w14:paraId="2E095D82"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Vicia sativa</w:t>
            </w:r>
          </w:p>
        </w:tc>
      </w:tr>
      <w:tr w:rsidR="00F37E83" w14:paraId="31B4426B" w14:textId="77777777">
        <w:tc>
          <w:tcPr>
            <w:tcW w:w="1704" w:type="dxa"/>
            <w:tcBorders>
              <w:top w:val="nil"/>
              <w:left w:val="nil"/>
              <w:bottom w:val="nil"/>
              <w:right w:val="nil"/>
            </w:tcBorders>
            <w:shd w:val="clear" w:color="auto" w:fill="auto"/>
          </w:tcPr>
          <w:p w14:paraId="304A9392" w14:textId="77777777" w:rsidR="00F37E83" w:rsidRDefault="00F37E83">
            <w:pPr>
              <w:spacing w:after="120"/>
              <w:rPr>
                <w:rFonts w:ascii="Calibri" w:eastAsia="Calibri" w:hAnsi="Calibri" w:cs="Calibri"/>
                <w:sz w:val="22"/>
                <w:szCs w:val="22"/>
              </w:rPr>
            </w:pPr>
          </w:p>
        </w:tc>
        <w:tc>
          <w:tcPr>
            <w:tcW w:w="2615" w:type="dxa"/>
            <w:tcBorders>
              <w:top w:val="nil"/>
              <w:left w:val="nil"/>
              <w:bottom w:val="nil"/>
              <w:right w:val="nil"/>
            </w:tcBorders>
            <w:shd w:val="clear" w:color="auto" w:fill="auto"/>
          </w:tcPr>
          <w:p w14:paraId="380C1391"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Dichelachne </w:t>
            </w:r>
            <w:r>
              <w:rPr>
                <w:rFonts w:ascii="Calibri" w:eastAsia="Calibri" w:hAnsi="Calibri" w:cs="Calibri"/>
                <w:sz w:val="22"/>
                <w:szCs w:val="22"/>
              </w:rPr>
              <w:t>sp.</w:t>
            </w:r>
          </w:p>
        </w:tc>
        <w:tc>
          <w:tcPr>
            <w:tcW w:w="5131" w:type="dxa"/>
            <w:tcBorders>
              <w:top w:val="nil"/>
              <w:left w:val="nil"/>
              <w:bottom w:val="nil"/>
              <w:right w:val="nil"/>
            </w:tcBorders>
            <w:shd w:val="clear" w:color="auto" w:fill="auto"/>
          </w:tcPr>
          <w:p w14:paraId="42577F1D"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Dichelachne squamulosum</w:t>
            </w:r>
          </w:p>
        </w:tc>
      </w:tr>
      <w:tr w:rsidR="00F37E83" w14:paraId="11F2C9B8" w14:textId="77777777">
        <w:tc>
          <w:tcPr>
            <w:tcW w:w="1704" w:type="dxa"/>
            <w:tcBorders>
              <w:top w:val="nil"/>
              <w:left w:val="nil"/>
              <w:right w:val="nil"/>
            </w:tcBorders>
            <w:shd w:val="clear" w:color="auto" w:fill="auto"/>
          </w:tcPr>
          <w:p w14:paraId="6B64D644" w14:textId="77777777" w:rsidR="00F37E83" w:rsidRDefault="00F37E83">
            <w:pPr>
              <w:spacing w:after="120"/>
              <w:rPr>
                <w:rFonts w:ascii="Calibri" w:eastAsia="Calibri" w:hAnsi="Calibri" w:cs="Calibri"/>
                <w:sz w:val="22"/>
                <w:szCs w:val="22"/>
              </w:rPr>
            </w:pPr>
          </w:p>
        </w:tc>
        <w:tc>
          <w:tcPr>
            <w:tcW w:w="2615" w:type="dxa"/>
            <w:tcBorders>
              <w:top w:val="nil"/>
              <w:left w:val="nil"/>
              <w:right w:val="nil"/>
            </w:tcBorders>
            <w:shd w:val="clear" w:color="auto" w:fill="auto"/>
          </w:tcPr>
          <w:p w14:paraId="167CCEEA" w14:textId="77777777" w:rsidR="00F37E83" w:rsidRDefault="006207F0">
            <w:pPr>
              <w:spacing w:after="120"/>
              <w:ind w:left="248" w:hanging="248"/>
              <w:rPr>
                <w:rFonts w:ascii="Calibri" w:eastAsia="Calibri" w:hAnsi="Calibri" w:cs="Calibri"/>
                <w:i/>
                <w:sz w:val="22"/>
                <w:szCs w:val="22"/>
              </w:rPr>
            </w:pPr>
            <w:r>
              <w:rPr>
                <w:rFonts w:ascii="Calibri" w:eastAsia="Calibri" w:hAnsi="Calibri" w:cs="Calibri"/>
                <w:i/>
                <w:sz w:val="22"/>
                <w:szCs w:val="22"/>
              </w:rPr>
              <w:t xml:space="preserve">Paspalum </w:t>
            </w:r>
            <w:r>
              <w:rPr>
                <w:rFonts w:ascii="Calibri" w:eastAsia="Calibri" w:hAnsi="Calibri" w:cs="Calibri"/>
                <w:sz w:val="22"/>
                <w:szCs w:val="22"/>
              </w:rPr>
              <w:t>sp.</w:t>
            </w:r>
          </w:p>
        </w:tc>
        <w:tc>
          <w:tcPr>
            <w:tcW w:w="5131" w:type="dxa"/>
            <w:tcBorders>
              <w:top w:val="nil"/>
              <w:left w:val="nil"/>
              <w:right w:val="nil"/>
            </w:tcBorders>
            <w:shd w:val="clear" w:color="auto" w:fill="auto"/>
          </w:tcPr>
          <w:p w14:paraId="4D1AA32D" w14:textId="77777777" w:rsidR="00F37E83" w:rsidRDefault="006207F0">
            <w:pPr>
              <w:spacing w:after="120"/>
              <w:ind w:left="333" w:right="-18" w:hanging="333"/>
              <w:rPr>
                <w:rFonts w:ascii="Calibri" w:eastAsia="Calibri" w:hAnsi="Calibri" w:cs="Calibri"/>
                <w:i/>
                <w:sz w:val="22"/>
                <w:szCs w:val="22"/>
              </w:rPr>
            </w:pPr>
            <w:r>
              <w:rPr>
                <w:rFonts w:ascii="Calibri" w:eastAsia="Calibri" w:hAnsi="Calibri" w:cs="Calibri"/>
                <w:i/>
                <w:sz w:val="22"/>
                <w:szCs w:val="22"/>
              </w:rPr>
              <w:t>Paspalum dilatatum, Paspalum notatum</w:t>
            </w:r>
          </w:p>
        </w:tc>
      </w:tr>
    </w:tbl>
    <w:p w14:paraId="2A315F8D" w14:textId="77777777" w:rsidR="00F37E83" w:rsidRDefault="00F37E83">
      <w:pPr>
        <w:spacing w:after="120"/>
        <w:rPr>
          <w:rFonts w:ascii="Calibri" w:eastAsia="Calibri" w:hAnsi="Calibri" w:cs="Calibri"/>
        </w:rPr>
        <w:sectPr w:rsidR="00F37E83">
          <w:footerReference w:type="default" r:id="rId28"/>
          <w:pgSz w:w="12240" w:h="15840"/>
          <w:pgMar w:top="1440" w:right="1440" w:bottom="1440" w:left="1440" w:header="0" w:footer="720" w:gutter="0"/>
          <w:cols w:space="720" w:equalWidth="0">
            <w:col w:w="9360"/>
          </w:cols>
        </w:sectPr>
      </w:pPr>
    </w:p>
    <w:p w14:paraId="432B778B" w14:textId="77777777" w:rsidR="00F37E83" w:rsidRDefault="006207F0">
      <w:pPr>
        <w:spacing w:after="120"/>
        <w:rPr>
          <w:rFonts w:ascii="Calibri" w:eastAsia="Calibri" w:hAnsi="Calibri" w:cs="Calibri"/>
        </w:rPr>
      </w:pPr>
      <w:r>
        <w:rPr>
          <w:rFonts w:ascii="Calibri" w:eastAsia="Calibri" w:hAnsi="Calibri" w:cs="Calibri"/>
        </w:rPr>
        <w:lastRenderedPageBreak/>
        <w:t xml:space="preserve">Table S3. Results of simple linear models relating potential site-level explanatory variable to each compositional metric. Shown is the </w:t>
      </w:r>
      <w:r>
        <w:rPr>
          <w:rFonts w:ascii="Calibri" w:eastAsia="Calibri" w:hAnsi="Calibri" w:cs="Calibri"/>
          <w:i/>
        </w:rPr>
        <w:t>P</w:t>
      </w:r>
      <w:r>
        <w:rPr>
          <w:rFonts w:ascii="Calibri" w:eastAsia="Calibri" w:hAnsi="Calibri" w:cs="Calibri"/>
        </w:rPr>
        <w:t xml:space="preserve">-value associated with each model. Values &lt; 0.10 are underlined, and those &lt; 0.05 are in bold.  Models with </w:t>
      </w:r>
      <w:r>
        <w:rPr>
          <w:rFonts w:ascii="Calibri" w:eastAsia="Calibri" w:hAnsi="Calibri" w:cs="Calibri"/>
          <w:i/>
        </w:rPr>
        <w:t>P</w:t>
      </w:r>
      <w:r>
        <w:rPr>
          <w:rFonts w:ascii="Calibri" w:eastAsia="Calibri" w:hAnsi="Calibri" w:cs="Calibri"/>
        </w:rPr>
        <w:t xml:space="preserve"> &lt; 0.05 fo</w:t>
      </w:r>
      <w:r>
        <w:rPr>
          <w:rFonts w:ascii="Calibri" w:eastAsia="Calibri" w:hAnsi="Calibri" w:cs="Calibri"/>
        </w:rPr>
        <w:t>r any variable were included in the model selection process.</w:t>
      </w:r>
    </w:p>
    <w:p w14:paraId="7595E8BC" w14:textId="77777777" w:rsidR="00F37E83" w:rsidRDefault="00F37E83">
      <w:pPr>
        <w:spacing w:after="120"/>
        <w:rPr>
          <w:rFonts w:ascii="Calibri" w:eastAsia="Calibri" w:hAnsi="Calibri" w:cs="Calibri"/>
        </w:rPr>
      </w:pPr>
    </w:p>
    <w:tbl>
      <w:tblPr>
        <w:tblStyle w:val="a4"/>
        <w:tblW w:w="13817"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490"/>
        <w:gridCol w:w="1730"/>
        <w:gridCol w:w="372"/>
        <w:gridCol w:w="1056"/>
        <w:gridCol w:w="1092"/>
        <w:gridCol w:w="227"/>
        <w:gridCol w:w="1525"/>
        <w:gridCol w:w="249"/>
        <w:gridCol w:w="843"/>
        <w:gridCol w:w="249"/>
        <w:gridCol w:w="367"/>
        <w:gridCol w:w="1525"/>
        <w:gridCol w:w="1092"/>
      </w:tblGrid>
      <w:tr w:rsidR="00F37E83" w14:paraId="59D643A7" w14:textId="77777777">
        <w:tc>
          <w:tcPr>
            <w:tcW w:w="3490" w:type="dxa"/>
            <w:tcBorders>
              <w:top w:val="single" w:sz="4" w:space="0" w:color="000000"/>
              <w:bottom w:val="nil"/>
            </w:tcBorders>
          </w:tcPr>
          <w:p w14:paraId="130E5AF4" w14:textId="77777777" w:rsidR="00F37E83" w:rsidRDefault="00F37E83">
            <w:pPr>
              <w:spacing w:after="120"/>
              <w:ind w:left="274" w:hanging="274"/>
              <w:rPr>
                <w:rFonts w:ascii="Calibri" w:eastAsia="Calibri" w:hAnsi="Calibri" w:cs="Calibri"/>
                <w:b/>
                <w:sz w:val="22"/>
                <w:szCs w:val="22"/>
              </w:rPr>
            </w:pPr>
          </w:p>
        </w:tc>
        <w:tc>
          <w:tcPr>
            <w:tcW w:w="2102" w:type="dxa"/>
            <w:gridSpan w:val="2"/>
            <w:tcBorders>
              <w:top w:val="single" w:sz="4" w:space="0" w:color="000000"/>
              <w:bottom w:val="nil"/>
            </w:tcBorders>
          </w:tcPr>
          <w:p w14:paraId="28C3F06C" w14:textId="77777777" w:rsidR="00F37E83" w:rsidRDefault="00F37E83">
            <w:pPr>
              <w:spacing w:after="120"/>
              <w:jc w:val="center"/>
              <w:rPr>
                <w:rFonts w:ascii="Calibri" w:eastAsia="Calibri" w:hAnsi="Calibri" w:cs="Calibri"/>
                <w:b/>
                <w:sz w:val="22"/>
                <w:szCs w:val="22"/>
              </w:rPr>
            </w:pPr>
          </w:p>
        </w:tc>
        <w:tc>
          <w:tcPr>
            <w:tcW w:w="2148" w:type="dxa"/>
            <w:gridSpan w:val="2"/>
            <w:tcBorders>
              <w:top w:val="single" w:sz="4" w:space="0" w:color="000000"/>
              <w:bottom w:val="nil"/>
            </w:tcBorders>
          </w:tcPr>
          <w:p w14:paraId="7FEB3865" w14:textId="77777777" w:rsidR="00F37E83" w:rsidRDefault="00F37E83">
            <w:pPr>
              <w:spacing w:after="120"/>
              <w:jc w:val="center"/>
              <w:rPr>
                <w:rFonts w:ascii="Calibri" w:eastAsia="Calibri" w:hAnsi="Calibri" w:cs="Calibri"/>
                <w:b/>
                <w:sz w:val="22"/>
                <w:szCs w:val="22"/>
              </w:rPr>
            </w:pPr>
          </w:p>
        </w:tc>
        <w:tc>
          <w:tcPr>
            <w:tcW w:w="2844" w:type="dxa"/>
            <w:gridSpan w:val="4"/>
            <w:tcBorders>
              <w:top w:val="single" w:sz="4" w:space="0" w:color="000000"/>
              <w:bottom w:val="single" w:sz="4" w:space="0" w:color="000000"/>
            </w:tcBorders>
          </w:tcPr>
          <w:p w14:paraId="7DDF80BC"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Type of Dissimilarity</w:t>
            </w:r>
          </w:p>
        </w:tc>
        <w:tc>
          <w:tcPr>
            <w:tcW w:w="249" w:type="dxa"/>
            <w:tcBorders>
              <w:top w:val="single" w:sz="4" w:space="0" w:color="000000"/>
              <w:bottom w:val="nil"/>
            </w:tcBorders>
          </w:tcPr>
          <w:p w14:paraId="025AAADB" w14:textId="77777777" w:rsidR="00F37E83" w:rsidRDefault="00F37E83">
            <w:pPr>
              <w:spacing w:after="120"/>
              <w:jc w:val="center"/>
              <w:rPr>
                <w:rFonts w:ascii="Calibri" w:eastAsia="Calibri" w:hAnsi="Calibri" w:cs="Calibri"/>
                <w:b/>
                <w:sz w:val="22"/>
                <w:szCs w:val="22"/>
              </w:rPr>
            </w:pPr>
          </w:p>
        </w:tc>
        <w:tc>
          <w:tcPr>
            <w:tcW w:w="2984" w:type="dxa"/>
            <w:gridSpan w:val="3"/>
            <w:tcBorders>
              <w:top w:val="single" w:sz="4" w:space="0" w:color="000000"/>
              <w:bottom w:val="single" w:sz="4" w:space="0" w:color="000000"/>
            </w:tcBorders>
          </w:tcPr>
          <w:p w14:paraId="6B593F17"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Aspect of dissimilarity</w:t>
            </w:r>
          </w:p>
        </w:tc>
      </w:tr>
      <w:tr w:rsidR="00F37E83" w14:paraId="0D908F56" w14:textId="77777777">
        <w:trPr>
          <w:gridAfter w:val="1"/>
          <w:wAfter w:w="1092" w:type="dxa"/>
        </w:trPr>
        <w:tc>
          <w:tcPr>
            <w:tcW w:w="3490" w:type="dxa"/>
            <w:tcBorders>
              <w:top w:val="nil"/>
              <w:bottom w:val="single" w:sz="4" w:space="0" w:color="000000"/>
            </w:tcBorders>
          </w:tcPr>
          <w:p w14:paraId="0BEE369D" w14:textId="77777777" w:rsidR="00F37E83" w:rsidRDefault="006207F0">
            <w:pPr>
              <w:spacing w:after="120"/>
              <w:ind w:left="274" w:hanging="274"/>
              <w:rPr>
                <w:rFonts w:ascii="Calibri" w:eastAsia="Calibri" w:hAnsi="Calibri" w:cs="Calibri"/>
                <w:b/>
                <w:sz w:val="22"/>
                <w:szCs w:val="22"/>
              </w:rPr>
            </w:pPr>
            <w:r>
              <w:rPr>
                <w:rFonts w:ascii="Calibri" w:eastAsia="Calibri" w:hAnsi="Calibri" w:cs="Calibri"/>
                <w:b/>
                <w:sz w:val="22"/>
                <w:szCs w:val="22"/>
              </w:rPr>
              <w:t>Explanatory Variable</w:t>
            </w:r>
          </w:p>
        </w:tc>
        <w:tc>
          <w:tcPr>
            <w:tcW w:w="1730" w:type="dxa"/>
            <w:tcBorders>
              <w:top w:val="nil"/>
              <w:bottom w:val="single" w:sz="4" w:space="0" w:color="000000"/>
            </w:tcBorders>
          </w:tcPr>
          <w:p w14:paraId="4CB1C973"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Abbrev.</w:t>
            </w:r>
          </w:p>
        </w:tc>
        <w:tc>
          <w:tcPr>
            <w:tcW w:w="1428" w:type="dxa"/>
            <w:gridSpan w:val="2"/>
            <w:tcBorders>
              <w:top w:val="nil"/>
              <w:bottom w:val="single" w:sz="4" w:space="0" w:color="000000"/>
            </w:tcBorders>
          </w:tcPr>
          <w:p w14:paraId="5B8A2541" w14:textId="77777777" w:rsidR="00F37E83" w:rsidRDefault="006207F0">
            <w:pPr>
              <w:spacing w:after="120"/>
              <w:ind w:right="-110"/>
              <w:jc w:val="center"/>
              <w:rPr>
                <w:rFonts w:ascii="Calibri" w:eastAsia="Calibri" w:hAnsi="Calibri" w:cs="Calibri"/>
                <w:b/>
                <w:sz w:val="22"/>
                <w:szCs w:val="22"/>
              </w:rPr>
            </w:pPr>
            <w:r>
              <w:rPr>
                <w:rFonts w:ascii="Calibri" w:eastAsia="Calibri" w:hAnsi="Calibri" w:cs="Calibri"/>
                <w:b/>
                <w:sz w:val="22"/>
                <w:szCs w:val="22"/>
              </w:rPr>
              <w:t>Units</w:t>
            </w:r>
          </w:p>
        </w:tc>
        <w:tc>
          <w:tcPr>
            <w:tcW w:w="1319" w:type="dxa"/>
            <w:gridSpan w:val="2"/>
            <w:tcBorders>
              <w:top w:val="single" w:sz="4" w:space="0" w:color="000000"/>
              <w:bottom w:val="single" w:sz="4" w:space="0" w:color="000000"/>
            </w:tcBorders>
          </w:tcPr>
          <w:p w14:paraId="5DC41EB4" w14:textId="77777777" w:rsidR="00F37E83" w:rsidRDefault="006207F0">
            <w:pPr>
              <w:jc w:val="center"/>
              <w:rPr>
                <w:rFonts w:ascii="Calibri" w:eastAsia="Calibri" w:hAnsi="Calibri" w:cs="Calibri"/>
                <w:b/>
                <w:sz w:val="22"/>
                <w:szCs w:val="22"/>
              </w:rPr>
            </w:pPr>
            <w:r>
              <w:rPr>
                <w:rFonts w:ascii="Calibri" w:eastAsia="Calibri" w:hAnsi="Calibri" w:cs="Calibri"/>
                <w:b/>
                <w:sz w:val="22"/>
                <w:szCs w:val="22"/>
              </w:rPr>
              <w:t xml:space="preserve">Abundance-based </w:t>
            </w:r>
          </w:p>
          <w:p w14:paraId="47DAD567"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(Bray-Curtis)</w:t>
            </w:r>
          </w:p>
        </w:tc>
        <w:tc>
          <w:tcPr>
            <w:tcW w:w="1525" w:type="dxa"/>
            <w:tcBorders>
              <w:top w:val="single" w:sz="4" w:space="0" w:color="000000"/>
              <w:bottom w:val="single" w:sz="4" w:space="0" w:color="000000"/>
            </w:tcBorders>
          </w:tcPr>
          <w:p w14:paraId="3139AD7B"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Incidence-based (Sorensen)</w:t>
            </w:r>
          </w:p>
        </w:tc>
        <w:tc>
          <w:tcPr>
            <w:tcW w:w="249" w:type="dxa"/>
            <w:tcBorders>
              <w:top w:val="nil"/>
              <w:bottom w:val="single" w:sz="4" w:space="0" w:color="000000"/>
            </w:tcBorders>
          </w:tcPr>
          <w:p w14:paraId="0CC11217" w14:textId="77777777" w:rsidR="00F37E83" w:rsidRDefault="00F37E83">
            <w:pPr>
              <w:spacing w:after="120"/>
              <w:jc w:val="center"/>
              <w:rPr>
                <w:rFonts w:ascii="Calibri" w:eastAsia="Calibri" w:hAnsi="Calibri" w:cs="Calibri"/>
                <w:b/>
                <w:sz w:val="22"/>
                <w:szCs w:val="22"/>
              </w:rPr>
            </w:pPr>
          </w:p>
        </w:tc>
        <w:tc>
          <w:tcPr>
            <w:tcW w:w="1459" w:type="dxa"/>
            <w:gridSpan w:val="3"/>
            <w:tcBorders>
              <w:top w:val="single" w:sz="4" w:space="0" w:color="000000"/>
              <w:bottom w:val="single" w:sz="4" w:space="0" w:color="000000"/>
            </w:tcBorders>
          </w:tcPr>
          <w:p w14:paraId="65DFBDFE" w14:textId="77777777" w:rsidR="00F37E83" w:rsidRDefault="006207F0">
            <w:pPr>
              <w:jc w:val="center"/>
              <w:rPr>
                <w:rFonts w:ascii="Calibri" w:eastAsia="Calibri" w:hAnsi="Calibri" w:cs="Calibri"/>
                <w:b/>
                <w:sz w:val="22"/>
                <w:szCs w:val="22"/>
              </w:rPr>
            </w:pPr>
            <w:r>
              <w:rPr>
                <w:rFonts w:ascii="Calibri" w:eastAsia="Calibri" w:hAnsi="Calibri" w:cs="Calibri"/>
                <w:b/>
                <w:sz w:val="22"/>
                <w:szCs w:val="22"/>
              </w:rPr>
              <w:t>Balanced Variation</w:t>
            </w:r>
          </w:p>
          <w:p w14:paraId="5388979B"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w:t>
            </w:r>
          </w:p>
        </w:tc>
        <w:tc>
          <w:tcPr>
            <w:tcW w:w="1525" w:type="dxa"/>
            <w:tcBorders>
              <w:top w:val="single" w:sz="4" w:space="0" w:color="000000"/>
              <w:bottom w:val="single" w:sz="4" w:space="0" w:color="000000"/>
            </w:tcBorders>
          </w:tcPr>
          <w:p w14:paraId="3A2D0973" w14:textId="77777777" w:rsidR="00F37E83" w:rsidRDefault="006207F0">
            <w:pPr>
              <w:jc w:val="center"/>
              <w:rPr>
                <w:rFonts w:ascii="Calibri" w:eastAsia="Calibri" w:hAnsi="Calibri" w:cs="Calibri"/>
                <w:b/>
                <w:sz w:val="22"/>
                <w:szCs w:val="22"/>
              </w:rPr>
            </w:pPr>
            <w:r>
              <w:rPr>
                <w:rFonts w:ascii="Calibri" w:eastAsia="Calibri" w:hAnsi="Calibri" w:cs="Calibri"/>
                <w:b/>
                <w:sz w:val="22"/>
                <w:szCs w:val="22"/>
              </w:rPr>
              <w:t xml:space="preserve">Species Turnover </w:t>
            </w:r>
          </w:p>
          <w:p w14:paraId="6CD04915"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w:t>
            </w:r>
          </w:p>
        </w:tc>
      </w:tr>
      <w:tr w:rsidR="00F37E83" w14:paraId="25269484" w14:textId="77777777">
        <w:trPr>
          <w:gridAfter w:val="1"/>
          <w:wAfter w:w="1092" w:type="dxa"/>
        </w:trPr>
        <w:tc>
          <w:tcPr>
            <w:tcW w:w="3490" w:type="dxa"/>
            <w:tcBorders>
              <w:top w:val="nil"/>
            </w:tcBorders>
          </w:tcPr>
          <w:p w14:paraId="7DD78E83"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Gamma diversity</w:t>
            </w:r>
          </w:p>
        </w:tc>
        <w:tc>
          <w:tcPr>
            <w:tcW w:w="1730" w:type="dxa"/>
            <w:tcBorders>
              <w:top w:val="nil"/>
            </w:tcBorders>
          </w:tcPr>
          <w:p w14:paraId="5183213D"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log(S)</w:t>
            </w:r>
          </w:p>
        </w:tc>
        <w:tc>
          <w:tcPr>
            <w:tcW w:w="1428" w:type="dxa"/>
            <w:gridSpan w:val="2"/>
            <w:tcBorders>
              <w:top w:val="nil"/>
            </w:tcBorders>
          </w:tcPr>
          <w:p w14:paraId="2E9EFF7F" w14:textId="77777777" w:rsidR="00F37E83" w:rsidRDefault="00F37E83">
            <w:pPr>
              <w:spacing w:after="120"/>
              <w:ind w:right="-110"/>
              <w:jc w:val="center"/>
              <w:rPr>
                <w:rFonts w:ascii="Calibri" w:eastAsia="Calibri" w:hAnsi="Calibri" w:cs="Calibri"/>
                <w:sz w:val="22"/>
                <w:szCs w:val="22"/>
              </w:rPr>
            </w:pPr>
          </w:p>
        </w:tc>
        <w:tc>
          <w:tcPr>
            <w:tcW w:w="1319" w:type="dxa"/>
            <w:gridSpan w:val="2"/>
            <w:tcBorders>
              <w:top w:val="nil"/>
            </w:tcBorders>
          </w:tcPr>
          <w:p w14:paraId="24BC78EA"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0.117</w:t>
            </w:r>
          </w:p>
        </w:tc>
        <w:tc>
          <w:tcPr>
            <w:tcW w:w="1525" w:type="dxa"/>
            <w:tcBorders>
              <w:top w:val="nil"/>
            </w:tcBorders>
          </w:tcPr>
          <w:p w14:paraId="6D777150"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0.001</w:t>
            </w:r>
          </w:p>
        </w:tc>
        <w:tc>
          <w:tcPr>
            <w:tcW w:w="249" w:type="dxa"/>
            <w:tcBorders>
              <w:top w:val="nil"/>
            </w:tcBorders>
          </w:tcPr>
          <w:p w14:paraId="1A42EEC5" w14:textId="77777777" w:rsidR="00F37E83" w:rsidRDefault="00F37E83">
            <w:pPr>
              <w:spacing w:after="120"/>
              <w:jc w:val="center"/>
              <w:rPr>
                <w:rFonts w:ascii="Calibri" w:eastAsia="Calibri" w:hAnsi="Calibri" w:cs="Calibri"/>
                <w:b/>
                <w:sz w:val="22"/>
                <w:szCs w:val="22"/>
                <w:u w:val="single"/>
              </w:rPr>
            </w:pPr>
          </w:p>
        </w:tc>
        <w:tc>
          <w:tcPr>
            <w:tcW w:w="1459" w:type="dxa"/>
            <w:gridSpan w:val="3"/>
            <w:tcBorders>
              <w:top w:val="nil"/>
            </w:tcBorders>
          </w:tcPr>
          <w:p w14:paraId="14CEB3D7"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&lt;0.001</w:t>
            </w:r>
          </w:p>
        </w:tc>
        <w:tc>
          <w:tcPr>
            <w:tcW w:w="1525" w:type="dxa"/>
            <w:tcBorders>
              <w:top w:val="nil"/>
            </w:tcBorders>
          </w:tcPr>
          <w:p w14:paraId="58D60264"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&lt;0.001</w:t>
            </w:r>
          </w:p>
        </w:tc>
      </w:tr>
      <w:tr w:rsidR="00F37E83" w14:paraId="3C71953F" w14:textId="77777777">
        <w:trPr>
          <w:gridAfter w:val="1"/>
          <w:wAfter w:w="1092" w:type="dxa"/>
        </w:trPr>
        <w:tc>
          <w:tcPr>
            <w:tcW w:w="3490" w:type="dxa"/>
          </w:tcPr>
          <w:p w14:paraId="541C4BCB"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Productivity</w:t>
            </w:r>
          </w:p>
        </w:tc>
        <w:tc>
          <w:tcPr>
            <w:tcW w:w="1730" w:type="dxa"/>
          </w:tcPr>
          <w:p w14:paraId="5C947B4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Prod.</w:t>
            </w:r>
          </w:p>
        </w:tc>
        <w:tc>
          <w:tcPr>
            <w:tcW w:w="1428" w:type="dxa"/>
            <w:gridSpan w:val="2"/>
          </w:tcPr>
          <w:p w14:paraId="474AD033" w14:textId="77777777" w:rsidR="00F37E83" w:rsidRDefault="006207F0">
            <w:pPr>
              <w:spacing w:after="120"/>
              <w:ind w:right="-110"/>
              <w:jc w:val="center"/>
              <w:rPr>
                <w:rFonts w:ascii="Calibri" w:eastAsia="Calibri" w:hAnsi="Calibri" w:cs="Calibri"/>
                <w:sz w:val="22"/>
                <w:szCs w:val="22"/>
              </w:rPr>
            </w:pPr>
            <w:r>
              <w:rPr>
                <w:rFonts w:ascii="Calibri" w:eastAsia="Calibri" w:hAnsi="Calibri" w:cs="Calibri"/>
                <w:sz w:val="22"/>
                <w:szCs w:val="22"/>
              </w:rPr>
              <w:t>g m</w:t>
            </w:r>
            <w:r>
              <w:rPr>
                <w:rFonts w:ascii="Calibri" w:eastAsia="Calibri" w:hAnsi="Calibri" w:cs="Calibri"/>
                <w:sz w:val="22"/>
                <w:szCs w:val="22"/>
                <w:vertAlign w:val="superscript"/>
              </w:rPr>
              <w:t>-2</w:t>
            </w:r>
          </w:p>
        </w:tc>
        <w:tc>
          <w:tcPr>
            <w:tcW w:w="1319" w:type="dxa"/>
            <w:gridSpan w:val="2"/>
          </w:tcPr>
          <w:p w14:paraId="1C221A35"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0.010</w:t>
            </w:r>
          </w:p>
        </w:tc>
        <w:tc>
          <w:tcPr>
            <w:tcW w:w="1525" w:type="dxa"/>
          </w:tcPr>
          <w:p w14:paraId="63542963"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0.753</w:t>
            </w:r>
          </w:p>
        </w:tc>
        <w:tc>
          <w:tcPr>
            <w:tcW w:w="249" w:type="dxa"/>
          </w:tcPr>
          <w:p w14:paraId="2EC49568" w14:textId="77777777" w:rsidR="00F37E83" w:rsidRDefault="00F37E83">
            <w:pPr>
              <w:spacing w:after="120"/>
              <w:jc w:val="center"/>
              <w:rPr>
                <w:rFonts w:ascii="Calibri" w:eastAsia="Calibri" w:hAnsi="Calibri" w:cs="Calibri"/>
                <w:sz w:val="22"/>
                <w:szCs w:val="22"/>
              </w:rPr>
            </w:pPr>
          </w:p>
        </w:tc>
        <w:tc>
          <w:tcPr>
            <w:tcW w:w="1459" w:type="dxa"/>
            <w:gridSpan w:val="3"/>
          </w:tcPr>
          <w:p w14:paraId="46A47379"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0.824</w:t>
            </w:r>
          </w:p>
        </w:tc>
        <w:tc>
          <w:tcPr>
            <w:tcW w:w="1525" w:type="dxa"/>
          </w:tcPr>
          <w:p w14:paraId="2DEEC7BE"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0.023</w:t>
            </w:r>
          </w:p>
        </w:tc>
      </w:tr>
      <w:tr w:rsidR="00F37E83" w14:paraId="6871BF84" w14:textId="77777777">
        <w:trPr>
          <w:gridAfter w:val="1"/>
          <w:wAfter w:w="1092" w:type="dxa"/>
        </w:trPr>
        <w:tc>
          <w:tcPr>
            <w:tcW w:w="3490" w:type="dxa"/>
          </w:tcPr>
          <w:p w14:paraId="6C7767D4"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Local Variation in Productivity</w:t>
            </w:r>
          </w:p>
        </w:tc>
        <w:tc>
          <w:tcPr>
            <w:tcW w:w="1730" w:type="dxa"/>
          </w:tcPr>
          <w:p w14:paraId="3BD716F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Local Var.</w:t>
            </w:r>
          </w:p>
        </w:tc>
        <w:tc>
          <w:tcPr>
            <w:tcW w:w="1428" w:type="dxa"/>
            <w:gridSpan w:val="2"/>
          </w:tcPr>
          <w:p w14:paraId="4598F1C0" w14:textId="77777777" w:rsidR="00F37E83" w:rsidRDefault="006207F0">
            <w:pPr>
              <w:spacing w:after="120"/>
              <w:ind w:right="-110"/>
              <w:jc w:val="center"/>
              <w:rPr>
                <w:rFonts w:ascii="Calibri" w:eastAsia="Calibri" w:hAnsi="Calibri" w:cs="Calibri"/>
                <w:sz w:val="22"/>
                <w:szCs w:val="22"/>
              </w:rPr>
            </w:pPr>
            <w:r>
              <w:rPr>
                <w:rFonts w:ascii="Calibri" w:eastAsia="Calibri" w:hAnsi="Calibri" w:cs="Calibri"/>
                <w:sz w:val="22"/>
                <w:szCs w:val="22"/>
              </w:rPr>
              <w:t>%</w:t>
            </w:r>
          </w:p>
        </w:tc>
        <w:tc>
          <w:tcPr>
            <w:tcW w:w="1319" w:type="dxa"/>
            <w:gridSpan w:val="2"/>
          </w:tcPr>
          <w:p w14:paraId="177F1B6F"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0.013</w:t>
            </w:r>
          </w:p>
        </w:tc>
        <w:tc>
          <w:tcPr>
            <w:tcW w:w="1525" w:type="dxa"/>
          </w:tcPr>
          <w:p w14:paraId="024C2C26" w14:textId="77777777" w:rsidR="00F37E83" w:rsidRDefault="006207F0">
            <w:pPr>
              <w:spacing w:after="120"/>
              <w:jc w:val="center"/>
              <w:rPr>
                <w:rFonts w:ascii="Calibri" w:eastAsia="Calibri" w:hAnsi="Calibri" w:cs="Calibri"/>
                <w:sz w:val="22"/>
                <w:szCs w:val="22"/>
                <w:u w:val="single"/>
              </w:rPr>
            </w:pPr>
            <w:r>
              <w:rPr>
                <w:rFonts w:ascii="Calibri" w:eastAsia="Calibri" w:hAnsi="Calibri" w:cs="Calibri"/>
                <w:sz w:val="22"/>
                <w:szCs w:val="22"/>
                <w:u w:val="single"/>
              </w:rPr>
              <w:t>0.067</w:t>
            </w:r>
          </w:p>
        </w:tc>
        <w:tc>
          <w:tcPr>
            <w:tcW w:w="249" w:type="dxa"/>
          </w:tcPr>
          <w:p w14:paraId="3F465179" w14:textId="77777777" w:rsidR="00F37E83" w:rsidRDefault="00F37E83">
            <w:pPr>
              <w:spacing w:after="120"/>
              <w:jc w:val="center"/>
              <w:rPr>
                <w:rFonts w:ascii="Calibri" w:eastAsia="Calibri" w:hAnsi="Calibri" w:cs="Calibri"/>
                <w:sz w:val="22"/>
                <w:szCs w:val="22"/>
                <w:u w:val="single"/>
              </w:rPr>
            </w:pPr>
          </w:p>
        </w:tc>
        <w:tc>
          <w:tcPr>
            <w:tcW w:w="1459" w:type="dxa"/>
            <w:gridSpan w:val="3"/>
          </w:tcPr>
          <w:p w14:paraId="07B0541F"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0.009</w:t>
            </w:r>
          </w:p>
        </w:tc>
        <w:tc>
          <w:tcPr>
            <w:tcW w:w="1525" w:type="dxa"/>
          </w:tcPr>
          <w:p w14:paraId="1297E67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0.610</w:t>
            </w:r>
          </w:p>
        </w:tc>
      </w:tr>
      <w:tr w:rsidR="00F37E83" w14:paraId="3A2A9D34" w14:textId="77777777">
        <w:trPr>
          <w:gridAfter w:val="1"/>
          <w:wAfter w:w="1092" w:type="dxa"/>
        </w:trPr>
        <w:tc>
          <w:tcPr>
            <w:tcW w:w="3490" w:type="dxa"/>
          </w:tcPr>
          <w:p w14:paraId="6ECD2C0D"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Mean annual temperature</w:t>
            </w:r>
          </w:p>
        </w:tc>
        <w:tc>
          <w:tcPr>
            <w:tcW w:w="1730" w:type="dxa"/>
          </w:tcPr>
          <w:p w14:paraId="501FEDA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MAT</w:t>
            </w:r>
          </w:p>
        </w:tc>
        <w:tc>
          <w:tcPr>
            <w:tcW w:w="1428" w:type="dxa"/>
            <w:gridSpan w:val="2"/>
          </w:tcPr>
          <w:p w14:paraId="73ECEE1D" w14:textId="77777777" w:rsidR="00F37E83" w:rsidRDefault="006207F0">
            <w:pPr>
              <w:spacing w:after="120"/>
              <w:ind w:right="-110"/>
              <w:jc w:val="center"/>
              <w:rPr>
                <w:rFonts w:ascii="Calibri" w:eastAsia="Calibri" w:hAnsi="Calibri" w:cs="Calibri"/>
                <w:sz w:val="22"/>
                <w:szCs w:val="22"/>
              </w:rPr>
            </w:pPr>
            <w:r>
              <w:rPr>
                <w:rFonts w:ascii="Calibri" w:eastAsia="Calibri" w:hAnsi="Calibri" w:cs="Calibri"/>
                <w:sz w:val="22"/>
                <w:szCs w:val="22"/>
              </w:rPr>
              <w:t>°C</w:t>
            </w:r>
          </w:p>
        </w:tc>
        <w:tc>
          <w:tcPr>
            <w:tcW w:w="1319" w:type="dxa"/>
            <w:gridSpan w:val="2"/>
          </w:tcPr>
          <w:p w14:paraId="6377D58E"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0.593</w:t>
            </w:r>
          </w:p>
        </w:tc>
        <w:tc>
          <w:tcPr>
            <w:tcW w:w="1525" w:type="dxa"/>
          </w:tcPr>
          <w:p w14:paraId="07488EB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0.212</w:t>
            </w:r>
          </w:p>
        </w:tc>
        <w:tc>
          <w:tcPr>
            <w:tcW w:w="249" w:type="dxa"/>
          </w:tcPr>
          <w:p w14:paraId="0597CC10" w14:textId="77777777" w:rsidR="00F37E83" w:rsidRDefault="00F37E83">
            <w:pPr>
              <w:spacing w:after="120"/>
              <w:jc w:val="center"/>
              <w:rPr>
                <w:rFonts w:ascii="Calibri" w:eastAsia="Calibri" w:hAnsi="Calibri" w:cs="Calibri"/>
                <w:sz w:val="22"/>
                <w:szCs w:val="22"/>
              </w:rPr>
            </w:pPr>
          </w:p>
        </w:tc>
        <w:tc>
          <w:tcPr>
            <w:tcW w:w="1459" w:type="dxa"/>
            <w:gridSpan w:val="3"/>
          </w:tcPr>
          <w:p w14:paraId="2B7C438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0.851</w:t>
            </w:r>
          </w:p>
        </w:tc>
        <w:tc>
          <w:tcPr>
            <w:tcW w:w="1525" w:type="dxa"/>
          </w:tcPr>
          <w:p w14:paraId="593750F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0.521</w:t>
            </w:r>
          </w:p>
        </w:tc>
      </w:tr>
      <w:tr w:rsidR="00F37E83" w14:paraId="213AA939" w14:textId="77777777">
        <w:trPr>
          <w:gridAfter w:val="1"/>
          <w:wAfter w:w="1092" w:type="dxa"/>
        </w:trPr>
        <w:tc>
          <w:tcPr>
            <w:tcW w:w="3490" w:type="dxa"/>
          </w:tcPr>
          <w:p w14:paraId="0FDD9C93"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Standard deviation in temperature</w:t>
            </w:r>
          </w:p>
        </w:tc>
        <w:tc>
          <w:tcPr>
            <w:tcW w:w="1730" w:type="dxa"/>
          </w:tcPr>
          <w:p w14:paraId="43CC6E39"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TEMP_VAR</w:t>
            </w:r>
          </w:p>
        </w:tc>
        <w:tc>
          <w:tcPr>
            <w:tcW w:w="1428" w:type="dxa"/>
            <w:gridSpan w:val="2"/>
          </w:tcPr>
          <w:p w14:paraId="14AD4ABD" w14:textId="77777777" w:rsidR="00F37E83" w:rsidRDefault="006207F0">
            <w:pPr>
              <w:spacing w:after="120"/>
              <w:ind w:right="-110"/>
              <w:jc w:val="center"/>
              <w:rPr>
                <w:rFonts w:ascii="Calibri" w:eastAsia="Calibri" w:hAnsi="Calibri" w:cs="Calibri"/>
                <w:sz w:val="22"/>
                <w:szCs w:val="22"/>
              </w:rPr>
            </w:pPr>
            <w:r>
              <w:rPr>
                <w:rFonts w:ascii="Calibri" w:eastAsia="Calibri" w:hAnsi="Calibri" w:cs="Calibri"/>
                <w:sz w:val="22"/>
                <w:szCs w:val="22"/>
              </w:rPr>
              <w:t>°C</w:t>
            </w:r>
          </w:p>
        </w:tc>
        <w:tc>
          <w:tcPr>
            <w:tcW w:w="1319" w:type="dxa"/>
            <w:gridSpan w:val="2"/>
          </w:tcPr>
          <w:p w14:paraId="5718F9D1"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0.485</w:t>
            </w:r>
          </w:p>
        </w:tc>
        <w:tc>
          <w:tcPr>
            <w:tcW w:w="1525" w:type="dxa"/>
          </w:tcPr>
          <w:p w14:paraId="7434B9DD"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u w:val="single"/>
              </w:rPr>
              <w:t>0.096</w:t>
            </w:r>
          </w:p>
        </w:tc>
        <w:tc>
          <w:tcPr>
            <w:tcW w:w="249" w:type="dxa"/>
          </w:tcPr>
          <w:p w14:paraId="25CB458D" w14:textId="77777777" w:rsidR="00F37E83" w:rsidRDefault="00F37E83">
            <w:pPr>
              <w:spacing w:after="120"/>
              <w:jc w:val="center"/>
              <w:rPr>
                <w:rFonts w:ascii="Calibri" w:eastAsia="Calibri" w:hAnsi="Calibri" w:cs="Calibri"/>
                <w:sz w:val="22"/>
                <w:szCs w:val="22"/>
              </w:rPr>
            </w:pPr>
          </w:p>
        </w:tc>
        <w:tc>
          <w:tcPr>
            <w:tcW w:w="1459" w:type="dxa"/>
            <w:gridSpan w:val="3"/>
          </w:tcPr>
          <w:p w14:paraId="02380C3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0.762</w:t>
            </w:r>
          </w:p>
        </w:tc>
        <w:tc>
          <w:tcPr>
            <w:tcW w:w="1525" w:type="dxa"/>
          </w:tcPr>
          <w:p w14:paraId="3B39533A"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0.833</w:t>
            </w:r>
          </w:p>
        </w:tc>
      </w:tr>
      <w:tr w:rsidR="00F37E83" w14:paraId="2DFB783C" w14:textId="77777777">
        <w:trPr>
          <w:gridAfter w:val="1"/>
          <w:wAfter w:w="1092" w:type="dxa"/>
        </w:trPr>
        <w:tc>
          <w:tcPr>
            <w:tcW w:w="3490" w:type="dxa"/>
          </w:tcPr>
          <w:p w14:paraId="627AAF52"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Annual temperature range</w:t>
            </w:r>
          </w:p>
        </w:tc>
        <w:tc>
          <w:tcPr>
            <w:tcW w:w="1730" w:type="dxa"/>
          </w:tcPr>
          <w:p w14:paraId="17A4BECC"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ATR</w:t>
            </w:r>
          </w:p>
        </w:tc>
        <w:tc>
          <w:tcPr>
            <w:tcW w:w="1428" w:type="dxa"/>
            <w:gridSpan w:val="2"/>
          </w:tcPr>
          <w:p w14:paraId="26386211" w14:textId="77777777" w:rsidR="00F37E83" w:rsidRDefault="006207F0">
            <w:pPr>
              <w:spacing w:after="120"/>
              <w:ind w:right="-110"/>
              <w:jc w:val="center"/>
              <w:rPr>
                <w:rFonts w:ascii="Calibri" w:eastAsia="Calibri" w:hAnsi="Calibri" w:cs="Calibri"/>
                <w:sz w:val="22"/>
                <w:szCs w:val="22"/>
              </w:rPr>
            </w:pPr>
            <w:r>
              <w:rPr>
                <w:rFonts w:ascii="Calibri" w:eastAsia="Calibri" w:hAnsi="Calibri" w:cs="Calibri"/>
                <w:sz w:val="22"/>
                <w:szCs w:val="22"/>
              </w:rPr>
              <w:t>°C</w:t>
            </w:r>
          </w:p>
        </w:tc>
        <w:tc>
          <w:tcPr>
            <w:tcW w:w="1319" w:type="dxa"/>
            <w:gridSpan w:val="2"/>
          </w:tcPr>
          <w:p w14:paraId="5C16E45D"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0.157</w:t>
            </w:r>
          </w:p>
        </w:tc>
        <w:tc>
          <w:tcPr>
            <w:tcW w:w="1525" w:type="dxa"/>
          </w:tcPr>
          <w:p w14:paraId="7543BAD8" w14:textId="77777777" w:rsidR="00F37E83" w:rsidRDefault="006207F0">
            <w:pPr>
              <w:spacing w:after="120"/>
              <w:jc w:val="center"/>
              <w:rPr>
                <w:rFonts w:ascii="Calibri" w:eastAsia="Calibri" w:hAnsi="Calibri" w:cs="Calibri"/>
                <w:sz w:val="22"/>
                <w:szCs w:val="22"/>
              </w:rPr>
            </w:pPr>
            <w:r>
              <w:rPr>
                <w:rFonts w:ascii="Calibri" w:eastAsia="Calibri" w:hAnsi="Calibri" w:cs="Calibri"/>
                <w:b/>
                <w:sz w:val="22"/>
                <w:szCs w:val="22"/>
                <w:u w:val="single"/>
              </w:rPr>
              <w:t>0.003</w:t>
            </w:r>
          </w:p>
        </w:tc>
        <w:tc>
          <w:tcPr>
            <w:tcW w:w="249" w:type="dxa"/>
          </w:tcPr>
          <w:p w14:paraId="4263E25C" w14:textId="77777777" w:rsidR="00F37E83" w:rsidRDefault="00F37E83">
            <w:pPr>
              <w:spacing w:after="120"/>
              <w:jc w:val="center"/>
              <w:rPr>
                <w:rFonts w:ascii="Calibri" w:eastAsia="Calibri" w:hAnsi="Calibri" w:cs="Calibri"/>
                <w:sz w:val="22"/>
                <w:szCs w:val="22"/>
              </w:rPr>
            </w:pPr>
          </w:p>
        </w:tc>
        <w:tc>
          <w:tcPr>
            <w:tcW w:w="1459" w:type="dxa"/>
            <w:gridSpan w:val="3"/>
          </w:tcPr>
          <w:p w14:paraId="0CEFC0DC"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0.571</w:t>
            </w:r>
          </w:p>
        </w:tc>
        <w:tc>
          <w:tcPr>
            <w:tcW w:w="1525" w:type="dxa"/>
          </w:tcPr>
          <w:p w14:paraId="64C67ECD"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0.494</w:t>
            </w:r>
          </w:p>
        </w:tc>
      </w:tr>
      <w:tr w:rsidR="00F37E83" w14:paraId="7246BC13" w14:textId="77777777">
        <w:trPr>
          <w:gridAfter w:val="1"/>
          <w:wAfter w:w="1092" w:type="dxa"/>
        </w:trPr>
        <w:tc>
          <w:tcPr>
            <w:tcW w:w="3490" w:type="dxa"/>
          </w:tcPr>
          <w:p w14:paraId="23404FA5"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Mean temperature, wettest quarter</w:t>
            </w:r>
          </w:p>
        </w:tc>
        <w:tc>
          <w:tcPr>
            <w:tcW w:w="1730" w:type="dxa"/>
          </w:tcPr>
          <w:p w14:paraId="753C291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TEMP_WET_Q</w:t>
            </w:r>
          </w:p>
        </w:tc>
        <w:tc>
          <w:tcPr>
            <w:tcW w:w="1428" w:type="dxa"/>
            <w:gridSpan w:val="2"/>
          </w:tcPr>
          <w:p w14:paraId="2001EB8B" w14:textId="77777777" w:rsidR="00F37E83" w:rsidRDefault="006207F0">
            <w:pPr>
              <w:spacing w:after="120"/>
              <w:ind w:right="-110"/>
              <w:jc w:val="center"/>
              <w:rPr>
                <w:rFonts w:ascii="Calibri" w:eastAsia="Calibri" w:hAnsi="Calibri" w:cs="Calibri"/>
                <w:sz w:val="22"/>
                <w:szCs w:val="22"/>
              </w:rPr>
            </w:pPr>
            <w:r>
              <w:rPr>
                <w:rFonts w:ascii="Calibri" w:eastAsia="Calibri" w:hAnsi="Calibri" w:cs="Calibri"/>
                <w:sz w:val="22"/>
                <w:szCs w:val="22"/>
              </w:rPr>
              <w:t>°C</w:t>
            </w:r>
          </w:p>
        </w:tc>
        <w:tc>
          <w:tcPr>
            <w:tcW w:w="1319" w:type="dxa"/>
            <w:gridSpan w:val="2"/>
          </w:tcPr>
          <w:p w14:paraId="04B5FB5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0.550</w:t>
            </w:r>
          </w:p>
        </w:tc>
        <w:tc>
          <w:tcPr>
            <w:tcW w:w="1525" w:type="dxa"/>
          </w:tcPr>
          <w:p w14:paraId="54788CF4"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u w:val="single"/>
              </w:rPr>
              <w:t>0.071</w:t>
            </w:r>
          </w:p>
        </w:tc>
        <w:tc>
          <w:tcPr>
            <w:tcW w:w="249" w:type="dxa"/>
          </w:tcPr>
          <w:p w14:paraId="2FC43DA4" w14:textId="77777777" w:rsidR="00F37E83" w:rsidRDefault="00F37E83">
            <w:pPr>
              <w:spacing w:after="120"/>
              <w:jc w:val="center"/>
              <w:rPr>
                <w:rFonts w:ascii="Calibri" w:eastAsia="Calibri" w:hAnsi="Calibri" w:cs="Calibri"/>
                <w:sz w:val="22"/>
                <w:szCs w:val="22"/>
              </w:rPr>
            </w:pPr>
          </w:p>
        </w:tc>
        <w:tc>
          <w:tcPr>
            <w:tcW w:w="1459" w:type="dxa"/>
            <w:gridSpan w:val="3"/>
          </w:tcPr>
          <w:p w14:paraId="167D7D9E"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0.753</w:t>
            </w:r>
          </w:p>
        </w:tc>
        <w:tc>
          <w:tcPr>
            <w:tcW w:w="1525" w:type="dxa"/>
          </w:tcPr>
          <w:p w14:paraId="6748E359"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0.992</w:t>
            </w:r>
          </w:p>
        </w:tc>
      </w:tr>
      <w:tr w:rsidR="00F37E83" w14:paraId="295F9AB9" w14:textId="77777777">
        <w:trPr>
          <w:gridAfter w:val="1"/>
          <w:wAfter w:w="1092" w:type="dxa"/>
        </w:trPr>
        <w:tc>
          <w:tcPr>
            <w:tcW w:w="3490" w:type="dxa"/>
          </w:tcPr>
          <w:p w14:paraId="1EAA1094"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Mean annual precipitation</w:t>
            </w:r>
          </w:p>
        </w:tc>
        <w:tc>
          <w:tcPr>
            <w:tcW w:w="1730" w:type="dxa"/>
          </w:tcPr>
          <w:p w14:paraId="7D4AB1FD"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MAP</w:t>
            </w:r>
          </w:p>
        </w:tc>
        <w:tc>
          <w:tcPr>
            <w:tcW w:w="1428" w:type="dxa"/>
            <w:gridSpan w:val="2"/>
          </w:tcPr>
          <w:p w14:paraId="359B27E7" w14:textId="77777777" w:rsidR="00F37E83" w:rsidRDefault="006207F0">
            <w:pPr>
              <w:spacing w:after="120"/>
              <w:ind w:right="-110"/>
              <w:jc w:val="center"/>
              <w:rPr>
                <w:rFonts w:ascii="Calibri" w:eastAsia="Calibri" w:hAnsi="Calibri" w:cs="Calibri"/>
                <w:sz w:val="22"/>
                <w:szCs w:val="22"/>
              </w:rPr>
            </w:pPr>
            <w:r>
              <w:rPr>
                <w:rFonts w:ascii="Calibri" w:eastAsia="Calibri" w:hAnsi="Calibri" w:cs="Calibri"/>
                <w:sz w:val="22"/>
                <w:szCs w:val="22"/>
              </w:rPr>
              <w:t>mm</w:t>
            </w:r>
          </w:p>
        </w:tc>
        <w:tc>
          <w:tcPr>
            <w:tcW w:w="1319" w:type="dxa"/>
            <w:gridSpan w:val="2"/>
          </w:tcPr>
          <w:p w14:paraId="1C569F76"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0.047</w:t>
            </w:r>
          </w:p>
        </w:tc>
        <w:tc>
          <w:tcPr>
            <w:tcW w:w="1525" w:type="dxa"/>
          </w:tcPr>
          <w:p w14:paraId="423043D7"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sz w:val="22"/>
                <w:szCs w:val="22"/>
              </w:rPr>
              <w:t>0.162</w:t>
            </w:r>
          </w:p>
        </w:tc>
        <w:tc>
          <w:tcPr>
            <w:tcW w:w="249" w:type="dxa"/>
          </w:tcPr>
          <w:p w14:paraId="50A75E01" w14:textId="77777777" w:rsidR="00F37E83" w:rsidRDefault="00F37E83">
            <w:pPr>
              <w:spacing w:after="120"/>
              <w:jc w:val="center"/>
              <w:rPr>
                <w:rFonts w:ascii="Calibri" w:eastAsia="Calibri" w:hAnsi="Calibri" w:cs="Calibri"/>
                <w:b/>
                <w:sz w:val="22"/>
                <w:szCs w:val="22"/>
                <w:u w:val="single"/>
              </w:rPr>
            </w:pPr>
          </w:p>
        </w:tc>
        <w:tc>
          <w:tcPr>
            <w:tcW w:w="1459" w:type="dxa"/>
            <w:gridSpan w:val="3"/>
          </w:tcPr>
          <w:p w14:paraId="3FCE3078"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0.011</w:t>
            </w:r>
          </w:p>
        </w:tc>
        <w:tc>
          <w:tcPr>
            <w:tcW w:w="1525" w:type="dxa"/>
          </w:tcPr>
          <w:p w14:paraId="642638D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0.342</w:t>
            </w:r>
          </w:p>
        </w:tc>
      </w:tr>
      <w:tr w:rsidR="00F37E83" w14:paraId="65D9FC3D" w14:textId="77777777">
        <w:trPr>
          <w:gridAfter w:val="1"/>
          <w:wAfter w:w="1092" w:type="dxa"/>
        </w:trPr>
        <w:tc>
          <w:tcPr>
            <w:tcW w:w="3490" w:type="dxa"/>
          </w:tcPr>
          <w:p w14:paraId="53BF8665"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Seasonality (CV of precipitation)</w:t>
            </w:r>
          </w:p>
        </w:tc>
        <w:tc>
          <w:tcPr>
            <w:tcW w:w="1730" w:type="dxa"/>
          </w:tcPr>
          <w:p w14:paraId="7593ACB3"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MAP_VAR</w:t>
            </w:r>
          </w:p>
        </w:tc>
        <w:tc>
          <w:tcPr>
            <w:tcW w:w="1428" w:type="dxa"/>
            <w:gridSpan w:val="2"/>
          </w:tcPr>
          <w:p w14:paraId="3D555154" w14:textId="77777777" w:rsidR="00F37E83" w:rsidRDefault="006207F0">
            <w:pPr>
              <w:spacing w:after="120"/>
              <w:ind w:right="-110"/>
              <w:jc w:val="center"/>
              <w:rPr>
                <w:rFonts w:ascii="Calibri" w:eastAsia="Calibri" w:hAnsi="Calibri" w:cs="Calibri"/>
                <w:sz w:val="22"/>
                <w:szCs w:val="22"/>
              </w:rPr>
            </w:pPr>
            <w:r>
              <w:rPr>
                <w:rFonts w:ascii="Calibri" w:eastAsia="Calibri" w:hAnsi="Calibri" w:cs="Calibri"/>
                <w:sz w:val="22"/>
                <w:szCs w:val="22"/>
              </w:rPr>
              <w:t>%</w:t>
            </w:r>
          </w:p>
        </w:tc>
        <w:tc>
          <w:tcPr>
            <w:tcW w:w="1319" w:type="dxa"/>
            <w:gridSpan w:val="2"/>
          </w:tcPr>
          <w:p w14:paraId="0D1DD890"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0.206</w:t>
            </w:r>
          </w:p>
        </w:tc>
        <w:tc>
          <w:tcPr>
            <w:tcW w:w="1525" w:type="dxa"/>
          </w:tcPr>
          <w:p w14:paraId="4D09C602"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0.208</w:t>
            </w:r>
          </w:p>
        </w:tc>
        <w:tc>
          <w:tcPr>
            <w:tcW w:w="249" w:type="dxa"/>
          </w:tcPr>
          <w:p w14:paraId="0AFE0F53" w14:textId="77777777" w:rsidR="00F37E83" w:rsidRDefault="00F37E83">
            <w:pPr>
              <w:spacing w:after="120"/>
              <w:jc w:val="center"/>
              <w:rPr>
                <w:rFonts w:ascii="Calibri" w:eastAsia="Calibri" w:hAnsi="Calibri" w:cs="Calibri"/>
                <w:sz w:val="22"/>
                <w:szCs w:val="22"/>
              </w:rPr>
            </w:pPr>
          </w:p>
        </w:tc>
        <w:tc>
          <w:tcPr>
            <w:tcW w:w="1459" w:type="dxa"/>
            <w:gridSpan w:val="3"/>
          </w:tcPr>
          <w:p w14:paraId="4F9E9966"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0.257</w:t>
            </w:r>
          </w:p>
        </w:tc>
        <w:tc>
          <w:tcPr>
            <w:tcW w:w="1525" w:type="dxa"/>
          </w:tcPr>
          <w:p w14:paraId="126FCB61"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0.867</w:t>
            </w:r>
          </w:p>
        </w:tc>
      </w:tr>
      <w:tr w:rsidR="00F37E83" w14:paraId="2B227C5C" w14:textId="77777777">
        <w:trPr>
          <w:gridAfter w:val="1"/>
          <w:wAfter w:w="1092" w:type="dxa"/>
        </w:trPr>
        <w:tc>
          <w:tcPr>
            <w:tcW w:w="3490" w:type="dxa"/>
          </w:tcPr>
          <w:p w14:paraId="76AE8C3E"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Nitrogen deposition</w:t>
            </w:r>
          </w:p>
        </w:tc>
        <w:tc>
          <w:tcPr>
            <w:tcW w:w="1730" w:type="dxa"/>
          </w:tcPr>
          <w:p w14:paraId="21472FC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N_Dep</w:t>
            </w:r>
          </w:p>
        </w:tc>
        <w:tc>
          <w:tcPr>
            <w:tcW w:w="1428" w:type="dxa"/>
            <w:gridSpan w:val="2"/>
          </w:tcPr>
          <w:p w14:paraId="43014F98" w14:textId="77777777" w:rsidR="00F37E83" w:rsidRDefault="006207F0">
            <w:pPr>
              <w:tabs>
                <w:tab w:val="left" w:pos="1115"/>
              </w:tabs>
              <w:spacing w:after="120"/>
              <w:ind w:right="-110"/>
              <w:jc w:val="center"/>
              <w:rPr>
                <w:rFonts w:ascii="Calibri" w:eastAsia="Calibri" w:hAnsi="Calibri" w:cs="Calibri"/>
                <w:sz w:val="22"/>
                <w:szCs w:val="22"/>
              </w:rPr>
            </w:pPr>
            <w:r>
              <w:rPr>
                <w:rFonts w:ascii="Calibri" w:eastAsia="Calibri" w:hAnsi="Calibri" w:cs="Calibri"/>
              </w:rPr>
              <w:t>kg N ha</w:t>
            </w:r>
            <w:r>
              <w:rPr>
                <w:rFonts w:ascii="Calibri" w:eastAsia="Calibri" w:hAnsi="Calibri" w:cs="Calibri"/>
                <w:vertAlign w:val="superscript"/>
              </w:rPr>
              <w:t>-1</w:t>
            </w:r>
            <w:r>
              <w:rPr>
                <w:rFonts w:ascii="Calibri" w:eastAsia="Calibri" w:hAnsi="Calibri" w:cs="Calibri"/>
              </w:rPr>
              <w:t xml:space="preserve"> yr</w:t>
            </w:r>
            <w:r>
              <w:rPr>
                <w:rFonts w:ascii="Calibri" w:eastAsia="Calibri" w:hAnsi="Calibri" w:cs="Calibri"/>
                <w:vertAlign w:val="superscript"/>
              </w:rPr>
              <w:t>-1</w:t>
            </w:r>
          </w:p>
        </w:tc>
        <w:tc>
          <w:tcPr>
            <w:tcW w:w="1319" w:type="dxa"/>
            <w:gridSpan w:val="2"/>
          </w:tcPr>
          <w:p w14:paraId="245753AF"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0.516</w:t>
            </w:r>
          </w:p>
        </w:tc>
        <w:tc>
          <w:tcPr>
            <w:tcW w:w="1525" w:type="dxa"/>
          </w:tcPr>
          <w:p w14:paraId="453235C5"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0.415</w:t>
            </w:r>
          </w:p>
        </w:tc>
        <w:tc>
          <w:tcPr>
            <w:tcW w:w="249" w:type="dxa"/>
          </w:tcPr>
          <w:p w14:paraId="32458E33" w14:textId="77777777" w:rsidR="00F37E83" w:rsidRDefault="00F37E83">
            <w:pPr>
              <w:spacing w:after="120"/>
              <w:jc w:val="center"/>
              <w:rPr>
                <w:rFonts w:ascii="Calibri" w:eastAsia="Calibri" w:hAnsi="Calibri" w:cs="Calibri"/>
                <w:sz w:val="22"/>
                <w:szCs w:val="22"/>
              </w:rPr>
            </w:pPr>
          </w:p>
        </w:tc>
        <w:tc>
          <w:tcPr>
            <w:tcW w:w="1459" w:type="dxa"/>
            <w:gridSpan w:val="3"/>
          </w:tcPr>
          <w:p w14:paraId="316D06E1" w14:textId="77777777" w:rsidR="00F37E83" w:rsidRDefault="006207F0">
            <w:pPr>
              <w:spacing w:after="120"/>
              <w:jc w:val="center"/>
              <w:rPr>
                <w:rFonts w:ascii="Calibri" w:eastAsia="Calibri" w:hAnsi="Calibri" w:cs="Calibri"/>
                <w:sz w:val="22"/>
                <w:szCs w:val="22"/>
                <w:u w:val="single"/>
              </w:rPr>
            </w:pPr>
            <w:r>
              <w:rPr>
                <w:rFonts w:ascii="Calibri" w:eastAsia="Calibri" w:hAnsi="Calibri" w:cs="Calibri"/>
                <w:sz w:val="22"/>
                <w:szCs w:val="22"/>
                <w:u w:val="single"/>
              </w:rPr>
              <w:t>0.084</w:t>
            </w:r>
          </w:p>
        </w:tc>
        <w:tc>
          <w:tcPr>
            <w:tcW w:w="1525" w:type="dxa"/>
          </w:tcPr>
          <w:p w14:paraId="3EADC319"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0.834</w:t>
            </w:r>
          </w:p>
        </w:tc>
      </w:tr>
      <w:tr w:rsidR="00F37E83" w14:paraId="3D0DB1E7" w14:textId="77777777">
        <w:trPr>
          <w:gridAfter w:val="1"/>
          <w:wAfter w:w="1092" w:type="dxa"/>
        </w:trPr>
        <w:tc>
          <w:tcPr>
            <w:tcW w:w="3490" w:type="dxa"/>
          </w:tcPr>
          <w:p w14:paraId="6509ACF0"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Management</w:t>
            </w:r>
          </w:p>
        </w:tc>
        <w:tc>
          <w:tcPr>
            <w:tcW w:w="1730" w:type="dxa"/>
          </w:tcPr>
          <w:p w14:paraId="3F3C5305"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Manage.</w:t>
            </w:r>
          </w:p>
        </w:tc>
        <w:tc>
          <w:tcPr>
            <w:tcW w:w="1428" w:type="dxa"/>
            <w:gridSpan w:val="2"/>
          </w:tcPr>
          <w:p w14:paraId="0849CCDF" w14:textId="77777777" w:rsidR="00F37E83" w:rsidRDefault="006207F0">
            <w:pPr>
              <w:spacing w:after="120"/>
              <w:ind w:right="-110"/>
              <w:jc w:val="center"/>
              <w:rPr>
                <w:rFonts w:ascii="Calibri" w:eastAsia="Calibri" w:hAnsi="Calibri" w:cs="Calibri"/>
                <w:sz w:val="22"/>
                <w:szCs w:val="22"/>
                <w:highlight w:val="yellow"/>
              </w:rPr>
            </w:pPr>
            <w:r>
              <w:rPr>
                <w:rFonts w:ascii="Calibri" w:eastAsia="Calibri" w:hAnsi="Calibri" w:cs="Calibri"/>
                <w:sz w:val="22"/>
                <w:szCs w:val="22"/>
              </w:rPr>
              <w:t>0, 1</w:t>
            </w:r>
          </w:p>
        </w:tc>
        <w:tc>
          <w:tcPr>
            <w:tcW w:w="1319" w:type="dxa"/>
            <w:gridSpan w:val="2"/>
          </w:tcPr>
          <w:p w14:paraId="124549A0"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0.569</w:t>
            </w:r>
          </w:p>
        </w:tc>
        <w:tc>
          <w:tcPr>
            <w:tcW w:w="1525" w:type="dxa"/>
          </w:tcPr>
          <w:p w14:paraId="072644F6"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0.378</w:t>
            </w:r>
          </w:p>
        </w:tc>
        <w:tc>
          <w:tcPr>
            <w:tcW w:w="249" w:type="dxa"/>
          </w:tcPr>
          <w:p w14:paraId="62304FEE" w14:textId="77777777" w:rsidR="00F37E83" w:rsidRDefault="00F37E83">
            <w:pPr>
              <w:spacing w:after="120"/>
              <w:jc w:val="center"/>
              <w:rPr>
                <w:rFonts w:ascii="Calibri" w:eastAsia="Calibri" w:hAnsi="Calibri" w:cs="Calibri"/>
                <w:sz w:val="22"/>
                <w:szCs w:val="22"/>
              </w:rPr>
            </w:pPr>
          </w:p>
        </w:tc>
        <w:tc>
          <w:tcPr>
            <w:tcW w:w="1459" w:type="dxa"/>
            <w:gridSpan w:val="3"/>
          </w:tcPr>
          <w:p w14:paraId="727750FF"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0.255</w:t>
            </w:r>
          </w:p>
        </w:tc>
        <w:tc>
          <w:tcPr>
            <w:tcW w:w="1525" w:type="dxa"/>
          </w:tcPr>
          <w:p w14:paraId="666B4A49"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0.849</w:t>
            </w:r>
          </w:p>
        </w:tc>
      </w:tr>
    </w:tbl>
    <w:p w14:paraId="516ECD86" w14:textId="77777777" w:rsidR="00F37E83" w:rsidRDefault="00F37E83">
      <w:pPr>
        <w:spacing w:after="120"/>
        <w:rPr>
          <w:rFonts w:ascii="Calibri" w:eastAsia="Calibri" w:hAnsi="Calibri" w:cs="Calibri"/>
        </w:rPr>
        <w:sectPr w:rsidR="00F37E83">
          <w:pgSz w:w="12240" w:h="15840"/>
          <w:pgMar w:top="1440" w:right="1440" w:bottom="1440" w:left="1440" w:header="0" w:footer="720" w:gutter="0"/>
          <w:cols w:space="720" w:equalWidth="0">
            <w:col w:w="9360"/>
          </w:cols>
        </w:sectPr>
      </w:pPr>
    </w:p>
    <w:p w14:paraId="22CF6905" w14:textId="77777777" w:rsidR="00F37E83" w:rsidRDefault="006207F0">
      <w:pPr>
        <w:spacing w:after="120"/>
        <w:rPr>
          <w:rFonts w:ascii="Calibri" w:eastAsia="Calibri" w:hAnsi="Calibri" w:cs="Calibri"/>
        </w:rPr>
      </w:pPr>
      <w:r>
        <w:rPr>
          <w:rFonts w:ascii="Calibri" w:eastAsia="Calibri" w:hAnsi="Calibri" w:cs="Calibri"/>
        </w:rPr>
        <w:lastRenderedPageBreak/>
        <w:t>A)</w:t>
      </w:r>
    </w:p>
    <w:p w14:paraId="09FCA868" w14:textId="77777777" w:rsidR="00F37E83" w:rsidRDefault="006207F0">
      <w:pPr>
        <w:spacing w:after="120"/>
        <w:rPr>
          <w:rFonts w:ascii="Calibri" w:eastAsia="Calibri" w:hAnsi="Calibri" w:cs="Calibri"/>
        </w:rPr>
      </w:pPr>
      <w:r>
        <w:rPr>
          <w:rFonts w:ascii="Calibri" w:eastAsia="Calibri" w:hAnsi="Calibri" w:cs="Calibri"/>
          <w:noProof/>
        </w:rPr>
        <w:drawing>
          <wp:inline distT="0" distB="0" distL="0" distR="0" wp14:anchorId="6FD6BCC4" wp14:editId="1C148F16">
            <wp:extent cx="5943612" cy="2743206"/>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12" cy="2743206"/>
                    </a:xfrm>
                    <a:prstGeom prst="rect">
                      <a:avLst/>
                    </a:prstGeom>
                    <a:ln/>
                  </pic:spPr>
                </pic:pic>
              </a:graphicData>
            </a:graphic>
          </wp:inline>
        </w:drawing>
      </w:r>
    </w:p>
    <w:p w14:paraId="3CD54B1D" w14:textId="77777777" w:rsidR="00F37E83" w:rsidRDefault="006207F0">
      <w:pPr>
        <w:spacing w:after="120"/>
        <w:rPr>
          <w:rFonts w:ascii="Calibri" w:eastAsia="Calibri" w:hAnsi="Calibri" w:cs="Calibri"/>
        </w:rPr>
      </w:pPr>
      <w:r>
        <w:rPr>
          <w:rFonts w:ascii="Calibri" w:eastAsia="Calibri" w:hAnsi="Calibri" w:cs="Calibri"/>
        </w:rPr>
        <w:t>B)</w:t>
      </w:r>
    </w:p>
    <w:p w14:paraId="5DAF6D40" w14:textId="77777777" w:rsidR="00F37E83" w:rsidRDefault="006207F0">
      <w:pPr>
        <w:spacing w:after="120"/>
        <w:rPr>
          <w:rFonts w:ascii="Calibri" w:eastAsia="Calibri" w:hAnsi="Calibri" w:cs="Calibri"/>
        </w:rPr>
      </w:pPr>
      <w:r>
        <w:rPr>
          <w:rFonts w:ascii="Calibri" w:eastAsia="Calibri" w:hAnsi="Calibri" w:cs="Calibri"/>
          <w:noProof/>
        </w:rPr>
        <w:drawing>
          <wp:inline distT="0" distB="0" distL="0" distR="0" wp14:anchorId="5BC1F769" wp14:editId="3B3D6EBB">
            <wp:extent cx="5943612" cy="2743206"/>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43612" cy="2743206"/>
                    </a:xfrm>
                    <a:prstGeom prst="rect">
                      <a:avLst/>
                    </a:prstGeom>
                    <a:ln/>
                  </pic:spPr>
                </pic:pic>
              </a:graphicData>
            </a:graphic>
          </wp:inline>
        </w:drawing>
      </w:r>
    </w:p>
    <w:p w14:paraId="2DFF28A9" w14:textId="77777777" w:rsidR="00F37E83" w:rsidRDefault="006207F0">
      <w:pPr>
        <w:spacing w:after="120"/>
        <w:rPr>
          <w:rFonts w:ascii="Calibri" w:eastAsia="Calibri" w:hAnsi="Calibri" w:cs="Calibri"/>
        </w:rPr>
      </w:pPr>
      <w:r>
        <w:rPr>
          <w:rFonts w:ascii="Calibri" w:eastAsia="Calibri" w:hAnsi="Calibri" w:cs="Calibri"/>
        </w:rPr>
        <w:t>Figure S1. Study site locations around the globe. Sites are coded by (A) magnitude of abundance-based compositional variation and by (B) the percentage of compositional change due to species turnover.  Detailed characteristics of each site are provi</w:t>
      </w:r>
      <w:r>
        <w:rPr>
          <w:rFonts w:ascii="Calibri" w:eastAsia="Calibri" w:hAnsi="Calibri" w:cs="Calibri"/>
        </w:rPr>
        <w:t>ded in Table S1.</w:t>
      </w:r>
    </w:p>
    <w:p w14:paraId="30C7B143" w14:textId="77777777" w:rsidR="00F37E83" w:rsidRDefault="00F37E83">
      <w:pPr>
        <w:spacing w:after="120"/>
        <w:rPr>
          <w:rFonts w:ascii="Calibri" w:eastAsia="Calibri" w:hAnsi="Calibri" w:cs="Calibri"/>
        </w:rPr>
      </w:pPr>
    </w:p>
    <w:p w14:paraId="77E83752" w14:textId="77777777" w:rsidR="00F37E83" w:rsidRDefault="006207F0">
      <w:pPr>
        <w:spacing w:after="120"/>
        <w:rPr>
          <w:rFonts w:ascii="Calibri" w:eastAsia="Calibri" w:hAnsi="Calibri" w:cs="Calibri"/>
        </w:rPr>
      </w:pPr>
      <w:r>
        <w:rPr>
          <w:rFonts w:ascii="Calibri" w:eastAsia="Calibri" w:hAnsi="Calibri" w:cs="Calibri"/>
          <w:noProof/>
        </w:rPr>
        <w:lastRenderedPageBreak/>
        <w:drawing>
          <wp:inline distT="0" distB="0" distL="0" distR="0" wp14:anchorId="3ECDD1E0" wp14:editId="78F96553">
            <wp:extent cx="5943612" cy="3657607"/>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12" cy="3657607"/>
                    </a:xfrm>
                    <a:prstGeom prst="rect">
                      <a:avLst/>
                    </a:prstGeom>
                    <a:ln/>
                  </pic:spPr>
                </pic:pic>
              </a:graphicData>
            </a:graphic>
          </wp:inline>
        </w:drawing>
      </w:r>
    </w:p>
    <w:p w14:paraId="229F38C8" w14:textId="77777777" w:rsidR="00F37E83" w:rsidRDefault="006207F0">
      <w:pPr>
        <w:spacing w:after="120"/>
        <w:rPr>
          <w:rFonts w:ascii="Calibri" w:eastAsia="Calibri" w:hAnsi="Calibri" w:cs="Calibri"/>
        </w:rPr>
      </w:pPr>
      <w:r>
        <w:rPr>
          <w:rFonts w:ascii="Calibri" w:eastAsia="Calibri" w:hAnsi="Calibri" w:cs="Calibri"/>
          <w:noProof/>
        </w:rPr>
        <w:drawing>
          <wp:inline distT="0" distB="0" distL="0" distR="0" wp14:anchorId="12B11106" wp14:editId="2DE6CE00">
            <wp:extent cx="5943612" cy="3657607"/>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12" cy="3657607"/>
                    </a:xfrm>
                    <a:prstGeom prst="rect">
                      <a:avLst/>
                    </a:prstGeom>
                    <a:ln/>
                  </pic:spPr>
                </pic:pic>
              </a:graphicData>
            </a:graphic>
          </wp:inline>
        </w:drawing>
      </w:r>
    </w:p>
    <w:p w14:paraId="51520B06" w14:textId="77777777" w:rsidR="00F37E83" w:rsidRDefault="006207F0">
      <w:pPr>
        <w:spacing w:after="120"/>
        <w:rPr>
          <w:rFonts w:ascii="Calibri" w:eastAsia="Calibri" w:hAnsi="Calibri" w:cs="Calibri"/>
        </w:rPr>
      </w:pPr>
      <w:r>
        <w:rPr>
          <w:rFonts w:ascii="Calibri" w:eastAsia="Calibri" w:hAnsi="Calibri" w:cs="Calibri"/>
          <w:highlight w:val="yellow"/>
        </w:rPr>
        <w:t>Figure S1.alt</w:t>
      </w:r>
      <w:r>
        <w:rPr>
          <w:rFonts w:ascii="Calibri" w:eastAsia="Calibri" w:hAnsi="Calibri" w:cs="Calibri"/>
        </w:rPr>
        <w:t>. Study site locations around the globe. Sites are coded by abundance- and incidence-based metrics in the top and bottom graphs.  Detailed characteristics of each site are provided in Table S1.</w:t>
      </w:r>
      <w:r>
        <w:br w:type="page"/>
      </w:r>
    </w:p>
    <w:p w14:paraId="537DD220" w14:textId="77777777" w:rsidR="00F37E83" w:rsidRDefault="006207F0">
      <w:pPr>
        <w:spacing w:after="120"/>
        <w:rPr>
          <w:rFonts w:ascii="Calibri" w:eastAsia="Calibri" w:hAnsi="Calibri" w:cs="Calibri"/>
        </w:rPr>
      </w:pPr>
      <w:r>
        <w:rPr>
          <w:rFonts w:ascii="Calibri" w:eastAsia="Calibri" w:hAnsi="Calibri" w:cs="Calibri"/>
          <w:noProof/>
        </w:rPr>
        <w:lastRenderedPageBreak/>
        <w:drawing>
          <wp:inline distT="0" distB="0" distL="0" distR="0" wp14:anchorId="0A79A008" wp14:editId="76FD1810">
            <wp:extent cx="5943600" cy="59436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5943600"/>
                    </a:xfrm>
                    <a:prstGeom prst="rect">
                      <a:avLst/>
                    </a:prstGeom>
                    <a:ln/>
                  </pic:spPr>
                </pic:pic>
              </a:graphicData>
            </a:graphic>
          </wp:inline>
        </w:drawing>
      </w:r>
    </w:p>
    <w:p w14:paraId="1CF2F383" w14:textId="77777777" w:rsidR="00F37E83" w:rsidRDefault="006207F0">
      <w:pPr>
        <w:spacing w:after="120"/>
        <w:rPr>
          <w:rFonts w:ascii="Calibri" w:eastAsia="Calibri" w:hAnsi="Calibri" w:cs="Calibri"/>
        </w:rPr>
      </w:pPr>
      <w:r>
        <w:rPr>
          <w:rFonts w:ascii="Calibri" w:eastAsia="Calibri" w:hAnsi="Calibri" w:cs="Calibri"/>
        </w:rPr>
        <w:t>Figure S2. Results of si</w:t>
      </w:r>
      <w:r>
        <w:rPr>
          <w:rFonts w:ascii="Calibri" w:eastAsia="Calibri" w:hAnsi="Calibri" w:cs="Calibri"/>
        </w:rPr>
        <w:t>mple linear models relating potential site-level explanatory variable to each compositional metric.  Panels with solid lines indicate statistically significant (P ≤ 0.05) relationships as identified through simple linear regression (Table S3).  White panel</w:t>
      </w:r>
      <w:r>
        <w:rPr>
          <w:rFonts w:ascii="Calibri" w:eastAsia="Calibri" w:hAnsi="Calibri" w:cs="Calibri"/>
        </w:rPr>
        <w:t>s were included in the final models resulting from a model selection process (Table 3).</w:t>
      </w:r>
    </w:p>
    <w:p w14:paraId="2F74B2EC" w14:textId="77777777" w:rsidR="00F37E83" w:rsidRDefault="00F37E83">
      <w:pPr>
        <w:spacing w:after="120"/>
        <w:rPr>
          <w:rFonts w:ascii="Calibri" w:eastAsia="Calibri" w:hAnsi="Calibri" w:cs="Calibri"/>
        </w:rPr>
      </w:pPr>
    </w:p>
    <w:p w14:paraId="2B00C268" w14:textId="77777777" w:rsidR="00F37E83" w:rsidRDefault="006207F0">
      <w:pPr>
        <w:spacing w:after="120"/>
        <w:rPr>
          <w:rFonts w:ascii="Calibri" w:eastAsia="Calibri" w:hAnsi="Calibri" w:cs="Calibri"/>
        </w:rPr>
      </w:pPr>
      <w:r>
        <w:rPr>
          <w:rFonts w:ascii="Calibri" w:eastAsia="Calibri" w:hAnsi="Calibri" w:cs="Calibri"/>
          <w:noProof/>
        </w:rPr>
        <w:lastRenderedPageBreak/>
        <w:drawing>
          <wp:inline distT="0" distB="0" distL="0" distR="0" wp14:anchorId="669110C0" wp14:editId="663C882A">
            <wp:extent cx="5486411" cy="731521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486411" cy="7315215"/>
                    </a:xfrm>
                    <a:prstGeom prst="rect">
                      <a:avLst/>
                    </a:prstGeom>
                    <a:ln/>
                  </pic:spPr>
                </pic:pic>
              </a:graphicData>
            </a:graphic>
          </wp:inline>
        </w:drawing>
      </w:r>
    </w:p>
    <w:p w14:paraId="572ECBDF" w14:textId="77777777" w:rsidR="00F37E83" w:rsidRDefault="006207F0">
      <w:pPr>
        <w:spacing w:after="120"/>
        <w:rPr>
          <w:rFonts w:ascii="Calibri" w:eastAsia="Calibri" w:hAnsi="Calibri" w:cs="Calibri"/>
        </w:rPr>
      </w:pPr>
      <w:r>
        <w:rPr>
          <w:rFonts w:ascii="Calibri" w:eastAsia="Calibri" w:hAnsi="Calibri" w:cs="Calibri"/>
        </w:rPr>
        <w:t>Figure S3. Partitioning of abundance-based compositional variation, by site.</w:t>
      </w:r>
    </w:p>
    <w:p w14:paraId="39501DC7" w14:textId="77777777" w:rsidR="00F37E83" w:rsidRDefault="00F37E83">
      <w:pPr>
        <w:spacing w:after="120"/>
        <w:rPr>
          <w:rFonts w:ascii="Calibri" w:eastAsia="Calibri" w:hAnsi="Calibri" w:cs="Calibri"/>
        </w:rPr>
        <w:sectPr w:rsidR="00F37E83">
          <w:footerReference w:type="default" r:id="rId35"/>
          <w:pgSz w:w="12240" w:h="15840"/>
          <w:pgMar w:top="1440" w:right="1440" w:bottom="1440" w:left="1440" w:header="0" w:footer="720" w:gutter="0"/>
          <w:cols w:space="720" w:equalWidth="0">
            <w:col w:w="9360"/>
          </w:cols>
        </w:sectPr>
      </w:pPr>
    </w:p>
    <w:p w14:paraId="5193271F" w14:textId="77777777" w:rsidR="00F37E83" w:rsidRDefault="006207F0">
      <w:pPr>
        <w:spacing w:after="120"/>
        <w:rPr>
          <w:rFonts w:ascii="Calibri" w:eastAsia="Calibri" w:hAnsi="Calibri" w:cs="Calibri"/>
          <w:b/>
        </w:rPr>
      </w:pPr>
      <w:r>
        <w:rPr>
          <w:rFonts w:ascii="Calibri" w:eastAsia="Calibri" w:hAnsi="Calibri" w:cs="Calibri"/>
          <w:b/>
        </w:rPr>
        <w:lastRenderedPageBreak/>
        <w:t xml:space="preserve">Appendix S1.  Illustration of how a dissimilarity matrix can be partitioned to express variation associated with different sources.  </w:t>
      </w:r>
    </w:p>
    <w:p w14:paraId="1550A336" w14:textId="77777777" w:rsidR="00F37E83" w:rsidRDefault="006207F0">
      <w:pPr>
        <w:spacing w:after="120"/>
        <w:rPr>
          <w:rFonts w:ascii="Calibri" w:eastAsia="Calibri" w:hAnsi="Calibri" w:cs="Calibri"/>
        </w:rPr>
      </w:pPr>
      <w:r>
        <w:rPr>
          <w:rFonts w:ascii="Calibri" w:eastAsia="Calibri" w:hAnsi="Calibri" w:cs="Calibri"/>
        </w:rPr>
        <w:t>Here is a small dataset comparing species richness (S) in four plots.  Two plots occur in each of two blocks, and a nutrie</w:t>
      </w:r>
      <w:r>
        <w:rPr>
          <w:rFonts w:ascii="Calibri" w:eastAsia="Calibri" w:hAnsi="Calibri" w:cs="Calibri"/>
        </w:rPr>
        <w:t>nt addition treatment is applied within each block.  The objective is to partition the variation in species richness into three sources: that among blocks, that among nutrient treatments, and that which is not explained by either term (conceptually, this i</w:t>
      </w:r>
      <w:r>
        <w:rPr>
          <w:rFonts w:ascii="Calibri" w:eastAsia="Calibri" w:hAnsi="Calibri" w:cs="Calibri"/>
        </w:rPr>
        <w:t>s equivalent to the block x nutrient interaction).</w:t>
      </w:r>
    </w:p>
    <w:tbl>
      <w:tblPr>
        <w:tblStyle w:val="a5"/>
        <w:tblW w:w="4320" w:type="dxa"/>
        <w:tblInd w:w="1080" w:type="dxa"/>
        <w:tblBorders>
          <w:top w:val="nil"/>
          <w:left w:val="nil"/>
          <w:bottom w:val="nil"/>
          <w:right w:val="nil"/>
          <w:insideH w:val="nil"/>
          <w:insideV w:val="nil"/>
        </w:tblBorders>
        <w:tblLayout w:type="fixed"/>
        <w:tblLook w:val="0400" w:firstRow="0" w:lastRow="0" w:firstColumn="0" w:lastColumn="0" w:noHBand="0" w:noVBand="1"/>
      </w:tblPr>
      <w:tblGrid>
        <w:gridCol w:w="1080"/>
        <w:gridCol w:w="1260"/>
        <w:gridCol w:w="1080"/>
        <w:gridCol w:w="900"/>
      </w:tblGrid>
      <w:tr w:rsidR="00F37E83" w14:paraId="08E07BB0" w14:textId="77777777">
        <w:tc>
          <w:tcPr>
            <w:tcW w:w="1080" w:type="dxa"/>
            <w:tcBorders>
              <w:top w:val="single" w:sz="4" w:space="0" w:color="000000"/>
              <w:bottom w:val="single" w:sz="4" w:space="0" w:color="000000"/>
            </w:tcBorders>
          </w:tcPr>
          <w:p w14:paraId="51920504" w14:textId="77777777" w:rsidR="00F37E83" w:rsidRDefault="006207F0">
            <w:pPr>
              <w:spacing w:after="120"/>
              <w:jc w:val="center"/>
              <w:rPr>
                <w:rFonts w:ascii="Calibri" w:eastAsia="Calibri" w:hAnsi="Calibri" w:cs="Calibri"/>
              </w:rPr>
            </w:pPr>
            <w:r>
              <w:rPr>
                <w:rFonts w:ascii="Calibri" w:eastAsia="Calibri" w:hAnsi="Calibri" w:cs="Calibri"/>
              </w:rPr>
              <w:t>Block</w:t>
            </w:r>
          </w:p>
        </w:tc>
        <w:tc>
          <w:tcPr>
            <w:tcW w:w="1260" w:type="dxa"/>
            <w:tcBorders>
              <w:top w:val="single" w:sz="4" w:space="0" w:color="000000"/>
              <w:bottom w:val="single" w:sz="4" w:space="0" w:color="000000"/>
            </w:tcBorders>
          </w:tcPr>
          <w:p w14:paraId="69D73F58" w14:textId="77777777" w:rsidR="00F37E83" w:rsidRDefault="006207F0">
            <w:pPr>
              <w:spacing w:after="120"/>
              <w:jc w:val="center"/>
              <w:rPr>
                <w:rFonts w:ascii="Calibri" w:eastAsia="Calibri" w:hAnsi="Calibri" w:cs="Calibri"/>
              </w:rPr>
            </w:pPr>
            <w:r>
              <w:rPr>
                <w:rFonts w:ascii="Calibri" w:eastAsia="Calibri" w:hAnsi="Calibri" w:cs="Calibri"/>
              </w:rPr>
              <w:t>Nutrient</w:t>
            </w:r>
          </w:p>
        </w:tc>
        <w:tc>
          <w:tcPr>
            <w:tcW w:w="1080" w:type="dxa"/>
            <w:tcBorders>
              <w:top w:val="single" w:sz="4" w:space="0" w:color="000000"/>
              <w:bottom w:val="single" w:sz="4" w:space="0" w:color="000000"/>
            </w:tcBorders>
          </w:tcPr>
          <w:p w14:paraId="01A60B75" w14:textId="77777777" w:rsidR="00F37E83" w:rsidRDefault="006207F0">
            <w:pPr>
              <w:spacing w:after="120"/>
              <w:jc w:val="center"/>
              <w:rPr>
                <w:rFonts w:ascii="Calibri" w:eastAsia="Calibri" w:hAnsi="Calibri" w:cs="Calibri"/>
              </w:rPr>
            </w:pPr>
            <w:r>
              <w:rPr>
                <w:rFonts w:ascii="Calibri" w:eastAsia="Calibri" w:hAnsi="Calibri" w:cs="Calibri"/>
              </w:rPr>
              <w:t>Plot</w:t>
            </w:r>
          </w:p>
        </w:tc>
        <w:tc>
          <w:tcPr>
            <w:tcW w:w="900" w:type="dxa"/>
            <w:tcBorders>
              <w:top w:val="single" w:sz="4" w:space="0" w:color="000000"/>
              <w:bottom w:val="single" w:sz="4" w:space="0" w:color="000000"/>
            </w:tcBorders>
          </w:tcPr>
          <w:p w14:paraId="5A123DFA" w14:textId="77777777" w:rsidR="00F37E83" w:rsidRDefault="006207F0">
            <w:pPr>
              <w:spacing w:after="120"/>
              <w:jc w:val="center"/>
              <w:rPr>
                <w:rFonts w:ascii="Calibri" w:eastAsia="Calibri" w:hAnsi="Calibri" w:cs="Calibri"/>
              </w:rPr>
            </w:pPr>
            <w:r>
              <w:rPr>
                <w:rFonts w:ascii="Calibri" w:eastAsia="Calibri" w:hAnsi="Calibri" w:cs="Calibri"/>
              </w:rPr>
              <w:t>S</w:t>
            </w:r>
          </w:p>
        </w:tc>
      </w:tr>
      <w:tr w:rsidR="00F37E83" w14:paraId="214C7865" w14:textId="77777777">
        <w:tc>
          <w:tcPr>
            <w:tcW w:w="1080" w:type="dxa"/>
            <w:tcBorders>
              <w:top w:val="single" w:sz="4" w:space="0" w:color="000000"/>
            </w:tcBorders>
          </w:tcPr>
          <w:p w14:paraId="26F5C20A" w14:textId="77777777" w:rsidR="00F37E83" w:rsidRDefault="006207F0">
            <w:pPr>
              <w:spacing w:after="120"/>
              <w:jc w:val="center"/>
              <w:rPr>
                <w:rFonts w:ascii="Calibri" w:eastAsia="Calibri" w:hAnsi="Calibri" w:cs="Calibri"/>
              </w:rPr>
            </w:pPr>
            <w:r>
              <w:rPr>
                <w:rFonts w:ascii="Calibri" w:eastAsia="Calibri" w:hAnsi="Calibri" w:cs="Calibri"/>
              </w:rPr>
              <w:t>1</w:t>
            </w:r>
          </w:p>
        </w:tc>
        <w:tc>
          <w:tcPr>
            <w:tcW w:w="1260" w:type="dxa"/>
            <w:tcBorders>
              <w:top w:val="single" w:sz="4" w:space="0" w:color="000000"/>
            </w:tcBorders>
          </w:tcPr>
          <w:p w14:paraId="3D21CED4" w14:textId="77777777" w:rsidR="00F37E83" w:rsidRDefault="006207F0">
            <w:pPr>
              <w:spacing w:after="120"/>
              <w:jc w:val="center"/>
              <w:rPr>
                <w:rFonts w:ascii="Calibri" w:eastAsia="Calibri" w:hAnsi="Calibri" w:cs="Calibri"/>
              </w:rPr>
            </w:pPr>
            <w:r>
              <w:rPr>
                <w:rFonts w:ascii="Calibri" w:eastAsia="Calibri" w:hAnsi="Calibri" w:cs="Calibri"/>
              </w:rPr>
              <w:t>N</w:t>
            </w:r>
          </w:p>
        </w:tc>
        <w:tc>
          <w:tcPr>
            <w:tcW w:w="1080" w:type="dxa"/>
            <w:tcBorders>
              <w:top w:val="single" w:sz="4" w:space="0" w:color="000000"/>
            </w:tcBorders>
          </w:tcPr>
          <w:p w14:paraId="550862A5" w14:textId="77777777" w:rsidR="00F37E83" w:rsidRDefault="006207F0">
            <w:pPr>
              <w:spacing w:after="120"/>
              <w:jc w:val="center"/>
              <w:rPr>
                <w:rFonts w:ascii="Calibri" w:eastAsia="Calibri" w:hAnsi="Calibri" w:cs="Calibri"/>
              </w:rPr>
            </w:pPr>
            <w:r>
              <w:rPr>
                <w:rFonts w:ascii="Calibri" w:eastAsia="Calibri" w:hAnsi="Calibri" w:cs="Calibri"/>
              </w:rPr>
              <w:t>2</w:t>
            </w:r>
          </w:p>
        </w:tc>
        <w:tc>
          <w:tcPr>
            <w:tcW w:w="900" w:type="dxa"/>
            <w:tcBorders>
              <w:top w:val="single" w:sz="4" w:space="0" w:color="000000"/>
            </w:tcBorders>
          </w:tcPr>
          <w:p w14:paraId="3DBD46A8" w14:textId="77777777" w:rsidR="00F37E83" w:rsidRDefault="006207F0">
            <w:pPr>
              <w:spacing w:after="120"/>
              <w:jc w:val="center"/>
              <w:rPr>
                <w:rFonts w:ascii="Calibri" w:eastAsia="Calibri" w:hAnsi="Calibri" w:cs="Calibri"/>
              </w:rPr>
            </w:pPr>
            <w:r>
              <w:rPr>
                <w:rFonts w:ascii="Calibri" w:eastAsia="Calibri" w:hAnsi="Calibri" w:cs="Calibri"/>
              </w:rPr>
              <w:t>18</w:t>
            </w:r>
          </w:p>
        </w:tc>
      </w:tr>
      <w:tr w:rsidR="00F37E83" w14:paraId="3050340F" w14:textId="77777777">
        <w:tc>
          <w:tcPr>
            <w:tcW w:w="1080" w:type="dxa"/>
          </w:tcPr>
          <w:p w14:paraId="0DB37A9C" w14:textId="77777777" w:rsidR="00F37E83" w:rsidRDefault="006207F0">
            <w:pPr>
              <w:spacing w:after="120"/>
              <w:jc w:val="center"/>
              <w:rPr>
                <w:rFonts w:ascii="Calibri" w:eastAsia="Calibri" w:hAnsi="Calibri" w:cs="Calibri"/>
              </w:rPr>
            </w:pPr>
            <w:r>
              <w:rPr>
                <w:rFonts w:ascii="Calibri" w:eastAsia="Calibri" w:hAnsi="Calibri" w:cs="Calibri"/>
              </w:rPr>
              <w:t>1</w:t>
            </w:r>
          </w:p>
        </w:tc>
        <w:tc>
          <w:tcPr>
            <w:tcW w:w="1260" w:type="dxa"/>
          </w:tcPr>
          <w:p w14:paraId="397363D3" w14:textId="77777777" w:rsidR="00F37E83" w:rsidRDefault="006207F0">
            <w:pPr>
              <w:spacing w:after="120"/>
              <w:jc w:val="center"/>
              <w:rPr>
                <w:rFonts w:ascii="Calibri" w:eastAsia="Calibri" w:hAnsi="Calibri" w:cs="Calibri"/>
              </w:rPr>
            </w:pPr>
            <w:r>
              <w:rPr>
                <w:rFonts w:ascii="Calibri" w:eastAsia="Calibri" w:hAnsi="Calibri" w:cs="Calibri"/>
              </w:rPr>
              <w:t>Control</w:t>
            </w:r>
          </w:p>
        </w:tc>
        <w:tc>
          <w:tcPr>
            <w:tcW w:w="1080" w:type="dxa"/>
          </w:tcPr>
          <w:p w14:paraId="1AC9757D" w14:textId="77777777" w:rsidR="00F37E83" w:rsidRDefault="006207F0">
            <w:pPr>
              <w:spacing w:after="120"/>
              <w:jc w:val="center"/>
              <w:rPr>
                <w:rFonts w:ascii="Calibri" w:eastAsia="Calibri" w:hAnsi="Calibri" w:cs="Calibri"/>
              </w:rPr>
            </w:pPr>
            <w:r>
              <w:rPr>
                <w:rFonts w:ascii="Calibri" w:eastAsia="Calibri" w:hAnsi="Calibri" w:cs="Calibri"/>
              </w:rPr>
              <w:t>6</w:t>
            </w:r>
          </w:p>
        </w:tc>
        <w:tc>
          <w:tcPr>
            <w:tcW w:w="900" w:type="dxa"/>
          </w:tcPr>
          <w:p w14:paraId="3DACFC1A" w14:textId="77777777" w:rsidR="00F37E83" w:rsidRDefault="006207F0">
            <w:pPr>
              <w:spacing w:after="120"/>
              <w:jc w:val="center"/>
              <w:rPr>
                <w:rFonts w:ascii="Calibri" w:eastAsia="Calibri" w:hAnsi="Calibri" w:cs="Calibri"/>
              </w:rPr>
            </w:pPr>
            <w:r>
              <w:rPr>
                <w:rFonts w:ascii="Calibri" w:eastAsia="Calibri" w:hAnsi="Calibri" w:cs="Calibri"/>
              </w:rPr>
              <w:t>20</w:t>
            </w:r>
          </w:p>
        </w:tc>
      </w:tr>
      <w:tr w:rsidR="00F37E83" w14:paraId="17C43EAB" w14:textId="77777777">
        <w:tc>
          <w:tcPr>
            <w:tcW w:w="1080" w:type="dxa"/>
          </w:tcPr>
          <w:p w14:paraId="0FE9E949" w14:textId="77777777" w:rsidR="00F37E83" w:rsidRDefault="006207F0">
            <w:pPr>
              <w:spacing w:after="120"/>
              <w:jc w:val="center"/>
              <w:rPr>
                <w:rFonts w:ascii="Calibri" w:eastAsia="Calibri" w:hAnsi="Calibri" w:cs="Calibri"/>
              </w:rPr>
            </w:pPr>
            <w:r>
              <w:rPr>
                <w:rFonts w:ascii="Calibri" w:eastAsia="Calibri" w:hAnsi="Calibri" w:cs="Calibri"/>
              </w:rPr>
              <w:t>2</w:t>
            </w:r>
          </w:p>
        </w:tc>
        <w:tc>
          <w:tcPr>
            <w:tcW w:w="1260" w:type="dxa"/>
          </w:tcPr>
          <w:p w14:paraId="1BA75416" w14:textId="77777777" w:rsidR="00F37E83" w:rsidRDefault="006207F0">
            <w:pPr>
              <w:spacing w:after="120"/>
              <w:jc w:val="center"/>
              <w:rPr>
                <w:rFonts w:ascii="Calibri" w:eastAsia="Calibri" w:hAnsi="Calibri" w:cs="Calibri"/>
              </w:rPr>
            </w:pPr>
            <w:r>
              <w:rPr>
                <w:rFonts w:ascii="Calibri" w:eastAsia="Calibri" w:hAnsi="Calibri" w:cs="Calibri"/>
              </w:rPr>
              <w:t>N</w:t>
            </w:r>
          </w:p>
        </w:tc>
        <w:tc>
          <w:tcPr>
            <w:tcW w:w="1080" w:type="dxa"/>
          </w:tcPr>
          <w:p w14:paraId="7D519D2A" w14:textId="77777777" w:rsidR="00F37E83" w:rsidRDefault="006207F0">
            <w:pPr>
              <w:spacing w:after="120"/>
              <w:jc w:val="center"/>
              <w:rPr>
                <w:rFonts w:ascii="Calibri" w:eastAsia="Calibri" w:hAnsi="Calibri" w:cs="Calibri"/>
              </w:rPr>
            </w:pPr>
            <w:r>
              <w:rPr>
                <w:rFonts w:ascii="Calibri" w:eastAsia="Calibri" w:hAnsi="Calibri" w:cs="Calibri"/>
              </w:rPr>
              <w:t>19</w:t>
            </w:r>
          </w:p>
        </w:tc>
        <w:tc>
          <w:tcPr>
            <w:tcW w:w="900" w:type="dxa"/>
          </w:tcPr>
          <w:p w14:paraId="3F0757E8" w14:textId="77777777" w:rsidR="00F37E83" w:rsidRDefault="006207F0">
            <w:pPr>
              <w:spacing w:after="120"/>
              <w:jc w:val="center"/>
              <w:rPr>
                <w:rFonts w:ascii="Calibri" w:eastAsia="Calibri" w:hAnsi="Calibri" w:cs="Calibri"/>
              </w:rPr>
            </w:pPr>
            <w:r>
              <w:rPr>
                <w:rFonts w:ascii="Calibri" w:eastAsia="Calibri" w:hAnsi="Calibri" w:cs="Calibri"/>
              </w:rPr>
              <w:t>19</w:t>
            </w:r>
          </w:p>
        </w:tc>
      </w:tr>
      <w:tr w:rsidR="00F37E83" w14:paraId="179EB186" w14:textId="77777777">
        <w:tc>
          <w:tcPr>
            <w:tcW w:w="1080" w:type="dxa"/>
            <w:tcBorders>
              <w:bottom w:val="single" w:sz="4" w:space="0" w:color="000000"/>
            </w:tcBorders>
          </w:tcPr>
          <w:p w14:paraId="5EA4E25D" w14:textId="77777777" w:rsidR="00F37E83" w:rsidRDefault="006207F0">
            <w:pPr>
              <w:spacing w:after="120"/>
              <w:jc w:val="center"/>
              <w:rPr>
                <w:rFonts w:ascii="Calibri" w:eastAsia="Calibri" w:hAnsi="Calibri" w:cs="Calibri"/>
              </w:rPr>
            </w:pPr>
            <w:r>
              <w:rPr>
                <w:rFonts w:ascii="Calibri" w:eastAsia="Calibri" w:hAnsi="Calibri" w:cs="Calibri"/>
              </w:rPr>
              <w:t>2</w:t>
            </w:r>
          </w:p>
        </w:tc>
        <w:tc>
          <w:tcPr>
            <w:tcW w:w="1260" w:type="dxa"/>
            <w:tcBorders>
              <w:bottom w:val="single" w:sz="4" w:space="0" w:color="000000"/>
            </w:tcBorders>
          </w:tcPr>
          <w:p w14:paraId="768CE51F" w14:textId="77777777" w:rsidR="00F37E83" w:rsidRDefault="006207F0">
            <w:pPr>
              <w:spacing w:after="120"/>
              <w:jc w:val="center"/>
              <w:rPr>
                <w:rFonts w:ascii="Calibri" w:eastAsia="Calibri" w:hAnsi="Calibri" w:cs="Calibri"/>
              </w:rPr>
            </w:pPr>
            <w:r>
              <w:rPr>
                <w:rFonts w:ascii="Calibri" w:eastAsia="Calibri" w:hAnsi="Calibri" w:cs="Calibri"/>
              </w:rPr>
              <w:t>Control</w:t>
            </w:r>
          </w:p>
        </w:tc>
        <w:tc>
          <w:tcPr>
            <w:tcW w:w="1080" w:type="dxa"/>
            <w:tcBorders>
              <w:bottom w:val="single" w:sz="4" w:space="0" w:color="000000"/>
            </w:tcBorders>
          </w:tcPr>
          <w:p w14:paraId="163EC037" w14:textId="77777777" w:rsidR="00F37E83" w:rsidRDefault="006207F0">
            <w:pPr>
              <w:spacing w:after="120"/>
              <w:jc w:val="center"/>
              <w:rPr>
                <w:rFonts w:ascii="Calibri" w:eastAsia="Calibri" w:hAnsi="Calibri" w:cs="Calibri"/>
              </w:rPr>
            </w:pPr>
            <w:r>
              <w:rPr>
                <w:rFonts w:ascii="Calibri" w:eastAsia="Calibri" w:hAnsi="Calibri" w:cs="Calibri"/>
              </w:rPr>
              <w:t>11</w:t>
            </w:r>
          </w:p>
        </w:tc>
        <w:tc>
          <w:tcPr>
            <w:tcW w:w="900" w:type="dxa"/>
            <w:tcBorders>
              <w:bottom w:val="single" w:sz="4" w:space="0" w:color="000000"/>
            </w:tcBorders>
          </w:tcPr>
          <w:p w14:paraId="0060AB77" w14:textId="77777777" w:rsidR="00F37E83" w:rsidRDefault="006207F0">
            <w:pPr>
              <w:spacing w:after="120"/>
              <w:jc w:val="center"/>
              <w:rPr>
                <w:rFonts w:ascii="Calibri" w:eastAsia="Calibri" w:hAnsi="Calibri" w:cs="Calibri"/>
              </w:rPr>
            </w:pPr>
            <w:r>
              <w:rPr>
                <w:rFonts w:ascii="Calibri" w:eastAsia="Calibri" w:hAnsi="Calibri" w:cs="Calibri"/>
              </w:rPr>
              <w:t>28</w:t>
            </w:r>
          </w:p>
        </w:tc>
      </w:tr>
    </w:tbl>
    <w:p w14:paraId="3E0D2B7C" w14:textId="77777777" w:rsidR="00F37E83" w:rsidRDefault="00F37E83">
      <w:pPr>
        <w:spacing w:after="120"/>
        <w:rPr>
          <w:rFonts w:ascii="Calibri" w:eastAsia="Calibri" w:hAnsi="Calibri" w:cs="Calibri"/>
        </w:rPr>
      </w:pPr>
    </w:p>
    <w:p w14:paraId="1A4A1909" w14:textId="77777777" w:rsidR="00F37E83" w:rsidRDefault="006207F0">
      <w:pPr>
        <w:spacing w:after="120"/>
        <w:rPr>
          <w:rFonts w:ascii="Calibri" w:eastAsia="Calibri" w:hAnsi="Calibri" w:cs="Calibri"/>
        </w:rPr>
      </w:pPr>
      <w:r>
        <w:rPr>
          <w:rFonts w:ascii="Calibri" w:eastAsia="Calibri" w:hAnsi="Calibri" w:cs="Calibri"/>
        </w:rPr>
        <w:t>Express S as a distance matrix showing the difference in richness (i.e., distance) between every pair of plots:</w:t>
      </w:r>
    </w:p>
    <w:tbl>
      <w:tblPr>
        <w:tblStyle w:val="a6"/>
        <w:tblW w:w="547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
        <w:gridCol w:w="1080"/>
        <w:gridCol w:w="1080"/>
        <w:gridCol w:w="1080"/>
        <w:gridCol w:w="1080"/>
      </w:tblGrid>
      <w:tr w:rsidR="00F37E83" w14:paraId="59AE0B1D" w14:textId="77777777">
        <w:tc>
          <w:tcPr>
            <w:tcW w:w="1152" w:type="dxa"/>
            <w:tcBorders>
              <w:top w:val="nil"/>
              <w:left w:val="nil"/>
              <w:bottom w:val="nil"/>
              <w:right w:val="nil"/>
            </w:tcBorders>
          </w:tcPr>
          <w:p w14:paraId="27AF23EC" w14:textId="77777777" w:rsidR="00F37E83" w:rsidRDefault="00F37E83">
            <w:pPr>
              <w:spacing w:after="120"/>
              <w:jc w:val="center"/>
              <w:rPr>
                <w:rFonts w:ascii="Calibri" w:eastAsia="Calibri" w:hAnsi="Calibri" w:cs="Calibri"/>
              </w:rPr>
            </w:pPr>
          </w:p>
        </w:tc>
        <w:tc>
          <w:tcPr>
            <w:tcW w:w="1080" w:type="dxa"/>
            <w:tcBorders>
              <w:top w:val="nil"/>
              <w:left w:val="nil"/>
              <w:bottom w:val="nil"/>
              <w:right w:val="nil"/>
            </w:tcBorders>
          </w:tcPr>
          <w:p w14:paraId="0501CA50" w14:textId="77777777" w:rsidR="00F37E83" w:rsidRDefault="006207F0">
            <w:pPr>
              <w:spacing w:after="120"/>
              <w:jc w:val="center"/>
              <w:rPr>
                <w:rFonts w:ascii="Calibri" w:eastAsia="Calibri" w:hAnsi="Calibri" w:cs="Calibri"/>
              </w:rPr>
            </w:pPr>
            <w:r>
              <w:rPr>
                <w:rFonts w:ascii="Calibri" w:eastAsia="Calibri" w:hAnsi="Calibri" w:cs="Calibri"/>
              </w:rPr>
              <w:t>Plot 2</w:t>
            </w:r>
          </w:p>
        </w:tc>
        <w:tc>
          <w:tcPr>
            <w:tcW w:w="1080" w:type="dxa"/>
            <w:tcBorders>
              <w:top w:val="nil"/>
              <w:left w:val="nil"/>
              <w:bottom w:val="nil"/>
              <w:right w:val="nil"/>
            </w:tcBorders>
          </w:tcPr>
          <w:p w14:paraId="30BB0DAB" w14:textId="77777777" w:rsidR="00F37E83" w:rsidRDefault="006207F0">
            <w:pPr>
              <w:spacing w:after="120"/>
              <w:jc w:val="center"/>
              <w:rPr>
                <w:rFonts w:ascii="Calibri" w:eastAsia="Calibri" w:hAnsi="Calibri" w:cs="Calibri"/>
              </w:rPr>
            </w:pPr>
            <w:r>
              <w:rPr>
                <w:rFonts w:ascii="Calibri" w:eastAsia="Calibri" w:hAnsi="Calibri" w:cs="Calibri"/>
              </w:rPr>
              <w:t>Plot 6</w:t>
            </w:r>
          </w:p>
        </w:tc>
        <w:tc>
          <w:tcPr>
            <w:tcW w:w="1080" w:type="dxa"/>
            <w:tcBorders>
              <w:top w:val="nil"/>
              <w:left w:val="nil"/>
              <w:bottom w:val="nil"/>
              <w:right w:val="nil"/>
            </w:tcBorders>
          </w:tcPr>
          <w:p w14:paraId="13083237" w14:textId="77777777" w:rsidR="00F37E83" w:rsidRDefault="006207F0">
            <w:pPr>
              <w:spacing w:after="120"/>
              <w:jc w:val="center"/>
              <w:rPr>
                <w:rFonts w:ascii="Calibri" w:eastAsia="Calibri" w:hAnsi="Calibri" w:cs="Calibri"/>
              </w:rPr>
            </w:pPr>
            <w:r>
              <w:rPr>
                <w:rFonts w:ascii="Calibri" w:eastAsia="Calibri" w:hAnsi="Calibri" w:cs="Calibri"/>
              </w:rPr>
              <w:t>Plot 19</w:t>
            </w:r>
          </w:p>
        </w:tc>
        <w:tc>
          <w:tcPr>
            <w:tcW w:w="1080" w:type="dxa"/>
            <w:tcBorders>
              <w:top w:val="nil"/>
              <w:left w:val="nil"/>
              <w:bottom w:val="nil"/>
              <w:right w:val="nil"/>
            </w:tcBorders>
          </w:tcPr>
          <w:p w14:paraId="3C7B1A55" w14:textId="77777777" w:rsidR="00F37E83" w:rsidRDefault="006207F0">
            <w:pPr>
              <w:spacing w:after="120"/>
              <w:jc w:val="center"/>
              <w:rPr>
                <w:rFonts w:ascii="Calibri" w:eastAsia="Calibri" w:hAnsi="Calibri" w:cs="Calibri"/>
              </w:rPr>
            </w:pPr>
            <w:r>
              <w:rPr>
                <w:rFonts w:ascii="Calibri" w:eastAsia="Calibri" w:hAnsi="Calibri" w:cs="Calibri"/>
              </w:rPr>
              <w:t>Plot 11</w:t>
            </w:r>
          </w:p>
        </w:tc>
      </w:tr>
      <w:tr w:rsidR="00F37E83" w14:paraId="5F176728" w14:textId="77777777">
        <w:tc>
          <w:tcPr>
            <w:tcW w:w="1152" w:type="dxa"/>
            <w:tcBorders>
              <w:top w:val="nil"/>
              <w:left w:val="nil"/>
              <w:bottom w:val="nil"/>
              <w:right w:val="nil"/>
            </w:tcBorders>
          </w:tcPr>
          <w:p w14:paraId="04ED4862" w14:textId="77777777" w:rsidR="00F37E83" w:rsidRDefault="006207F0">
            <w:pPr>
              <w:spacing w:after="120"/>
              <w:jc w:val="center"/>
              <w:rPr>
                <w:rFonts w:ascii="Calibri" w:eastAsia="Calibri" w:hAnsi="Calibri" w:cs="Calibri"/>
              </w:rPr>
            </w:pPr>
            <w:r>
              <w:rPr>
                <w:rFonts w:ascii="Calibri" w:eastAsia="Calibri" w:hAnsi="Calibri" w:cs="Calibri"/>
              </w:rPr>
              <w:t>Plot 2</w:t>
            </w:r>
          </w:p>
        </w:tc>
        <w:tc>
          <w:tcPr>
            <w:tcW w:w="1080" w:type="dxa"/>
            <w:tcBorders>
              <w:top w:val="nil"/>
              <w:left w:val="nil"/>
              <w:bottom w:val="single" w:sz="4" w:space="0" w:color="000000"/>
              <w:right w:val="nil"/>
            </w:tcBorders>
          </w:tcPr>
          <w:p w14:paraId="1DFE79D9" w14:textId="77777777" w:rsidR="00F37E83" w:rsidRDefault="00F37E83">
            <w:pPr>
              <w:spacing w:after="120"/>
              <w:jc w:val="center"/>
              <w:rPr>
                <w:rFonts w:ascii="Calibri" w:eastAsia="Calibri" w:hAnsi="Calibri" w:cs="Calibri"/>
              </w:rPr>
            </w:pPr>
          </w:p>
        </w:tc>
        <w:tc>
          <w:tcPr>
            <w:tcW w:w="1080" w:type="dxa"/>
            <w:tcBorders>
              <w:top w:val="nil"/>
              <w:left w:val="nil"/>
              <w:bottom w:val="nil"/>
              <w:right w:val="nil"/>
            </w:tcBorders>
          </w:tcPr>
          <w:p w14:paraId="46952DAF" w14:textId="77777777" w:rsidR="00F37E83" w:rsidRDefault="00F37E83">
            <w:pPr>
              <w:spacing w:after="120"/>
              <w:jc w:val="center"/>
              <w:rPr>
                <w:rFonts w:ascii="Calibri" w:eastAsia="Calibri" w:hAnsi="Calibri" w:cs="Calibri"/>
              </w:rPr>
            </w:pPr>
          </w:p>
        </w:tc>
        <w:tc>
          <w:tcPr>
            <w:tcW w:w="1080" w:type="dxa"/>
            <w:tcBorders>
              <w:top w:val="nil"/>
              <w:left w:val="nil"/>
              <w:bottom w:val="nil"/>
              <w:right w:val="nil"/>
            </w:tcBorders>
          </w:tcPr>
          <w:p w14:paraId="640660B9" w14:textId="77777777" w:rsidR="00F37E83" w:rsidRDefault="00F37E83">
            <w:pPr>
              <w:spacing w:after="120"/>
              <w:jc w:val="center"/>
              <w:rPr>
                <w:rFonts w:ascii="Calibri" w:eastAsia="Calibri" w:hAnsi="Calibri" w:cs="Calibri"/>
              </w:rPr>
            </w:pPr>
          </w:p>
        </w:tc>
        <w:tc>
          <w:tcPr>
            <w:tcW w:w="1080" w:type="dxa"/>
            <w:tcBorders>
              <w:top w:val="nil"/>
              <w:left w:val="nil"/>
              <w:bottom w:val="nil"/>
              <w:right w:val="nil"/>
            </w:tcBorders>
          </w:tcPr>
          <w:p w14:paraId="63B9845A" w14:textId="77777777" w:rsidR="00F37E83" w:rsidRDefault="00F37E83">
            <w:pPr>
              <w:spacing w:after="120"/>
              <w:jc w:val="center"/>
              <w:rPr>
                <w:rFonts w:ascii="Calibri" w:eastAsia="Calibri" w:hAnsi="Calibri" w:cs="Calibri"/>
              </w:rPr>
            </w:pPr>
          </w:p>
        </w:tc>
      </w:tr>
      <w:tr w:rsidR="00F37E83" w14:paraId="6FCC5AA0" w14:textId="77777777">
        <w:tc>
          <w:tcPr>
            <w:tcW w:w="1152" w:type="dxa"/>
            <w:tcBorders>
              <w:top w:val="nil"/>
              <w:left w:val="nil"/>
              <w:bottom w:val="nil"/>
              <w:right w:val="single" w:sz="4" w:space="0" w:color="000000"/>
            </w:tcBorders>
          </w:tcPr>
          <w:p w14:paraId="1FDD4A0B" w14:textId="77777777" w:rsidR="00F37E83" w:rsidRDefault="006207F0">
            <w:pPr>
              <w:spacing w:after="120"/>
              <w:jc w:val="center"/>
              <w:rPr>
                <w:rFonts w:ascii="Calibri" w:eastAsia="Calibri" w:hAnsi="Calibri" w:cs="Calibri"/>
              </w:rPr>
            </w:pPr>
            <w:r>
              <w:rPr>
                <w:rFonts w:ascii="Calibri" w:eastAsia="Calibri" w:hAnsi="Calibri" w:cs="Calibri"/>
              </w:rPr>
              <w:t>Plot 6</w:t>
            </w:r>
          </w:p>
        </w:tc>
        <w:tc>
          <w:tcPr>
            <w:tcW w:w="1080" w:type="dxa"/>
            <w:tcBorders>
              <w:top w:val="single" w:sz="4" w:space="0" w:color="000000"/>
              <w:left w:val="single" w:sz="4" w:space="0" w:color="000000"/>
              <w:right w:val="single" w:sz="4" w:space="0" w:color="000000"/>
            </w:tcBorders>
          </w:tcPr>
          <w:p w14:paraId="076E39AD" w14:textId="77777777" w:rsidR="00F37E83" w:rsidRDefault="006207F0">
            <w:pPr>
              <w:spacing w:after="120"/>
              <w:jc w:val="center"/>
              <w:rPr>
                <w:rFonts w:ascii="Calibri" w:eastAsia="Calibri" w:hAnsi="Calibri" w:cs="Calibri"/>
              </w:rPr>
            </w:pPr>
            <w:r>
              <w:rPr>
                <w:rFonts w:ascii="Calibri" w:eastAsia="Calibri" w:hAnsi="Calibri" w:cs="Calibri"/>
              </w:rPr>
              <w:t>2</w:t>
            </w:r>
          </w:p>
        </w:tc>
        <w:tc>
          <w:tcPr>
            <w:tcW w:w="1080" w:type="dxa"/>
            <w:tcBorders>
              <w:top w:val="nil"/>
              <w:left w:val="single" w:sz="4" w:space="0" w:color="000000"/>
              <w:bottom w:val="single" w:sz="4" w:space="0" w:color="000000"/>
              <w:right w:val="nil"/>
            </w:tcBorders>
          </w:tcPr>
          <w:p w14:paraId="2AA765BC" w14:textId="77777777" w:rsidR="00F37E83" w:rsidRDefault="00F37E83">
            <w:pPr>
              <w:spacing w:after="120"/>
              <w:jc w:val="center"/>
              <w:rPr>
                <w:rFonts w:ascii="Calibri" w:eastAsia="Calibri" w:hAnsi="Calibri" w:cs="Calibri"/>
              </w:rPr>
            </w:pPr>
          </w:p>
        </w:tc>
        <w:tc>
          <w:tcPr>
            <w:tcW w:w="1080" w:type="dxa"/>
            <w:tcBorders>
              <w:top w:val="nil"/>
              <w:left w:val="nil"/>
              <w:bottom w:val="nil"/>
              <w:right w:val="nil"/>
            </w:tcBorders>
          </w:tcPr>
          <w:p w14:paraId="72F6A680" w14:textId="77777777" w:rsidR="00F37E83" w:rsidRDefault="00F37E83">
            <w:pPr>
              <w:spacing w:after="120"/>
              <w:jc w:val="center"/>
              <w:rPr>
                <w:rFonts w:ascii="Calibri" w:eastAsia="Calibri" w:hAnsi="Calibri" w:cs="Calibri"/>
              </w:rPr>
            </w:pPr>
          </w:p>
        </w:tc>
        <w:tc>
          <w:tcPr>
            <w:tcW w:w="1080" w:type="dxa"/>
            <w:tcBorders>
              <w:top w:val="nil"/>
              <w:left w:val="nil"/>
              <w:bottom w:val="nil"/>
              <w:right w:val="nil"/>
            </w:tcBorders>
          </w:tcPr>
          <w:p w14:paraId="7B5E6818" w14:textId="77777777" w:rsidR="00F37E83" w:rsidRDefault="00F37E83">
            <w:pPr>
              <w:spacing w:after="120"/>
              <w:jc w:val="center"/>
              <w:rPr>
                <w:rFonts w:ascii="Calibri" w:eastAsia="Calibri" w:hAnsi="Calibri" w:cs="Calibri"/>
              </w:rPr>
            </w:pPr>
          </w:p>
        </w:tc>
      </w:tr>
      <w:tr w:rsidR="00F37E83" w14:paraId="7C5F2C76" w14:textId="77777777">
        <w:tc>
          <w:tcPr>
            <w:tcW w:w="1152" w:type="dxa"/>
            <w:tcBorders>
              <w:top w:val="nil"/>
              <w:left w:val="nil"/>
              <w:bottom w:val="nil"/>
              <w:right w:val="single" w:sz="4" w:space="0" w:color="000000"/>
            </w:tcBorders>
          </w:tcPr>
          <w:p w14:paraId="0DBD9A59" w14:textId="77777777" w:rsidR="00F37E83" w:rsidRDefault="006207F0">
            <w:pPr>
              <w:spacing w:after="120"/>
              <w:jc w:val="center"/>
              <w:rPr>
                <w:rFonts w:ascii="Calibri" w:eastAsia="Calibri" w:hAnsi="Calibri" w:cs="Calibri"/>
              </w:rPr>
            </w:pPr>
            <w:r>
              <w:rPr>
                <w:rFonts w:ascii="Calibri" w:eastAsia="Calibri" w:hAnsi="Calibri" w:cs="Calibri"/>
              </w:rPr>
              <w:t>Plot 19</w:t>
            </w:r>
          </w:p>
        </w:tc>
        <w:tc>
          <w:tcPr>
            <w:tcW w:w="1080" w:type="dxa"/>
            <w:tcBorders>
              <w:left w:val="single" w:sz="4" w:space="0" w:color="000000"/>
            </w:tcBorders>
          </w:tcPr>
          <w:p w14:paraId="3DD7034D" w14:textId="77777777" w:rsidR="00F37E83" w:rsidRDefault="006207F0">
            <w:pPr>
              <w:spacing w:after="120"/>
              <w:jc w:val="center"/>
              <w:rPr>
                <w:rFonts w:ascii="Calibri" w:eastAsia="Calibri" w:hAnsi="Calibri" w:cs="Calibri"/>
              </w:rPr>
            </w:pPr>
            <w:r>
              <w:rPr>
                <w:rFonts w:ascii="Calibri" w:eastAsia="Calibri" w:hAnsi="Calibri" w:cs="Calibri"/>
              </w:rPr>
              <w:t>1</w:t>
            </w:r>
          </w:p>
        </w:tc>
        <w:tc>
          <w:tcPr>
            <w:tcW w:w="1080" w:type="dxa"/>
            <w:tcBorders>
              <w:top w:val="single" w:sz="4" w:space="0" w:color="000000"/>
              <w:right w:val="single" w:sz="4" w:space="0" w:color="000000"/>
            </w:tcBorders>
          </w:tcPr>
          <w:p w14:paraId="7CA678EF" w14:textId="77777777" w:rsidR="00F37E83" w:rsidRDefault="006207F0">
            <w:pPr>
              <w:spacing w:after="120"/>
              <w:jc w:val="center"/>
              <w:rPr>
                <w:rFonts w:ascii="Calibri" w:eastAsia="Calibri" w:hAnsi="Calibri" w:cs="Calibri"/>
              </w:rPr>
            </w:pPr>
            <w:r>
              <w:rPr>
                <w:rFonts w:ascii="Calibri" w:eastAsia="Calibri" w:hAnsi="Calibri" w:cs="Calibri"/>
              </w:rPr>
              <w:t>1</w:t>
            </w:r>
          </w:p>
        </w:tc>
        <w:tc>
          <w:tcPr>
            <w:tcW w:w="1080" w:type="dxa"/>
            <w:tcBorders>
              <w:top w:val="nil"/>
              <w:left w:val="single" w:sz="4" w:space="0" w:color="000000"/>
              <w:bottom w:val="single" w:sz="4" w:space="0" w:color="000000"/>
              <w:right w:val="nil"/>
            </w:tcBorders>
          </w:tcPr>
          <w:p w14:paraId="197A7278" w14:textId="77777777" w:rsidR="00F37E83" w:rsidRDefault="00F37E83">
            <w:pPr>
              <w:spacing w:after="120"/>
              <w:jc w:val="center"/>
              <w:rPr>
                <w:rFonts w:ascii="Calibri" w:eastAsia="Calibri" w:hAnsi="Calibri" w:cs="Calibri"/>
              </w:rPr>
            </w:pPr>
          </w:p>
        </w:tc>
        <w:tc>
          <w:tcPr>
            <w:tcW w:w="1080" w:type="dxa"/>
            <w:tcBorders>
              <w:top w:val="nil"/>
              <w:left w:val="nil"/>
              <w:bottom w:val="nil"/>
              <w:right w:val="nil"/>
            </w:tcBorders>
          </w:tcPr>
          <w:p w14:paraId="09863300" w14:textId="77777777" w:rsidR="00F37E83" w:rsidRDefault="00F37E83">
            <w:pPr>
              <w:spacing w:after="120"/>
              <w:jc w:val="center"/>
              <w:rPr>
                <w:rFonts w:ascii="Calibri" w:eastAsia="Calibri" w:hAnsi="Calibri" w:cs="Calibri"/>
              </w:rPr>
            </w:pPr>
          </w:p>
        </w:tc>
      </w:tr>
      <w:tr w:rsidR="00F37E83" w14:paraId="687D58A5" w14:textId="77777777">
        <w:tc>
          <w:tcPr>
            <w:tcW w:w="1152" w:type="dxa"/>
            <w:tcBorders>
              <w:top w:val="nil"/>
              <w:left w:val="nil"/>
              <w:bottom w:val="nil"/>
              <w:right w:val="single" w:sz="4" w:space="0" w:color="000000"/>
            </w:tcBorders>
          </w:tcPr>
          <w:p w14:paraId="6A39A42D" w14:textId="77777777" w:rsidR="00F37E83" w:rsidRDefault="006207F0">
            <w:pPr>
              <w:spacing w:after="120"/>
              <w:jc w:val="center"/>
              <w:rPr>
                <w:rFonts w:ascii="Calibri" w:eastAsia="Calibri" w:hAnsi="Calibri" w:cs="Calibri"/>
              </w:rPr>
            </w:pPr>
            <w:r>
              <w:rPr>
                <w:rFonts w:ascii="Calibri" w:eastAsia="Calibri" w:hAnsi="Calibri" w:cs="Calibri"/>
              </w:rPr>
              <w:t>Plot 11</w:t>
            </w:r>
          </w:p>
        </w:tc>
        <w:tc>
          <w:tcPr>
            <w:tcW w:w="1080" w:type="dxa"/>
            <w:tcBorders>
              <w:left w:val="single" w:sz="4" w:space="0" w:color="000000"/>
            </w:tcBorders>
          </w:tcPr>
          <w:p w14:paraId="405C2F2F" w14:textId="77777777" w:rsidR="00F37E83" w:rsidRDefault="006207F0">
            <w:pPr>
              <w:spacing w:after="120"/>
              <w:jc w:val="center"/>
              <w:rPr>
                <w:rFonts w:ascii="Calibri" w:eastAsia="Calibri" w:hAnsi="Calibri" w:cs="Calibri"/>
              </w:rPr>
            </w:pPr>
            <w:r>
              <w:rPr>
                <w:rFonts w:ascii="Calibri" w:eastAsia="Calibri" w:hAnsi="Calibri" w:cs="Calibri"/>
              </w:rPr>
              <w:t>10</w:t>
            </w:r>
          </w:p>
        </w:tc>
        <w:tc>
          <w:tcPr>
            <w:tcW w:w="1080" w:type="dxa"/>
            <w:tcBorders>
              <w:right w:val="single" w:sz="4" w:space="0" w:color="000000"/>
            </w:tcBorders>
          </w:tcPr>
          <w:p w14:paraId="2B8AF9F0" w14:textId="77777777" w:rsidR="00F37E83" w:rsidRDefault="006207F0">
            <w:pPr>
              <w:spacing w:after="120"/>
              <w:jc w:val="center"/>
              <w:rPr>
                <w:rFonts w:ascii="Calibri" w:eastAsia="Calibri" w:hAnsi="Calibri" w:cs="Calibri"/>
              </w:rPr>
            </w:pPr>
            <w:r>
              <w:rPr>
                <w:rFonts w:ascii="Calibri" w:eastAsia="Calibri" w:hAnsi="Calibri" w:cs="Calibri"/>
              </w:rPr>
              <w:t>8</w:t>
            </w:r>
          </w:p>
        </w:tc>
        <w:tc>
          <w:tcPr>
            <w:tcW w:w="1080" w:type="dxa"/>
            <w:tcBorders>
              <w:top w:val="single" w:sz="4" w:space="0" w:color="000000"/>
              <w:left w:val="single" w:sz="4" w:space="0" w:color="000000"/>
              <w:bottom w:val="single" w:sz="4" w:space="0" w:color="000000"/>
              <w:right w:val="single" w:sz="4" w:space="0" w:color="000000"/>
            </w:tcBorders>
          </w:tcPr>
          <w:p w14:paraId="0DA33A31" w14:textId="77777777" w:rsidR="00F37E83" w:rsidRDefault="006207F0">
            <w:pPr>
              <w:spacing w:after="120"/>
              <w:jc w:val="center"/>
              <w:rPr>
                <w:rFonts w:ascii="Calibri" w:eastAsia="Calibri" w:hAnsi="Calibri" w:cs="Calibri"/>
              </w:rPr>
            </w:pPr>
            <w:r>
              <w:rPr>
                <w:rFonts w:ascii="Calibri" w:eastAsia="Calibri" w:hAnsi="Calibri" w:cs="Calibri"/>
              </w:rPr>
              <w:t>9</w:t>
            </w:r>
          </w:p>
        </w:tc>
        <w:tc>
          <w:tcPr>
            <w:tcW w:w="1080" w:type="dxa"/>
            <w:tcBorders>
              <w:top w:val="nil"/>
              <w:left w:val="single" w:sz="4" w:space="0" w:color="000000"/>
              <w:bottom w:val="nil"/>
              <w:right w:val="nil"/>
            </w:tcBorders>
          </w:tcPr>
          <w:p w14:paraId="49FC20A6" w14:textId="77777777" w:rsidR="00F37E83" w:rsidRDefault="00F37E83">
            <w:pPr>
              <w:spacing w:after="120"/>
              <w:jc w:val="center"/>
              <w:rPr>
                <w:rFonts w:ascii="Calibri" w:eastAsia="Calibri" w:hAnsi="Calibri" w:cs="Calibri"/>
              </w:rPr>
            </w:pPr>
          </w:p>
        </w:tc>
      </w:tr>
    </w:tbl>
    <w:p w14:paraId="2BBE91B4" w14:textId="77777777" w:rsidR="00F37E83" w:rsidRDefault="00F37E83">
      <w:pPr>
        <w:spacing w:after="120"/>
        <w:rPr>
          <w:rFonts w:ascii="Calibri" w:eastAsia="Calibri" w:hAnsi="Calibri" w:cs="Calibri"/>
        </w:rPr>
      </w:pPr>
    </w:p>
    <w:p w14:paraId="48E85F1C" w14:textId="77777777" w:rsidR="00F37E83" w:rsidRDefault="006207F0">
      <w:pPr>
        <w:spacing w:after="120"/>
        <w:rPr>
          <w:rFonts w:ascii="Calibri" w:eastAsia="Calibri" w:hAnsi="Calibri" w:cs="Calibri"/>
        </w:rPr>
      </w:pPr>
      <w:r>
        <w:rPr>
          <w:rFonts w:ascii="Calibri" w:eastAsia="Calibri" w:hAnsi="Calibri" w:cs="Calibri"/>
        </w:rPr>
        <w:t>The sum of the squared distances from plots to their centroid is equal to the sum of the squared inter-point distances divided by the number of plots (Anderson 2001).  For example, the total variation (SST) is the sum of the squared distance matrix divided</w:t>
      </w:r>
      <w:r>
        <w:rPr>
          <w:rFonts w:ascii="Calibri" w:eastAsia="Calibri" w:hAnsi="Calibri" w:cs="Calibri"/>
        </w:rPr>
        <w:t xml:space="preserve"> by 4:</w:t>
      </w:r>
    </w:p>
    <w:p w14:paraId="1595A245" w14:textId="77777777" w:rsidR="00F37E83" w:rsidRDefault="006207F0">
      <w:pPr>
        <w:spacing w:after="120"/>
        <w:ind w:left="720"/>
        <w:rPr>
          <w:rFonts w:ascii="Calibri" w:eastAsia="Calibri" w:hAnsi="Calibri" w:cs="Calibri"/>
        </w:rPr>
      </w:pPr>
      <w:r>
        <w:rPr>
          <w:rFonts w:ascii="Calibri" w:eastAsia="Calibri" w:hAnsi="Calibri" w:cs="Calibri"/>
        </w:rPr>
        <w:t>SST = (2</w:t>
      </w:r>
      <w:r>
        <w:rPr>
          <w:rFonts w:ascii="Calibri" w:eastAsia="Calibri" w:hAnsi="Calibri" w:cs="Calibri"/>
          <w:vertAlign w:val="superscript"/>
        </w:rPr>
        <w:t>2</w:t>
      </w:r>
      <w:r>
        <w:rPr>
          <w:rFonts w:ascii="Calibri" w:eastAsia="Calibri" w:hAnsi="Calibri" w:cs="Calibri"/>
        </w:rPr>
        <w:t xml:space="preserve"> + 1</w:t>
      </w:r>
      <w:r>
        <w:rPr>
          <w:rFonts w:ascii="Calibri" w:eastAsia="Calibri" w:hAnsi="Calibri" w:cs="Calibri"/>
          <w:vertAlign w:val="superscript"/>
        </w:rPr>
        <w:t>2</w:t>
      </w:r>
      <w:r>
        <w:rPr>
          <w:rFonts w:ascii="Calibri" w:eastAsia="Calibri" w:hAnsi="Calibri" w:cs="Calibri"/>
        </w:rPr>
        <w:t xml:space="preserve"> + 1</w:t>
      </w:r>
      <w:r>
        <w:rPr>
          <w:rFonts w:ascii="Calibri" w:eastAsia="Calibri" w:hAnsi="Calibri" w:cs="Calibri"/>
          <w:vertAlign w:val="superscript"/>
        </w:rPr>
        <w:t>2</w:t>
      </w:r>
      <w:r>
        <w:rPr>
          <w:rFonts w:ascii="Calibri" w:eastAsia="Calibri" w:hAnsi="Calibri" w:cs="Calibri"/>
        </w:rPr>
        <w:t xml:space="preserve"> + 10</w:t>
      </w:r>
      <w:r>
        <w:rPr>
          <w:rFonts w:ascii="Calibri" w:eastAsia="Calibri" w:hAnsi="Calibri" w:cs="Calibri"/>
          <w:vertAlign w:val="superscript"/>
        </w:rPr>
        <w:t>2</w:t>
      </w:r>
      <w:r>
        <w:rPr>
          <w:rFonts w:ascii="Calibri" w:eastAsia="Calibri" w:hAnsi="Calibri" w:cs="Calibri"/>
        </w:rPr>
        <w:t xml:space="preserve"> + 8</w:t>
      </w:r>
      <w:r>
        <w:rPr>
          <w:rFonts w:ascii="Calibri" w:eastAsia="Calibri" w:hAnsi="Calibri" w:cs="Calibri"/>
          <w:vertAlign w:val="superscript"/>
        </w:rPr>
        <w:t>2</w:t>
      </w:r>
      <w:r>
        <w:rPr>
          <w:rFonts w:ascii="Calibri" w:eastAsia="Calibri" w:hAnsi="Calibri" w:cs="Calibri"/>
        </w:rPr>
        <w:t xml:space="preserve"> + 9</w:t>
      </w:r>
      <w:r>
        <w:rPr>
          <w:rFonts w:ascii="Calibri" w:eastAsia="Calibri" w:hAnsi="Calibri" w:cs="Calibri"/>
          <w:vertAlign w:val="superscript"/>
        </w:rPr>
        <w:t>2</w:t>
      </w:r>
      <w:r>
        <w:rPr>
          <w:rFonts w:ascii="Calibri" w:eastAsia="Calibri" w:hAnsi="Calibri" w:cs="Calibri"/>
        </w:rPr>
        <w:t>) / 4 = 62.75</w:t>
      </w:r>
    </w:p>
    <w:p w14:paraId="287EF687" w14:textId="77777777" w:rsidR="00F37E83" w:rsidRDefault="00F37E83">
      <w:pPr>
        <w:spacing w:after="120"/>
        <w:rPr>
          <w:rFonts w:ascii="Calibri" w:eastAsia="Calibri" w:hAnsi="Calibri" w:cs="Calibri"/>
        </w:rPr>
      </w:pPr>
    </w:p>
    <w:p w14:paraId="29C45B22" w14:textId="77777777" w:rsidR="00F37E83" w:rsidRDefault="006207F0">
      <w:pPr>
        <w:spacing w:after="120"/>
        <w:rPr>
          <w:rFonts w:ascii="Calibri" w:eastAsia="Calibri" w:hAnsi="Calibri" w:cs="Calibri"/>
        </w:rPr>
      </w:pPr>
      <w:r>
        <w:rPr>
          <w:rFonts w:ascii="Calibri" w:eastAsia="Calibri" w:hAnsi="Calibri" w:cs="Calibri"/>
        </w:rPr>
        <w:t>Follow the same procedure to calculate the variation within different subsets of the distance matrix:</w:t>
      </w:r>
    </w:p>
    <w:p w14:paraId="6CE8E2C4" w14:textId="77777777" w:rsidR="00F37E83" w:rsidRDefault="006207F0">
      <w:pPr>
        <w:spacing w:after="120"/>
        <w:ind w:left="720"/>
        <w:rPr>
          <w:rFonts w:ascii="Calibri" w:eastAsia="Calibri" w:hAnsi="Calibri" w:cs="Calibri"/>
        </w:rPr>
      </w:pPr>
      <w:r>
        <w:rPr>
          <w:rFonts w:ascii="Calibri" w:eastAsia="Calibri" w:hAnsi="Calibri" w:cs="Calibri"/>
        </w:rPr>
        <w:t>Variation within blocks (SSWB) = (2</w:t>
      </w:r>
      <w:r>
        <w:rPr>
          <w:rFonts w:ascii="Calibri" w:eastAsia="Calibri" w:hAnsi="Calibri" w:cs="Calibri"/>
          <w:vertAlign w:val="superscript"/>
        </w:rPr>
        <w:t>2</w:t>
      </w:r>
      <w:r>
        <w:rPr>
          <w:rFonts w:ascii="Calibri" w:eastAsia="Calibri" w:hAnsi="Calibri" w:cs="Calibri"/>
        </w:rPr>
        <w:t xml:space="preserve"> + 9</w:t>
      </w:r>
      <w:r>
        <w:rPr>
          <w:rFonts w:ascii="Calibri" w:eastAsia="Calibri" w:hAnsi="Calibri" w:cs="Calibri"/>
          <w:vertAlign w:val="superscript"/>
        </w:rPr>
        <w:t>2</w:t>
      </w:r>
      <w:r>
        <w:rPr>
          <w:rFonts w:ascii="Calibri" w:eastAsia="Calibri" w:hAnsi="Calibri" w:cs="Calibri"/>
        </w:rPr>
        <w:t>) / 2 = 42.5</w:t>
      </w:r>
    </w:p>
    <w:p w14:paraId="3D507AFB" w14:textId="77777777" w:rsidR="00F37E83" w:rsidRDefault="006207F0">
      <w:pPr>
        <w:spacing w:after="120"/>
        <w:ind w:left="720"/>
        <w:rPr>
          <w:rFonts w:ascii="Calibri" w:eastAsia="Calibri" w:hAnsi="Calibri" w:cs="Calibri"/>
        </w:rPr>
      </w:pPr>
      <w:r>
        <w:rPr>
          <w:rFonts w:ascii="Calibri" w:eastAsia="Calibri" w:hAnsi="Calibri" w:cs="Calibri"/>
        </w:rPr>
        <w:t>Variation within nutrient treatments (SSWN)</w:t>
      </w:r>
      <w:r>
        <w:rPr>
          <w:rFonts w:ascii="Calibri" w:eastAsia="Calibri" w:hAnsi="Calibri" w:cs="Calibri"/>
        </w:rPr>
        <w:t xml:space="preserve"> = (1</w:t>
      </w:r>
      <w:r>
        <w:rPr>
          <w:rFonts w:ascii="Calibri" w:eastAsia="Calibri" w:hAnsi="Calibri" w:cs="Calibri"/>
          <w:vertAlign w:val="superscript"/>
        </w:rPr>
        <w:t>2</w:t>
      </w:r>
      <w:r>
        <w:rPr>
          <w:rFonts w:ascii="Calibri" w:eastAsia="Calibri" w:hAnsi="Calibri" w:cs="Calibri"/>
        </w:rPr>
        <w:t xml:space="preserve"> + 8</w:t>
      </w:r>
      <w:r>
        <w:rPr>
          <w:rFonts w:ascii="Calibri" w:eastAsia="Calibri" w:hAnsi="Calibri" w:cs="Calibri"/>
          <w:vertAlign w:val="superscript"/>
        </w:rPr>
        <w:t>2</w:t>
      </w:r>
      <w:r>
        <w:rPr>
          <w:rFonts w:ascii="Calibri" w:eastAsia="Calibri" w:hAnsi="Calibri" w:cs="Calibri"/>
        </w:rPr>
        <w:t>) / 2 = 32.5</w:t>
      </w:r>
    </w:p>
    <w:p w14:paraId="538AB9BD" w14:textId="77777777" w:rsidR="00F37E83" w:rsidRDefault="00F37E83">
      <w:pPr>
        <w:spacing w:after="120"/>
        <w:rPr>
          <w:rFonts w:ascii="Calibri" w:eastAsia="Calibri" w:hAnsi="Calibri" w:cs="Calibri"/>
        </w:rPr>
      </w:pPr>
    </w:p>
    <w:p w14:paraId="0C04573D" w14:textId="77777777" w:rsidR="00F37E83" w:rsidRDefault="006207F0">
      <w:pPr>
        <w:spacing w:after="120"/>
        <w:rPr>
          <w:rFonts w:ascii="Calibri" w:eastAsia="Calibri" w:hAnsi="Calibri" w:cs="Calibri"/>
        </w:rPr>
      </w:pPr>
      <w:r>
        <w:rPr>
          <w:rFonts w:ascii="Calibri" w:eastAsia="Calibri" w:hAnsi="Calibri" w:cs="Calibri"/>
        </w:rPr>
        <w:t>Calculate the variation associated with every term via subtraction:</w:t>
      </w:r>
    </w:p>
    <w:tbl>
      <w:tblPr>
        <w:tblStyle w:val="a7"/>
        <w:tblW w:w="9099"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4680"/>
        <w:gridCol w:w="720"/>
        <w:gridCol w:w="2700"/>
        <w:gridCol w:w="999"/>
      </w:tblGrid>
      <w:tr w:rsidR="00F37E83" w14:paraId="3B4A6A53" w14:textId="77777777">
        <w:tc>
          <w:tcPr>
            <w:tcW w:w="4680" w:type="dxa"/>
            <w:tcBorders>
              <w:top w:val="single" w:sz="4" w:space="0" w:color="000000"/>
              <w:bottom w:val="single" w:sz="4" w:space="0" w:color="000000"/>
            </w:tcBorders>
          </w:tcPr>
          <w:p w14:paraId="1D936EE4" w14:textId="77777777" w:rsidR="00F37E83" w:rsidRDefault="006207F0">
            <w:pPr>
              <w:spacing w:after="120"/>
              <w:rPr>
                <w:rFonts w:ascii="Calibri" w:eastAsia="Calibri" w:hAnsi="Calibri" w:cs="Calibri"/>
                <w:b/>
              </w:rPr>
            </w:pPr>
            <w:r>
              <w:rPr>
                <w:rFonts w:ascii="Calibri" w:eastAsia="Calibri" w:hAnsi="Calibri" w:cs="Calibri"/>
                <w:b/>
              </w:rPr>
              <w:t>Source</w:t>
            </w:r>
          </w:p>
        </w:tc>
        <w:tc>
          <w:tcPr>
            <w:tcW w:w="720" w:type="dxa"/>
            <w:tcBorders>
              <w:top w:val="single" w:sz="4" w:space="0" w:color="000000"/>
              <w:bottom w:val="single" w:sz="4" w:space="0" w:color="000000"/>
            </w:tcBorders>
          </w:tcPr>
          <w:p w14:paraId="3C11EF5B" w14:textId="77777777" w:rsidR="00F37E83" w:rsidRDefault="006207F0">
            <w:pPr>
              <w:spacing w:after="120"/>
              <w:rPr>
                <w:rFonts w:ascii="Calibri" w:eastAsia="Calibri" w:hAnsi="Calibri" w:cs="Calibri"/>
                <w:b/>
              </w:rPr>
            </w:pPr>
            <w:r>
              <w:rPr>
                <w:rFonts w:ascii="Calibri" w:eastAsia="Calibri" w:hAnsi="Calibri" w:cs="Calibri"/>
                <w:b/>
              </w:rPr>
              <w:t>df</w:t>
            </w:r>
          </w:p>
        </w:tc>
        <w:tc>
          <w:tcPr>
            <w:tcW w:w="2700" w:type="dxa"/>
            <w:tcBorders>
              <w:top w:val="single" w:sz="4" w:space="0" w:color="000000"/>
              <w:bottom w:val="single" w:sz="4" w:space="0" w:color="000000"/>
            </w:tcBorders>
          </w:tcPr>
          <w:p w14:paraId="17183753" w14:textId="77777777" w:rsidR="00F37E83" w:rsidRDefault="006207F0">
            <w:pPr>
              <w:spacing w:after="120"/>
              <w:rPr>
                <w:rFonts w:ascii="Calibri" w:eastAsia="Calibri" w:hAnsi="Calibri" w:cs="Calibri"/>
                <w:b/>
              </w:rPr>
            </w:pPr>
            <w:r>
              <w:rPr>
                <w:rFonts w:ascii="Calibri" w:eastAsia="Calibri" w:hAnsi="Calibri" w:cs="Calibri"/>
                <w:b/>
              </w:rPr>
              <w:t>Calculation</w:t>
            </w:r>
          </w:p>
        </w:tc>
        <w:tc>
          <w:tcPr>
            <w:tcW w:w="999" w:type="dxa"/>
            <w:tcBorders>
              <w:top w:val="single" w:sz="4" w:space="0" w:color="000000"/>
              <w:bottom w:val="single" w:sz="4" w:space="0" w:color="000000"/>
            </w:tcBorders>
          </w:tcPr>
          <w:p w14:paraId="170F26A6" w14:textId="77777777" w:rsidR="00F37E83" w:rsidRDefault="006207F0">
            <w:pPr>
              <w:spacing w:after="120"/>
              <w:rPr>
                <w:rFonts w:ascii="Calibri" w:eastAsia="Calibri" w:hAnsi="Calibri" w:cs="Calibri"/>
                <w:b/>
              </w:rPr>
            </w:pPr>
            <w:r>
              <w:rPr>
                <w:rFonts w:ascii="Calibri" w:eastAsia="Calibri" w:hAnsi="Calibri" w:cs="Calibri"/>
                <w:b/>
              </w:rPr>
              <w:t>SS</w:t>
            </w:r>
          </w:p>
        </w:tc>
      </w:tr>
      <w:tr w:rsidR="00F37E83" w14:paraId="5C81267E" w14:textId="77777777">
        <w:tc>
          <w:tcPr>
            <w:tcW w:w="4680" w:type="dxa"/>
            <w:tcBorders>
              <w:top w:val="single" w:sz="4" w:space="0" w:color="000000"/>
            </w:tcBorders>
          </w:tcPr>
          <w:p w14:paraId="30DDB896" w14:textId="77777777" w:rsidR="00F37E83" w:rsidRDefault="006207F0">
            <w:pPr>
              <w:spacing w:after="120"/>
              <w:rPr>
                <w:rFonts w:ascii="Calibri" w:eastAsia="Calibri" w:hAnsi="Calibri" w:cs="Calibri"/>
              </w:rPr>
            </w:pPr>
            <w:r>
              <w:rPr>
                <w:rFonts w:ascii="Calibri" w:eastAsia="Calibri" w:hAnsi="Calibri" w:cs="Calibri"/>
              </w:rPr>
              <w:lastRenderedPageBreak/>
              <w:t>Among Block</w:t>
            </w:r>
          </w:p>
        </w:tc>
        <w:tc>
          <w:tcPr>
            <w:tcW w:w="720" w:type="dxa"/>
            <w:tcBorders>
              <w:top w:val="single" w:sz="4" w:space="0" w:color="000000"/>
            </w:tcBorders>
          </w:tcPr>
          <w:p w14:paraId="44FF2271" w14:textId="77777777" w:rsidR="00F37E83" w:rsidRDefault="006207F0">
            <w:pPr>
              <w:spacing w:after="120"/>
              <w:rPr>
                <w:rFonts w:ascii="Calibri" w:eastAsia="Calibri" w:hAnsi="Calibri" w:cs="Calibri"/>
              </w:rPr>
            </w:pPr>
            <w:r>
              <w:rPr>
                <w:rFonts w:ascii="Calibri" w:eastAsia="Calibri" w:hAnsi="Calibri" w:cs="Calibri"/>
              </w:rPr>
              <w:t>1</w:t>
            </w:r>
          </w:p>
        </w:tc>
        <w:tc>
          <w:tcPr>
            <w:tcW w:w="2700" w:type="dxa"/>
            <w:tcBorders>
              <w:top w:val="single" w:sz="4" w:space="0" w:color="000000"/>
            </w:tcBorders>
          </w:tcPr>
          <w:p w14:paraId="0AD91BA0" w14:textId="77777777" w:rsidR="00F37E83" w:rsidRDefault="006207F0">
            <w:pPr>
              <w:spacing w:after="120"/>
              <w:rPr>
                <w:rFonts w:ascii="Calibri" w:eastAsia="Calibri" w:hAnsi="Calibri" w:cs="Calibri"/>
              </w:rPr>
            </w:pPr>
            <w:r>
              <w:rPr>
                <w:rFonts w:ascii="Calibri" w:eastAsia="Calibri" w:hAnsi="Calibri" w:cs="Calibri"/>
              </w:rPr>
              <w:t>SST - SSWB</w:t>
            </w:r>
          </w:p>
        </w:tc>
        <w:tc>
          <w:tcPr>
            <w:tcW w:w="999" w:type="dxa"/>
            <w:tcBorders>
              <w:top w:val="single" w:sz="4" w:space="0" w:color="000000"/>
            </w:tcBorders>
          </w:tcPr>
          <w:p w14:paraId="4605830B" w14:textId="77777777" w:rsidR="00F37E83" w:rsidRDefault="006207F0">
            <w:pPr>
              <w:spacing w:after="120"/>
              <w:rPr>
                <w:rFonts w:ascii="Calibri" w:eastAsia="Calibri" w:hAnsi="Calibri" w:cs="Calibri"/>
              </w:rPr>
            </w:pPr>
            <w:r>
              <w:rPr>
                <w:rFonts w:ascii="Calibri" w:eastAsia="Calibri" w:hAnsi="Calibri" w:cs="Calibri"/>
              </w:rPr>
              <w:t>20.25</w:t>
            </w:r>
          </w:p>
        </w:tc>
      </w:tr>
      <w:tr w:rsidR="00F37E83" w14:paraId="4493E091" w14:textId="77777777">
        <w:tc>
          <w:tcPr>
            <w:tcW w:w="4680" w:type="dxa"/>
          </w:tcPr>
          <w:p w14:paraId="61AEA662" w14:textId="77777777" w:rsidR="00F37E83" w:rsidRDefault="006207F0">
            <w:pPr>
              <w:spacing w:after="120"/>
              <w:rPr>
                <w:rFonts w:ascii="Calibri" w:eastAsia="Calibri" w:hAnsi="Calibri" w:cs="Calibri"/>
              </w:rPr>
            </w:pPr>
            <w:r>
              <w:rPr>
                <w:rFonts w:ascii="Calibri" w:eastAsia="Calibri" w:hAnsi="Calibri" w:cs="Calibri"/>
              </w:rPr>
              <w:t>Among Nutrient treatments</w:t>
            </w:r>
          </w:p>
        </w:tc>
        <w:tc>
          <w:tcPr>
            <w:tcW w:w="720" w:type="dxa"/>
          </w:tcPr>
          <w:p w14:paraId="0431EC0D" w14:textId="77777777" w:rsidR="00F37E83" w:rsidRDefault="006207F0">
            <w:pPr>
              <w:spacing w:after="120"/>
              <w:rPr>
                <w:rFonts w:ascii="Calibri" w:eastAsia="Calibri" w:hAnsi="Calibri" w:cs="Calibri"/>
              </w:rPr>
            </w:pPr>
            <w:r>
              <w:rPr>
                <w:rFonts w:ascii="Calibri" w:eastAsia="Calibri" w:hAnsi="Calibri" w:cs="Calibri"/>
              </w:rPr>
              <w:t>1</w:t>
            </w:r>
          </w:p>
        </w:tc>
        <w:tc>
          <w:tcPr>
            <w:tcW w:w="2700" w:type="dxa"/>
          </w:tcPr>
          <w:p w14:paraId="0A395829" w14:textId="77777777" w:rsidR="00F37E83" w:rsidRDefault="006207F0">
            <w:pPr>
              <w:spacing w:after="120"/>
              <w:rPr>
                <w:rFonts w:ascii="Calibri" w:eastAsia="Calibri" w:hAnsi="Calibri" w:cs="Calibri"/>
              </w:rPr>
            </w:pPr>
            <w:r>
              <w:rPr>
                <w:rFonts w:ascii="Calibri" w:eastAsia="Calibri" w:hAnsi="Calibri" w:cs="Calibri"/>
              </w:rPr>
              <w:t>SST - SSWN</w:t>
            </w:r>
          </w:p>
        </w:tc>
        <w:tc>
          <w:tcPr>
            <w:tcW w:w="999" w:type="dxa"/>
          </w:tcPr>
          <w:p w14:paraId="54F7E187" w14:textId="77777777" w:rsidR="00F37E83" w:rsidRDefault="006207F0">
            <w:pPr>
              <w:spacing w:after="120"/>
              <w:rPr>
                <w:rFonts w:ascii="Calibri" w:eastAsia="Calibri" w:hAnsi="Calibri" w:cs="Calibri"/>
              </w:rPr>
            </w:pPr>
            <w:r>
              <w:rPr>
                <w:rFonts w:ascii="Calibri" w:eastAsia="Calibri" w:hAnsi="Calibri" w:cs="Calibri"/>
              </w:rPr>
              <w:t>30.25</w:t>
            </w:r>
          </w:p>
        </w:tc>
      </w:tr>
      <w:tr w:rsidR="00F37E83" w14:paraId="4E84DEC9" w14:textId="77777777">
        <w:tc>
          <w:tcPr>
            <w:tcW w:w="4680" w:type="dxa"/>
          </w:tcPr>
          <w:p w14:paraId="781B036C" w14:textId="77777777" w:rsidR="00F37E83" w:rsidRDefault="006207F0">
            <w:pPr>
              <w:spacing w:after="120"/>
              <w:rPr>
                <w:rFonts w:ascii="Calibri" w:eastAsia="Calibri" w:hAnsi="Calibri" w:cs="Calibri"/>
              </w:rPr>
            </w:pPr>
            <w:r>
              <w:rPr>
                <w:rFonts w:ascii="Calibri" w:eastAsia="Calibri" w:hAnsi="Calibri" w:cs="Calibri"/>
              </w:rPr>
              <w:t>Residual (aka Block x Nutrient interaction)</w:t>
            </w:r>
          </w:p>
        </w:tc>
        <w:tc>
          <w:tcPr>
            <w:tcW w:w="720" w:type="dxa"/>
          </w:tcPr>
          <w:p w14:paraId="3F5F43E4" w14:textId="77777777" w:rsidR="00F37E83" w:rsidRDefault="006207F0">
            <w:pPr>
              <w:spacing w:after="120"/>
              <w:rPr>
                <w:rFonts w:ascii="Calibri" w:eastAsia="Calibri" w:hAnsi="Calibri" w:cs="Calibri"/>
              </w:rPr>
            </w:pPr>
            <w:r>
              <w:rPr>
                <w:rFonts w:ascii="Calibri" w:eastAsia="Calibri" w:hAnsi="Calibri" w:cs="Calibri"/>
              </w:rPr>
              <w:t>1</w:t>
            </w:r>
          </w:p>
        </w:tc>
        <w:tc>
          <w:tcPr>
            <w:tcW w:w="2700" w:type="dxa"/>
          </w:tcPr>
          <w:p w14:paraId="44BC4CD5" w14:textId="77777777" w:rsidR="00F37E83" w:rsidRDefault="006207F0">
            <w:pPr>
              <w:spacing w:after="120"/>
              <w:rPr>
                <w:rFonts w:ascii="Calibri" w:eastAsia="Calibri" w:hAnsi="Calibri" w:cs="Calibri"/>
              </w:rPr>
            </w:pPr>
            <w:r>
              <w:rPr>
                <w:rFonts w:ascii="Calibri" w:eastAsia="Calibri" w:hAnsi="Calibri" w:cs="Calibri"/>
              </w:rPr>
              <w:t>SST - SSWB - SSWN</w:t>
            </w:r>
          </w:p>
        </w:tc>
        <w:tc>
          <w:tcPr>
            <w:tcW w:w="999" w:type="dxa"/>
          </w:tcPr>
          <w:p w14:paraId="06DC5A67" w14:textId="77777777" w:rsidR="00F37E83" w:rsidRDefault="006207F0">
            <w:pPr>
              <w:spacing w:after="120"/>
              <w:rPr>
                <w:rFonts w:ascii="Calibri" w:eastAsia="Calibri" w:hAnsi="Calibri" w:cs="Calibri"/>
              </w:rPr>
            </w:pPr>
            <w:r>
              <w:rPr>
                <w:rFonts w:ascii="Calibri" w:eastAsia="Calibri" w:hAnsi="Calibri" w:cs="Calibri"/>
              </w:rPr>
              <w:t>12.25</w:t>
            </w:r>
          </w:p>
        </w:tc>
      </w:tr>
      <w:tr w:rsidR="00F37E83" w14:paraId="480DB8A9" w14:textId="77777777">
        <w:tc>
          <w:tcPr>
            <w:tcW w:w="4680" w:type="dxa"/>
          </w:tcPr>
          <w:p w14:paraId="5A6395CA" w14:textId="77777777" w:rsidR="00F37E83" w:rsidRDefault="006207F0">
            <w:pPr>
              <w:spacing w:after="120"/>
              <w:rPr>
                <w:rFonts w:ascii="Calibri" w:eastAsia="Calibri" w:hAnsi="Calibri" w:cs="Calibri"/>
              </w:rPr>
            </w:pPr>
            <w:r>
              <w:rPr>
                <w:rFonts w:ascii="Calibri" w:eastAsia="Calibri" w:hAnsi="Calibri" w:cs="Calibri"/>
              </w:rPr>
              <w:t>Total</w:t>
            </w:r>
          </w:p>
        </w:tc>
        <w:tc>
          <w:tcPr>
            <w:tcW w:w="720" w:type="dxa"/>
          </w:tcPr>
          <w:p w14:paraId="39765F3E" w14:textId="77777777" w:rsidR="00F37E83" w:rsidRDefault="006207F0">
            <w:pPr>
              <w:spacing w:after="120"/>
              <w:rPr>
                <w:rFonts w:ascii="Calibri" w:eastAsia="Calibri" w:hAnsi="Calibri" w:cs="Calibri"/>
              </w:rPr>
            </w:pPr>
            <w:r>
              <w:rPr>
                <w:rFonts w:ascii="Calibri" w:eastAsia="Calibri" w:hAnsi="Calibri" w:cs="Calibri"/>
              </w:rPr>
              <w:t>3</w:t>
            </w:r>
          </w:p>
        </w:tc>
        <w:tc>
          <w:tcPr>
            <w:tcW w:w="2700" w:type="dxa"/>
          </w:tcPr>
          <w:p w14:paraId="0D30A6D7" w14:textId="77777777" w:rsidR="00F37E83" w:rsidRDefault="006207F0">
            <w:pPr>
              <w:spacing w:after="120"/>
              <w:rPr>
                <w:rFonts w:ascii="Calibri" w:eastAsia="Calibri" w:hAnsi="Calibri" w:cs="Calibri"/>
              </w:rPr>
            </w:pPr>
            <w:r>
              <w:rPr>
                <w:rFonts w:ascii="Calibri" w:eastAsia="Calibri" w:hAnsi="Calibri" w:cs="Calibri"/>
              </w:rPr>
              <w:t>SST</w:t>
            </w:r>
          </w:p>
        </w:tc>
        <w:tc>
          <w:tcPr>
            <w:tcW w:w="999" w:type="dxa"/>
          </w:tcPr>
          <w:p w14:paraId="1E7D4D5D" w14:textId="77777777" w:rsidR="00F37E83" w:rsidRDefault="006207F0">
            <w:pPr>
              <w:spacing w:after="120"/>
              <w:rPr>
                <w:rFonts w:ascii="Calibri" w:eastAsia="Calibri" w:hAnsi="Calibri" w:cs="Calibri"/>
              </w:rPr>
            </w:pPr>
            <w:r>
              <w:rPr>
                <w:rFonts w:ascii="Calibri" w:eastAsia="Calibri" w:hAnsi="Calibri" w:cs="Calibri"/>
              </w:rPr>
              <w:t>62.75</w:t>
            </w:r>
          </w:p>
        </w:tc>
      </w:tr>
    </w:tbl>
    <w:p w14:paraId="5171F6FF" w14:textId="77777777" w:rsidR="00F37E83" w:rsidRDefault="006207F0">
      <w:pPr>
        <w:spacing w:after="120"/>
        <w:rPr>
          <w:rFonts w:ascii="Calibri" w:eastAsia="Calibri" w:hAnsi="Calibri" w:cs="Calibri"/>
        </w:rPr>
      </w:pPr>
      <w:r>
        <w:rPr>
          <w:rFonts w:ascii="Calibri" w:eastAsia="Calibri" w:hAnsi="Calibri" w:cs="Calibri"/>
        </w:rPr>
        <w:t>This partitioning can be confirmed by analyzing the data via PERMANOVA:</w:t>
      </w:r>
    </w:p>
    <w:p w14:paraId="1C1D790B"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Call:</w:t>
      </w:r>
    </w:p>
    <w:p w14:paraId="31B95DC2"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adonis(formula = dist.S ~ Block + Nutrient, data = appendix, permutations =0)</w:t>
      </w:r>
    </w:p>
    <w:p w14:paraId="2F4EAF3F" w14:textId="77777777" w:rsidR="00F37E83" w:rsidRDefault="00F37E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16"/>
          <w:szCs w:val="16"/>
        </w:rPr>
      </w:pPr>
    </w:p>
    <w:p w14:paraId="78A5E092"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Permutation: free</w:t>
      </w:r>
    </w:p>
    <w:p w14:paraId="0EA53555"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Number of permutations: 0</w:t>
      </w:r>
    </w:p>
    <w:p w14:paraId="72FBADC1" w14:textId="77777777" w:rsidR="00F37E83" w:rsidRDefault="00F37E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16"/>
          <w:szCs w:val="16"/>
        </w:rPr>
      </w:pPr>
    </w:p>
    <w:p w14:paraId="3C45C7F0"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Terms added sequentially (first to last)</w:t>
      </w:r>
    </w:p>
    <w:p w14:paraId="5C1421B8" w14:textId="77777777" w:rsidR="00F37E83" w:rsidRDefault="00F37E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16"/>
          <w:szCs w:val="16"/>
        </w:rPr>
      </w:pPr>
    </w:p>
    <w:p w14:paraId="0B5E8064"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Df SumsOfSqs MeanSqs F.Model      R2 Pr(&gt;F)</w:t>
      </w:r>
    </w:p>
    <w:p w14:paraId="4370290F"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Block      1     20.25   20.25  1.6531 0.32271</w:t>
      </w:r>
    </w:p>
    <w:p w14:paraId="40E40F26"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Nutrient   1     30.25   30.25  2.4694 0.48207</w:t>
      </w:r>
    </w:p>
    <w:p w14:paraId="0825F176"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Residuals  1     12.2</w:t>
      </w:r>
      <w:r>
        <w:rPr>
          <w:rFonts w:ascii="Courier New" w:eastAsia="Courier New" w:hAnsi="Courier New" w:cs="Courier New"/>
          <w:color w:val="000000"/>
          <w:sz w:val="20"/>
          <w:szCs w:val="20"/>
        </w:rPr>
        <w:t>5   12.25         0.19522</w:t>
      </w:r>
    </w:p>
    <w:p w14:paraId="32ACE860" w14:textId="77777777" w:rsidR="00F37E83" w:rsidRDefault="00620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Total      3     62.75                 1.00000</w:t>
      </w:r>
    </w:p>
    <w:p w14:paraId="2E5B80AB" w14:textId="77777777" w:rsidR="00F37E83" w:rsidRDefault="006207F0">
      <w:pPr>
        <w:spacing w:after="120"/>
        <w:rPr>
          <w:rFonts w:ascii="Calibri" w:eastAsia="Calibri" w:hAnsi="Calibri" w:cs="Calibri"/>
        </w:rPr>
      </w:pPr>
      <w:r>
        <w:rPr>
          <w:rFonts w:ascii="Calibri" w:eastAsia="Calibri" w:hAnsi="Calibri" w:cs="Calibri"/>
        </w:rPr>
        <w:t>The partial R</w:t>
      </w:r>
      <w:r>
        <w:rPr>
          <w:rFonts w:ascii="Calibri" w:eastAsia="Calibri" w:hAnsi="Calibri" w:cs="Calibri"/>
          <w:vertAlign w:val="superscript"/>
        </w:rPr>
        <w:t>2</w:t>
      </w:r>
      <w:r>
        <w:rPr>
          <w:rFonts w:ascii="Calibri" w:eastAsia="Calibri" w:hAnsi="Calibri" w:cs="Calibri"/>
        </w:rPr>
        <w:t xml:space="preserve"> values for each term document how variation in richness is partitioned among sources.  </w:t>
      </w:r>
      <w:r>
        <w:rPr>
          <w:rFonts w:ascii="Calibri" w:eastAsia="Calibri" w:hAnsi="Calibri" w:cs="Calibri"/>
          <w:i/>
        </w:rPr>
        <w:t>P</w:t>
      </w:r>
      <w:r>
        <w:rPr>
          <w:rFonts w:ascii="Calibri" w:eastAsia="Calibri" w:hAnsi="Calibri" w:cs="Calibri"/>
        </w:rPr>
        <w:t>-values are not reported here as they are not necessary for partitioning.</w:t>
      </w:r>
    </w:p>
    <w:p w14:paraId="0763F924" w14:textId="77777777" w:rsidR="00F37E83" w:rsidRDefault="00F37E83">
      <w:pPr>
        <w:spacing w:after="120"/>
        <w:rPr>
          <w:rFonts w:ascii="Calibri" w:eastAsia="Calibri" w:hAnsi="Calibri" w:cs="Calibri"/>
        </w:rPr>
      </w:pPr>
    </w:p>
    <w:p w14:paraId="21598577" w14:textId="77777777" w:rsidR="00F37E83" w:rsidRDefault="006207F0">
      <w:pPr>
        <w:spacing w:after="120"/>
        <w:rPr>
          <w:rFonts w:ascii="Calibri" w:eastAsia="Calibri" w:hAnsi="Calibri" w:cs="Calibri"/>
        </w:rPr>
      </w:pPr>
      <w:r>
        <w:rPr>
          <w:rFonts w:ascii="Calibri" w:eastAsia="Calibri" w:hAnsi="Calibri" w:cs="Calibri"/>
        </w:rPr>
        <w:t>Since this example used a univariate response and Euclidean distances, it can also be confirmed by a conventional ANOVA:</w:t>
      </w:r>
    </w:p>
    <w:p w14:paraId="0261E03B" w14:textId="77777777" w:rsidR="00F37E83" w:rsidRDefault="006207F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summary(aov(S ~ Block + Nutrient, data = appendix))</w:t>
      </w:r>
    </w:p>
    <w:p w14:paraId="7FE3DB2C" w14:textId="77777777" w:rsidR="00F37E83" w:rsidRDefault="00F37E8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16"/>
          <w:szCs w:val="16"/>
        </w:rPr>
      </w:pPr>
    </w:p>
    <w:p w14:paraId="635C197A" w14:textId="77777777" w:rsidR="00F37E83" w:rsidRDefault="006207F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Df Sum Sq Mean Sq F value Pr(&gt;F)</w:t>
      </w:r>
    </w:p>
    <w:p w14:paraId="5F4A3CDA" w14:textId="77777777" w:rsidR="00F37E83" w:rsidRDefault="006207F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Block        1  20.25   20.25   1.653  0.421</w:t>
      </w:r>
    </w:p>
    <w:p w14:paraId="3E0D67BD" w14:textId="77777777" w:rsidR="00F37E83" w:rsidRDefault="006207F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Nutrient     1  30.25   30.25   2.469  0.361</w:t>
      </w:r>
    </w:p>
    <w:p w14:paraId="235190C2" w14:textId="77777777" w:rsidR="00F37E83" w:rsidRDefault="006207F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Residuals    1  12.25   12.25       </w:t>
      </w:r>
    </w:p>
    <w:p w14:paraId="0B2B26D1" w14:textId="77777777" w:rsidR="00F37E83" w:rsidRDefault="00F37E83">
      <w:pPr>
        <w:spacing w:after="120"/>
        <w:rPr>
          <w:rFonts w:ascii="Calibri" w:eastAsia="Calibri" w:hAnsi="Calibri" w:cs="Calibri"/>
        </w:rPr>
      </w:pPr>
    </w:p>
    <w:p w14:paraId="117CC638" w14:textId="77777777" w:rsidR="00F37E83" w:rsidRDefault="006207F0">
      <w:pPr>
        <w:spacing w:after="120"/>
        <w:rPr>
          <w:rFonts w:ascii="Calibri" w:eastAsia="Calibri" w:hAnsi="Calibri" w:cs="Calibri"/>
        </w:rPr>
      </w:pPr>
      <w:r>
        <w:rPr>
          <w:rFonts w:ascii="Calibri" w:eastAsia="Calibri" w:hAnsi="Calibri" w:cs="Calibri"/>
        </w:rPr>
        <w:t>Since this partitioning is applied to the distance matrix, it can be used with univ</w:t>
      </w:r>
      <w:r>
        <w:rPr>
          <w:rFonts w:ascii="Calibri" w:eastAsia="Calibri" w:hAnsi="Calibri" w:cs="Calibri"/>
        </w:rPr>
        <w:t>ariate or multivariate data, and with a distance matrix calculated from any distance measure.  We applied the same principles to our data, which consisted of the multivariate compositional data from 96 plot-year combinations (i.e., 3 blocks x 4 years x 8 n</w:t>
      </w:r>
      <w:r>
        <w:rPr>
          <w:rFonts w:ascii="Calibri" w:eastAsia="Calibri" w:hAnsi="Calibri" w:cs="Calibri"/>
        </w:rPr>
        <w:t xml:space="preserve">utrient treatments) at a site.  These data were expressed as a 96 x 96 dissimilarity matrix and the compositional variation was partitioned across the seven sources using PERMANOVA.  </w:t>
      </w:r>
    </w:p>
    <w:p w14:paraId="7ACCFED9" w14:textId="77777777" w:rsidR="00F37E83" w:rsidRDefault="00F37E83">
      <w:pPr>
        <w:spacing w:after="120"/>
        <w:rPr>
          <w:rFonts w:ascii="Calibri" w:eastAsia="Calibri" w:hAnsi="Calibri" w:cs="Calibri"/>
        </w:rPr>
      </w:pPr>
    </w:p>
    <w:p w14:paraId="2559C6FD" w14:textId="77777777" w:rsidR="00F37E83" w:rsidRDefault="006207F0">
      <w:pPr>
        <w:spacing w:after="120"/>
        <w:rPr>
          <w:rFonts w:ascii="Calibri" w:eastAsia="Calibri" w:hAnsi="Calibri" w:cs="Calibri"/>
          <w:b/>
        </w:rPr>
      </w:pPr>
      <w:r>
        <w:rPr>
          <w:rFonts w:ascii="Calibri" w:eastAsia="Calibri" w:hAnsi="Calibri" w:cs="Calibri"/>
          <w:b/>
        </w:rPr>
        <w:lastRenderedPageBreak/>
        <w:t>Literature Cited</w:t>
      </w:r>
    </w:p>
    <w:p w14:paraId="0033B101" w14:textId="77777777" w:rsidR="00F37E83" w:rsidRDefault="006207F0">
      <w:pPr>
        <w:spacing w:after="120"/>
        <w:ind w:left="720" w:hanging="720"/>
        <w:rPr>
          <w:rFonts w:ascii="Calibri" w:eastAsia="Calibri" w:hAnsi="Calibri" w:cs="Calibri"/>
        </w:rPr>
      </w:pPr>
      <w:r>
        <w:rPr>
          <w:rFonts w:ascii="Calibri" w:eastAsia="Calibri" w:hAnsi="Calibri" w:cs="Calibri"/>
        </w:rPr>
        <w:t>Anderson, M.J. 2001. A new method for non-parametric m</w:t>
      </w:r>
      <w:r>
        <w:rPr>
          <w:rFonts w:ascii="Calibri" w:eastAsia="Calibri" w:hAnsi="Calibri" w:cs="Calibri"/>
        </w:rPr>
        <w:t xml:space="preserve">ultivariate analysis of variance. </w:t>
      </w:r>
      <w:r>
        <w:rPr>
          <w:rFonts w:ascii="Calibri" w:eastAsia="Calibri" w:hAnsi="Calibri" w:cs="Calibri"/>
          <w:i/>
        </w:rPr>
        <w:t>Austral Ecology</w:t>
      </w:r>
      <w:r>
        <w:rPr>
          <w:rFonts w:ascii="Calibri" w:eastAsia="Calibri" w:hAnsi="Calibri" w:cs="Calibri"/>
        </w:rPr>
        <w:t xml:space="preserve"> 26:32-46.</w:t>
      </w:r>
      <w:r>
        <w:br w:type="page"/>
      </w:r>
    </w:p>
    <w:p w14:paraId="5A1A25B7" w14:textId="77777777" w:rsidR="00F37E83" w:rsidRDefault="006207F0">
      <w:pPr>
        <w:spacing w:after="120"/>
        <w:rPr>
          <w:rFonts w:ascii="Calibri" w:eastAsia="Calibri" w:hAnsi="Calibri" w:cs="Calibri"/>
          <w:b/>
        </w:rPr>
      </w:pPr>
      <w:r>
        <w:rPr>
          <w:rFonts w:ascii="Calibri" w:eastAsia="Calibri" w:hAnsi="Calibri" w:cs="Calibri"/>
          <w:b/>
        </w:rPr>
        <w:lastRenderedPageBreak/>
        <w:t>Appendix S2. PCA of four metrics of compositional variation among sites.</w:t>
      </w:r>
    </w:p>
    <w:p w14:paraId="3825B9B8" w14:textId="77777777" w:rsidR="00F37E83" w:rsidRDefault="006207F0">
      <w:pPr>
        <w:spacing w:after="120"/>
        <w:rPr>
          <w:rFonts w:ascii="Calibri" w:eastAsia="Calibri" w:hAnsi="Calibri" w:cs="Calibri"/>
        </w:rPr>
      </w:pPr>
      <w:r>
        <w:rPr>
          <w:rFonts w:ascii="Calibri" w:eastAsia="Calibri" w:hAnsi="Calibri" w:cs="Calibri"/>
        </w:rPr>
        <w:t xml:space="preserve">We created a set of four variables (mean abundance-based dissimilarity, mean incidence-based dissimilarity, mean balanced </w:t>
      </w:r>
      <w:r>
        <w:rPr>
          <w:rFonts w:ascii="Calibri" w:eastAsia="Calibri" w:hAnsi="Calibri" w:cs="Calibri"/>
        </w:rPr>
        <w:t>variation (percentage of Bray-Curtis dissimilarity), mean species turnover (percentage of Sorensen dissimilarity)) for each site. We conducted a PCA on this 49 × 4 matrix to identify orthogonal PCs. Loadings above 0.5 are in bold font, and positive loading</w:t>
      </w:r>
      <w:r>
        <w:rPr>
          <w:rFonts w:ascii="Calibri" w:eastAsia="Calibri" w:hAnsi="Calibri" w:cs="Calibri"/>
        </w:rPr>
        <w:t>s are in italics.</w:t>
      </w:r>
    </w:p>
    <w:p w14:paraId="1A52A0B6" w14:textId="77777777" w:rsidR="00F37E83" w:rsidRDefault="00F37E83">
      <w:pPr>
        <w:spacing w:after="120"/>
        <w:rPr>
          <w:rFonts w:ascii="Calibri" w:eastAsia="Calibri" w:hAnsi="Calibri" w:cs="Calibri"/>
        </w:rPr>
      </w:pPr>
    </w:p>
    <w:tbl>
      <w:tblPr>
        <w:tblStyle w:val="a8"/>
        <w:tblW w:w="8725"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740"/>
        <w:gridCol w:w="1205"/>
        <w:gridCol w:w="1260"/>
        <w:gridCol w:w="1170"/>
        <w:gridCol w:w="1350"/>
      </w:tblGrid>
      <w:tr w:rsidR="00F37E83" w14:paraId="0366AA5F" w14:textId="77777777">
        <w:tc>
          <w:tcPr>
            <w:tcW w:w="3740" w:type="dxa"/>
            <w:tcBorders>
              <w:top w:val="single" w:sz="4" w:space="0" w:color="000000"/>
              <w:bottom w:val="single" w:sz="4" w:space="0" w:color="000000"/>
            </w:tcBorders>
          </w:tcPr>
          <w:p w14:paraId="6EEC29ED"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Variable</w:t>
            </w:r>
          </w:p>
        </w:tc>
        <w:tc>
          <w:tcPr>
            <w:tcW w:w="1205" w:type="dxa"/>
            <w:tcBorders>
              <w:top w:val="single" w:sz="4" w:space="0" w:color="000000"/>
              <w:bottom w:val="single" w:sz="4" w:space="0" w:color="000000"/>
            </w:tcBorders>
          </w:tcPr>
          <w:p w14:paraId="751151B2"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PC1</w:t>
            </w:r>
          </w:p>
        </w:tc>
        <w:tc>
          <w:tcPr>
            <w:tcW w:w="1260" w:type="dxa"/>
            <w:tcBorders>
              <w:top w:val="single" w:sz="4" w:space="0" w:color="000000"/>
              <w:bottom w:val="single" w:sz="4" w:space="0" w:color="000000"/>
            </w:tcBorders>
          </w:tcPr>
          <w:p w14:paraId="34780962"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PC2</w:t>
            </w:r>
          </w:p>
        </w:tc>
        <w:tc>
          <w:tcPr>
            <w:tcW w:w="1170" w:type="dxa"/>
            <w:tcBorders>
              <w:top w:val="single" w:sz="4" w:space="0" w:color="000000"/>
              <w:bottom w:val="single" w:sz="4" w:space="0" w:color="000000"/>
            </w:tcBorders>
          </w:tcPr>
          <w:p w14:paraId="7C0CC7D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PC3</w:t>
            </w:r>
          </w:p>
        </w:tc>
        <w:tc>
          <w:tcPr>
            <w:tcW w:w="1350" w:type="dxa"/>
            <w:tcBorders>
              <w:top w:val="single" w:sz="4" w:space="0" w:color="000000"/>
              <w:bottom w:val="single" w:sz="4" w:space="0" w:color="000000"/>
            </w:tcBorders>
          </w:tcPr>
          <w:p w14:paraId="115BA21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PC4</w:t>
            </w:r>
          </w:p>
        </w:tc>
      </w:tr>
      <w:tr w:rsidR="00F37E83" w14:paraId="4ACB7397" w14:textId="77777777">
        <w:tc>
          <w:tcPr>
            <w:tcW w:w="3740" w:type="dxa"/>
            <w:tcBorders>
              <w:top w:val="single" w:sz="4" w:space="0" w:color="000000"/>
              <w:bottom w:val="nil"/>
            </w:tcBorders>
          </w:tcPr>
          <w:p w14:paraId="14A2B9B5"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Type of dissimilarity</w:t>
            </w:r>
          </w:p>
        </w:tc>
        <w:tc>
          <w:tcPr>
            <w:tcW w:w="1205" w:type="dxa"/>
            <w:tcBorders>
              <w:top w:val="single" w:sz="4" w:space="0" w:color="000000"/>
              <w:bottom w:val="nil"/>
            </w:tcBorders>
          </w:tcPr>
          <w:p w14:paraId="41BB1B43" w14:textId="77777777" w:rsidR="00F37E83" w:rsidRDefault="00F37E83">
            <w:pPr>
              <w:spacing w:after="120"/>
              <w:jc w:val="center"/>
              <w:rPr>
                <w:rFonts w:ascii="Calibri" w:eastAsia="Calibri" w:hAnsi="Calibri" w:cs="Calibri"/>
                <w:sz w:val="22"/>
                <w:szCs w:val="22"/>
              </w:rPr>
            </w:pPr>
          </w:p>
        </w:tc>
        <w:tc>
          <w:tcPr>
            <w:tcW w:w="1260" w:type="dxa"/>
            <w:tcBorders>
              <w:top w:val="single" w:sz="4" w:space="0" w:color="000000"/>
              <w:bottom w:val="nil"/>
            </w:tcBorders>
          </w:tcPr>
          <w:p w14:paraId="4211B042" w14:textId="77777777" w:rsidR="00F37E83" w:rsidRDefault="00F37E83">
            <w:pPr>
              <w:spacing w:after="120"/>
              <w:jc w:val="center"/>
              <w:rPr>
                <w:rFonts w:ascii="Calibri" w:eastAsia="Calibri" w:hAnsi="Calibri" w:cs="Calibri"/>
                <w:sz w:val="22"/>
                <w:szCs w:val="22"/>
              </w:rPr>
            </w:pPr>
          </w:p>
        </w:tc>
        <w:tc>
          <w:tcPr>
            <w:tcW w:w="1170" w:type="dxa"/>
            <w:tcBorders>
              <w:top w:val="single" w:sz="4" w:space="0" w:color="000000"/>
              <w:bottom w:val="nil"/>
            </w:tcBorders>
          </w:tcPr>
          <w:p w14:paraId="3BA3A26D" w14:textId="77777777" w:rsidR="00F37E83" w:rsidRDefault="00F37E83">
            <w:pPr>
              <w:spacing w:after="120"/>
              <w:jc w:val="center"/>
              <w:rPr>
                <w:rFonts w:ascii="Calibri" w:eastAsia="Calibri" w:hAnsi="Calibri" w:cs="Calibri"/>
                <w:sz w:val="22"/>
                <w:szCs w:val="22"/>
              </w:rPr>
            </w:pPr>
          </w:p>
        </w:tc>
        <w:tc>
          <w:tcPr>
            <w:tcW w:w="1350" w:type="dxa"/>
            <w:tcBorders>
              <w:top w:val="single" w:sz="4" w:space="0" w:color="000000"/>
              <w:bottom w:val="nil"/>
            </w:tcBorders>
          </w:tcPr>
          <w:p w14:paraId="0F9B1042" w14:textId="77777777" w:rsidR="00F37E83" w:rsidRDefault="00F37E83">
            <w:pPr>
              <w:spacing w:after="120"/>
              <w:jc w:val="center"/>
              <w:rPr>
                <w:rFonts w:ascii="Calibri" w:eastAsia="Calibri" w:hAnsi="Calibri" w:cs="Calibri"/>
                <w:sz w:val="22"/>
                <w:szCs w:val="22"/>
              </w:rPr>
            </w:pPr>
          </w:p>
        </w:tc>
      </w:tr>
      <w:tr w:rsidR="00F37E83" w14:paraId="41B9958F" w14:textId="77777777">
        <w:tc>
          <w:tcPr>
            <w:tcW w:w="3740" w:type="dxa"/>
            <w:tcBorders>
              <w:top w:val="nil"/>
              <w:bottom w:val="nil"/>
            </w:tcBorders>
          </w:tcPr>
          <w:p w14:paraId="7A1E49DC" w14:textId="77777777" w:rsidR="00F37E83" w:rsidRDefault="006207F0">
            <w:pPr>
              <w:spacing w:after="120"/>
              <w:ind w:left="342"/>
              <w:rPr>
                <w:rFonts w:ascii="Calibri" w:eastAsia="Calibri" w:hAnsi="Calibri" w:cs="Calibri"/>
                <w:sz w:val="22"/>
                <w:szCs w:val="22"/>
              </w:rPr>
            </w:pPr>
            <w:r>
              <w:rPr>
                <w:rFonts w:ascii="Calibri" w:eastAsia="Calibri" w:hAnsi="Calibri" w:cs="Calibri"/>
                <w:sz w:val="22"/>
                <w:szCs w:val="22"/>
              </w:rPr>
              <w:t>Abundance-based (Bray-Curtis)</w:t>
            </w:r>
          </w:p>
        </w:tc>
        <w:tc>
          <w:tcPr>
            <w:tcW w:w="1205" w:type="dxa"/>
            <w:tcBorders>
              <w:top w:val="nil"/>
              <w:bottom w:val="nil"/>
            </w:tcBorders>
          </w:tcPr>
          <w:p w14:paraId="77046D3D" w14:textId="77777777" w:rsidR="00F37E83" w:rsidRDefault="006207F0">
            <w:pPr>
              <w:spacing w:after="120"/>
              <w:jc w:val="center"/>
              <w:rPr>
                <w:rFonts w:ascii="Calibri" w:eastAsia="Calibri" w:hAnsi="Calibri" w:cs="Calibri"/>
                <w:b/>
                <w:i/>
                <w:sz w:val="22"/>
                <w:szCs w:val="22"/>
              </w:rPr>
            </w:pPr>
            <w:r>
              <w:rPr>
                <w:rFonts w:ascii="Calibri" w:eastAsia="Calibri" w:hAnsi="Calibri" w:cs="Calibri"/>
                <w:b/>
                <w:i/>
                <w:sz w:val="22"/>
                <w:szCs w:val="22"/>
              </w:rPr>
              <w:t>0.51</w:t>
            </w:r>
          </w:p>
        </w:tc>
        <w:tc>
          <w:tcPr>
            <w:tcW w:w="1260" w:type="dxa"/>
            <w:tcBorders>
              <w:top w:val="nil"/>
              <w:bottom w:val="nil"/>
            </w:tcBorders>
          </w:tcPr>
          <w:p w14:paraId="7FDFA1C9" w14:textId="77777777" w:rsidR="00F37E83" w:rsidRDefault="006207F0">
            <w:pPr>
              <w:spacing w:after="120"/>
              <w:jc w:val="center"/>
              <w:rPr>
                <w:rFonts w:ascii="Calibri" w:eastAsia="Calibri" w:hAnsi="Calibri" w:cs="Calibri"/>
                <w:b/>
                <w:i/>
                <w:sz w:val="22"/>
                <w:szCs w:val="22"/>
              </w:rPr>
            </w:pPr>
            <w:r>
              <w:rPr>
                <w:rFonts w:ascii="Calibri" w:eastAsia="Calibri" w:hAnsi="Calibri" w:cs="Calibri"/>
                <w:b/>
                <w:i/>
                <w:sz w:val="22"/>
                <w:szCs w:val="22"/>
              </w:rPr>
              <w:t>0.61</w:t>
            </w:r>
          </w:p>
        </w:tc>
        <w:tc>
          <w:tcPr>
            <w:tcW w:w="1170" w:type="dxa"/>
            <w:tcBorders>
              <w:top w:val="nil"/>
              <w:bottom w:val="nil"/>
            </w:tcBorders>
          </w:tcPr>
          <w:p w14:paraId="414E9A20" w14:textId="77777777" w:rsidR="00F37E83" w:rsidRDefault="006207F0">
            <w:pPr>
              <w:spacing w:after="120"/>
              <w:jc w:val="center"/>
              <w:rPr>
                <w:rFonts w:ascii="Calibri" w:eastAsia="Calibri" w:hAnsi="Calibri" w:cs="Calibri"/>
                <w:b/>
                <w:i/>
                <w:sz w:val="22"/>
                <w:szCs w:val="22"/>
              </w:rPr>
            </w:pPr>
            <w:r>
              <w:rPr>
                <w:rFonts w:ascii="Calibri" w:eastAsia="Calibri" w:hAnsi="Calibri" w:cs="Calibri"/>
                <w:b/>
                <w:i/>
                <w:sz w:val="22"/>
                <w:szCs w:val="22"/>
              </w:rPr>
              <w:t>0.51</w:t>
            </w:r>
          </w:p>
        </w:tc>
        <w:tc>
          <w:tcPr>
            <w:tcW w:w="1350" w:type="dxa"/>
            <w:tcBorders>
              <w:top w:val="nil"/>
              <w:bottom w:val="nil"/>
            </w:tcBorders>
          </w:tcPr>
          <w:p w14:paraId="7F7B8C12" w14:textId="77777777" w:rsidR="00F37E83" w:rsidRDefault="006207F0">
            <w:pPr>
              <w:spacing w:after="120"/>
              <w:jc w:val="center"/>
              <w:rPr>
                <w:rFonts w:ascii="Calibri" w:eastAsia="Calibri" w:hAnsi="Calibri" w:cs="Calibri"/>
                <w:i/>
                <w:sz w:val="22"/>
                <w:szCs w:val="22"/>
              </w:rPr>
            </w:pPr>
            <w:r>
              <w:rPr>
                <w:rFonts w:ascii="Calibri" w:eastAsia="Calibri" w:hAnsi="Calibri" w:cs="Calibri"/>
                <w:i/>
                <w:sz w:val="22"/>
                <w:szCs w:val="22"/>
              </w:rPr>
              <w:t>0.33</w:t>
            </w:r>
          </w:p>
        </w:tc>
      </w:tr>
      <w:tr w:rsidR="00F37E83" w14:paraId="3CCF2CAB" w14:textId="77777777">
        <w:tc>
          <w:tcPr>
            <w:tcW w:w="3740" w:type="dxa"/>
            <w:tcBorders>
              <w:top w:val="nil"/>
              <w:bottom w:val="nil"/>
            </w:tcBorders>
          </w:tcPr>
          <w:p w14:paraId="07AB7515" w14:textId="77777777" w:rsidR="00F37E83" w:rsidRDefault="006207F0">
            <w:pPr>
              <w:spacing w:after="120"/>
              <w:ind w:left="342"/>
              <w:rPr>
                <w:rFonts w:ascii="Calibri" w:eastAsia="Calibri" w:hAnsi="Calibri" w:cs="Calibri"/>
                <w:sz w:val="22"/>
                <w:szCs w:val="22"/>
              </w:rPr>
            </w:pPr>
            <w:r>
              <w:rPr>
                <w:rFonts w:ascii="Calibri" w:eastAsia="Calibri" w:hAnsi="Calibri" w:cs="Calibri"/>
                <w:sz w:val="22"/>
                <w:szCs w:val="22"/>
              </w:rPr>
              <w:t>Incidence-based (Sorensen)</w:t>
            </w:r>
          </w:p>
        </w:tc>
        <w:tc>
          <w:tcPr>
            <w:tcW w:w="1205" w:type="dxa"/>
            <w:tcBorders>
              <w:top w:val="nil"/>
              <w:bottom w:val="nil"/>
            </w:tcBorders>
          </w:tcPr>
          <w:p w14:paraId="57B749D8" w14:textId="77777777" w:rsidR="00F37E83" w:rsidRDefault="006207F0">
            <w:pPr>
              <w:spacing w:after="120"/>
              <w:jc w:val="center"/>
              <w:rPr>
                <w:rFonts w:ascii="Calibri" w:eastAsia="Calibri" w:hAnsi="Calibri" w:cs="Calibri"/>
                <w:i/>
                <w:sz w:val="22"/>
                <w:szCs w:val="22"/>
              </w:rPr>
            </w:pPr>
            <w:r>
              <w:rPr>
                <w:rFonts w:ascii="Calibri" w:eastAsia="Calibri" w:hAnsi="Calibri" w:cs="Calibri"/>
                <w:i/>
                <w:sz w:val="22"/>
                <w:szCs w:val="22"/>
              </w:rPr>
              <w:t>0.41</w:t>
            </w:r>
          </w:p>
        </w:tc>
        <w:tc>
          <w:tcPr>
            <w:tcW w:w="1260" w:type="dxa"/>
            <w:tcBorders>
              <w:top w:val="nil"/>
              <w:bottom w:val="nil"/>
            </w:tcBorders>
          </w:tcPr>
          <w:p w14:paraId="2D98CB8C" w14:textId="77777777" w:rsidR="00F37E83" w:rsidRDefault="006207F0">
            <w:pPr>
              <w:spacing w:after="120"/>
              <w:jc w:val="center"/>
              <w:rPr>
                <w:rFonts w:ascii="Calibri" w:eastAsia="Calibri" w:hAnsi="Calibri" w:cs="Calibri"/>
                <w:i/>
                <w:sz w:val="22"/>
                <w:szCs w:val="22"/>
              </w:rPr>
            </w:pPr>
            <w:r>
              <w:rPr>
                <w:rFonts w:ascii="Calibri" w:eastAsia="Calibri" w:hAnsi="Calibri" w:cs="Calibri"/>
                <w:i/>
                <w:sz w:val="22"/>
                <w:szCs w:val="22"/>
              </w:rPr>
              <w:t>0.40</w:t>
            </w:r>
          </w:p>
        </w:tc>
        <w:tc>
          <w:tcPr>
            <w:tcW w:w="1170" w:type="dxa"/>
            <w:tcBorders>
              <w:top w:val="nil"/>
              <w:bottom w:val="nil"/>
            </w:tcBorders>
          </w:tcPr>
          <w:p w14:paraId="59C578CC"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-0.45</w:t>
            </w:r>
          </w:p>
        </w:tc>
        <w:tc>
          <w:tcPr>
            <w:tcW w:w="1350" w:type="dxa"/>
            <w:tcBorders>
              <w:top w:val="nil"/>
              <w:bottom w:val="nil"/>
            </w:tcBorders>
          </w:tcPr>
          <w:p w14:paraId="07B81A22"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-0.69</w:t>
            </w:r>
          </w:p>
        </w:tc>
      </w:tr>
      <w:tr w:rsidR="00F37E83" w14:paraId="73E06E93" w14:textId="77777777">
        <w:tc>
          <w:tcPr>
            <w:tcW w:w="3740" w:type="dxa"/>
            <w:tcBorders>
              <w:top w:val="nil"/>
              <w:bottom w:val="nil"/>
            </w:tcBorders>
          </w:tcPr>
          <w:p w14:paraId="72F17D4D"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Aspect of dissimilarity</w:t>
            </w:r>
          </w:p>
        </w:tc>
        <w:tc>
          <w:tcPr>
            <w:tcW w:w="1205" w:type="dxa"/>
            <w:tcBorders>
              <w:top w:val="nil"/>
              <w:bottom w:val="nil"/>
            </w:tcBorders>
          </w:tcPr>
          <w:p w14:paraId="3560E35E" w14:textId="77777777" w:rsidR="00F37E83" w:rsidRDefault="00F37E83">
            <w:pPr>
              <w:spacing w:after="120"/>
              <w:jc w:val="center"/>
              <w:rPr>
                <w:rFonts w:ascii="Calibri" w:eastAsia="Calibri" w:hAnsi="Calibri" w:cs="Calibri"/>
                <w:b/>
                <w:sz w:val="22"/>
                <w:szCs w:val="22"/>
              </w:rPr>
            </w:pPr>
          </w:p>
        </w:tc>
        <w:tc>
          <w:tcPr>
            <w:tcW w:w="1260" w:type="dxa"/>
            <w:tcBorders>
              <w:top w:val="nil"/>
              <w:bottom w:val="nil"/>
            </w:tcBorders>
          </w:tcPr>
          <w:p w14:paraId="60FF524E" w14:textId="77777777" w:rsidR="00F37E83" w:rsidRDefault="00F37E83">
            <w:pPr>
              <w:spacing w:after="120"/>
              <w:jc w:val="center"/>
              <w:rPr>
                <w:rFonts w:ascii="Calibri" w:eastAsia="Calibri" w:hAnsi="Calibri" w:cs="Calibri"/>
                <w:sz w:val="22"/>
                <w:szCs w:val="22"/>
              </w:rPr>
            </w:pPr>
          </w:p>
        </w:tc>
        <w:tc>
          <w:tcPr>
            <w:tcW w:w="1170" w:type="dxa"/>
            <w:tcBorders>
              <w:top w:val="nil"/>
              <w:bottom w:val="nil"/>
            </w:tcBorders>
          </w:tcPr>
          <w:p w14:paraId="3E056D47" w14:textId="77777777" w:rsidR="00F37E83" w:rsidRDefault="00F37E83">
            <w:pPr>
              <w:spacing w:after="120"/>
              <w:jc w:val="center"/>
              <w:rPr>
                <w:rFonts w:ascii="Calibri" w:eastAsia="Calibri" w:hAnsi="Calibri" w:cs="Calibri"/>
                <w:b/>
                <w:sz w:val="22"/>
                <w:szCs w:val="22"/>
              </w:rPr>
            </w:pPr>
          </w:p>
        </w:tc>
        <w:tc>
          <w:tcPr>
            <w:tcW w:w="1350" w:type="dxa"/>
            <w:tcBorders>
              <w:top w:val="nil"/>
              <w:bottom w:val="nil"/>
            </w:tcBorders>
          </w:tcPr>
          <w:p w14:paraId="713E08B1" w14:textId="77777777" w:rsidR="00F37E83" w:rsidRDefault="00F37E83">
            <w:pPr>
              <w:spacing w:after="120"/>
              <w:jc w:val="center"/>
              <w:rPr>
                <w:rFonts w:ascii="Calibri" w:eastAsia="Calibri" w:hAnsi="Calibri" w:cs="Calibri"/>
                <w:sz w:val="22"/>
                <w:szCs w:val="22"/>
              </w:rPr>
            </w:pPr>
          </w:p>
        </w:tc>
      </w:tr>
      <w:tr w:rsidR="00F37E83" w14:paraId="0D413A5F" w14:textId="77777777">
        <w:tc>
          <w:tcPr>
            <w:tcW w:w="3740" w:type="dxa"/>
            <w:tcBorders>
              <w:top w:val="nil"/>
              <w:bottom w:val="nil"/>
            </w:tcBorders>
          </w:tcPr>
          <w:p w14:paraId="03FEFC69" w14:textId="77777777" w:rsidR="00F37E83" w:rsidRDefault="006207F0">
            <w:pPr>
              <w:spacing w:after="120"/>
              <w:ind w:left="342"/>
              <w:rPr>
                <w:rFonts w:ascii="Calibri" w:eastAsia="Calibri" w:hAnsi="Calibri" w:cs="Calibri"/>
                <w:sz w:val="22"/>
                <w:szCs w:val="22"/>
              </w:rPr>
            </w:pPr>
            <w:r>
              <w:rPr>
                <w:rFonts w:ascii="Calibri" w:eastAsia="Calibri" w:hAnsi="Calibri" w:cs="Calibri"/>
                <w:sz w:val="22"/>
                <w:szCs w:val="22"/>
              </w:rPr>
              <w:t>Balanced Variation (%)</w:t>
            </w:r>
          </w:p>
        </w:tc>
        <w:tc>
          <w:tcPr>
            <w:tcW w:w="1205" w:type="dxa"/>
            <w:tcBorders>
              <w:top w:val="nil"/>
              <w:bottom w:val="nil"/>
            </w:tcBorders>
          </w:tcPr>
          <w:p w14:paraId="6825F71F" w14:textId="77777777" w:rsidR="00F37E83" w:rsidRDefault="006207F0">
            <w:pPr>
              <w:spacing w:after="120"/>
              <w:jc w:val="center"/>
              <w:rPr>
                <w:rFonts w:ascii="Calibri" w:eastAsia="Calibri" w:hAnsi="Calibri" w:cs="Calibri"/>
                <w:i/>
                <w:sz w:val="22"/>
                <w:szCs w:val="22"/>
              </w:rPr>
            </w:pPr>
            <w:r>
              <w:rPr>
                <w:rFonts w:ascii="Calibri" w:eastAsia="Calibri" w:hAnsi="Calibri" w:cs="Calibri"/>
                <w:i/>
                <w:sz w:val="22"/>
                <w:szCs w:val="22"/>
              </w:rPr>
              <w:t>0.36</w:t>
            </w:r>
          </w:p>
        </w:tc>
        <w:tc>
          <w:tcPr>
            <w:tcW w:w="1260" w:type="dxa"/>
            <w:tcBorders>
              <w:top w:val="nil"/>
              <w:bottom w:val="nil"/>
            </w:tcBorders>
          </w:tcPr>
          <w:p w14:paraId="13865C32"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-0.54</w:t>
            </w:r>
          </w:p>
        </w:tc>
        <w:tc>
          <w:tcPr>
            <w:tcW w:w="1170" w:type="dxa"/>
            <w:tcBorders>
              <w:top w:val="nil"/>
              <w:bottom w:val="nil"/>
            </w:tcBorders>
          </w:tcPr>
          <w:p w14:paraId="248BAE47" w14:textId="77777777" w:rsidR="00F37E83" w:rsidRDefault="006207F0">
            <w:pPr>
              <w:spacing w:after="120"/>
              <w:jc w:val="center"/>
              <w:rPr>
                <w:rFonts w:ascii="Calibri" w:eastAsia="Calibri" w:hAnsi="Calibri" w:cs="Calibri"/>
                <w:b/>
                <w:i/>
                <w:sz w:val="22"/>
                <w:szCs w:val="22"/>
              </w:rPr>
            </w:pPr>
            <w:r>
              <w:rPr>
                <w:rFonts w:ascii="Calibri" w:eastAsia="Calibri" w:hAnsi="Calibri" w:cs="Calibri"/>
                <w:b/>
                <w:i/>
                <w:sz w:val="22"/>
                <w:szCs w:val="22"/>
              </w:rPr>
              <w:t>0.59</w:t>
            </w:r>
          </w:p>
        </w:tc>
        <w:tc>
          <w:tcPr>
            <w:tcW w:w="1350" w:type="dxa"/>
            <w:tcBorders>
              <w:top w:val="nil"/>
              <w:bottom w:val="nil"/>
            </w:tcBorders>
          </w:tcPr>
          <w:p w14:paraId="1DA9918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-0.49</w:t>
            </w:r>
          </w:p>
        </w:tc>
      </w:tr>
      <w:tr w:rsidR="00F37E83" w14:paraId="016E8FD6" w14:textId="77777777">
        <w:tc>
          <w:tcPr>
            <w:tcW w:w="3740" w:type="dxa"/>
            <w:tcBorders>
              <w:top w:val="nil"/>
              <w:bottom w:val="single" w:sz="4" w:space="0" w:color="000000"/>
            </w:tcBorders>
          </w:tcPr>
          <w:p w14:paraId="1A68FCD2" w14:textId="77777777" w:rsidR="00F37E83" w:rsidRDefault="006207F0">
            <w:pPr>
              <w:spacing w:after="120"/>
              <w:ind w:left="342"/>
              <w:rPr>
                <w:rFonts w:ascii="Calibri" w:eastAsia="Calibri" w:hAnsi="Calibri" w:cs="Calibri"/>
                <w:sz w:val="22"/>
                <w:szCs w:val="22"/>
              </w:rPr>
            </w:pPr>
            <w:r>
              <w:rPr>
                <w:rFonts w:ascii="Calibri" w:eastAsia="Calibri" w:hAnsi="Calibri" w:cs="Calibri"/>
                <w:sz w:val="22"/>
                <w:szCs w:val="22"/>
              </w:rPr>
              <w:t>Species Turnover (%)</w:t>
            </w:r>
          </w:p>
        </w:tc>
        <w:tc>
          <w:tcPr>
            <w:tcW w:w="1205" w:type="dxa"/>
            <w:tcBorders>
              <w:top w:val="nil"/>
              <w:bottom w:val="single" w:sz="4" w:space="0" w:color="000000"/>
            </w:tcBorders>
          </w:tcPr>
          <w:p w14:paraId="48B7C181" w14:textId="77777777" w:rsidR="00F37E83" w:rsidRDefault="006207F0">
            <w:pPr>
              <w:spacing w:after="120"/>
              <w:jc w:val="center"/>
              <w:rPr>
                <w:rFonts w:ascii="Calibri" w:eastAsia="Calibri" w:hAnsi="Calibri" w:cs="Calibri"/>
                <w:b/>
                <w:i/>
                <w:sz w:val="22"/>
                <w:szCs w:val="22"/>
              </w:rPr>
            </w:pPr>
            <w:r>
              <w:rPr>
                <w:rFonts w:ascii="Calibri" w:eastAsia="Calibri" w:hAnsi="Calibri" w:cs="Calibri"/>
                <w:b/>
                <w:i/>
                <w:sz w:val="22"/>
                <w:szCs w:val="22"/>
              </w:rPr>
              <w:t>0.67</w:t>
            </w:r>
          </w:p>
        </w:tc>
        <w:tc>
          <w:tcPr>
            <w:tcW w:w="1260" w:type="dxa"/>
            <w:tcBorders>
              <w:top w:val="nil"/>
              <w:bottom w:val="single" w:sz="4" w:space="0" w:color="000000"/>
            </w:tcBorders>
          </w:tcPr>
          <w:p w14:paraId="4C875B10"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-0.42</w:t>
            </w:r>
          </w:p>
        </w:tc>
        <w:tc>
          <w:tcPr>
            <w:tcW w:w="1170" w:type="dxa"/>
            <w:tcBorders>
              <w:top w:val="nil"/>
              <w:bottom w:val="single" w:sz="4" w:space="0" w:color="000000"/>
            </w:tcBorders>
          </w:tcPr>
          <w:p w14:paraId="7FBD4F8C"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-0.44</w:t>
            </w:r>
          </w:p>
        </w:tc>
        <w:tc>
          <w:tcPr>
            <w:tcW w:w="1350" w:type="dxa"/>
            <w:tcBorders>
              <w:top w:val="nil"/>
              <w:bottom w:val="single" w:sz="4" w:space="0" w:color="000000"/>
            </w:tcBorders>
          </w:tcPr>
          <w:p w14:paraId="1CA1ACCA" w14:textId="77777777" w:rsidR="00F37E83" w:rsidRDefault="006207F0">
            <w:pPr>
              <w:spacing w:after="120"/>
              <w:jc w:val="center"/>
              <w:rPr>
                <w:rFonts w:ascii="Calibri" w:eastAsia="Calibri" w:hAnsi="Calibri" w:cs="Calibri"/>
                <w:i/>
                <w:sz w:val="22"/>
                <w:szCs w:val="22"/>
              </w:rPr>
            </w:pPr>
            <w:r>
              <w:rPr>
                <w:rFonts w:ascii="Calibri" w:eastAsia="Calibri" w:hAnsi="Calibri" w:cs="Calibri"/>
                <w:i/>
                <w:sz w:val="22"/>
                <w:szCs w:val="22"/>
              </w:rPr>
              <w:t>0.43</w:t>
            </w:r>
          </w:p>
        </w:tc>
      </w:tr>
      <w:tr w:rsidR="00F37E83" w14:paraId="644FD043" w14:textId="77777777">
        <w:tc>
          <w:tcPr>
            <w:tcW w:w="3740" w:type="dxa"/>
            <w:tcBorders>
              <w:top w:val="single" w:sz="4" w:space="0" w:color="000000"/>
              <w:bottom w:val="nil"/>
            </w:tcBorders>
          </w:tcPr>
          <w:p w14:paraId="0990BF0A"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Variance Explained (%)</w:t>
            </w:r>
          </w:p>
        </w:tc>
        <w:tc>
          <w:tcPr>
            <w:tcW w:w="1205" w:type="dxa"/>
            <w:tcBorders>
              <w:top w:val="single" w:sz="4" w:space="0" w:color="000000"/>
              <w:bottom w:val="nil"/>
            </w:tcBorders>
          </w:tcPr>
          <w:p w14:paraId="10FDA240"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58.8</w:t>
            </w:r>
          </w:p>
        </w:tc>
        <w:tc>
          <w:tcPr>
            <w:tcW w:w="1260" w:type="dxa"/>
            <w:tcBorders>
              <w:top w:val="single" w:sz="4" w:space="0" w:color="000000"/>
              <w:bottom w:val="nil"/>
            </w:tcBorders>
          </w:tcPr>
          <w:p w14:paraId="6D463864"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21.7</w:t>
            </w:r>
          </w:p>
        </w:tc>
        <w:tc>
          <w:tcPr>
            <w:tcW w:w="1170" w:type="dxa"/>
            <w:tcBorders>
              <w:top w:val="single" w:sz="4" w:space="0" w:color="000000"/>
              <w:bottom w:val="nil"/>
            </w:tcBorders>
          </w:tcPr>
          <w:p w14:paraId="39EE534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11.9</w:t>
            </w:r>
          </w:p>
        </w:tc>
        <w:tc>
          <w:tcPr>
            <w:tcW w:w="1350" w:type="dxa"/>
            <w:tcBorders>
              <w:top w:val="single" w:sz="4" w:space="0" w:color="000000"/>
              <w:bottom w:val="nil"/>
            </w:tcBorders>
          </w:tcPr>
          <w:p w14:paraId="06FE4954"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7.6</w:t>
            </w:r>
          </w:p>
        </w:tc>
      </w:tr>
      <w:tr w:rsidR="00F37E83" w14:paraId="6E2361AC" w14:textId="77777777">
        <w:tc>
          <w:tcPr>
            <w:tcW w:w="3740" w:type="dxa"/>
            <w:tcBorders>
              <w:top w:val="nil"/>
            </w:tcBorders>
          </w:tcPr>
          <w:p w14:paraId="64F595BF" w14:textId="77777777" w:rsidR="00F37E83" w:rsidRDefault="006207F0">
            <w:pPr>
              <w:spacing w:after="120"/>
              <w:rPr>
                <w:rFonts w:ascii="Calibri" w:eastAsia="Calibri" w:hAnsi="Calibri" w:cs="Calibri"/>
                <w:sz w:val="22"/>
                <w:szCs w:val="22"/>
              </w:rPr>
            </w:pPr>
            <w:r>
              <w:rPr>
                <w:rFonts w:ascii="Calibri" w:eastAsia="Calibri" w:hAnsi="Calibri" w:cs="Calibri"/>
                <w:sz w:val="22"/>
                <w:szCs w:val="22"/>
              </w:rPr>
              <w:t>Cumulative Variance Explained (%)</w:t>
            </w:r>
          </w:p>
        </w:tc>
        <w:tc>
          <w:tcPr>
            <w:tcW w:w="1205" w:type="dxa"/>
            <w:tcBorders>
              <w:top w:val="nil"/>
            </w:tcBorders>
          </w:tcPr>
          <w:p w14:paraId="3C7EA072"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58.8</w:t>
            </w:r>
          </w:p>
        </w:tc>
        <w:tc>
          <w:tcPr>
            <w:tcW w:w="1260" w:type="dxa"/>
            <w:tcBorders>
              <w:top w:val="nil"/>
            </w:tcBorders>
          </w:tcPr>
          <w:p w14:paraId="60DE0A02"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80.5</w:t>
            </w:r>
          </w:p>
        </w:tc>
        <w:tc>
          <w:tcPr>
            <w:tcW w:w="1170" w:type="dxa"/>
            <w:tcBorders>
              <w:top w:val="nil"/>
            </w:tcBorders>
          </w:tcPr>
          <w:p w14:paraId="4132CB5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92.4</w:t>
            </w:r>
          </w:p>
        </w:tc>
        <w:tc>
          <w:tcPr>
            <w:tcW w:w="1350" w:type="dxa"/>
            <w:tcBorders>
              <w:top w:val="nil"/>
            </w:tcBorders>
          </w:tcPr>
          <w:p w14:paraId="54AF8F90"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100.0</w:t>
            </w:r>
          </w:p>
        </w:tc>
      </w:tr>
    </w:tbl>
    <w:p w14:paraId="5E6705EF" w14:textId="77777777" w:rsidR="00F37E83" w:rsidRDefault="00F37E83">
      <w:pPr>
        <w:spacing w:after="120"/>
        <w:jc w:val="center"/>
        <w:rPr>
          <w:rFonts w:ascii="Calibri" w:eastAsia="Calibri" w:hAnsi="Calibri" w:cs="Calibri"/>
        </w:rPr>
      </w:pPr>
    </w:p>
    <w:p w14:paraId="315B84CE" w14:textId="77777777" w:rsidR="00F37E83" w:rsidRDefault="006207F0">
      <w:pPr>
        <w:spacing w:after="120"/>
        <w:jc w:val="center"/>
        <w:rPr>
          <w:rFonts w:ascii="Calibri" w:eastAsia="Calibri" w:hAnsi="Calibri" w:cs="Calibri"/>
        </w:rPr>
      </w:pPr>
      <w:r>
        <w:rPr>
          <w:rFonts w:ascii="Calibri" w:eastAsia="Calibri" w:hAnsi="Calibri" w:cs="Calibri"/>
          <w:noProof/>
        </w:rPr>
        <w:drawing>
          <wp:inline distT="0" distB="0" distL="0" distR="0" wp14:anchorId="3B409B1C" wp14:editId="388B5192">
            <wp:extent cx="4572009" cy="2743206"/>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572009" cy="2743206"/>
                    </a:xfrm>
                    <a:prstGeom prst="rect">
                      <a:avLst/>
                    </a:prstGeom>
                    <a:ln/>
                  </pic:spPr>
                </pic:pic>
              </a:graphicData>
            </a:graphic>
          </wp:inline>
        </w:drawing>
      </w:r>
    </w:p>
    <w:p w14:paraId="1F02AAA7" w14:textId="77777777" w:rsidR="00F37E83" w:rsidRDefault="00F37E83">
      <w:pPr>
        <w:spacing w:after="120"/>
        <w:jc w:val="center"/>
        <w:rPr>
          <w:rFonts w:ascii="Calibri" w:eastAsia="Calibri" w:hAnsi="Calibri" w:cs="Calibri"/>
        </w:rPr>
      </w:pPr>
    </w:p>
    <w:p w14:paraId="44599E03" w14:textId="77777777" w:rsidR="00F37E83" w:rsidRDefault="006207F0">
      <w:pPr>
        <w:spacing w:after="120"/>
        <w:rPr>
          <w:rFonts w:ascii="Calibri" w:eastAsia="Calibri" w:hAnsi="Calibri" w:cs="Calibri"/>
        </w:rPr>
      </w:pPr>
      <w:r>
        <w:rPr>
          <w:rFonts w:ascii="Calibri" w:eastAsia="Calibri" w:hAnsi="Calibri" w:cs="Calibri"/>
        </w:rPr>
        <w:t>Note the site in the upper left corner of the biplot, cowi.ca, which is very different from all other sites on PC1, and the site at the top, ethass.au, which is very different from all other sites on PC2.</w:t>
      </w:r>
    </w:p>
    <w:p w14:paraId="3D0FAEA9" w14:textId="77777777" w:rsidR="00F37E83" w:rsidRDefault="00F37E83">
      <w:pPr>
        <w:spacing w:after="120"/>
        <w:rPr>
          <w:rFonts w:ascii="Calibri" w:eastAsia="Calibri" w:hAnsi="Calibri" w:cs="Calibri"/>
        </w:rPr>
      </w:pPr>
    </w:p>
    <w:p w14:paraId="1DAC4D82" w14:textId="77777777" w:rsidR="00F37E83" w:rsidRDefault="00F37E83">
      <w:pPr>
        <w:spacing w:after="120"/>
        <w:rPr>
          <w:rFonts w:ascii="Calibri" w:eastAsia="Calibri" w:hAnsi="Calibri" w:cs="Calibri"/>
        </w:rPr>
      </w:pPr>
    </w:p>
    <w:p w14:paraId="76262BF8" w14:textId="77777777" w:rsidR="00F37E83" w:rsidRDefault="00F37E83">
      <w:pPr>
        <w:spacing w:after="120"/>
        <w:rPr>
          <w:rFonts w:ascii="Calibri" w:eastAsia="Calibri" w:hAnsi="Calibri" w:cs="Calibri"/>
        </w:rPr>
      </w:pPr>
    </w:p>
    <w:p w14:paraId="3171CEB1" w14:textId="77777777" w:rsidR="00F37E83" w:rsidRDefault="006207F0">
      <w:pPr>
        <w:spacing w:after="120"/>
        <w:rPr>
          <w:rFonts w:ascii="Calibri" w:eastAsia="Calibri" w:hAnsi="Calibri" w:cs="Calibri"/>
        </w:rPr>
      </w:pPr>
      <w:r>
        <w:rPr>
          <w:rFonts w:ascii="Calibri" w:eastAsia="Calibri" w:hAnsi="Calibri" w:cs="Calibri"/>
        </w:rPr>
        <w:t>Each principal component (PC) is orthogonal to t</w:t>
      </w:r>
      <w:r>
        <w:rPr>
          <w:rFonts w:ascii="Calibri" w:eastAsia="Calibri" w:hAnsi="Calibri" w:cs="Calibri"/>
        </w:rPr>
        <w:t>he others and can be analyzed independently.  The below table has the same structure as Table S3.</w:t>
      </w:r>
    </w:p>
    <w:p w14:paraId="7613310B" w14:textId="77777777" w:rsidR="00F37E83" w:rsidRDefault="00F37E83">
      <w:pPr>
        <w:spacing w:after="120"/>
        <w:rPr>
          <w:rFonts w:ascii="Calibri" w:eastAsia="Calibri" w:hAnsi="Calibri" w:cs="Calibri"/>
        </w:rPr>
      </w:pPr>
    </w:p>
    <w:tbl>
      <w:tblPr>
        <w:tblStyle w:val="a9"/>
        <w:tblW w:w="936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561"/>
        <w:gridCol w:w="2085"/>
        <w:gridCol w:w="994"/>
        <w:gridCol w:w="858"/>
        <w:gridCol w:w="957"/>
        <w:gridCol w:w="900"/>
        <w:gridCol w:w="1005"/>
      </w:tblGrid>
      <w:tr w:rsidR="00F37E83" w14:paraId="11CEA746" w14:textId="77777777">
        <w:tc>
          <w:tcPr>
            <w:tcW w:w="2561" w:type="dxa"/>
            <w:tcBorders>
              <w:top w:val="single" w:sz="4" w:space="0" w:color="000000"/>
              <w:bottom w:val="single" w:sz="4" w:space="0" w:color="000000"/>
            </w:tcBorders>
          </w:tcPr>
          <w:p w14:paraId="594D5D8B" w14:textId="77777777" w:rsidR="00F37E83" w:rsidRDefault="006207F0">
            <w:pPr>
              <w:spacing w:after="120"/>
              <w:ind w:left="274" w:hanging="274"/>
              <w:rPr>
                <w:rFonts w:ascii="Calibri" w:eastAsia="Calibri" w:hAnsi="Calibri" w:cs="Calibri"/>
                <w:b/>
                <w:sz w:val="22"/>
                <w:szCs w:val="22"/>
              </w:rPr>
            </w:pPr>
            <w:r>
              <w:rPr>
                <w:rFonts w:ascii="Calibri" w:eastAsia="Calibri" w:hAnsi="Calibri" w:cs="Calibri"/>
                <w:b/>
                <w:sz w:val="22"/>
                <w:szCs w:val="22"/>
              </w:rPr>
              <w:t>Explanatory Variable</w:t>
            </w:r>
          </w:p>
        </w:tc>
        <w:tc>
          <w:tcPr>
            <w:tcW w:w="2085" w:type="dxa"/>
            <w:tcBorders>
              <w:top w:val="single" w:sz="4" w:space="0" w:color="000000"/>
              <w:bottom w:val="single" w:sz="4" w:space="0" w:color="000000"/>
            </w:tcBorders>
          </w:tcPr>
          <w:p w14:paraId="080A82BA"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Abbrev.</w:t>
            </w:r>
          </w:p>
        </w:tc>
        <w:tc>
          <w:tcPr>
            <w:tcW w:w="994" w:type="dxa"/>
            <w:tcBorders>
              <w:top w:val="single" w:sz="4" w:space="0" w:color="000000"/>
              <w:bottom w:val="single" w:sz="4" w:space="0" w:color="000000"/>
            </w:tcBorders>
          </w:tcPr>
          <w:p w14:paraId="1645DC42"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Units</w:t>
            </w:r>
          </w:p>
        </w:tc>
        <w:tc>
          <w:tcPr>
            <w:tcW w:w="858" w:type="dxa"/>
            <w:tcBorders>
              <w:top w:val="single" w:sz="4" w:space="0" w:color="000000"/>
              <w:bottom w:val="single" w:sz="4" w:space="0" w:color="000000"/>
            </w:tcBorders>
          </w:tcPr>
          <w:p w14:paraId="111F9CC8"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PC1 (59%)</w:t>
            </w:r>
          </w:p>
        </w:tc>
        <w:tc>
          <w:tcPr>
            <w:tcW w:w="957" w:type="dxa"/>
            <w:tcBorders>
              <w:top w:val="single" w:sz="4" w:space="0" w:color="000000"/>
              <w:bottom w:val="single" w:sz="4" w:space="0" w:color="000000"/>
            </w:tcBorders>
          </w:tcPr>
          <w:p w14:paraId="04CE5F1B"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PC2 (22%)</w:t>
            </w:r>
          </w:p>
        </w:tc>
        <w:tc>
          <w:tcPr>
            <w:tcW w:w="900" w:type="dxa"/>
            <w:tcBorders>
              <w:top w:val="single" w:sz="4" w:space="0" w:color="000000"/>
              <w:bottom w:val="single" w:sz="4" w:space="0" w:color="000000"/>
            </w:tcBorders>
          </w:tcPr>
          <w:p w14:paraId="7C2335FE"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PC3 (12%)</w:t>
            </w:r>
          </w:p>
        </w:tc>
        <w:tc>
          <w:tcPr>
            <w:tcW w:w="1005" w:type="dxa"/>
            <w:tcBorders>
              <w:top w:val="single" w:sz="4" w:space="0" w:color="000000"/>
              <w:bottom w:val="single" w:sz="4" w:space="0" w:color="000000"/>
            </w:tcBorders>
          </w:tcPr>
          <w:p w14:paraId="6DDB5166" w14:textId="77777777" w:rsidR="00F37E83" w:rsidRDefault="006207F0">
            <w:pPr>
              <w:spacing w:after="120"/>
              <w:jc w:val="center"/>
              <w:rPr>
                <w:rFonts w:ascii="Calibri" w:eastAsia="Calibri" w:hAnsi="Calibri" w:cs="Calibri"/>
                <w:b/>
                <w:sz w:val="22"/>
                <w:szCs w:val="22"/>
              </w:rPr>
            </w:pPr>
            <w:r>
              <w:rPr>
                <w:rFonts w:ascii="Calibri" w:eastAsia="Calibri" w:hAnsi="Calibri" w:cs="Calibri"/>
                <w:b/>
                <w:sz w:val="22"/>
                <w:szCs w:val="22"/>
              </w:rPr>
              <w:t>PC4 (7%)</w:t>
            </w:r>
          </w:p>
        </w:tc>
      </w:tr>
      <w:tr w:rsidR="00F37E83" w14:paraId="2841394B" w14:textId="77777777">
        <w:tc>
          <w:tcPr>
            <w:tcW w:w="2561" w:type="dxa"/>
            <w:tcBorders>
              <w:top w:val="nil"/>
            </w:tcBorders>
          </w:tcPr>
          <w:p w14:paraId="3FF3ED97"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Gamma diversity</w:t>
            </w:r>
          </w:p>
        </w:tc>
        <w:tc>
          <w:tcPr>
            <w:tcW w:w="2085" w:type="dxa"/>
            <w:tcBorders>
              <w:top w:val="nil"/>
            </w:tcBorders>
          </w:tcPr>
          <w:p w14:paraId="0BEE8670"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log(S)</w:t>
            </w:r>
          </w:p>
        </w:tc>
        <w:tc>
          <w:tcPr>
            <w:tcW w:w="994" w:type="dxa"/>
            <w:tcBorders>
              <w:top w:val="nil"/>
            </w:tcBorders>
          </w:tcPr>
          <w:p w14:paraId="58A81C3A" w14:textId="77777777" w:rsidR="00F37E83" w:rsidRDefault="00F37E83">
            <w:pPr>
              <w:spacing w:after="120"/>
              <w:jc w:val="center"/>
              <w:rPr>
                <w:rFonts w:ascii="Calibri" w:eastAsia="Calibri" w:hAnsi="Calibri" w:cs="Calibri"/>
                <w:sz w:val="22"/>
                <w:szCs w:val="22"/>
              </w:rPr>
            </w:pPr>
          </w:p>
        </w:tc>
        <w:tc>
          <w:tcPr>
            <w:tcW w:w="858" w:type="dxa"/>
            <w:tcBorders>
              <w:top w:val="nil"/>
            </w:tcBorders>
          </w:tcPr>
          <w:p w14:paraId="444FB6FC"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&lt;0.001</w:t>
            </w:r>
          </w:p>
        </w:tc>
        <w:tc>
          <w:tcPr>
            <w:tcW w:w="957" w:type="dxa"/>
            <w:tcBorders>
              <w:top w:val="nil"/>
            </w:tcBorders>
          </w:tcPr>
          <w:p w14:paraId="412BBA30"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0.014</w:t>
            </w:r>
          </w:p>
        </w:tc>
        <w:tc>
          <w:tcPr>
            <w:tcW w:w="900" w:type="dxa"/>
            <w:tcBorders>
              <w:top w:val="nil"/>
            </w:tcBorders>
          </w:tcPr>
          <w:p w14:paraId="459298B5" w14:textId="77777777" w:rsidR="00F37E83" w:rsidRDefault="006207F0">
            <w:pPr>
              <w:spacing w:after="120"/>
              <w:jc w:val="center"/>
              <w:rPr>
                <w:rFonts w:ascii="Calibri" w:eastAsia="Calibri" w:hAnsi="Calibri" w:cs="Calibri"/>
                <w:sz w:val="22"/>
                <w:szCs w:val="22"/>
                <w:u w:val="single"/>
              </w:rPr>
            </w:pPr>
            <w:r>
              <w:rPr>
                <w:rFonts w:ascii="Calibri" w:eastAsia="Calibri" w:hAnsi="Calibri" w:cs="Calibri"/>
                <w:sz w:val="22"/>
                <w:szCs w:val="22"/>
                <w:u w:val="single"/>
              </w:rPr>
              <w:t>0.050</w:t>
            </w:r>
          </w:p>
        </w:tc>
        <w:tc>
          <w:tcPr>
            <w:tcW w:w="1005" w:type="dxa"/>
            <w:tcBorders>
              <w:top w:val="nil"/>
            </w:tcBorders>
          </w:tcPr>
          <w:p w14:paraId="23F9265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0.831</w:t>
            </w:r>
          </w:p>
        </w:tc>
      </w:tr>
      <w:tr w:rsidR="00F37E83" w14:paraId="5D01BC53" w14:textId="77777777">
        <w:tc>
          <w:tcPr>
            <w:tcW w:w="2561" w:type="dxa"/>
          </w:tcPr>
          <w:p w14:paraId="693FA99E"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Productivity</w:t>
            </w:r>
          </w:p>
        </w:tc>
        <w:tc>
          <w:tcPr>
            <w:tcW w:w="2085" w:type="dxa"/>
          </w:tcPr>
          <w:p w14:paraId="4A5AF52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Prod.</w:t>
            </w:r>
          </w:p>
        </w:tc>
        <w:tc>
          <w:tcPr>
            <w:tcW w:w="994" w:type="dxa"/>
          </w:tcPr>
          <w:p w14:paraId="1E7BC272"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g m</w:t>
            </w:r>
            <w:r>
              <w:rPr>
                <w:rFonts w:ascii="Calibri" w:eastAsia="Calibri" w:hAnsi="Calibri" w:cs="Calibri"/>
                <w:sz w:val="22"/>
                <w:szCs w:val="22"/>
                <w:vertAlign w:val="superscript"/>
              </w:rPr>
              <w:t>-2</w:t>
            </w:r>
          </w:p>
        </w:tc>
        <w:tc>
          <w:tcPr>
            <w:tcW w:w="858" w:type="dxa"/>
          </w:tcPr>
          <w:p w14:paraId="0CDF4AC3"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0.040</w:t>
            </w:r>
          </w:p>
        </w:tc>
        <w:tc>
          <w:tcPr>
            <w:tcW w:w="957" w:type="dxa"/>
          </w:tcPr>
          <w:p w14:paraId="6D43C8E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0.447</w:t>
            </w:r>
          </w:p>
        </w:tc>
        <w:tc>
          <w:tcPr>
            <w:tcW w:w="900" w:type="dxa"/>
          </w:tcPr>
          <w:p w14:paraId="5C7FD46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0.956</w:t>
            </w:r>
          </w:p>
        </w:tc>
        <w:tc>
          <w:tcPr>
            <w:tcW w:w="1005" w:type="dxa"/>
          </w:tcPr>
          <w:p w14:paraId="2F048F7F"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&lt;0.001</w:t>
            </w:r>
          </w:p>
        </w:tc>
      </w:tr>
      <w:tr w:rsidR="00F37E83" w14:paraId="796B5DC7" w14:textId="77777777">
        <w:tc>
          <w:tcPr>
            <w:tcW w:w="2561" w:type="dxa"/>
          </w:tcPr>
          <w:p w14:paraId="26A2970B"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Local variation in productivity</w:t>
            </w:r>
          </w:p>
        </w:tc>
        <w:tc>
          <w:tcPr>
            <w:tcW w:w="2085" w:type="dxa"/>
          </w:tcPr>
          <w:p w14:paraId="46894122"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Local Var.</w:t>
            </w:r>
          </w:p>
        </w:tc>
        <w:tc>
          <w:tcPr>
            <w:tcW w:w="994" w:type="dxa"/>
          </w:tcPr>
          <w:p w14:paraId="1A94A1C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w:t>
            </w:r>
          </w:p>
        </w:tc>
        <w:tc>
          <w:tcPr>
            <w:tcW w:w="858" w:type="dxa"/>
          </w:tcPr>
          <w:p w14:paraId="530EFC66"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0.638</w:t>
            </w:r>
          </w:p>
        </w:tc>
        <w:tc>
          <w:tcPr>
            <w:tcW w:w="957" w:type="dxa"/>
          </w:tcPr>
          <w:p w14:paraId="00F5BC3C"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&lt;0.001</w:t>
            </w:r>
          </w:p>
        </w:tc>
        <w:tc>
          <w:tcPr>
            <w:tcW w:w="900" w:type="dxa"/>
          </w:tcPr>
          <w:p w14:paraId="6E4301D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0.482</w:t>
            </w:r>
          </w:p>
        </w:tc>
        <w:tc>
          <w:tcPr>
            <w:tcW w:w="1005" w:type="dxa"/>
          </w:tcPr>
          <w:p w14:paraId="1BAA903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0.294</w:t>
            </w:r>
          </w:p>
        </w:tc>
      </w:tr>
      <w:tr w:rsidR="00F37E83" w14:paraId="2F91F696" w14:textId="77777777">
        <w:tc>
          <w:tcPr>
            <w:tcW w:w="2561" w:type="dxa"/>
          </w:tcPr>
          <w:p w14:paraId="26F9864B"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Mean annual temperature</w:t>
            </w:r>
          </w:p>
        </w:tc>
        <w:tc>
          <w:tcPr>
            <w:tcW w:w="2085" w:type="dxa"/>
          </w:tcPr>
          <w:p w14:paraId="4DA1AD6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MAT</w:t>
            </w:r>
          </w:p>
        </w:tc>
        <w:tc>
          <w:tcPr>
            <w:tcW w:w="994" w:type="dxa"/>
          </w:tcPr>
          <w:p w14:paraId="4E86578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°C</w:t>
            </w:r>
          </w:p>
        </w:tc>
        <w:tc>
          <w:tcPr>
            <w:tcW w:w="858" w:type="dxa"/>
          </w:tcPr>
          <w:p w14:paraId="12D8D3B3"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0.910</w:t>
            </w:r>
          </w:p>
        </w:tc>
        <w:tc>
          <w:tcPr>
            <w:tcW w:w="957" w:type="dxa"/>
          </w:tcPr>
          <w:p w14:paraId="233E44F5"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0.201</w:t>
            </w:r>
          </w:p>
        </w:tc>
        <w:tc>
          <w:tcPr>
            <w:tcW w:w="900" w:type="dxa"/>
          </w:tcPr>
          <w:p w14:paraId="26E8370F"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0.971</w:t>
            </w:r>
          </w:p>
        </w:tc>
        <w:tc>
          <w:tcPr>
            <w:tcW w:w="1005" w:type="dxa"/>
          </w:tcPr>
          <w:p w14:paraId="3594FBF0"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0.140</w:t>
            </w:r>
          </w:p>
        </w:tc>
      </w:tr>
      <w:tr w:rsidR="00F37E83" w14:paraId="66989673" w14:textId="77777777">
        <w:tc>
          <w:tcPr>
            <w:tcW w:w="2561" w:type="dxa"/>
          </w:tcPr>
          <w:p w14:paraId="0DADAE83"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Standard deviation in temperature</w:t>
            </w:r>
          </w:p>
        </w:tc>
        <w:tc>
          <w:tcPr>
            <w:tcW w:w="2085" w:type="dxa"/>
          </w:tcPr>
          <w:p w14:paraId="5B0C9F25"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TEMP_VAR</w:t>
            </w:r>
          </w:p>
        </w:tc>
        <w:tc>
          <w:tcPr>
            <w:tcW w:w="994" w:type="dxa"/>
          </w:tcPr>
          <w:p w14:paraId="0E423A31"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°C</w:t>
            </w:r>
          </w:p>
        </w:tc>
        <w:tc>
          <w:tcPr>
            <w:tcW w:w="858" w:type="dxa"/>
          </w:tcPr>
          <w:p w14:paraId="1DBF24EC"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0.504</w:t>
            </w:r>
          </w:p>
        </w:tc>
        <w:tc>
          <w:tcPr>
            <w:tcW w:w="957" w:type="dxa"/>
          </w:tcPr>
          <w:p w14:paraId="48F83146"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0.250</w:t>
            </w:r>
          </w:p>
        </w:tc>
        <w:tc>
          <w:tcPr>
            <w:tcW w:w="900" w:type="dxa"/>
          </w:tcPr>
          <w:p w14:paraId="7487257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0.434</w:t>
            </w:r>
          </w:p>
        </w:tc>
        <w:tc>
          <w:tcPr>
            <w:tcW w:w="1005" w:type="dxa"/>
          </w:tcPr>
          <w:p w14:paraId="7FB53AAA"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0.350</w:t>
            </w:r>
          </w:p>
        </w:tc>
      </w:tr>
      <w:tr w:rsidR="00F37E83" w14:paraId="28BC1CCC" w14:textId="77777777">
        <w:tc>
          <w:tcPr>
            <w:tcW w:w="2561" w:type="dxa"/>
          </w:tcPr>
          <w:p w14:paraId="06D09C03"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Annual temperature range</w:t>
            </w:r>
          </w:p>
        </w:tc>
        <w:tc>
          <w:tcPr>
            <w:tcW w:w="2085" w:type="dxa"/>
          </w:tcPr>
          <w:p w14:paraId="0BFDD79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ATR</w:t>
            </w:r>
          </w:p>
        </w:tc>
        <w:tc>
          <w:tcPr>
            <w:tcW w:w="994" w:type="dxa"/>
          </w:tcPr>
          <w:p w14:paraId="24446DAF"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°C</w:t>
            </w:r>
          </w:p>
        </w:tc>
        <w:tc>
          <w:tcPr>
            <w:tcW w:w="858" w:type="dxa"/>
          </w:tcPr>
          <w:p w14:paraId="7030A465"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0.162</w:t>
            </w:r>
          </w:p>
        </w:tc>
        <w:tc>
          <w:tcPr>
            <w:tcW w:w="957" w:type="dxa"/>
          </w:tcPr>
          <w:p w14:paraId="151F9E05" w14:textId="77777777" w:rsidR="00F37E83" w:rsidRDefault="006207F0">
            <w:pPr>
              <w:spacing w:after="120"/>
              <w:jc w:val="center"/>
              <w:rPr>
                <w:rFonts w:ascii="Calibri" w:eastAsia="Calibri" w:hAnsi="Calibri" w:cs="Calibri"/>
                <w:sz w:val="22"/>
                <w:szCs w:val="22"/>
              </w:rPr>
            </w:pPr>
            <w:r>
              <w:rPr>
                <w:rFonts w:ascii="Calibri" w:eastAsia="Calibri" w:hAnsi="Calibri" w:cs="Calibri"/>
                <w:b/>
                <w:sz w:val="22"/>
                <w:szCs w:val="22"/>
                <w:u w:val="single"/>
              </w:rPr>
              <w:t>0.043</w:t>
            </w:r>
          </w:p>
        </w:tc>
        <w:tc>
          <w:tcPr>
            <w:tcW w:w="900" w:type="dxa"/>
          </w:tcPr>
          <w:p w14:paraId="78FDEBDF"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0.132</w:t>
            </w:r>
          </w:p>
        </w:tc>
        <w:tc>
          <w:tcPr>
            <w:tcW w:w="1005" w:type="dxa"/>
          </w:tcPr>
          <w:p w14:paraId="404EC3D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0.220</w:t>
            </w:r>
          </w:p>
        </w:tc>
      </w:tr>
      <w:tr w:rsidR="00F37E83" w14:paraId="3E03A0B8" w14:textId="77777777">
        <w:tc>
          <w:tcPr>
            <w:tcW w:w="2561" w:type="dxa"/>
          </w:tcPr>
          <w:p w14:paraId="53A98417"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Mean temperature, wettest quarter</w:t>
            </w:r>
          </w:p>
        </w:tc>
        <w:tc>
          <w:tcPr>
            <w:tcW w:w="2085" w:type="dxa"/>
          </w:tcPr>
          <w:p w14:paraId="293D5939"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TEMP_WET_Q</w:t>
            </w:r>
          </w:p>
        </w:tc>
        <w:tc>
          <w:tcPr>
            <w:tcW w:w="994" w:type="dxa"/>
          </w:tcPr>
          <w:p w14:paraId="3194A4A4"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°C</w:t>
            </w:r>
          </w:p>
        </w:tc>
        <w:tc>
          <w:tcPr>
            <w:tcW w:w="858" w:type="dxa"/>
          </w:tcPr>
          <w:p w14:paraId="2E7D059D"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0.783</w:t>
            </w:r>
          </w:p>
        </w:tc>
        <w:tc>
          <w:tcPr>
            <w:tcW w:w="957" w:type="dxa"/>
          </w:tcPr>
          <w:p w14:paraId="0D4D304E"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0.922</w:t>
            </w:r>
          </w:p>
        </w:tc>
        <w:tc>
          <w:tcPr>
            <w:tcW w:w="900" w:type="dxa"/>
          </w:tcPr>
          <w:p w14:paraId="6542D2C3"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0.209</w:t>
            </w:r>
          </w:p>
        </w:tc>
        <w:tc>
          <w:tcPr>
            <w:tcW w:w="1005" w:type="dxa"/>
          </w:tcPr>
          <w:p w14:paraId="4F9C660B"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0.008</w:t>
            </w:r>
          </w:p>
        </w:tc>
      </w:tr>
      <w:tr w:rsidR="00F37E83" w14:paraId="7927705F" w14:textId="77777777">
        <w:tc>
          <w:tcPr>
            <w:tcW w:w="2561" w:type="dxa"/>
          </w:tcPr>
          <w:p w14:paraId="2C397BD3"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Mean annual precipitation</w:t>
            </w:r>
          </w:p>
        </w:tc>
        <w:tc>
          <w:tcPr>
            <w:tcW w:w="2085" w:type="dxa"/>
          </w:tcPr>
          <w:p w14:paraId="3450245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MAP</w:t>
            </w:r>
          </w:p>
        </w:tc>
        <w:tc>
          <w:tcPr>
            <w:tcW w:w="994" w:type="dxa"/>
          </w:tcPr>
          <w:p w14:paraId="018F23E2"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mm</w:t>
            </w:r>
          </w:p>
        </w:tc>
        <w:tc>
          <w:tcPr>
            <w:tcW w:w="858" w:type="dxa"/>
          </w:tcPr>
          <w:p w14:paraId="6B603565"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0.333</w:t>
            </w:r>
          </w:p>
        </w:tc>
        <w:tc>
          <w:tcPr>
            <w:tcW w:w="957" w:type="dxa"/>
          </w:tcPr>
          <w:p w14:paraId="64ED488B"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0.007</w:t>
            </w:r>
          </w:p>
        </w:tc>
        <w:tc>
          <w:tcPr>
            <w:tcW w:w="900" w:type="dxa"/>
          </w:tcPr>
          <w:p w14:paraId="7E04F49A" w14:textId="77777777" w:rsidR="00F37E83" w:rsidRDefault="006207F0">
            <w:pPr>
              <w:spacing w:after="120"/>
              <w:jc w:val="center"/>
              <w:rPr>
                <w:rFonts w:ascii="Calibri" w:eastAsia="Calibri" w:hAnsi="Calibri" w:cs="Calibri"/>
                <w:sz w:val="22"/>
                <w:szCs w:val="22"/>
                <w:u w:val="single"/>
              </w:rPr>
            </w:pPr>
            <w:r>
              <w:rPr>
                <w:rFonts w:ascii="Calibri" w:eastAsia="Calibri" w:hAnsi="Calibri" w:cs="Calibri"/>
                <w:sz w:val="22"/>
                <w:szCs w:val="22"/>
                <w:u w:val="single"/>
              </w:rPr>
              <w:t>0.063</w:t>
            </w:r>
          </w:p>
        </w:tc>
        <w:tc>
          <w:tcPr>
            <w:tcW w:w="1005" w:type="dxa"/>
          </w:tcPr>
          <w:p w14:paraId="1F28BEAB"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0.010</w:t>
            </w:r>
          </w:p>
        </w:tc>
      </w:tr>
      <w:tr w:rsidR="00F37E83" w14:paraId="1BBB454C" w14:textId="77777777">
        <w:tc>
          <w:tcPr>
            <w:tcW w:w="2561" w:type="dxa"/>
          </w:tcPr>
          <w:p w14:paraId="790EECF0"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Seasonality (CV of precipitation)</w:t>
            </w:r>
          </w:p>
        </w:tc>
        <w:tc>
          <w:tcPr>
            <w:tcW w:w="2085" w:type="dxa"/>
          </w:tcPr>
          <w:p w14:paraId="4CA499EA"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MAP_VAR</w:t>
            </w:r>
          </w:p>
        </w:tc>
        <w:tc>
          <w:tcPr>
            <w:tcW w:w="994" w:type="dxa"/>
          </w:tcPr>
          <w:p w14:paraId="61B1810B"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w:t>
            </w:r>
          </w:p>
        </w:tc>
        <w:tc>
          <w:tcPr>
            <w:tcW w:w="858" w:type="dxa"/>
          </w:tcPr>
          <w:p w14:paraId="71B0776F"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0.683</w:t>
            </w:r>
          </w:p>
        </w:tc>
        <w:tc>
          <w:tcPr>
            <w:tcW w:w="957" w:type="dxa"/>
          </w:tcPr>
          <w:p w14:paraId="19E2C182" w14:textId="77777777" w:rsidR="00F37E83" w:rsidRDefault="006207F0">
            <w:pPr>
              <w:spacing w:after="120"/>
              <w:jc w:val="center"/>
              <w:rPr>
                <w:rFonts w:ascii="Calibri" w:eastAsia="Calibri" w:hAnsi="Calibri" w:cs="Calibri"/>
                <w:b/>
                <w:sz w:val="22"/>
                <w:szCs w:val="22"/>
                <w:u w:val="single"/>
              </w:rPr>
            </w:pPr>
            <w:r>
              <w:rPr>
                <w:rFonts w:ascii="Calibri" w:eastAsia="Calibri" w:hAnsi="Calibri" w:cs="Calibri"/>
                <w:b/>
                <w:sz w:val="22"/>
                <w:szCs w:val="22"/>
                <w:u w:val="single"/>
              </w:rPr>
              <w:t>0.041</w:t>
            </w:r>
          </w:p>
        </w:tc>
        <w:tc>
          <w:tcPr>
            <w:tcW w:w="900" w:type="dxa"/>
          </w:tcPr>
          <w:p w14:paraId="2B264629"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0.640</w:t>
            </w:r>
          </w:p>
        </w:tc>
        <w:tc>
          <w:tcPr>
            <w:tcW w:w="1005" w:type="dxa"/>
          </w:tcPr>
          <w:p w14:paraId="765E53A1"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0.885</w:t>
            </w:r>
          </w:p>
        </w:tc>
      </w:tr>
      <w:tr w:rsidR="00F37E83" w14:paraId="0F18ABF3" w14:textId="77777777">
        <w:tc>
          <w:tcPr>
            <w:tcW w:w="2561" w:type="dxa"/>
          </w:tcPr>
          <w:p w14:paraId="7A5E272F"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Nitrogen deposition</w:t>
            </w:r>
          </w:p>
        </w:tc>
        <w:tc>
          <w:tcPr>
            <w:tcW w:w="2085" w:type="dxa"/>
          </w:tcPr>
          <w:p w14:paraId="0912273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N_Dep</w:t>
            </w:r>
          </w:p>
        </w:tc>
        <w:tc>
          <w:tcPr>
            <w:tcW w:w="994" w:type="dxa"/>
          </w:tcPr>
          <w:p w14:paraId="18774D9D" w14:textId="77777777" w:rsidR="00F37E83" w:rsidRDefault="006207F0">
            <w:pPr>
              <w:spacing w:after="120"/>
              <w:jc w:val="center"/>
              <w:rPr>
                <w:rFonts w:ascii="Calibri" w:eastAsia="Calibri" w:hAnsi="Calibri" w:cs="Calibri"/>
                <w:sz w:val="22"/>
                <w:szCs w:val="22"/>
                <w:highlight w:val="yellow"/>
              </w:rPr>
            </w:pPr>
            <w:r>
              <w:rPr>
                <w:rFonts w:ascii="Calibri" w:eastAsia="Calibri" w:hAnsi="Calibri" w:cs="Calibri"/>
                <w:sz w:val="22"/>
                <w:szCs w:val="22"/>
                <w:highlight w:val="yellow"/>
              </w:rPr>
              <w:t>xxx</w:t>
            </w:r>
          </w:p>
        </w:tc>
        <w:tc>
          <w:tcPr>
            <w:tcW w:w="858" w:type="dxa"/>
          </w:tcPr>
          <w:p w14:paraId="33E9315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0.869</w:t>
            </w:r>
          </w:p>
        </w:tc>
        <w:tc>
          <w:tcPr>
            <w:tcW w:w="957" w:type="dxa"/>
          </w:tcPr>
          <w:p w14:paraId="14169E04"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0.125</w:t>
            </w:r>
          </w:p>
        </w:tc>
        <w:tc>
          <w:tcPr>
            <w:tcW w:w="900" w:type="dxa"/>
          </w:tcPr>
          <w:p w14:paraId="42B8B6E6"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0.157</w:t>
            </w:r>
          </w:p>
        </w:tc>
        <w:tc>
          <w:tcPr>
            <w:tcW w:w="1005" w:type="dxa"/>
          </w:tcPr>
          <w:p w14:paraId="434D7F47"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0.292</w:t>
            </w:r>
          </w:p>
        </w:tc>
      </w:tr>
      <w:tr w:rsidR="00F37E83" w14:paraId="0FD1BD06" w14:textId="77777777">
        <w:tc>
          <w:tcPr>
            <w:tcW w:w="2561" w:type="dxa"/>
          </w:tcPr>
          <w:p w14:paraId="408944FF" w14:textId="77777777" w:rsidR="00F37E83" w:rsidRDefault="006207F0">
            <w:pPr>
              <w:spacing w:after="120"/>
              <w:ind w:left="274" w:hanging="274"/>
              <w:rPr>
                <w:rFonts w:ascii="Calibri" w:eastAsia="Calibri" w:hAnsi="Calibri" w:cs="Calibri"/>
                <w:sz w:val="22"/>
                <w:szCs w:val="22"/>
              </w:rPr>
            </w:pPr>
            <w:r>
              <w:rPr>
                <w:rFonts w:ascii="Calibri" w:eastAsia="Calibri" w:hAnsi="Calibri" w:cs="Calibri"/>
                <w:sz w:val="22"/>
                <w:szCs w:val="22"/>
              </w:rPr>
              <w:t>Management</w:t>
            </w:r>
          </w:p>
        </w:tc>
        <w:tc>
          <w:tcPr>
            <w:tcW w:w="2085" w:type="dxa"/>
          </w:tcPr>
          <w:p w14:paraId="6D28BB8F"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Manage.</w:t>
            </w:r>
          </w:p>
        </w:tc>
        <w:tc>
          <w:tcPr>
            <w:tcW w:w="994" w:type="dxa"/>
          </w:tcPr>
          <w:p w14:paraId="4EB03D62"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0, 1</w:t>
            </w:r>
          </w:p>
        </w:tc>
        <w:tc>
          <w:tcPr>
            <w:tcW w:w="858" w:type="dxa"/>
          </w:tcPr>
          <w:p w14:paraId="5A2FA9BF"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0.944</w:t>
            </w:r>
          </w:p>
        </w:tc>
        <w:tc>
          <w:tcPr>
            <w:tcW w:w="957" w:type="dxa"/>
          </w:tcPr>
          <w:p w14:paraId="718FF9B9"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0.157</w:t>
            </w:r>
          </w:p>
        </w:tc>
        <w:tc>
          <w:tcPr>
            <w:tcW w:w="900" w:type="dxa"/>
          </w:tcPr>
          <w:p w14:paraId="3B6C1948"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0.437</w:t>
            </w:r>
          </w:p>
        </w:tc>
        <w:tc>
          <w:tcPr>
            <w:tcW w:w="1005" w:type="dxa"/>
          </w:tcPr>
          <w:p w14:paraId="3D12A85D" w14:textId="77777777" w:rsidR="00F37E83" w:rsidRDefault="006207F0">
            <w:pPr>
              <w:spacing w:after="120"/>
              <w:jc w:val="center"/>
              <w:rPr>
                <w:rFonts w:ascii="Calibri" w:eastAsia="Calibri" w:hAnsi="Calibri" w:cs="Calibri"/>
                <w:sz w:val="22"/>
                <w:szCs w:val="22"/>
              </w:rPr>
            </w:pPr>
            <w:r>
              <w:rPr>
                <w:rFonts w:ascii="Calibri" w:eastAsia="Calibri" w:hAnsi="Calibri" w:cs="Calibri"/>
                <w:sz w:val="22"/>
                <w:szCs w:val="22"/>
              </w:rPr>
              <w:t>0.913</w:t>
            </w:r>
          </w:p>
        </w:tc>
      </w:tr>
    </w:tbl>
    <w:p w14:paraId="7C4D3C5C" w14:textId="77777777" w:rsidR="00F37E83" w:rsidRDefault="00F37E83">
      <w:pPr>
        <w:spacing w:after="120"/>
        <w:rPr>
          <w:rFonts w:ascii="Calibri" w:eastAsia="Calibri" w:hAnsi="Calibri" w:cs="Calibri"/>
        </w:rPr>
        <w:sectPr w:rsidR="00F37E83">
          <w:pgSz w:w="12240" w:h="15840"/>
          <w:pgMar w:top="1440" w:right="1440" w:bottom="1440" w:left="1440" w:header="0" w:footer="720" w:gutter="0"/>
          <w:cols w:space="720" w:equalWidth="0">
            <w:col w:w="9360"/>
          </w:cols>
        </w:sectPr>
      </w:pPr>
    </w:p>
    <w:p w14:paraId="3A118391" w14:textId="77777777" w:rsidR="00F37E83" w:rsidRDefault="006207F0">
      <w:pPr>
        <w:spacing w:after="120"/>
        <w:rPr>
          <w:rFonts w:ascii="Calibri" w:eastAsia="Calibri" w:hAnsi="Calibri" w:cs="Calibri"/>
        </w:rPr>
      </w:pPr>
      <w:r>
        <w:rPr>
          <w:rFonts w:ascii="Calibri" w:eastAsia="Calibri" w:hAnsi="Calibri" w:cs="Calibri"/>
          <w:noProof/>
        </w:rPr>
        <w:lastRenderedPageBreak/>
        <w:drawing>
          <wp:inline distT="0" distB="0" distL="0" distR="0" wp14:anchorId="53C5240E" wp14:editId="4D051B01">
            <wp:extent cx="8229617" cy="4572009"/>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8229617" cy="4572009"/>
                    </a:xfrm>
                    <a:prstGeom prst="rect">
                      <a:avLst/>
                    </a:prstGeom>
                    <a:ln/>
                  </pic:spPr>
                </pic:pic>
              </a:graphicData>
            </a:graphic>
          </wp:inline>
        </w:drawing>
      </w:r>
    </w:p>
    <w:p w14:paraId="4CF12C1D" w14:textId="77777777" w:rsidR="00F37E83" w:rsidRDefault="006207F0">
      <w:pPr>
        <w:spacing w:after="120"/>
        <w:rPr>
          <w:rFonts w:ascii="Calibri" w:eastAsia="Calibri" w:hAnsi="Calibri" w:cs="Calibri"/>
        </w:rPr>
      </w:pPr>
      <w:r>
        <w:rPr>
          <w:rFonts w:ascii="Calibri" w:eastAsia="Calibri" w:hAnsi="Calibri" w:cs="Calibri"/>
        </w:rPr>
        <w:t>Figure X. Results of simple linear models relating potential site-level explanatory variable to each of the principal components derived from a PCA of the four compositional metrics.  Panels with solid lines indicate statistically significant (P ≤ 0.05) re</w:t>
      </w:r>
      <w:r>
        <w:rPr>
          <w:rFonts w:ascii="Calibri" w:eastAsia="Calibri" w:hAnsi="Calibri" w:cs="Calibri"/>
        </w:rPr>
        <w:t>lationships as identified through simple linear regression (previous page).  White panels were included in the final models resulting from a model selection process (below).</w:t>
      </w:r>
    </w:p>
    <w:p w14:paraId="5B363797" w14:textId="77777777" w:rsidR="00F37E83" w:rsidRDefault="00F37E83">
      <w:pPr>
        <w:spacing w:after="120"/>
        <w:rPr>
          <w:rFonts w:ascii="Calibri" w:eastAsia="Calibri" w:hAnsi="Calibri" w:cs="Calibri"/>
        </w:rPr>
      </w:pPr>
    </w:p>
    <w:p w14:paraId="49FF7AA4" w14:textId="77777777" w:rsidR="00F37E83" w:rsidRDefault="006207F0">
      <w:pPr>
        <w:spacing w:after="120"/>
        <w:rPr>
          <w:rFonts w:ascii="Calibri" w:eastAsia="Calibri" w:hAnsi="Calibri" w:cs="Calibri"/>
        </w:rPr>
      </w:pPr>
      <w:r>
        <w:rPr>
          <w:rFonts w:ascii="Calibri" w:eastAsia="Calibri" w:hAnsi="Calibri" w:cs="Calibri"/>
        </w:rPr>
        <w:t xml:space="preserve">Table X. Model results relating principal component scores derived from a PCA of </w:t>
      </w:r>
      <w:r>
        <w:rPr>
          <w:rFonts w:ascii="Calibri" w:eastAsia="Calibri" w:hAnsi="Calibri" w:cs="Calibri"/>
        </w:rPr>
        <w:t>the four compositional metrics to site-level explanatory variables. Coefficients are reported for those site-level explanatory variables added through model selection (conducted separately for each metric). The overall adjusted R</w:t>
      </w:r>
      <w:r>
        <w:rPr>
          <w:rFonts w:ascii="Calibri" w:eastAsia="Calibri" w:hAnsi="Calibri" w:cs="Calibri"/>
          <w:vertAlign w:val="superscript"/>
        </w:rPr>
        <w:t>2</w:t>
      </w:r>
      <w:r>
        <w:rPr>
          <w:rFonts w:ascii="Calibri" w:eastAsia="Calibri" w:hAnsi="Calibri" w:cs="Calibri"/>
        </w:rPr>
        <w:t xml:space="preserve"> for each model is also re</w:t>
      </w:r>
      <w:r>
        <w:rPr>
          <w:rFonts w:ascii="Calibri" w:eastAsia="Calibri" w:hAnsi="Calibri" w:cs="Calibri"/>
        </w:rPr>
        <w:t>ported.  Simple linear models relating each variable to each metric of compositional variation are reported earlier in this appendix.</w:t>
      </w:r>
    </w:p>
    <w:p w14:paraId="6910B6CC" w14:textId="77777777" w:rsidR="00F37E83" w:rsidRDefault="00F37E83">
      <w:pPr>
        <w:spacing w:after="120"/>
        <w:rPr>
          <w:rFonts w:ascii="Calibri" w:eastAsia="Calibri" w:hAnsi="Calibri" w:cs="Calibri"/>
        </w:rPr>
      </w:pPr>
    </w:p>
    <w:tbl>
      <w:tblPr>
        <w:tblStyle w:val="aa"/>
        <w:tblW w:w="13052"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720"/>
        <w:gridCol w:w="3150"/>
        <w:gridCol w:w="1170"/>
        <w:gridCol w:w="1350"/>
        <w:gridCol w:w="1170"/>
        <w:gridCol w:w="1890"/>
        <w:gridCol w:w="1530"/>
        <w:gridCol w:w="1080"/>
        <w:gridCol w:w="992"/>
      </w:tblGrid>
      <w:tr w:rsidR="00F37E83" w14:paraId="50F1CCE8" w14:textId="77777777">
        <w:tc>
          <w:tcPr>
            <w:tcW w:w="720" w:type="dxa"/>
            <w:tcBorders>
              <w:top w:val="single" w:sz="4" w:space="0" w:color="000000"/>
              <w:bottom w:val="single" w:sz="4" w:space="0" w:color="000000"/>
            </w:tcBorders>
          </w:tcPr>
          <w:p w14:paraId="4141AC6A" w14:textId="77777777" w:rsidR="00F37E83" w:rsidRDefault="006207F0">
            <w:pPr>
              <w:spacing w:after="120"/>
              <w:rPr>
                <w:rFonts w:ascii="Calibri" w:eastAsia="Calibri" w:hAnsi="Calibri" w:cs="Calibri"/>
              </w:rPr>
            </w:pPr>
            <w:r>
              <w:rPr>
                <w:rFonts w:ascii="Calibri" w:eastAsia="Calibri" w:hAnsi="Calibri" w:cs="Calibri"/>
              </w:rPr>
              <w:t>PC</w:t>
            </w:r>
          </w:p>
        </w:tc>
        <w:tc>
          <w:tcPr>
            <w:tcW w:w="3150" w:type="dxa"/>
            <w:tcBorders>
              <w:top w:val="single" w:sz="4" w:space="0" w:color="000000"/>
              <w:bottom w:val="single" w:sz="4" w:space="0" w:color="000000"/>
            </w:tcBorders>
          </w:tcPr>
          <w:p w14:paraId="0F804576" w14:textId="77777777" w:rsidR="00F37E83" w:rsidRDefault="006207F0">
            <w:pPr>
              <w:spacing w:after="120"/>
              <w:jc w:val="center"/>
              <w:rPr>
                <w:rFonts w:ascii="Calibri" w:eastAsia="Calibri" w:hAnsi="Calibri" w:cs="Calibri"/>
              </w:rPr>
            </w:pPr>
            <w:r>
              <w:rPr>
                <w:rFonts w:ascii="Calibri" w:eastAsia="Calibri" w:hAnsi="Calibri" w:cs="Calibri"/>
              </w:rPr>
              <w:t>Explanation</w:t>
            </w:r>
          </w:p>
        </w:tc>
        <w:tc>
          <w:tcPr>
            <w:tcW w:w="1170" w:type="dxa"/>
            <w:tcBorders>
              <w:top w:val="single" w:sz="4" w:space="0" w:color="000000"/>
              <w:bottom w:val="single" w:sz="4" w:space="0" w:color="000000"/>
            </w:tcBorders>
          </w:tcPr>
          <w:p w14:paraId="46F5895F" w14:textId="77777777" w:rsidR="00F37E83" w:rsidRDefault="006207F0">
            <w:pPr>
              <w:spacing w:after="120"/>
              <w:jc w:val="center"/>
              <w:rPr>
                <w:rFonts w:ascii="Calibri" w:eastAsia="Calibri" w:hAnsi="Calibri" w:cs="Calibri"/>
              </w:rPr>
            </w:pPr>
            <w:r>
              <w:rPr>
                <w:rFonts w:ascii="Calibri" w:eastAsia="Calibri" w:hAnsi="Calibri" w:cs="Calibri"/>
              </w:rPr>
              <w:t>Intercept</w:t>
            </w:r>
          </w:p>
        </w:tc>
        <w:tc>
          <w:tcPr>
            <w:tcW w:w="1350" w:type="dxa"/>
            <w:tcBorders>
              <w:top w:val="single" w:sz="4" w:space="0" w:color="000000"/>
              <w:bottom w:val="single" w:sz="4" w:space="0" w:color="000000"/>
            </w:tcBorders>
          </w:tcPr>
          <w:p w14:paraId="54A3E29E" w14:textId="77777777" w:rsidR="00F37E83" w:rsidRDefault="006207F0">
            <w:pPr>
              <w:spacing w:after="120"/>
              <w:jc w:val="center"/>
              <w:rPr>
                <w:rFonts w:ascii="Calibri" w:eastAsia="Calibri" w:hAnsi="Calibri" w:cs="Calibri"/>
              </w:rPr>
            </w:pPr>
            <w:r>
              <w:rPr>
                <w:rFonts w:ascii="Calibri" w:eastAsia="Calibri" w:hAnsi="Calibri" w:cs="Calibri"/>
              </w:rPr>
              <w:t>log(S)</w:t>
            </w:r>
          </w:p>
        </w:tc>
        <w:tc>
          <w:tcPr>
            <w:tcW w:w="1170" w:type="dxa"/>
            <w:tcBorders>
              <w:top w:val="single" w:sz="4" w:space="0" w:color="000000"/>
              <w:bottom w:val="single" w:sz="4" w:space="0" w:color="000000"/>
            </w:tcBorders>
          </w:tcPr>
          <w:p w14:paraId="2E39B0D3" w14:textId="77777777" w:rsidR="00F37E83" w:rsidRDefault="006207F0">
            <w:pPr>
              <w:spacing w:after="120"/>
              <w:jc w:val="center"/>
              <w:rPr>
                <w:rFonts w:ascii="Calibri" w:eastAsia="Calibri" w:hAnsi="Calibri" w:cs="Calibri"/>
              </w:rPr>
            </w:pPr>
            <w:r>
              <w:rPr>
                <w:rFonts w:ascii="Calibri" w:eastAsia="Calibri" w:hAnsi="Calibri" w:cs="Calibri"/>
              </w:rPr>
              <w:t>Product-ivity</w:t>
            </w:r>
          </w:p>
        </w:tc>
        <w:tc>
          <w:tcPr>
            <w:tcW w:w="1890" w:type="dxa"/>
            <w:tcBorders>
              <w:top w:val="single" w:sz="4" w:space="0" w:color="000000"/>
              <w:bottom w:val="single" w:sz="4" w:space="0" w:color="000000"/>
            </w:tcBorders>
          </w:tcPr>
          <w:p w14:paraId="764157EE" w14:textId="77777777" w:rsidR="00F37E83" w:rsidRDefault="006207F0">
            <w:pPr>
              <w:spacing w:after="120"/>
              <w:jc w:val="center"/>
              <w:rPr>
                <w:rFonts w:ascii="Calibri" w:eastAsia="Calibri" w:hAnsi="Calibri" w:cs="Calibri"/>
              </w:rPr>
            </w:pPr>
            <w:r>
              <w:rPr>
                <w:rFonts w:ascii="Calibri" w:eastAsia="Calibri" w:hAnsi="Calibri" w:cs="Calibri"/>
              </w:rPr>
              <w:t>Local Variation in Productivity</w:t>
            </w:r>
          </w:p>
        </w:tc>
        <w:tc>
          <w:tcPr>
            <w:tcW w:w="1530" w:type="dxa"/>
            <w:tcBorders>
              <w:top w:val="single" w:sz="4" w:space="0" w:color="000000"/>
              <w:bottom w:val="single" w:sz="4" w:space="0" w:color="000000"/>
            </w:tcBorders>
          </w:tcPr>
          <w:p w14:paraId="43D73807" w14:textId="77777777" w:rsidR="00F37E83" w:rsidRDefault="006207F0">
            <w:pPr>
              <w:spacing w:after="120"/>
              <w:jc w:val="center"/>
              <w:rPr>
                <w:rFonts w:ascii="Calibri" w:eastAsia="Calibri" w:hAnsi="Calibri" w:cs="Calibri"/>
              </w:rPr>
            </w:pPr>
            <w:r>
              <w:rPr>
                <w:rFonts w:ascii="Calibri" w:eastAsia="Calibri" w:hAnsi="Calibri" w:cs="Calibri"/>
              </w:rPr>
              <w:t>Annual Temperature Range</w:t>
            </w:r>
          </w:p>
        </w:tc>
        <w:tc>
          <w:tcPr>
            <w:tcW w:w="1080" w:type="dxa"/>
            <w:tcBorders>
              <w:top w:val="single" w:sz="4" w:space="0" w:color="000000"/>
              <w:bottom w:val="single" w:sz="4" w:space="0" w:color="000000"/>
            </w:tcBorders>
          </w:tcPr>
          <w:p w14:paraId="328D340B" w14:textId="77777777" w:rsidR="00F37E83" w:rsidRDefault="006207F0">
            <w:pPr>
              <w:spacing w:after="120"/>
              <w:jc w:val="center"/>
              <w:rPr>
                <w:rFonts w:ascii="Calibri" w:eastAsia="Calibri" w:hAnsi="Calibri" w:cs="Calibri"/>
              </w:rPr>
            </w:pPr>
            <w:r>
              <w:rPr>
                <w:rFonts w:ascii="Calibri" w:eastAsia="Calibri" w:hAnsi="Calibri" w:cs="Calibri"/>
              </w:rPr>
              <w:t>Mean Annual Precip.</w:t>
            </w:r>
          </w:p>
        </w:tc>
        <w:tc>
          <w:tcPr>
            <w:tcW w:w="992" w:type="dxa"/>
            <w:tcBorders>
              <w:top w:val="single" w:sz="4" w:space="0" w:color="000000"/>
              <w:bottom w:val="single" w:sz="4" w:space="0" w:color="000000"/>
            </w:tcBorders>
          </w:tcPr>
          <w:p w14:paraId="6E12591E" w14:textId="77777777" w:rsidR="00F37E83" w:rsidRDefault="006207F0">
            <w:pPr>
              <w:spacing w:after="120"/>
              <w:jc w:val="center"/>
              <w:rPr>
                <w:rFonts w:ascii="Calibri" w:eastAsia="Calibri" w:hAnsi="Calibri" w:cs="Calibri"/>
              </w:rPr>
            </w:pPr>
            <w:r>
              <w:rPr>
                <w:rFonts w:ascii="Calibri" w:eastAsia="Calibri" w:hAnsi="Calibri" w:cs="Calibri"/>
              </w:rPr>
              <w:t>Model R</w:t>
            </w:r>
            <w:r>
              <w:rPr>
                <w:rFonts w:ascii="Calibri" w:eastAsia="Calibri" w:hAnsi="Calibri" w:cs="Calibri"/>
                <w:vertAlign w:val="superscript"/>
              </w:rPr>
              <w:t>2</w:t>
            </w:r>
            <w:r>
              <w:rPr>
                <w:rFonts w:ascii="Calibri" w:eastAsia="Calibri" w:hAnsi="Calibri" w:cs="Calibri"/>
              </w:rPr>
              <w:t xml:space="preserve"> (adj.)</w:t>
            </w:r>
          </w:p>
        </w:tc>
      </w:tr>
      <w:tr w:rsidR="00F37E83" w14:paraId="12326377" w14:textId="77777777">
        <w:tc>
          <w:tcPr>
            <w:tcW w:w="720" w:type="dxa"/>
            <w:tcBorders>
              <w:top w:val="single" w:sz="4" w:space="0" w:color="000000"/>
              <w:bottom w:val="nil"/>
            </w:tcBorders>
          </w:tcPr>
          <w:p w14:paraId="674EC79B" w14:textId="77777777" w:rsidR="00F37E83" w:rsidRDefault="006207F0">
            <w:pPr>
              <w:spacing w:after="120"/>
              <w:rPr>
                <w:rFonts w:ascii="Calibri" w:eastAsia="Calibri" w:hAnsi="Calibri" w:cs="Calibri"/>
              </w:rPr>
            </w:pPr>
            <w:r>
              <w:rPr>
                <w:rFonts w:ascii="Calibri" w:eastAsia="Calibri" w:hAnsi="Calibri" w:cs="Calibri"/>
              </w:rPr>
              <w:lastRenderedPageBreak/>
              <w:t>PC1</w:t>
            </w:r>
          </w:p>
        </w:tc>
        <w:tc>
          <w:tcPr>
            <w:tcW w:w="3150" w:type="dxa"/>
            <w:tcBorders>
              <w:top w:val="single" w:sz="4" w:space="0" w:color="000000"/>
              <w:bottom w:val="nil"/>
            </w:tcBorders>
          </w:tcPr>
          <w:p w14:paraId="544C71A7" w14:textId="77777777" w:rsidR="00F37E83" w:rsidRDefault="006207F0">
            <w:pPr>
              <w:spacing w:after="120"/>
              <w:jc w:val="center"/>
              <w:rPr>
                <w:rFonts w:ascii="Calibri" w:eastAsia="Calibri" w:hAnsi="Calibri" w:cs="Calibri"/>
              </w:rPr>
            </w:pPr>
            <w:r>
              <w:rPr>
                <w:rFonts w:ascii="Calibri" w:eastAsia="Calibri" w:hAnsi="Calibri" w:cs="Calibri"/>
              </w:rPr>
              <w:t>High values = more magnitude + more turnover</w:t>
            </w:r>
          </w:p>
        </w:tc>
        <w:tc>
          <w:tcPr>
            <w:tcW w:w="1170" w:type="dxa"/>
            <w:tcBorders>
              <w:top w:val="single" w:sz="4" w:space="0" w:color="000000"/>
              <w:bottom w:val="nil"/>
            </w:tcBorders>
          </w:tcPr>
          <w:p w14:paraId="13B10689" w14:textId="77777777" w:rsidR="00F37E83" w:rsidRDefault="006207F0">
            <w:pPr>
              <w:spacing w:after="120"/>
              <w:jc w:val="center"/>
              <w:rPr>
                <w:rFonts w:ascii="Calibri" w:eastAsia="Calibri" w:hAnsi="Calibri" w:cs="Calibri"/>
              </w:rPr>
            </w:pPr>
            <w:r>
              <w:rPr>
                <w:rFonts w:ascii="Calibri" w:eastAsia="Calibri" w:hAnsi="Calibri" w:cs="Calibri"/>
              </w:rPr>
              <w:t>-1.053</w:t>
            </w:r>
          </w:p>
        </w:tc>
        <w:tc>
          <w:tcPr>
            <w:tcW w:w="1350" w:type="dxa"/>
            <w:tcBorders>
              <w:top w:val="single" w:sz="4" w:space="0" w:color="000000"/>
              <w:bottom w:val="nil"/>
            </w:tcBorders>
          </w:tcPr>
          <w:p w14:paraId="09547AB5" w14:textId="77777777" w:rsidR="00F37E83" w:rsidRDefault="006207F0">
            <w:pPr>
              <w:spacing w:after="120"/>
              <w:jc w:val="center"/>
              <w:rPr>
                <w:rFonts w:ascii="Calibri" w:eastAsia="Calibri" w:hAnsi="Calibri" w:cs="Calibri"/>
              </w:rPr>
            </w:pPr>
            <w:r>
              <w:rPr>
                <w:rFonts w:ascii="Calibri" w:eastAsia="Calibri" w:hAnsi="Calibri" w:cs="Calibri"/>
              </w:rPr>
              <w:t>0.255</w:t>
            </w:r>
          </w:p>
        </w:tc>
        <w:tc>
          <w:tcPr>
            <w:tcW w:w="1170" w:type="dxa"/>
            <w:tcBorders>
              <w:top w:val="single" w:sz="4" w:space="0" w:color="000000"/>
              <w:bottom w:val="nil"/>
            </w:tcBorders>
          </w:tcPr>
          <w:p w14:paraId="08F4296E" w14:textId="77777777" w:rsidR="00F37E83" w:rsidRDefault="006207F0">
            <w:pPr>
              <w:spacing w:after="120"/>
              <w:jc w:val="center"/>
              <w:rPr>
                <w:rFonts w:ascii="Calibri" w:eastAsia="Calibri" w:hAnsi="Calibri" w:cs="Calibri"/>
              </w:rPr>
            </w:pPr>
            <w:r>
              <w:rPr>
                <w:rFonts w:ascii="Calibri" w:eastAsia="Calibri" w:hAnsi="Calibri" w:cs="Calibri"/>
              </w:rPr>
              <w:t>-0.00012</w:t>
            </w:r>
          </w:p>
        </w:tc>
        <w:tc>
          <w:tcPr>
            <w:tcW w:w="1890" w:type="dxa"/>
            <w:tcBorders>
              <w:top w:val="single" w:sz="4" w:space="0" w:color="000000"/>
              <w:bottom w:val="nil"/>
            </w:tcBorders>
          </w:tcPr>
          <w:p w14:paraId="19E612DE" w14:textId="77777777" w:rsidR="00F37E83" w:rsidRDefault="00F37E83">
            <w:pPr>
              <w:spacing w:after="120"/>
              <w:jc w:val="center"/>
              <w:rPr>
                <w:rFonts w:ascii="Calibri" w:eastAsia="Calibri" w:hAnsi="Calibri" w:cs="Calibri"/>
              </w:rPr>
            </w:pPr>
          </w:p>
        </w:tc>
        <w:tc>
          <w:tcPr>
            <w:tcW w:w="1530" w:type="dxa"/>
            <w:tcBorders>
              <w:top w:val="single" w:sz="4" w:space="0" w:color="000000"/>
              <w:bottom w:val="nil"/>
            </w:tcBorders>
          </w:tcPr>
          <w:p w14:paraId="2A6E8114" w14:textId="77777777" w:rsidR="00F37E83" w:rsidRDefault="006207F0">
            <w:pPr>
              <w:spacing w:after="120"/>
              <w:jc w:val="center"/>
              <w:rPr>
                <w:rFonts w:ascii="Calibri" w:eastAsia="Calibri" w:hAnsi="Calibri" w:cs="Calibri"/>
              </w:rPr>
            </w:pPr>
            <w:r>
              <w:rPr>
                <w:rFonts w:ascii="Calibri" w:eastAsia="Calibri" w:hAnsi="Calibri" w:cs="Calibri"/>
              </w:rPr>
              <w:t>0.0054</w:t>
            </w:r>
          </w:p>
        </w:tc>
        <w:tc>
          <w:tcPr>
            <w:tcW w:w="1080" w:type="dxa"/>
            <w:tcBorders>
              <w:top w:val="single" w:sz="4" w:space="0" w:color="000000"/>
              <w:bottom w:val="nil"/>
            </w:tcBorders>
          </w:tcPr>
          <w:p w14:paraId="6C5A991B" w14:textId="77777777" w:rsidR="00F37E83" w:rsidRDefault="00F37E83">
            <w:pPr>
              <w:spacing w:after="120"/>
              <w:jc w:val="center"/>
              <w:rPr>
                <w:rFonts w:ascii="Calibri" w:eastAsia="Calibri" w:hAnsi="Calibri" w:cs="Calibri"/>
              </w:rPr>
            </w:pPr>
          </w:p>
        </w:tc>
        <w:tc>
          <w:tcPr>
            <w:tcW w:w="992" w:type="dxa"/>
            <w:tcBorders>
              <w:top w:val="single" w:sz="4" w:space="0" w:color="000000"/>
              <w:bottom w:val="nil"/>
            </w:tcBorders>
          </w:tcPr>
          <w:p w14:paraId="6AB08D87" w14:textId="77777777" w:rsidR="00F37E83" w:rsidRDefault="006207F0">
            <w:pPr>
              <w:spacing w:after="120"/>
              <w:jc w:val="center"/>
              <w:rPr>
                <w:rFonts w:ascii="Calibri" w:eastAsia="Calibri" w:hAnsi="Calibri" w:cs="Calibri"/>
              </w:rPr>
            </w:pPr>
            <w:r>
              <w:rPr>
                <w:rFonts w:ascii="Calibri" w:eastAsia="Calibri" w:hAnsi="Calibri" w:cs="Calibri"/>
              </w:rPr>
              <w:t>0.574</w:t>
            </w:r>
          </w:p>
        </w:tc>
      </w:tr>
      <w:tr w:rsidR="00F37E83" w14:paraId="4825C79D" w14:textId="77777777">
        <w:tc>
          <w:tcPr>
            <w:tcW w:w="720" w:type="dxa"/>
            <w:tcBorders>
              <w:top w:val="nil"/>
              <w:bottom w:val="nil"/>
            </w:tcBorders>
          </w:tcPr>
          <w:p w14:paraId="321E8387" w14:textId="77777777" w:rsidR="00F37E83" w:rsidRDefault="006207F0">
            <w:pPr>
              <w:spacing w:after="120"/>
              <w:rPr>
                <w:rFonts w:ascii="Calibri" w:eastAsia="Calibri" w:hAnsi="Calibri" w:cs="Calibri"/>
              </w:rPr>
            </w:pPr>
            <w:r>
              <w:rPr>
                <w:rFonts w:ascii="Calibri" w:eastAsia="Calibri" w:hAnsi="Calibri" w:cs="Calibri"/>
              </w:rPr>
              <w:t>PC2</w:t>
            </w:r>
          </w:p>
        </w:tc>
        <w:tc>
          <w:tcPr>
            <w:tcW w:w="3150" w:type="dxa"/>
            <w:tcBorders>
              <w:top w:val="nil"/>
              <w:bottom w:val="nil"/>
            </w:tcBorders>
          </w:tcPr>
          <w:p w14:paraId="57A8ADD4" w14:textId="77777777" w:rsidR="00F37E83" w:rsidRDefault="006207F0">
            <w:pPr>
              <w:spacing w:after="120"/>
              <w:jc w:val="center"/>
              <w:rPr>
                <w:rFonts w:ascii="Calibri" w:eastAsia="Calibri" w:hAnsi="Calibri" w:cs="Calibri"/>
              </w:rPr>
            </w:pPr>
            <w:r>
              <w:rPr>
                <w:rFonts w:ascii="Calibri" w:eastAsia="Calibri" w:hAnsi="Calibri" w:cs="Calibri"/>
              </w:rPr>
              <w:t>High values = more magnitude + less turnover</w:t>
            </w:r>
          </w:p>
        </w:tc>
        <w:tc>
          <w:tcPr>
            <w:tcW w:w="1170" w:type="dxa"/>
            <w:tcBorders>
              <w:top w:val="nil"/>
              <w:bottom w:val="nil"/>
            </w:tcBorders>
          </w:tcPr>
          <w:p w14:paraId="7D218B68" w14:textId="77777777" w:rsidR="00F37E83" w:rsidRDefault="006207F0">
            <w:pPr>
              <w:spacing w:after="120"/>
              <w:jc w:val="center"/>
              <w:rPr>
                <w:rFonts w:ascii="Calibri" w:eastAsia="Calibri" w:hAnsi="Calibri" w:cs="Calibri"/>
              </w:rPr>
            </w:pPr>
            <w:r>
              <w:rPr>
                <w:rFonts w:ascii="Calibri" w:eastAsia="Calibri" w:hAnsi="Calibri" w:cs="Calibri"/>
              </w:rPr>
              <w:t>0.191</w:t>
            </w:r>
          </w:p>
        </w:tc>
        <w:tc>
          <w:tcPr>
            <w:tcW w:w="1350" w:type="dxa"/>
            <w:tcBorders>
              <w:top w:val="nil"/>
              <w:bottom w:val="nil"/>
            </w:tcBorders>
          </w:tcPr>
          <w:p w14:paraId="0AEE1C7B" w14:textId="77777777" w:rsidR="00F37E83" w:rsidRDefault="006207F0">
            <w:pPr>
              <w:spacing w:after="120"/>
              <w:jc w:val="center"/>
              <w:rPr>
                <w:rFonts w:ascii="Calibri" w:eastAsia="Calibri" w:hAnsi="Calibri" w:cs="Calibri"/>
              </w:rPr>
            </w:pPr>
            <w:r>
              <w:rPr>
                <w:rFonts w:ascii="Calibri" w:eastAsia="Calibri" w:hAnsi="Calibri" w:cs="Calibri"/>
              </w:rPr>
              <w:t>-0.055</w:t>
            </w:r>
          </w:p>
        </w:tc>
        <w:tc>
          <w:tcPr>
            <w:tcW w:w="1170" w:type="dxa"/>
            <w:tcBorders>
              <w:top w:val="nil"/>
              <w:bottom w:val="nil"/>
            </w:tcBorders>
          </w:tcPr>
          <w:p w14:paraId="6BC74C5C" w14:textId="77777777" w:rsidR="00F37E83" w:rsidRDefault="00F37E83">
            <w:pPr>
              <w:spacing w:after="120"/>
              <w:jc w:val="center"/>
              <w:rPr>
                <w:rFonts w:ascii="Calibri" w:eastAsia="Calibri" w:hAnsi="Calibri" w:cs="Calibri"/>
              </w:rPr>
            </w:pPr>
          </w:p>
        </w:tc>
        <w:tc>
          <w:tcPr>
            <w:tcW w:w="1890" w:type="dxa"/>
            <w:tcBorders>
              <w:top w:val="nil"/>
              <w:bottom w:val="nil"/>
            </w:tcBorders>
          </w:tcPr>
          <w:p w14:paraId="57C94FAB" w14:textId="77777777" w:rsidR="00F37E83" w:rsidRDefault="006207F0">
            <w:pPr>
              <w:spacing w:after="120"/>
              <w:jc w:val="center"/>
              <w:rPr>
                <w:rFonts w:ascii="Calibri" w:eastAsia="Calibri" w:hAnsi="Calibri" w:cs="Calibri"/>
              </w:rPr>
            </w:pPr>
            <w:r>
              <w:rPr>
                <w:rFonts w:ascii="Calibri" w:eastAsia="Calibri" w:hAnsi="Calibri" w:cs="Calibri"/>
              </w:rPr>
              <w:t>0.0014</w:t>
            </w:r>
          </w:p>
        </w:tc>
        <w:tc>
          <w:tcPr>
            <w:tcW w:w="1530" w:type="dxa"/>
            <w:tcBorders>
              <w:top w:val="nil"/>
              <w:bottom w:val="nil"/>
            </w:tcBorders>
          </w:tcPr>
          <w:p w14:paraId="610242D6" w14:textId="77777777" w:rsidR="00F37E83" w:rsidRDefault="00F37E83">
            <w:pPr>
              <w:spacing w:after="120"/>
              <w:jc w:val="center"/>
              <w:rPr>
                <w:rFonts w:ascii="Calibri" w:eastAsia="Calibri" w:hAnsi="Calibri" w:cs="Calibri"/>
              </w:rPr>
            </w:pPr>
          </w:p>
        </w:tc>
        <w:tc>
          <w:tcPr>
            <w:tcW w:w="1080" w:type="dxa"/>
            <w:tcBorders>
              <w:top w:val="nil"/>
              <w:bottom w:val="nil"/>
            </w:tcBorders>
          </w:tcPr>
          <w:p w14:paraId="2ECB0547" w14:textId="77777777" w:rsidR="00F37E83" w:rsidRDefault="006207F0">
            <w:pPr>
              <w:spacing w:after="120"/>
              <w:jc w:val="center"/>
              <w:rPr>
                <w:rFonts w:ascii="Calibri" w:eastAsia="Calibri" w:hAnsi="Calibri" w:cs="Calibri"/>
              </w:rPr>
            </w:pPr>
            <w:r>
              <w:rPr>
                <w:rFonts w:ascii="Calibri" w:eastAsia="Calibri" w:hAnsi="Calibri" w:cs="Calibri"/>
              </w:rPr>
              <w:t>-0.00007</w:t>
            </w:r>
          </w:p>
        </w:tc>
        <w:tc>
          <w:tcPr>
            <w:tcW w:w="992" w:type="dxa"/>
            <w:tcBorders>
              <w:top w:val="nil"/>
              <w:bottom w:val="nil"/>
            </w:tcBorders>
          </w:tcPr>
          <w:p w14:paraId="3D964019" w14:textId="77777777" w:rsidR="00F37E83" w:rsidRDefault="006207F0">
            <w:pPr>
              <w:spacing w:after="120"/>
              <w:jc w:val="center"/>
              <w:rPr>
                <w:rFonts w:ascii="Calibri" w:eastAsia="Calibri" w:hAnsi="Calibri" w:cs="Calibri"/>
              </w:rPr>
            </w:pPr>
            <w:r>
              <w:rPr>
                <w:rFonts w:ascii="Calibri" w:eastAsia="Calibri" w:hAnsi="Calibri" w:cs="Calibri"/>
              </w:rPr>
              <w:t>0.396</w:t>
            </w:r>
          </w:p>
        </w:tc>
      </w:tr>
      <w:tr w:rsidR="00F37E83" w14:paraId="1E9C286F" w14:textId="77777777">
        <w:tc>
          <w:tcPr>
            <w:tcW w:w="720" w:type="dxa"/>
            <w:tcBorders>
              <w:top w:val="nil"/>
              <w:bottom w:val="nil"/>
            </w:tcBorders>
          </w:tcPr>
          <w:p w14:paraId="6C67A547" w14:textId="77777777" w:rsidR="00F37E83" w:rsidRDefault="006207F0">
            <w:pPr>
              <w:spacing w:after="120"/>
              <w:rPr>
                <w:rFonts w:ascii="Calibri" w:eastAsia="Calibri" w:hAnsi="Calibri" w:cs="Calibri"/>
              </w:rPr>
            </w:pPr>
            <w:r>
              <w:rPr>
                <w:rFonts w:ascii="Calibri" w:eastAsia="Calibri" w:hAnsi="Calibri" w:cs="Calibri"/>
              </w:rPr>
              <w:t>PC3</w:t>
            </w:r>
          </w:p>
        </w:tc>
        <w:tc>
          <w:tcPr>
            <w:tcW w:w="3150" w:type="dxa"/>
            <w:tcBorders>
              <w:top w:val="nil"/>
              <w:bottom w:val="nil"/>
            </w:tcBorders>
          </w:tcPr>
          <w:p w14:paraId="5F3C8D6D" w14:textId="77777777" w:rsidR="00F37E83" w:rsidRDefault="006207F0">
            <w:pPr>
              <w:spacing w:after="120"/>
              <w:jc w:val="center"/>
              <w:rPr>
                <w:rFonts w:ascii="Calibri" w:eastAsia="Calibri" w:hAnsi="Calibri" w:cs="Calibri"/>
              </w:rPr>
            </w:pPr>
            <w:r>
              <w:rPr>
                <w:rFonts w:ascii="Calibri" w:eastAsia="Calibri" w:hAnsi="Calibri" w:cs="Calibri"/>
              </w:rPr>
              <w:t>High values = more abundance-based metrics, less incidence-based metrics</w:t>
            </w:r>
          </w:p>
        </w:tc>
        <w:tc>
          <w:tcPr>
            <w:tcW w:w="1170" w:type="dxa"/>
            <w:tcBorders>
              <w:top w:val="nil"/>
              <w:bottom w:val="nil"/>
            </w:tcBorders>
          </w:tcPr>
          <w:p w14:paraId="310A7986" w14:textId="77777777" w:rsidR="00F37E83" w:rsidRDefault="006207F0">
            <w:pPr>
              <w:spacing w:after="120"/>
              <w:jc w:val="center"/>
              <w:rPr>
                <w:rFonts w:ascii="Calibri" w:eastAsia="Calibri" w:hAnsi="Calibri" w:cs="Calibri"/>
              </w:rPr>
            </w:pPr>
            <w:r>
              <w:rPr>
                <w:rFonts w:ascii="Calibri" w:eastAsia="Calibri" w:hAnsi="Calibri" w:cs="Calibri"/>
              </w:rPr>
              <w:t>0.174</w:t>
            </w:r>
          </w:p>
        </w:tc>
        <w:tc>
          <w:tcPr>
            <w:tcW w:w="1350" w:type="dxa"/>
            <w:tcBorders>
              <w:top w:val="nil"/>
              <w:bottom w:val="nil"/>
            </w:tcBorders>
          </w:tcPr>
          <w:p w14:paraId="79E4C4DF" w14:textId="77777777" w:rsidR="00F37E83" w:rsidRDefault="006207F0">
            <w:pPr>
              <w:spacing w:after="120"/>
              <w:jc w:val="center"/>
              <w:rPr>
                <w:rFonts w:ascii="Calibri" w:eastAsia="Calibri" w:hAnsi="Calibri" w:cs="Calibri"/>
              </w:rPr>
            </w:pPr>
            <w:r>
              <w:rPr>
                <w:rFonts w:ascii="Calibri" w:eastAsia="Calibri" w:hAnsi="Calibri" w:cs="Calibri"/>
              </w:rPr>
              <w:t>-0.047</w:t>
            </w:r>
          </w:p>
        </w:tc>
        <w:tc>
          <w:tcPr>
            <w:tcW w:w="1170" w:type="dxa"/>
            <w:tcBorders>
              <w:top w:val="nil"/>
              <w:bottom w:val="nil"/>
            </w:tcBorders>
          </w:tcPr>
          <w:p w14:paraId="58618BE2" w14:textId="77777777" w:rsidR="00F37E83" w:rsidRDefault="00F37E83">
            <w:pPr>
              <w:spacing w:after="120"/>
              <w:jc w:val="center"/>
              <w:rPr>
                <w:rFonts w:ascii="Calibri" w:eastAsia="Calibri" w:hAnsi="Calibri" w:cs="Calibri"/>
              </w:rPr>
            </w:pPr>
          </w:p>
        </w:tc>
        <w:tc>
          <w:tcPr>
            <w:tcW w:w="1890" w:type="dxa"/>
            <w:tcBorders>
              <w:top w:val="nil"/>
              <w:bottom w:val="nil"/>
            </w:tcBorders>
          </w:tcPr>
          <w:p w14:paraId="31403418" w14:textId="77777777" w:rsidR="00F37E83" w:rsidRDefault="00F37E83">
            <w:pPr>
              <w:spacing w:after="120"/>
              <w:jc w:val="center"/>
              <w:rPr>
                <w:rFonts w:ascii="Calibri" w:eastAsia="Calibri" w:hAnsi="Calibri" w:cs="Calibri"/>
              </w:rPr>
            </w:pPr>
          </w:p>
        </w:tc>
        <w:tc>
          <w:tcPr>
            <w:tcW w:w="1530" w:type="dxa"/>
            <w:tcBorders>
              <w:top w:val="nil"/>
              <w:bottom w:val="nil"/>
            </w:tcBorders>
          </w:tcPr>
          <w:p w14:paraId="071B5224" w14:textId="77777777" w:rsidR="00F37E83" w:rsidRDefault="00F37E83">
            <w:pPr>
              <w:spacing w:after="120"/>
              <w:jc w:val="center"/>
              <w:rPr>
                <w:rFonts w:ascii="Calibri" w:eastAsia="Calibri" w:hAnsi="Calibri" w:cs="Calibri"/>
              </w:rPr>
            </w:pPr>
          </w:p>
        </w:tc>
        <w:tc>
          <w:tcPr>
            <w:tcW w:w="1080" w:type="dxa"/>
            <w:tcBorders>
              <w:top w:val="nil"/>
              <w:bottom w:val="nil"/>
            </w:tcBorders>
          </w:tcPr>
          <w:p w14:paraId="3E2AE540" w14:textId="77777777" w:rsidR="00F37E83" w:rsidRDefault="00F37E83">
            <w:pPr>
              <w:spacing w:after="120"/>
              <w:jc w:val="center"/>
              <w:rPr>
                <w:rFonts w:ascii="Calibri" w:eastAsia="Calibri" w:hAnsi="Calibri" w:cs="Calibri"/>
              </w:rPr>
            </w:pPr>
          </w:p>
        </w:tc>
        <w:tc>
          <w:tcPr>
            <w:tcW w:w="992" w:type="dxa"/>
            <w:tcBorders>
              <w:top w:val="nil"/>
              <w:bottom w:val="nil"/>
            </w:tcBorders>
          </w:tcPr>
          <w:p w14:paraId="0EA9AE9B" w14:textId="77777777" w:rsidR="00F37E83" w:rsidRDefault="006207F0">
            <w:pPr>
              <w:spacing w:after="120"/>
              <w:jc w:val="center"/>
              <w:rPr>
                <w:rFonts w:ascii="Calibri" w:eastAsia="Calibri" w:hAnsi="Calibri" w:cs="Calibri"/>
              </w:rPr>
            </w:pPr>
            <w:r>
              <w:rPr>
                <w:rFonts w:ascii="Calibri" w:eastAsia="Calibri" w:hAnsi="Calibri" w:cs="Calibri"/>
              </w:rPr>
              <w:t>0.060</w:t>
            </w:r>
          </w:p>
        </w:tc>
      </w:tr>
      <w:tr w:rsidR="00F37E83" w14:paraId="0396D1F9" w14:textId="77777777">
        <w:tc>
          <w:tcPr>
            <w:tcW w:w="720" w:type="dxa"/>
            <w:tcBorders>
              <w:top w:val="nil"/>
              <w:bottom w:val="single" w:sz="4" w:space="0" w:color="000000"/>
            </w:tcBorders>
          </w:tcPr>
          <w:p w14:paraId="67C7DFAC" w14:textId="77777777" w:rsidR="00F37E83" w:rsidRDefault="006207F0">
            <w:pPr>
              <w:spacing w:after="120"/>
              <w:rPr>
                <w:rFonts w:ascii="Calibri" w:eastAsia="Calibri" w:hAnsi="Calibri" w:cs="Calibri"/>
              </w:rPr>
            </w:pPr>
            <w:r>
              <w:rPr>
                <w:rFonts w:ascii="Calibri" w:eastAsia="Calibri" w:hAnsi="Calibri" w:cs="Calibri"/>
              </w:rPr>
              <w:t>PC4</w:t>
            </w:r>
          </w:p>
        </w:tc>
        <w:tc>
          <w:tcPr>
            <w:tcW w:w="3150" w:type="dxa"/>
            <w:tcBorders>
              <w:top w:val="nil"/>
              <w:bottom w:val="single" w:sz="4" w:space="0" w:color="000000"/>
            </w:tcBorders>
          </w:tcPr>
          <w:p w14:paraId="79DCAFE8" w14:textId="77777777" w:rsidR="00F37E83" w:rsidRDefault="006207F0">
            <w:pPr>
              <w:spacing w:after="120"/>
              <w:jc w:val="center"/>
              <w:rPr>
                <w:rFonts w:ascii="Calibri" w:eastAsia="Calibri" w:hAnsi="Calibri" w:cs="Calibri"/>
              </w:rPr>
            </w:pPr>
            <w:r>
              <w:rPr>
                <w:rFonts w:ascii="Calibri" w:eastAsia="Calibri" w:hAnsi="Calibri" w:cs="Calibri"/>
              </w:rPr>
              <w:t>High values = less Sorensen dissimilarity.  Opposing patterns for types of metrics x abundance/incidence basis … analogous to an interaction?</w:t>
            </w:r>
          </w:p>
        </w:tc>
        <w:tc>
          <w:tcPr>
            <w:tcW w:w="1170" w:type="dxa"/>
            <w:tcBorders>
              <w:top w:val="nil"/>
              <w:bottom w:val="single" w:sz="4" w:space="0" w:color="000000"/>
            </w:tcBorders>
          </w:tcPr>
          <w:p w14:paraId="22556319" w14:textId="77777777" w:rsidR="00F37E83" w:rsidRDefault="006207F0">
            <w:pPr>
              <w:spacing w:after="120"/>
              <w:jc w:val="center"/>
              <w:rPr>
                <w:rFonts w:ascii="Calibri" w:eastAsia="Calibri" w:hAnsi="Calibri" w:cs="Calibri"/>
              </w:rPr>
            </w:pPr>
            <w:r>
              <w:rPr>
                <w:rFonts w:ascii="Calibri" w:eastAsia="Calibri" w:hAnsi="Calibri" w:cs="Calibri"/>
              </w:rPr>
              <w:t>0.041</w:t>
            </w:r>
          </w:p>
        </w:tc>
        <w:tc>
          <w:tcPr>
            <w:tcW w:w="1350" w:type="dxa"/>
            <w:tcBorders>
              <w:top w:val="nil"/>
              <w:bottom w:val="single" w:sz="4" w:space="0" w:color="000000"/>
            </w:tcBorders>
          </w:tcPr>
          <w:p w14:paraId="40C78DD3" w14:textId="77777777" w:rsidR="00F37E83" w:rsidRDefault="00F37E83">
            <w:pPr>
              <w:spacing w:after="120"/>
              <w:jc w:val="center"/>
              <w:rPr>
                <w:rFonts w:ascii="Calibri" w:eastAsia="Calibri" w:hAnsi="Calibri" w:cs="Calibri"/>
              </w:rPr>
            </w:pPr>
          </w:p>
        </w:tc>
        <w:tc>
          <w:tcPr>
            <w:tcW w:w="1170" w:type="dxa"/>
            <w:tcBorders>
              <w:top w:val="nil"/>
              <w:bottom w:val="single" w:sz="4" w:space="0" w:color="000000"/>
            </w:tcBorders>
          </w:tcPr>
          <w:p w14:paraId="4298A607" w14:textId="77777777" w:rsidR="00F37E83" w:rsidRDefault="006207F0">
            <w:pPr>
              <w:spacing w:after="120"/>
              <w:jc w:val="center"/>
              <w:rPr>
                <w:rFonts w:ascii="Calibri" w:eastAsia="Calibri" w:hAnsi="Calibri" w:cs="Calibri"/>
              </w:rPr>
            </w:pPr>
            <w:r>
              <w:rPr>
                <w:rFonts w:ascii="Calibri" w:eastAsia="Calibri" w:hAnsi="Calibri" w:cs="Calibri"/>
              </w:rPr>
              <w:t>-0.000</w:t>
            </w:r>
            <w:r>
              <w:rPr>
                <w:rFonts w:ascii="Calibri" w:eastAsia="Calibri" w:hAnsi="Calibri" w:cs="Calibri"/>
              </w:rPr>
              <w:t>09</w:t>
            </w:r>
          </w:p>
        </w:tc>
        <w:tc>
          <w:tcPr>
            <w:tcW w:w="1890" w:type="dxa"/>
            <w:tcBorders>
              <w:top w:val="nil"/>
              <w:bottom w:val="single" w:sz="4" w:space="0" w:color="000000"/>
            </w:tcBorders>
          </w:tcPr>
          <w:p w14:paraId="7526343B" w14:textId="77777777" w:rsidR="00F37E83" w:rsidRDefault="00F37E83">
            <w:pPr>
              <w:spacing w:after="120"/>
              <w:jc w:val="center"/>
              <w:rPr>
                <w:rFonts w:ascii="Calibri" w:eastAsia="Calibri" w:hAnsi="Calibri" w:cs="Calibri"/>
              </w:rPr>
            </w:pPr>
          </w:p>
        </w:tc>
        <w:tc>
          <w:tcPr>
            <w:tcW w:w="1530" w:type="dxa"/>
            <w:tcBorders>
              <w:top w:val="nil"/>
              <w:bottom w:val="single" w:sz="4" w:space="0" w:color="000000"/>
            </w:tcBorders>
          </w:tcPr>
          <w:p w14:paraId="55AEA588" w14:textId="77777777" w:rsidR="00F37E83" w:rsidRDefault="00F37E83">
            <w:pPr>
              <w:spacing w:after="120"/>
              <w:jc w:val="center"/>
              <w:rPr>
                <w:rFonts w:ascii="Calibri" w:eastAsia="Calibri" w:hAnsi="Calibri" w:cs="Calibri"/>
              </w:rPr>
            </w:pPr>
          </w:p>
        </w:tc>
        <w:tc>
          <w:tcPr>
            <w:tcW w:w="1080" w:type="dxa"/>
            <w:tcBorders>
              <w:top w:val="nil"/>
              <w:bottom w:val="single" w:sz="4" w:space="0" w:color="000000"/>
            </w:tcBorders>
          </w:tcPr>
          <w:p w14:paraId="2811340A" w14:textId="77777777" w:rsidR="00F37E83" w:rsidRDefault="00F37E83">
            <w:pPr>
              <w:spacing w:after="120"/>
              <w:jc w:val="center"/>
              <w:rPr>
                <w:rFonts w:ascii="Calibri" w:eastAsia="Calibri" w:hAnsi="Calibri" w:cs="Calibri"/>
              </w:rPr>
            </w:pPr>
          </w:p>
        </w:tc>
        <w:tc>
          <w:tcPr>
            <w:tcW w:w="992" w:type="dxa"/>
            <w:tcBorders>
              <w:top w:val="nil"/>
              <w:bottom w:val="single" w:sz="4" w:space="0" w:color="000000"/>
            </w:tcBorders>
          </w:tcPr>
          <w:p w14:paraId="3706311C" w14:textId="77777777" w:rsidR="00F37E83" w:rsidRDefault="006207F0">
            <w:pPr>
              <w:spacing w:after="120"/>
              <w:jc w:val="center"/>
              <w:rPr>
                <w:rFonts w:ascii="Calibri" w:eastAsia="Calibri" w:hAnsi="Calibri" w:cs="Calibri"/>
              </w:rPr>
            </w:pPr>
            <w:r>
              <w:rPr>
                <w:rFonts w:ascii="Calibri" w:eastAsia="Calibri" w:hAnsi="Calibri" w:cs="Calibri"/>
              </w:rPr>
              <w:t>0.232</w:t>
            </w:r>
          </w:p>
        </w:tc>
      </w:tr>
    </w:tbl>
    <w:p w14:paraId="4C01E5EB" w14:textId="77777777" w:rsidR="00F37E83" w:rsidRDefault="00F37E83">
      <w:pPr>
        <w:spacing w:after="120"/>
        <w:rPr>
          <w:rFonts w:ascii="Calibri" w:eastAsia="Calibri" w:hAnsi="Calibri" w:cs="Calibri"/>
        </w:rPr>
      </w:pPr>
    </w:p>
    <w:p w14:paraId="7FDE4581" w14:textId="77777777" w:rsidR="00F37E83" w:rsidRDefault="006207F0">
      <w:pPr>
        <w:spacing w:after="120"/>
        <w:rPr>
          <w:rFonts w:ascii="Calibri" w:eastAsia="Calibri" w:hAnsi="Calibri" w:cs="Calibri"/>
        </w:rPr>
      </w:pPr>
      <w:r>
        <w:br w:type="page"/>
      </w:r>
    </w:p>
    <w:p w14:paraId="0D1D5D9A" w14:textId="77777777" w:rsidR="00F37E83" w:rsidRDefault="006207F0">
      <w:pPr>
        <w:spacing w:after="120"/>
        <w:rPr>
          <w:rFonts w:ascii="Calibri" w:eastAsia="Calibri" w:hAnsi="Calibri" w:cs="Calibri"/>
        </w:rPr>
      </w:pPr>
      <w:r>
        <w:rPr>
          <w:rFonts w:ascii="Calibri" w:eastAsia="Calibri" w:hAnsi="Calibri" w:cs="Calibri"/>
          <w:noProof/>
        </w:rPr>
        <w:lastRenderedPageBreak/>
        <w:drawing>
          <wp:inline distT="0" distB="0" distL="0" distR="0" wp14:anchorId="57E9E11C" wp14:editId="426DD0A7">
            <wp:extent cx="2743206" cy="2743206"/>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2743206" cy="2743206"/>
                    </a:xfrm>
                    <a:prstGeom prst="rect">
                      <a:avLst/>
                    </a:prstGeom>
                    <a:ln/>
                  </pic:spPr>
                </pic:pic>
              </a:graphicData>
            </a:graphic>
          </wp:inline>
        </w:drawing>
      </w:r>
      <w:r>
        <w:rPr>
          <w:rFonts w:ascii="Calibri" w:eastAsia="Calibri" w:hAnsi="Calibri" w:cs="Calibri"/>
          <w:noProof/>
        </w:rPr>
        <w:drawing>
          <wp:inline distT="0" distB="0" distL="0" distR="0" wp14:anchorId="09EA7C93" wp14:editId="03B9C815">
            <wp:extent cx="2743206" cy="2743206"/>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2743206" cy="2743206"/>
                    </a:xfrm>
                    <a:prstGeom prst="rect">
                      <a:avLst/>
                    </a:prstGeom>
                    <a:ln/>
                  </pic:spPr>
                </pic:pic>
              </a:graphicData>
            </a:graphic>
          </wp:inline>
        </w:drawing>
      </w:r>
    </w:p>
    <w:p w14:paraId="3A9C9A9D" w14:textId="77777777" w:rsidR="00F37E83" w:rsidRDefault="00F37E83">
      <w:pPr>
        <w:spacing w:after="120"/>
        <w:rPr>
          <w:rFonts w:ascii="Calibri" w:eastAsia="Calibri" w:hAnsi="Calibri" w:cs="Calibri"/>
        </w:rPr>
      </w:pPr>
    </w:p>
    <w:p w14:paraId="24E43F52" w14:textId="77777777" w:rsidR="00F37E83" w:rsidRDefault="006207F0">
      <w:pPr>
        <w:spacing w:after="120"/>
        <w:rPr>
          <w:rFonts w:ascii="Calibri" w:eastAsia="Calibri" w:hAnsi="Calibri" w:cs="Calibri"/>
        </w:rPr>
      </w:pPr>
      <w:r>
        <w:rPr>
          <w:rFonts w:ascii="Calibri" w:eastAsia="Calibri" w:hAnsi="Calibri" w:cs="Calibri"/>
          <w:highlight w:val="yellow"/>
        </w:rPr>
        <w:t>Figure XX</w:t>
      </w:r>
      <w:r>
        <w:rPr>
          <w:rFonts w:ascii="Calibri" w:eastAsia="Calibri" w:hAnsi="Calibri" w:cs="Calibri"/>
        </w:rPr>
        <w:t>. Relationship between magnitude of composition variation (horizontal axes) and the percentage of that compositional variation due to species turnover (vertical axes).  In each graph, points are sites.  Vertical and horizontal lines are the median values f</w:t>
      </w:r>
      <w:r>
        <w:rPr>
          <w:rFonts w:ascii="Calibri" w:eastAsia="Calibri" w:hAnsi="Calibri" w:cs="Calibri"/>
        </w:rPr>
        <w:t>or each variable.  Note that axis scales differ among graphs.</w:t>
      </w:r>
    </w:p>
    <w:p w14:paraId="635DEECD" w14:textId="77777777" w:rsidR="00F37E83" w:rsidRDefault="00F37E83">
      <w:pPr>
        <w:spacing w:after="120"/>
        <w:rPr>
          <w:rFonts w:ascii="Calibri" w:eastAsia="Calibri" w:hAnsi="Calibri" w:cs="Calibri"/>
        </w:rPr>
      </w:pPr>
    </w:p>
    <w:p w14:paraId="259F094A" w14:textId="77777777" w:rsidR="00F37E83" w:rsidRDefault="00F37E83">
      <w:pPr>
        <w:spacing w:after="120"/>
        <w:rPr>
          <w:rFonts w:ascii="Calibri" w:eastAsia="Calibri" w:hAnsi="Calibri" w:cs="Calibri"/>
        </w:rPr>
      </w:pPr>
    </w:p>
    <w:p w14:paraId="6134150D" w14:textId="77777777" w:rsidR="00F37E83" w:rsidRDefault="00F37E83">
      <w:pPr>
        <w:spacing w:after="120"/>
        <w:rPr>
          <w:rFonts w:ascii="Calibri" w:eastAsia="Calibri" w:hAnsi="Calibri" w:cs="Calibri"/>
        </w:rPr>
      </w:pPr>
    </w:p>
    <w:p w14:paraId="26188444" w14:textId="77777777" w:rsidR="00F37E83" w:rsidRDefault="006207F0">
      <w:pPr>
        <w:spacing w:after="120"/>
        <w:rPr>
          <w:rFonts w:ascii="Calibri" w:eastAsia="Calibri" w:hAnsi="Calibri" w:cs="Calibri"/>
        </w:rPr>
      </w:pPr>
      <w:r>
        <w:rPr>
          <w:rFonts w:ascii="Calibri" w:eastAsia="Calibri" w:hAnsi="Calibri" w:cs="Calibri"/>
          <w:highlight w:val="yellow"/>
        </w:rPr>
        <w:t>To do: Could also use these quadrants to code sites in Figure S1.  For example, sites with high variation and high turnover, high variation but low turnover, etc.</w:t>
      </w:r>
    </w:p>
    <w:p w14:paraId="1596F7CD" w14:textId="77777777" w:rsidR="00F37E83" w:rsidRDefault="00F37E83">
      <w:pPr>
        <w:spacing w:after="120"/>
        <w:rPr>
          <w:rFonts w:ascii="Calibri" w:eastAsia="Calibri" w:hAnsi="Calibri" w:cs="Calibri"/>
        </w:rPr>
      </w:pPr>
    </w:p>
    <w:p w14:paraId="5BAD37CE" w14:textId="77777777" w:rsidR="00F37E83" w:rsidRDefault="006207F0">
      <w:pPr>
        <w:spacing w:after="120"/>
        <w:rPr>
          <w:rFonts w:ascii="Calibri" w:eastAsia="Calibri" w:hAnsi="Calibri" w:cs="Calibri"/>
        </w:rPr>
      </w:pPr>
      <w:r>
        <w:rPr>
          <w:rFonts w:ascii="Calibri" w:eastAsia="Calibri" w:hAnsi="Calibri" w:cs="Calibri"/>
          <w:highlight w:val="yellow"/>
        </w:rPr>
        <w:t>Results: Note that sites sp</w:t>
      </w:r>
      <w:r>
        <w:rPr>
          <w:rFonts w:ascii="Calibri" w:eastAsia="Calibri" w:hAnsi="Calibri" w:cs="Calibri"/>
          <w:highlight w:val="yellow"/>
        </w:rPr>
        <w:t>an all four quadrats (high compositional variation with high turnover, high compositional variation with low turnover, low compositional variation with high turnover, and low compositional variation with low turnover).</w:t>
      </w:r>
    </w:p>
    <w:p w14:paraId="1F42CCDA" w14:textId="77777777" w:rsidR="00F37E83" w:rsidRDefault="00F37E83">
      <w:pPr>
        <w:spacing w:after="120"/>
        <w:rPr>
          <w:rFonts w:ascii="Calibri" w:eastAsia="Calibri" w:hAnsi="Calibri" w:cs="Calibri"/>
        </w:rPr>
      </w:pPr>
    </w:p>
    <w:sectPr w:rsidR="00F37E83">
      <w:pgSz w:w="12240" w:h="15840"/>
      <w:pgMar w:top="1440" w:right="1440" w:bottom="1440" w:left="1440" w:header="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n Bakker" w:date="2019-07-01T21:05:00Z" w:initials="">
    <w:p w14:paraId="093D7558"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EWS: It is great to see this. It has come so far since my last reading. Very cool!</w:t>
      </w:r>
      <w:r>
        <w:rPr>
          <w:rFonts w:ascii="Arial" w:eastAsia="Arial" w:hAnsi="Arial" w:cs="Arial"/>
          <w:color w:val="000000"/>
          <w:sz w:val="22"/>
          <w:szCs w:val="22"/>
        </w:rPr>
        <w:br/>
      </w:r>
      <w:r>
        <w:rPr>
          <w:rFonts w:ascii="Arial" w:eastAsia="Arial" w:hAnsi="Arial" w:cs="Arial"/>
          <w:color w:val="000000"/>
          <w:sz w:val="22"/>
          <w:szCs w:val="22"/>
        </w:rPr>
        <w:br/>
        <w:t>Aside from the scattered edits in the attached, I had a couple general comments:</w:t>
      </w:r>
      <w:r>
        <w:rPr>
          <w:rFonts w:ascii="Arial" w:eastAsia="Arial" w:hAnsi="Arial" w:cs="Arial"/>
          <w:color w:val="000000"/>
          <w:sz w:val="22"/>
          <w:szCs w:val="22"/>
        </w:rPr>
        <w:br/>
        <w:t>- The current general setup tends to highlight the value of com</w:t>
      </w:r>
      <w:r>
        <w:rPr>
          <w:rFonts w:ascii="Arial" w:eastAsia="Arial" w:hAnsi="Arial" w:cs="Arial"/>
          <w:color w:val="000000"/>
          <w:sz w:val="22"/>
          <w:szCs w:val="22"/>
        </w:rPr>
        <w:t>position as being more sensitive to global change. I think you could consider an additional argument that careful analysis of compositional change can provide insight into basic processes governing community dynamics resulting from change. For example, I t</w:t>
      </w:r>
      <w:r>
        <w:rPr>
          <w:rFonts w:ascii="Arial" w:eastAsia="Arial" w:hAnsi="Arial" w:cs="Arial"/>
          <w:color w:val="000000"/>
          <w:sz w:val="22"/>
          <w:szCs w:val="22"/>
        </w:rPr>
        <w:t>hink this could linked to Mendy’s hierarchical-response framework paper (Smith et al. 2009), where there are changes in species abundance and also colonization and extinction processes occurring. This is also related to Avolio et al. (2015) which you do di</w:t>
      </w:r>
      <w:r>
        <w:rPr>
          <w:rFonts w:ascii="Arial" w:eastAsia="Arial" w:hAnsi="Arial" w:cs="Arial"/>
          <w:color w:val="000000"/>
          <w:sz w:val="22"/>
          <w:szCs w:val="22"/>
        </w:rPr>
        <w:t xml:space="preserve">scuss. </w:t>
      </w:r>
      <w:r>
        <w:rPr>
          <w:rFonts w:ascii="Arial" w:eastAsia="Arial" w:hAnsi="Arial" w:cs="Arial"/>
          <w:color w:val="000000"/>
          <w:sz w:val="22"/>
          <w:szCs w:val="22"/>
        </w:rPr>
        <w:br/>
      </w:r>
      <w:r>
        <w:rPr>
          <w:rFonts w:ascii="Arial" w:eastAsia="Arial" w:hAnsi="Arial" w:cs="Arial"/>
          <w:color w:val="000000"/>
          <w:sz w:val="22"/>
          <w:szCs w:val="22"/>
        </w:rPr>
        <w:br/>
        <w:t>- On a related note, I felt that some of the different metrics were talked about more as being different metrics of some underlying process (turnover) as opposed to measuring different biological processes or mechanisms. For example, I think incid</w:t>
      </w:r>
      <w:r>
        <w:rPr>
          <w:rFonts w:ascii="Arial" w:eastAsia="Arial" w:hAnsi="Arial" w:cs="Arial"/>
          <w:color w:val="000000"/>
          <w:sz w:val="22"/>
          <w:szCs w:val="22"/>
        </w:rPr>
        <w:t>ence-base measures are likely to be more tightly tied to colonization-extinction dynamics, where as the abundance-based metrics and the balancing decomposition is picking up abundance changes and reordering among the species already in a plot.  What do you</w:t>
      </w:r>
      <w:r>
        <w:rPr>
          <w:rFonts w:ascii="Arial" w:eastAsia="Arial" w:hAnsi="Arial" w:cs="Arial"/>
          <w:color w:val="000000"/>
          <w:sz w:val="22"/>
          <w:szCs w:val="22"/>
        </w:rPr>
        <w:t xml:space="preserve"> think about creating some stronger links between the various metrics and some underlying biological processes?</w:t>
      </w:r>
      <w:r>
        <w:rPr>
          <w:rFonts w:ascii="Arial" w:eastAsia="Arial" w:hAnsi="Arial" w:cs="Arial"/>
          <w:color w:val="000000"/>
          <w:sz w:val="22"/>
          <w:szCs w:val="22"/>
        </w:rPr>
        <w:br/>
        <w:t xml:space="preserve">I think a little stronger dose of biology at the outset also might make the discussion a little less results and methods heavy. </w:t>
      </w:r>
      <w:r>
        <w:rPr>
          <w:rFonts w:ascii="Arial" w:eastAsia="Arial" w:hAnsi="Arial" w:cs="Arial"/>
          <w:color w:val="000000"/>
          <w:sz w:val="22"/>
          <w:szCs w:val="22"/>
        </w:rPr>
        <w:br/>
      </w:r>
      <w:r>
        <w:rPr>
          <w:rFonts w:ascii="Arial" w:eastAsia="Arial" w:hAnsi="Arial" w:cs="Arial"/>
          <w:color w:val="000000"/>
          <w:sz w:val="22"/>
          <w:szCs w:val="22"/>
        </w:rPr>
        <w:br/>
        <w:t>- I think in w</w:t>
      </w:r>
      <w:r>
        <w:rPr>
          <w:rFonts w:ascii="Arial" w:eastAsia="Arial" w:hAnsi="Arial" w:cs="Arial"/>
          <w:color w:val="000000"/>
          <w:sz w:val="22"/>
          <w:szCs w:val="22"/>
        </w:rPr>
        <w:t>ay this paper was straddling two goals:</w:t>
      </w:r>
      <w:r>
        <w:rPr>
          <w:rFonts w:ascii="Arial" w:eastAsia="Arial" w:hAnsi="Arial" w:cs="Arial"/>
          <w:color w:val="000000"/>
          <w:sz w:val="22"/>
          <w:szCs w:val="22"/>
        </w:rPr>
        <w:br/>
        <w:t>1. A more methodological goal of highlighting how composition is really critical to understanding community response to environmental change as it is more sensitive to change. This is kind of analogous to the Hillebr</w:t>
      </w:r>
      <w:r>
        <w:rPr>
          <w:rFonts w:ascii="Arial" w:eastAsia="Arial" w:hAnsi="Arial" w:cs="Arial"/>
          <w:color w:val="000000"/>
          <w:sz w:val="22"/>
          <w:szCs w:val="22"/>
        </w:rPr>
        <w:t xml:space="preserve">and et al. (2018) paper. </w:t>
      </w:r>
      <w:r>
        <w:rPr>
          <w:rFonts w:ascii="Arial" w:eastAsia="Arial" w:hAnsi="Arial" w:cs="Arial"/>
          <w:color w:val="000000"/>
          <w:sz w:val="22"/>
          <w:szCs w:val="22"/>
        </w:rPr>
        <w:br/>
        <w:t xml:space="preserve">2. Describing spatial, temporal, and environmental (treatment) induced changes in various components of community variability. </w:t>
      </w:r>
      <w:r>
        <w:rPr>
          <w:rFonts w:ascii="Arial" w:eastAsia="Arial" w:hAnsi="Arial" w:cs="Arial"/>
          <w:color w:val="000000"/>
          <w:sz w:val="22"/>
          <w:szCs w:val="22"/>
        </w:rPr>
        <w:br/>
        <w:t>However, neither of these really are rather descriptive or phenomenological - they are quantifying and</w:t>
      </w:r>
      <w:r>
        <w:rPr>
          <w:rFonts w:ascii="Arial" w:eastAsia="Arial" w:hAnsi="Arial" w:cs="Arial"/>
          <w:color w:val="000000"/>
          <w:sz w:val="22"/>
          <w:szCs w:val="22"/>
        </w:rPr>
        <w:t xml:space="preserve"> summarizing the data as opposed to testing more mechanistic hypotheses. I think these hypotheses are there, but they get a bit lost in the methods. For example the prediction that more spatially variable environments or larger species pools will increase </w:t>
      </w:r>
      <w:r>
        <w:rPr>
          <w:rFonts w:ascii="Arial" w:eastAsia="Arial" w:hAnsi="Arial" w:cs="Arial"/>
          <w:color w:val="000000"/>
          <w:sz w:val="22"/>
          <w:szCs w:val="22"/>
        </w:rPr>
        <w:t>turnover. Are annual dominate communities more variable temporally? Does temporal variation in rainfall or temperature increase temporal variation? While some of these are ideas are hinted at in the Intro, I felt that the paper never came back to test them</w:t>
      </w:r>
      <w:r>
        <w:rPr>
          <w:rFonts w:ascii="Arial" w:eastAsia="Arial" w:hAnsi="Arial" w:cs="Arial"/>
          <w:color w:val="000000"/>
          <w:sz w:val="22"/>
          <w:szCs w:val="22"/>
        </w:rPr>
        <w:t xml:space="preserve"> or summarize our insights about them at the end. </w:t>
      </w:r>
      <w:r>
        <w:rPr>
          <w:rFonts w:ascii="Arial" w:eastAsia="Arial" w:hAnsi="Arial" w:cs="Arial"/>
          <w:color w:val="000000"/>
          <w:sz w:val="22"/>
          <w:szCs w:val="22"/>
        </w:rPr>
        <w:br/>
      </w:r>
      <w:r>
        <w:rPr>
          <w:rFonts w:ascii="Arial" w:eastAsia="Arial" w:hAnsi="Arial" w:cs="Arial"/>
          <w:color w:val="000000"/>
          <w:sz w:val="22"/>
          <w:szCs w:val="22"/>
        </w:rPr>
        <w:br/>
        <w:t>I think it could be fine to just go with the more methodological angle, but maybe even then it could be good to setup the different metrics as being more than just different yardsticks. Rather, they are w</w:t>
      </w:r>
      <w:r>
        <w:rPr>
          <w:rFonts w:ascii="Arial" w:eastAsia="Arial" w:hAnsi="Arial" w:cs="Arial"/>
          <w:color w:val="000000"/>
          <w:sz w:val="22"/>
          <w:szCs w:val="22"/>
        </w:rPr>
        <w:t xml:space="preserve">ays to decompose important parts of the community turnover that provide biological insights. Maybe my point here is that I wasn’t that clear at the outset about your goal, which left me feeling like the Discussion was a bit lacking. </w:t>
      </w:r>
      <w:r>
        <w:rPr>
          <w:rFonts w:ascii="Arial" w:eastAsia="Arial" w:hAnsi="Arial" w:cs="Arial"/>
          <w:color w:val="000000"/>
          <w:sz w:val="22"/>
          <w:szCs w:val="22"/>
        </w:rPr>
        <w:br/>
      </w:r>
      <w:r>
        <w:rPr>
          <w:rFonts w:ascii="Arial" w:eastAsia="Arial" w:hAnsi="Arial" w:cs="Arial"/>
          <w:color w:val="000000"/>
          <w:sz w:val="22"/>
          <w:szCs w:val="22"/>
        </w:rPr>
        <w:br/>
        <w:t>These are just some g</w:t>
      </w:r>
      <w:r>
        <w:rPr>
          <w:rFonts w:ascii="Arial" w:eastAsia="Arial" w:hAnsi="Arial" w:cs="Arial"/>
          <w:color w:val="000000"/>
          <w:sz w:val="22"/>
          <w:szCs w:val="22"/>
        </w:rPr>
        <w:t xml:space="preserve">eneral musings, which are mostly about framing and writing. </w:t>
      </w:r>
      <w:r>
        <w:rPr>
          <w:rFonts w:ascii="Arial" w:eastAsia="Arial" w:hAnsi="Arial" w:cs="Arial"/>
          <w:color w:val="000000"/>
          <w:sz w:val="22"/>
          <w:szCs w:val="22"/>
        </w:rPr>
        <w:br/>
      </w:r>
      <w:r>
        <w:rPr>
          <w:rFonts w:ascii="Arial" w:eastAsia="Arial" w:hAnsi="Arial" w:cs="Arial"/>
          <w:color w:val="000000"/>
          <w:sz w:val="22"/>
          <w:szCs w:val="22"/>
        </w:rPr>
        <w:br/>
        <w:t>Very cool to see this!</w:t>
      </w:r>
      <w:r>
        <w:rPr>
          <w:rFonts w:ascii="Arial" w:eastAsia="Arial" w:hAnsi="Arial" w:cs="Arial"/>
          <w:color w:val="000000"/>
          <w:sz w:val="22"/>
          <w:szCs w:val="22"/>
        </w:rPr>
        <w:br/>
      </w:r>
      <w:r>
        <w:rPr>
          <w:rFonts w:ascii="Arial" w:eastAsia="Arial" w:hAnsi="Arial" w:cs="Arial"/>
          <w:color w:val="000000"/>
          <w:sz w:val="22"/>
          <w:szCs w:val="22"/>
        </w:rPr>
        <w:br/>
        <w:t>Eric</w:t>
      </w:r>
      <w:r>
        <w:rPr>
          <w:rFonts w:ascii="Arial" w:eastAsia="Arial" w:hAnsi="Arial" w:cs="Arial"/>
          <w:color w:val="000000"/>
          <w:sz w:val="22"/>
          <w:szCs w:val="22"/>
        </w:rPr>
        <w:br/>
      </w:r>
      <w:r>
        <w:rPr>
          <w:rFonts w:ascii="Arial" w:eastAsia="Arial" w:hAnsi="Arial" w:cs="Arial"/>
          <w:color w:val="000000"/>
          <w:sz w:val="22"/>
          <w:szCs w:val="22"/>
        </w:rPr>
        <w:br/>
        <w:t>Hillebrand, H., B. Blasius, E. T. Borer, J. M. Chase, J. A. Downing, B. K. Eriksson, C. T. Filstrup, W. S. Harpole, D. Hodapp, S. Larsen, A. M. Lewandowska, E. W. S</w:t>
      </w:r>
      <w:r>
        <w:rPr>
          <w:rFonts w:ascii="Arial" w:eastAsia="Arial" w:hAnsi="Arial" w:cs="Arial"/>
          <w:color w:val="000000"/>
          <w:sz w:val="22"/>
          <w:szCs w:val="22"/>
        </w:rPr>
        <w:t>eabloom, D. B. Van de Waal, and A. B. Ryabov. 2018. Biodiversity change is uncoupled from species richness trends: Consequences for conservation and monitoring. Journal of Applied Ecology 55:169-184.</w:t>
      </w:r>
      <w:r>
        <w:rPr>
          <w:rFonts w:ascii="Arial" w:eastAsia="Arial" w:hAnsi="Arial" w:cs="Arial"/>
          <w:color w:val="000000"/>
          <w:sz w:val="22"/>
          <w:szCs w:val="22"/>
        </w:rPr>
        <w:br/>
      </w:r>
      <w:r>
        <w:rPr>
          <w:rFonts w:ascii="Arial" w:eastAsia="Arial" w:hAnsi="Arial" w:cs="Arial"/>
          <w:color w:val="000000"/>
          <w:sz w:val="22"/>
          <w:szCs w:val="22"/>
        </w:rPr>
        <w:br/>
        <w:t>Smith, M. D., A. K. Knapp, and S. L. Collins. 2009. A f</w:t>
      </w:r>
      <w:r>
        <w:rPr>
          <w:rFonts w:ascii="Arial" w:eastAsia="Arial" w:hAnsi="Arial" w:cs="Arial"/>
          <w:color w:val="000000"/>
          <w:sz w:val="22"/>
          <w:szCs w:val="22"/>
        </w:rPr>
        <w:t>ramework for assessing ecosystem dynamics in response to chronic resource alterations induced by global change. Ecology 90:3279-3289.</w:t>
      </w:r>
    </w:p>
  </w:comment>
  <w:comment w:id="4" w:author="Evan Batzer" w:date="2019-08-23T03:17:00Z" w:initials="">
    <w:p w14:paraId="15CB6ECA"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thought it was helpful to make this a little more explicit</w:t>
      </w:r>
    </w:p>
  </w:comment>
  <w:comment w:id="12" w:author="Evan Batzer" w:date="2019-08-23T03:11:00Z" w:initials="">
    <w:p w14:paraId="3865E93D"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may read a little too on-the-nose, given the title...</w:t>
      </w:r>
    </w:p>
  </w:comment>
  <w:comment w:id="17" w:author="Jon Bakker" w:date="2019-08-08T20:03:00Z" w:initials="">
    <w:p w14:paraId="38B1A94B"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acknowledge that other approaches are possible?  For example, see Silvertown et al. (</w:t>
      </w:r>
      <w:r>
        <w:rPr>
          <w:rFonts w:ascii="Arial" w:eastAsia="Arial" w:hAnsi="Arial" w:cs="Arial"/>
          <w:color w:val="000000"/>
          <w:sz w:val="22"/>
          <w:szCs w:val="22"/>
        </w:rPr>
        <w:t>1994. Ecology 75:2430-2437)</w:t>
      </w:r>
    </w:p>
  </w:comment>
  <w:comment w:id="20" w:author="Evan Batzer" w:date="2019-08-21T17:26:00Z" w:initials="">
    <w:p w14:paraId="12B87DD0"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Perhaps another way to say this would be that "Balanced variation reflects substitution that does not change the shape of the overall species abundance distribution, independent of the total number of individuals or units of cover sampled."</w:t>
      </w:r>
    </w:p>
    <w:p w14:paraId="4ABF46B0" w14:textId="77777777" w:rsidR="00F37E83" w:rsidRDefault="00F37E83">
      <w:pPr>
        <w:widowControl w:val="0"/>
        <w:pBdr>
          <w:top w:val="nil"/>
          <w:left w:val="nil"/>
          <w:bottom w:val="nil"/>
          <w:right w:val="nil"/>
          <w:between w:val="nil"/>
        </w:pBdr>
        <w:rPr>
          <w:rFonts w:ascii="Arial" w:eastAsia="Arial" w:hAnsi="Arial" w:cs="Arial"/>
          <w:color w:val="000000"/>
          <w:sz w:val="22"/>
          <w:szCs w:val="22"/>
        </w:rPr>
      </w:pPr>
    </w:p>
    <w:p w14:paraId="2707BBA2"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as we note</w:t>
      </w:r>
      <w:r>
        <w:rPr>
          <w:rFonts w:ascii="Arial" w:eastAsia="Arial" w:hAnsi="Arial" w:cs="Arial"/>
          <w:color w:val="000000"/>
          <w:sz w:val="22"/>
          <w:szCs w:val="22"/>
        </w:rPr>
        <w:t>d in our discussions, this is a tough concept to wrap your head around succinctly. Would it help to just present changes in nestedness / turnover here as an example?</w:t>
      </w:r>
    </w:p>
  </w:comment>
  <w:comment w:id="26" w:author="Jon Bakker" w:date="2019-08-08T20:11:00Z" w:initials="">
    <w:p w14:paraId="6EB60CB1"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examples of these few studies?</w:t>
      </w:r>
    </w:p>
  </w:comment>
  <w:comment w:id="27" w:author="Evan Batzer" w:date="2019-08-21T17:26:00Z" w:initials="">
    <w:p w14:paraId="5911D025"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I got a little lost in this section. Could be stated more directly?</w:t>
      </w:r>
    </w:p>
  </w:comment>
  <w:comment w:id="28" w:author="Jon Bakker" w:date="2019-07-29T14:43:00Z" w:initials="">
    <w:p w14:paraId="1B6B005F"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include analysis script in supplementary material.</w:t>
      </w:r>
    </w:p>
  </w:comment>
  <w:comment w:id="31" w:author="Jeremiah Henning" w:date="2019-08-08T16:59:00Z" w:initials="">
    <w:p w14:paraId="72FA09AF"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Evan can you add in a sentence or two on the partial correlation plots?</w:t>
      </w:r>
    </w:p>
  </w:comment>
  <w:comment w:id="33" w:author="Jeremiah Henning" w:date="2019-08-09T19:26:00Z" w:initials="">
    <w:p w14:paraId="7D528238"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Jodi</w:t>
      </w:r>
    </w:p>
  </w:comment>
  <w:comment w:id="34" w:author="Jeremiah Henning" w:date="2019-08-09T17:16:00Z" w:initials="">
    <w:p w14:paraId="615AA417"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Evan</w:t>
      </w:r>
    </w:p>
  </w:comment>
  <w:comment w:id="35" w:author="Evan Batzer" w:date="2019-08-21T23:28:00Z" w:initials="">
    <w:p w14:paraId="6D55E909"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Taken from the original version -- does t</w:t>
      </w:r>
      <w:r>
        <w:rPr>
          <w:rFonts w:ascii="Arial" w:eastAsia="Arial" w:hAnsi="Arial" w:cs="Arial"/>
          <w:color w:val="000000"/>
          <w:sz w:val="22"/>
          <w:szCs w:val="22"/>
        </w:rPr>
        <w:t>his need to be changed?</w:t>
      </w:r>
    </w:p>
  </w:comment>
  <w:comment w:id="36" w:author="Evan Batzer" w:date="2019-08-22T01:07:00Z" w:initials="">
    <w:p w14:paraId="13D9E094"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Kept from Jon's initial draft, but Hodapp et al. does account for species pool effects, to some degree.</w:t>
      </w:r>
    </w:p>
  </w:comment>
  <w:comment w:id="37" w:author="Evan Batzer" w:date="2019-08-22T22:35:00Z" w:initials="">
    <w:p w14:paraId="28894D3B"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Chase, J. </w:t>
      </w:r>
      <w:r>
        <w:rPr>
          <w:rFonts w:ascii="Arial" w:eastAsia="Arial" w:hAnsi="Arial" w:cs="Arial"/>
          <w:color w:val="000000"/>
          <w:sz w:val="22"/>
          <w:szCs w:val="22"/>
        </w:rPr>
        <w:t>M. (2010). Stochastic community assembly causes higher biodiversity in more productive environments. Science, 328:5984,  1388-1391.</w:t>
      </w:r>
    </w:p>
    <w:p w14:paraId="3664A481" w14:textId="77777777" w:rsidR="00F37E83" w:rsidRDefault="00F37E83">
      <w:pPr>
        <w:widowControl w:val="0"/>
        <w:pBdr>
          <w:top w:val="nil"/>
          <w:left w:val="nil"/>
          <w:bottom w:val="nil"/>
          <w:right w:val="nil"/>
          <w:between w:val="nil"/>
        </w:pBdr>
        <w:rPr>
          <w:rFonts w:ascii="Arial" w:eastAsia="Arial" w:hAnsi="Arial" w:cs="Arial"/>
          <w:color w:val="000000"/>
          <w:sz w:val="22"/>
          <w:szCs w:val="22"/>
        </w:rPr>
      </w:pPr>
    </w:p>
    <w:p w14:paraId="4E07BB0F"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https://science.sciencemag.org/content/328/5984/1388/tab-pdf</w:t>
      </w:r>
    </w:p>
  </w:comment>
  <w:comment w:id="38" w:author="Evan Batzer" w:date="2019-08-22T01:15:00Z" w:initials="">
    <w:p w14:paraId="19A01242"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As an aside, the distribution of the coefficient of variation is quite non-normal, which could cause problems in our model fitting. Would it be helpful to also try transforming this variable and re-running the m</w:t>
      </w:r>
      <w:r>
        <w:rPr>
          <w:rFonts w:ascii="Arial" w:eastAsia="Arial" w:hAnsi="Arial" w:cs="Arial"/>
          <w:color w:val="000000"/>
          <w:sz w:val="22"/>
          <w:szCs w:val="22"/>
        </w:rPr>
        <w:t>odel selection?</w:t>
      </w:r>
    </w:p>
  </w:comment>
  <w:comment w:id="39" w:author="Evan Batzer" w:date="2019-08-22T22:41:00Z" w:initials="">
    <w:p w14:paraId="2CE91F5B"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Previous version contained some discussion of 2 temperature-related variables and 2 preciptation-related variables. Removed, unless I missed something in my reading.</w:t>
      </w:r>
    </w:p>
  </w:comment>
  <w:comment w:id="40" w:author="Evan Batzer" w:date="2019-08-22T23:23:00Z" w:initials="">
    <w:p w14:paraId="0664B470"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Craine, J. M., Nippert, J. B., Elmore, A. J., Skibbe, A. M., Hutchinson, S. L., &amp; Brunsell, N. A. (</w:t>
      </w:r>
      <w:r>
        <w:rPr>
          <w:rFonts w:ascii="Arial" w:eastAsia="Arial" w:hAnsi="Arial" w:cs="Arial"/>
          <w:color w:val="000000"/>
          <w:sz w:val="22"/>
          <w:szCs w:val="22"/>
        </w:rPr>
        <w:t>2012). Timing of climate variability and grassland productivity. Proceedings of the National Academy of Sciences, 109(9), 3401-3405.</w:t>
      </w:r>
    </w:p>
    <w:p w14:paraId="606AE003" w14:textId="77777777" w:rsidR="00F37E83" w:rsidRDefault="00F37E83">
      <w:pPr>
        <w:widowControl w:val="0"/>
        <w:pBdr>
          <w:top w:val="nil"/>
          <w:left w:val="nil"/>
          <w:bottom w:val="nil"/>
          <w:right w:val="nil"/>
          <w:between w:val="nil"/>
        </w:pBdr>
        <w:rPr>
          <w:rFonts w:ascii="Arial" w:eastAsia="Arial" w:hAnsi="Arial" w:cs="Arial"/>
          <w:color w:val="000000"/>
          <w:sz w:val="22"/>
          <w:szCs w:val="22"/>
        </w:rPr>
      </w:pPr>
    </w:p>
    <w:p w14:paraId="7F20BD2F"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https://www.pnas.org/content/pnas/109/9/3401.full.pdf</w:t>
      </w:r>
    </w:p>
  </w:comment>
  <w:comment w:id="41" w:author="Evan Batzer" w:date="2019-08-22T23:22:00Z" w:initials="">
    <w:p w14:paraId="2606BC12"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Eahh, had some trouble writing this paragraph</w:t>
      </w:r>
    </w:p>
  </w:comment>
  <w:comment w:id="42" w:author="Jeremiah Henning" w:date="2019-08-09T19:27:00Z" w:initials="">
    <w:p w14:paraId="6B69CC16"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Jeremiah</w:t>
      </w:r>
    </w:p>
  </w:comment>
  <w:comment w:id="44" w:author="Suzanne Prober" w:date="2019-04-15T21:08:00Z" w:initials="">
    <w:p w14:paraId="54C7681E"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For some comparisons of temporal vs treatment and other spatial effe</w:t>
      </w:r>
      <w:r>
        <w:rPr>
          <w:rFonts w:ascii="Arial" w:eastAsia="Arial" w:hAnsi="Arial" w:cs="Arial"/>
          <w:color w:val="000000"/>
          <w:sz w:val="22"/>
          <w:szCs w:val="22"/>
        </w:rPr>
        <w:t>cts see Prober et al 2013 e.g. Table 3 (which I’ve attached) and papers therein. For example we found that 12 years of different burning treatments accounted for only 3-8% of the variation in species diversity statistics, compared with 30- 60% explained by</w:t>
      </w:r>
      <w:r>
        <w:rPr>
          <w:rFonts w:ascii="Arial" w:eastAsia="Arial" w:hAnsi="Arial" w:cs="Arial"/>
          <w:color w:val="000000"/>
          <w:sz w:val="22"/>
          <w:szCs w:val="22"/>
        </w:rPr>
        <w:t xml:space="preserve"> rainfall-driven temporal variation and 3-10% other spatial variation. Nevertheless those changes were of importance, e.g. involving loss of 3 species per 25m2 over 15 years.</w:t>
      </w:r>
    </w:p>
  </w:comment>
  <w:comment w:id="45" w:author="Jon Bakker" w:date="2019-08-05T23:33:00Z" w:initials="">
    <w:p w14:paraId="00F2381F"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Thanks, Suzanne – I still need to cite this.</w:t>
      </w:r>
    </w:p>
  </w:comment>
  <w:comment w:id="43" w:author="Jon Bakker" w:date="2019-07-01T20:48:00Z" w:initials="">
    <w:p w14:paraId="675F9BFB"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RMM: We refer to this a</w:t>
      </w:r>
      <w:r>
        <w:rPr>
          <w:rFonts w:ascii="Arial" w:eastAsia="Arial" w:hAnsi="Arial" w:cs="Arial"/>
          <w:color w:val="000000"/>
          <w:sz w:val="22"/>
          <w:szCs w:val="22"/>
        </w:rPr>
        <w:t>s an “experimental treatment” in the title, not a management practice.</w:t>
      </w:r>
    </w:p>
  </w:comment>
  <w:comment w:id="46" w:author="Jon Bakker" w:date="2019-08-08T20:37:00Z" w:initials="">
    <w:p w14:paraId="59EFD828"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didn’t like my color scheme?!  It was set up so that the main effects were primary col</w:t>
      </w:r>
      <w:r>
        <w:rPr>
          <w:rFonts w:ascii="Arial" w:eastAsia="Arial" w:hAnsi="Arial" w:cs="Arial"/>
          <w:color w:val="000000"/>
          <w:sz w:val="22"/>
          <w:szCs w:val="22"/>
        </w:rPr>
        <w:t>ors and the interactions were the secondary colors between the pairs of primary colors…</w:t>
      </w:r>
    </w:p>
  </w:comment>
  <w:comment w:id="47" w:author="Evan Batzer" w:date="2019-08-23T03:18:00Z" w:initials="">
    <w:p w14:paraId="61445204" w14:textId="77777777" w:rsidR="00F37E83" w:rsidRDefault="006207F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Ah, I didn't notice that! We switched the color scheme around to be a little less bright and adopted a colorblind friendly palette. Happy to adjust.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3D7558" w15:done="0"/>
  <w15:commentEx w15:paraId="15CB6ECA" w15:done="0"/>
  <w15:commentEx w15:paraId="3865E93D" w15:done="0"/>
  <w15:commentEx w15:paraId="38B1A94B" w15:done="0"/>
  <w15:commentEx w15:paraId="2707BBA2" w15:done="0"/>
  <w15:commentEx w15:paraId="6EB60CB1" w15:done="0"/>
  <w15:commentEx w15:paraId="5911D025" w15:done="0"/>
  <w15:commentEx w15:paraId="1B6B005F" w15:done="0"/>
  <w15:commentEx w15:paraId="72FA09AF" w15:done="0"/>
  <w15:commentEx w15:paraId="7D528238" w15:done="0"/>
  <w15:commentEx w15:paraId="615AA417" w15:done="0"/>
  <w15:commentEx w15:paraId="6D55E909" w15:done="0"/>
  <w15:commentEx w15:paraId="13D9E094" w15:done="0"/>
  <w15:commentEx w15:paraId="4E07BB0F" w15:done="0"/>
  <w15:commentEx w15:paraId="19A01242" w15:done="0"/>
  <w15:commentEx w15:paraId="2CE91F5B" w15:done="0"/>
  <w15:commentEx w15:paraId="7F20BD2F" w15:done="0"/>
  <w15:commentEx w15:paraId="2606BC12" w15:done="0"/>
  <w15:commentEx w15:paraId="6B69CC16" w15:done="0"/>
  <w15:commentEx w15:paraId="54C7681E" w15:done="0"/>
  <w15:commentEx w15:paraId="00F2381F" w15:done="0"/>
  <w15:commentEx w15:paraId="675F9BFB" w15:done="0"/>
  <w15:commentEx w15:paraId="59EFD828" w15:done="0"/>
  <w15:commentEx w15:paraId="614452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D7558" w16cid:durableId="21097838"/>
  <w16cid:commentId w16cid:paraId="15CB6ECA" w16cid:durableId="21097839"/>
  <w16cid:commentId w16cid:paraId="3865E93D" w16cid:durableId="2109783A"/>
  <w16cid:commentId w16cid:paraId="38B1A94B" w16cid:durableId="2109783B"/>
  <w16cid:commentId w16cid:paraId="2707BBA2" w16cid:durableId="2109783C"/>
  <w16cid:commentId w16cid:paraId="6EB60CB1" w16cid:durableId="2109783D"/>
  <w16cid:commentId w16cid:paraId="5911D025" w16cid:durableId="2109783E"/>
  <w16cid:commentId w16cid:paraId="1B6B005F" w16cid:durableId="2109783F"/>
  <w16cid:commentId w16cid:paraId="72FA09AF" w16cid:durableId="21097840"/>
  <w16cid:commentId w16cid:paraId="7D528238" w16cid:durableId="21097841"/>
  <w16cid:commentId w16cid:paraId="615AA417" w16cid:durableId="21097842"/>
  <w16cid:commentId w16cid:paraId="6D55E909" w16cid:durableId="21097843"/>
  <w16cid:commentId w16cid:paraId="13D9E094" w16cid:durableId="21097844"/>
  <w16cid:commentId w16cid:paraId="4E07BB0F" w16cid:durableId="21097845"/>
  <w16cid:commentId w16cid:paraId="19A01242" w16cid:durableId="21097846"/>
  <w16cid:commentId w16cid:paraId="2CE91F5B" w16cid:durableId="21097847"/>
  <w16cid:commentId w16cid:paraId="7F20BD2F" w16cid:durableId="21097848"/>
  <w16cid:commentId w16cid:paraId="2606BC12" w16cid:durableId="21097849"/>
  <w16cid:commentId w16cid:paraId="6B69CC16" w16cid:durableId="2109784A"/>
  <w16cid:commentId w16cid:paraId="54C7681E" w16cid:durableId="2109784B"/>
  <w16cid:commentId w16cid:paraId="00F2381F" w16cid:durableId="2109784C"/>
  <w16cid:commentId w16cid:paraId="675F9BFB" w16cid:durableId="2109784D"/>
  <w16cid:commentId w16cid:paraId="59EFD828" w16cid:durableId="2109784E"/>
  <w16cid:commentId w16cid:paraId="61445204" w16cid:durableId="210978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A0F5D" w14:textId="77777777" w:rsidR="006207F0" w:rsidRDefault="006207F0">
      <w:r>
        <w:separator/>
      </w:r>
    </w:p>
  </w:endnote>
  <w:endnote w:type="continuationSeparator" w:id="0">
    <w:p w14:paraId="2E6FF821" w14:textId="77777777" w:rsidR="006207F0" w:rsidRDefault="00620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9540" w14:textId="77777777" w:rsidR="00F37E83" w:rsidRDefault="006207F0">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sidR="00D93059">
      <w:rPr>
        <w:color w:val="000000"/>
      </w:rPr>
      <w:fldChar w:fldCharType="separate"/>
    </w:r>
    <w:r w:rsidR="00D93059">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2FC03" w14:textId="2E73E789" w:rsidR="00F37E83" w:rsidRDefault="006207F0">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sidR="004559F0">
      <w:rPr>
        <w:color w:val="000000"/>
      </w:rPr>
      <w:fldChar w:fldCharType="separate"/>
    </w:r>
    <w:r w:rsidR="004559F0">
      <w:rPr>
        <w:noProof/>
        <w:color w:val="000000"/>
      </w:rPr>
      <w:t>30</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523C9" w14:textId="49B80213" w:rsidR="00F37E83" w:rsidRDefault="006207F0">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sidR="004559F0">
      <w:rPr>
        <w:color w:val="000000"/>
      </w:rPr>
      <w:fldChar w:fldCharType="separate"/>
    </w:r>
    <w:r w:rsidR="004559F0">
      <w:rPr>
        <w:noProof/>
        <w:color w:val="000000"/>
      </w:rPr>
      <w:t>37</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CBEBB" w14:textId="77777777" w:rsidR="006207F0" w:rsidRDefault="006207F0">
      <w:r>
        <w:separator/>
      </w:r>
    </w:p>
  </w:footnote>
  <w:footnote w:type="continuationSeparator" w:id="0">
    <w:p w14:paraId="5EE66A34" w14:textId="77777777" w:rsidR="006207F0" w:rsidRDefault="006207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E72E63"/>
    <w:multiLevelType w:val="multilevel"/>
    <w:tmpl w:val="9C1EDB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D70261D"/>
    <w:multiLevelType w:val="multilevel"/>
    <w:tmpl w:val="B5BC5B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van batzer">
    <w15:presenceInfo w15:providerId="Windows Live" w15:userId="268947ab2c8a44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E83"/>
    <w:rsid w:val="004559F0"/>
    <w:rsid w:val="006207F0"/>
    <w:rsid w:val="00D93059"/>
    <w:rsid w:val="00F3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041DD"/>
  <w15:docId w15:val="{6B1C4290-F03D-4AC4-8A0F-943329DB8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Calibri" w:eastAsia="Calibri" w:hAnsi="Calibri" w:cs="Calibri"/>
      <w:color w:val="366091"/>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366091"/>
      <w:sz w:val="26"/>
      <w:szCs w:val="26"/>
    </w:rPr>
  </w:style>
  <w:style w:type="paragraph" w:styleId="Heading3">
    <w:name w:val="heading 3"/>
    <w:basedOn w:val="Normal"/>
    <w:next w:val="Normal"/>
    <w:uiPriority w:val="9"/>
    <w:semiHidden/>
    <w:unhideWhenUsed/>
    <w:qFormat/>
    <w:pPr>
      <w:outlineLvl w:val="2"/>
    </w:pPr>
    <w:rPr>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8"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8"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930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0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en.wikipedia.org/wiki/Journal_of_Economic_Literature"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en.wikipedia.org/wiki/Special:BookSources/978-0-691-12034-8"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dx.doi.org/10.1890/ES15-00317.1" TargetMode="External"/><Relationship Id="rId20" Type="http://schemas.openxmlformats.org/officeDocument/2006/relationships/image" Target="media/image3.png"/><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ternational_Standard_Book_Number"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257%2Fjel.47.1.5" TargetMode="External"/><Relationship Id="rId23" Type="http://schemas.openxmlformats.org/officeDocument/2006/relationships/image" Target="media/image6.png"/><Relationship Id="rId28" Type="http://schemas.openxmlformats.org/officeDocument/2006/relationships/footer" Target="footer2.xml"/><Relationship Id="rId36" Type="http://schemas.openxmlformats.org/officeDocument/2006/relationships/image" Target="media/image17.png"/><Relationship Id="rId10" Type="http://schemas.openxmlformats.org/officeDocument/2006/relationships/hyperlink" Target="https://books.google.com/books?id=ztXL21Xd8v8C&amp;pg=PA227"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en.wikipedia.org/wiki/Digital_object_identifie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48</Pages>
  <Words>12543</Words>
  <Characters>71498</Characters>
  <Application>Microsoft Office Word</Application>
  <DocSecurity>0</DocSecurity>
  <Lines>595</Lines>
  <Paragraphs>167</Paragraphs>
  <ScaleCrop>false</ScaleCrop>
  <Company/>
  <LinksUpToDate>false</LinksUpToDate>
  <CharactersWithSpaces>83874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 batzer</cp:lastModifiedBy>
  <cp:revision>3</cp:revision>
  <dcterms:created xsi:type="dcterms:W3CDTF">2019-08-23T03:23:00Z</dcterms:created>
  <dcterms:modified xsi:type="dcterms:W3CDTF">2019-08-23T03:24:00Z</dcterms:modified>
</cp:coreProperties>
</file>